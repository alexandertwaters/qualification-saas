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Default="006D0F26" w:rsidP="006D0F26">
      <w:pPr>
        <w:spacing w:after="0" w:line="240" w:lineRule="auto"/>
        <w:jc w:val="center"/>
        <w:rPr>
          <w:b/>
        </w:rPr>
      </w:pPr>
    </w:p>
    <w:p w14:paraId="1BBC1629" w14:textId="601B942E"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PURPOSE</w:t>
      </w:r>
    </w:p>
    <w:p w14:paraId="3B149D8F" w14:textId="3A513CE4" w:rsidR="008A07A0" w:rsidRDefault="00503FF0" w:rsidP="008A07A0">
      <w:pPr>
        <w:numPr>
          <w:ilvl w:val="1"/>
          <w:numId w:val="10"/>
        </w:numPr>
        <w:rPr>
          <w:rFonts w:ascii="Cambria" w:eastAsia="Times New Roman" w:hAnsi="Cambria" w:cs="Arial"/>
          <w:b/>
          <w:u w:val="single"/>
        </w:rPr>
      </w:pPr>
      <w:r w:rsidRPr="00503FF0">
        <w:rPr>
          <w:rFonts w:ascii="Cambria" w:eastAsia="Times New Roman" w:hAnsi="Cambria" w:cs="Arial"/>
        </w:rPr>
        <w:t>The purpose of thi</w:t>
      </w:r>
      <w:r>
        <w:rPr>
          <w:rFonts w:ascii="Cambria" w:eastAsia="Times New Roman" w:hAnsi="Cambria" w:cs="Arial"/>
        </w:rPr>
        <w:t>s installation qualification</w:t>
      </w:r>
      <w:r w:rsidRPr="00503FF0">
        <w:rPr>
          <w:rFonts w:ascii="Cambria" w:eastAsia="Times New Roman" w:hAnsi="Cambria" w:cs="Arial"/>
        </w:rPr>
        <w:t xml:space="preserve"> </w:t>
      </w:r>
      <w:ins w:id="0" w:author="Michael Baird" w:date="2021-10-22T11:28:00Z">
        <w:r w:rsidR="0016557E">
          <w:rPr>
            <w:rFonts w:ascii="Cambria" w:eastAsia="Times New Roman" w:hAnsi="Cambria" w:cs="Arial"/>
          </w:rPr>
          <w:t>update the temperature settings that will be tested</w:t>
        </w:r>
      </w:ins>
      <w:ins w:id="1" w:author="Michael Baird" w:date="2021-10-22T11:29:00Z">
        <w:r w:rsidR="0016557E">
          <w:rPr>
            <w:rFonts w:ascii="Cambria" w:eastAsia="Times New Roman" w:hAnsi="Cambria" w:cs="Arial"/>
          </w:rPr>
          <w:t xml:space="preserve"> </w:t>
        </w:r>
      </w:ins>
      <w:del w:id="2" w:author="Michael Baird" w:date="2021-10-22T11:29:00Z">
        <w:r w:rsidRPr="00503FF0" w:rsidDel="0016557E">
          <w:rPr>
            <w:rFonts w:ascii="Cambria" w:eastAsia="Times New Roman" w:hAnsi="Cambria" w:cs="Arial"/>
          </w:rPr>
          <w:delText xml:space="preserve">is to define the </w:delText>
        </w:r>
        <w:r w:rsidDel="0016557E">
          <w:rPr>
            <w:rFonts w:ascii="Cambria" w:eastAsia="Times New Roman" w:hAnsi="Cambria" w:cs="Arial"/>
          </w:rPr>
          <w:delText xml:space="preserve">qualification </w:delText>
        </w:r>
        <w:r w:rsidR="00E44260" w:rsidDel="0016557E">
          <w:rPr>
            <w:rFonts w:ascii="Cambria" w:eastAsia="Times New Roman" w:hAnsi="Cambria" w:cs="Arial"/>
          </w:rPr>
          <w:delText>activities</w:delText>
        </w:r>
        <w:r w:rsidR="008A07A0" w:rsidRPr="008A07A0" w:rsidDel="0016557E">
          <w:rPr>
            <w:rFonts w:ascii="Cambria" w:eastAsia="Times New Roman" w:hAnsi="Cambria" w:cs="Arial"/>
          </w:rPr>
          <w:delText xml:space="preserve"> </w:delText>
        </w:r>
      </w:del>
      <w:r w:rsidR="008A07A0" w:rsidRPr="008A07A0">
        <w:rPr>
          <w:rFonts w:ascii="Cambria" w:eastAsia="Times New Roman" w:hAnsi="Cambria" w:cs="Arial"/>
        </w:rPr>
        <w:t xml:space="preserve">for the newly installed incubator at StimLabs’ facility used to store tissue processing solutions. </w:t>
      </w:r>
    </w:p>
    <w:p w14:paraId="1D108E8A" w14:textId="193255DC" w:rsidR="00503FF0" w:rsidRPr="008A07A0" w:rsidRDefault="00503FF0" w:rsidP="008A07A0">
      <w:pPr>
        <w:numPr>
          <w:ilvl w:val="1"/>
          <w:numId w:val="10"/>
        </w:numPr>
        <w:rPr>
          <w:rFonts w:ascii="Cambria" w:eastAsia="Times New Roman" w:hAnsi="Cambria" w:cs="Arial"/>
          <w:b/>
          <w:u w:val="single"/>
        </w:rPr>
      </w:pPr>
      <w:r w:rsidRPr="008A07A0">
        <w:rPr>
          <w:rFonts w:ascii="Cambria" w:eastAsia="Times New Roman" w:hAnsi="Cambria" w:cs="Arial"/>
          <w:color w:val="000000" w:themeColor="text1"/>
        </w:rPr>
        <w:t>This validation is a deliverable for PCR21-025 New Cleanroom Construction and Support Lab Expansion.</w:t>
      </w:r>
    </w:p>
    <w:p w14:paraId="19AAEC8D" w14:textId="6710724C"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SCOPE</w:t>
      </w:r>
    </w:p>
    <w:p w14:paraId="5E253299" w14:textId="39683750" w:rsidR="008A07A0" w:rsidRDefault="008A07A0" w:rsidP="008A07A0">
      <w:pPr>
        <w:numPr>
          <w:ilvl w:val="1"/>
          <w:numId w:val="8"/>
        </w:numPr>
        <w:rPr>
          <w:rFonts w:ascii="Cambria" w:eastAsia="Times New Roman" w:hAnsi="Cambria" w:cs="Arial"/>
          <w:b/>
          <w:u w:val="single"/>
        </w:rPr>
      </w:pPr>
      <w:r w:rsidRPr="008A07A0">
        <w:rPr>
          <w:rFonts w:ascii="Cambria" w:eastAsia="Times New Roman" w:hAnsi="Cambria" w:cs="Arial"/>
        </w:rPr>
        <w:t xml:space="preserve">This validation applies to the Incucell incubator.  During tissue processing, </w:t>
      </w:r>
      <w:proofErr w:type="spellStart"/>
      <w:r w:rsidRPr="008A07A0">
        <w:rPr>
          <w:rFonts w:ascii="Cambria" w:eastAsia="Times New Roman" w:hAnsi="Cambria" w:cs="Arial"/>
        </w:rPr>
        <w:t>Stimlabs</w:t>
      </w:r>
      <w:proofErr w:type="spellEnd"/>
      <w:r w:rsidRPr="008A07A0">
        <w:rPr>
          <w:rFonts w:ascii="Cambria" w:eastAsia="Times New Roman" w:hAnsi="Cambria" w:cs="Arial"/>
        </w:rPr>
        <w:t xml:space="preserve"> utilize</w:t>
      </w:r>
      <w:r w:rsidR="00E44260">
        <w:rPr>
          <w:rFonts w:ascii="Cambria" w:eastAsia="Times New Roman" w:hAnsi="Cambria" w:cs="Arial"/>
        </w:rPr>
        <w:t>s</w:t>
      </w:r>
      <w:r w:rsidRPr="008A07A0">
        <w:rPr>
          <w:rFonts w:ascii="Cambria" w:eastAsia="Times New Roman" w:hAnsi="Cambria" w:cs="Arial"/>
        </w:rPr>
        <w:t xml:space="preserve"> heated solution in order to clean placental tissue.  Incucell incubator will be used to store the processing solutions so they will maintain the desired temperature prior to use.</w:t>
      </w:r>
    </w:p>
    <w:p w14:paraId="79ACE0E6" w14:textId="77777777" w:rsidR="008A07A0" w:rsidRPr="008A07A0" w:rsidRDefault="008A07A0" w:rsidP="008A07A0">
      <w:pPr>
        <w:numPr>
          <w:ilvl w:val="1"/>
          <w:numId w:val="8"/>
        </w:numPr>
        <w:rPr>
          <w:rFonts w:ascii="Cambria" w:eastAsia="Times New Roman" w:hAnsi="Cambria" w:cs="Arial"/>
          <w:b/>
          <w:u w:val="single"/>
        </w:rPr>
      </w:pPr>
      <w:r w:rsidRPr="008A07A0">
        <w:rPr>
          <w:rFonts w:ascii="Cambria" w:eastAsia="Times New Roman" w:hAnsi="Cambria" w:cs="Arial"/>
        </w:rPr>
        <w:t>This equipment is located in the new cleanroom at the StimLabs Roswell, GA facility</w:t>
      </w:r>
    </w:p>
    <w:p w14:paraId="02D2CB48" w14:textId="783CC89E" w:rsidR="006D0F26" w:rsidRPr="008A07A0" w:rsidRDefault="006D0F26" w:rsidP="008A07A0">
      <w:pPr>
        <w:numPr>
          <w:ilvl w:val="0"/>
          <w:numId w:val="8"/>
        </w:numPr>
        <w:rPr>
          <w:rFonts w:ascii="Cambria" w:eastAsia="Times New Roman" w:hAnsi="Cambria" w:cs="Arial"/>
          <w:b/>
          <w:u w:val="single"/>
        </w:rPr>
      </w:pPr>
      <w:r w:rsidRPr="008A07A0">
        <w:rPr>
          <w:rFonts w:ascii="Cambria" w:hAnsi="Cambria" w:cs="Arial"/>
          <w:b/>
          <w:u w:val="single"/>
        </w:rPr>
        <w:t>BACKGROUND</w:t>
      </w:r>
    </w:p>
    <w:p w14:paraId="6DF54551" w14:textId="77777777" w:rsidR="008A07A0" w:rsidRPr="008A07A0" w:rsidRDefault="008A07A0" w:rsidP="008A07A0">
      <w:pPr>
        <w:numPr>
          <w:ilvl w:val="1"/>
          <w:numId w:val="8"/>
        </w:numPr>
        <w:rPr>
          <w:rFonts w:ascii="Cambria" w:eastAsia="Times New Roman" w:hAnsi="Cambria" w:cs="Arial"/>
          <w:b/>
          <w:u w:val="single"/>
        </w:rPr>
      </w:pPr>
      <w:r w:rsidRPr="008A07A0">
        <w:rPr>
          <w:rFonts w:ascii="Cambria" w:eastAsia="Times New Roman" w:hAnsi="Cambria" w:cs="Arial"/>
        </w:rPr>
        <w:t>StimLabs is a tissue bank involved in the processing of human derived tissues into products for transplantation.  During tissue processing, StimLabs utilizes processing solutions that have been warmed in order to increase the efficiency of the cleaning rinses.  StimLabs has purchased the incubator unit for the storage of these processing solutions at controlled temperatures.</w:t>
      </w:r>
    </w:p>
    <w:p w14:paraId="75712318" w14:textId="77777777" w:rsidR="008A07A0" w:rsidRPr="008A07A0" w:rsidRDefault="008A07A0" w:rsidP="008A07A0">
      <w:pPr>
        <w:numPr>
          <w:ilvl w:val="1"/>
          <w:numId w:val="8"/>
        </w:numPr>
        <w:rPr>
          <w:rFonts w:ascii="Cambria" w:eastAsia="Times New Roman" w:hAnsi="Cambria" w:cs="Arial"/>
          <w:b/>
          <w:u w:val="single"/>
        </w:rPr>
      </w:pPr>
      <w:r w:rsidRPr="008A07A0">
        <w:rPr>
          <w:rFonts w:ascii="Cambria" w:eastAsia="Times New Roman" w:hAnsi="Cambria" w:cs="Arial"/>
        </w:rPr>
        <w:t>Successful completion of this validation study will ensure continued accuracy and reliability of the functions provided by the equipment.</w:t>
      </w:r>
    </w:p>
    <w:p w14:paraId="6A867019" w14:textId="5DB9F9A5"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t>REFERENCES</w:t>
      </w:r>
    </w:p>
    <w:p w14:paraId="03CA6AD0"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Food and Drug Administration 21 CFR Part 1271</w:t>
      </w:r>
    </w:p>
    <w:p w14:paraId="07705654"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 xml:space="preserve">American Association for Tissue Banks </w:t>
      </w:r>
      <w:r w:rsidRPr="00C8477D">
        <w:rPr>
          <w:rFonts w:ascii="Cambria" w:hAnsi="Cambria" w:cs="Arial"/>
          <w:i/>
        </w:rPr>
        <w:t>Standards for Tissue Banking</w:t>
      </w:r>
    </w:p>
    <w:p w14:paraId="5CF3A67F" w14:textId="18A2850A" w:rsidR="00A30792" w:rsidRPr="001E7554" w:rsidRDefault="008A07A0" w:rsidP="001E7554">
      <w:pPr>
        <w:numPr>
          <w:ilvl w:val="1"/>
          <w:numId w:val="8"/>
        </w:numPr>
        <w:rPr>
          <w:rFonts w:ascii="Cambria" w:eastAsia="Times New Roman" w:hAnsi="Cambria" w:cs="Arial"/>
        </w:rPr>
      </w:pPr>
      <w:r>
        <w:rPr>
          <w:rFonts w:ascii="Cambria" w:hAnsi="Cambria" w:cs="Arial"/>
        </w:rPr>
        <w:t xml:space="preserve">Incucell Incubator </w:t>
      </w:r>
      <w:r w:rsidR="001E7554" w:rsidRPr="001E7554">
        <w:rPr>
          <w:rFonts w:ascii="Cambria" w:eastAsia="Times New Roman" w:hAnsi="Cambria" w:cs="Arial"/>
        </w:rPr>
        <w:t xml:space="preserve">Equipment Manual </w:t>
      </w:r>
    </w:p>
    <w:p w14:paraId="0A473500" w14:textId="77777777" w:rsidR="00A30792" w:rsidRPr="00C8477D" w:rsidRDefault="00A30792" w:rsidP="00C8477D">
      <w:pPr>
        <w:pStyle w:val="ListParagraph"/>
        <w:numPr>
          <w:ilvl w:val="1"/>
          <w:numId w:val="8"/>
        </w:numPr>
        <w:rPr>
          <w:rFonts w:ascii="Cambria" w:hAnsi="Cambria" w:cs="Arial"/>
        </w:rPr>
      </w:pPr>
      <w:r w:rsidRPr="00C8477D">
        <w:rPr>
          <w:rFonts w:ascii="Cambria" w:hAnsi="Cambria" w:cs="Arial"/>
        </w:rPr>
        <w:t xml:space="preserve">FDA Guidance for Industry – Process Validation: General Principles and Practices </w:t>
      </w:r>
    </w:p>
    <w:p w14:paraId="68C8F2D3" w14:textId="77777777" w:rsidR="00A30792" w:rsidRPr="00C8477D" w:rsidRDefault="00A30792" w:rsidP="00C8477D">
      <w:pPr>
        <w:pStyle w:val="ListParagraph"/>
        <w:numPr>
          <w:ilvl w:val="1"/>
          <w:numId w:val="8"/>
        </w:numPr>
        <w:rPr>
          <w:rFonts w:ascii="Cambria" w:hAnsi="Cambria" w:cs="Arial"/>
        </w:rPr>
      </w:pPr>
      <w:r w:rsidRPr="00C8477D">
        <w:rPr>
          <w:rFonts w:ascii="Cambria" w:hAnsi="Cambria" w:cs="Arial"/>
        </w:rPr>
        <w:t>GHTF/SG3/N99-10:2004 Quality Management Systems – Process Validation Guidance</w:t>
      </w:r>
    </w:p>
    <w:p w14:paraId="0A7C4EB8" w14:textId="44D32909" w:rsidR="008A07A0" w:rsidRPr="008A07A0" w:rsidRDefault="008A07A0" w:rsidP="008A07A0">
      <w:pPr>
        <w:numPr>
          <w:ilvl w:val="1"/>
          <w:numId w:val="8"/>
        </w:numPr>
        <w:rPr>
          <w:rFonts w:ascii="Cambria" w:eastAsia="Times New Roman" w:hAnsi="Cambria" w:cs="Arial"/>
        </w:rPr>
      </w:pPr>
      <w:r w:rsidRPr="008A07A0">
        <w:rPr>
          <w:rFonts w:ascii="Cambria" w:eastAsia="Times New Roman" w:hAnsi="Cambria" w:cs="Arial"/>
        </w:rPr>
        <w:t>VAP21-01</w:t>
      </w:r>
      <w:r>
        <w:rPr>
          <w:rFonts w:ascii="Cambria" w:eastAsia="Times New Roman" w:hAnsi="Cambria" w:cs="Arial"/>
        </w:rPr>
        <w:t xml:space="preserve">3-00 </w:t>
      </w:r>
      <w:r w:rsidRPr="008A07A0">
        <w:rPr>
          <w:rFonts w:ascii="Cambria" w:eastAsia="Times New Roman" w:hAnsi="Cambria" w:cs="Arial"/>
        </w:rPr>
        <w:t>Incucell Incubator</w:t>
      </w:r>
      <w:r>
        <w:rPr>
          <w:rFonts w:ascii="Cambria" w:eastAsia="Times New Roman" w:hAnsi="Cambria" w:cs="Arial"/>
        </w:rPr>
        <w:t xml:space="preserve"> (PVP)</w:t>
      </w:r>
    </w:p>
    <w:p w14:paraId="42875F7A" w14:textId="6F0D65C0"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t>DEFINITIONS</w:t>
      </w:r>
    </w:p>
    <w:p w14:paraId="2D26E4B5" w14:textId="112C383A" w:rsidR="00B23B67" w:rsidRPr="00C8477D" w:rsidRDefault="006D0F26" w:rsidP="00C8477D">
      <w:pPr>
        <w:pStyle w:val="ListParagraph"/>
        <w:numPr>
          <w:ilvl w:val="1"/>
          <w:numId w:val="8"/>
        </w:numPr>
        <w:rPr>
          <w:rFonts w:ascii="Cambria" w:hAnsi="Cambria" w:cs="Arial"/>
        </w:rPr>
      </w:pPr>
      <w:r w:rsidRPr="00C8477D">
        <w:rPr>
          <w:rFonts w:ascii="Cambria" w:hAnsi="Cambria" w:cs="Arial"/>
          <w:b/>
        </w:rPr>
        <w:t>Acceptance Criteria</w:t>
      </w:r>
      <w:r w:rsidR="00B23B67" w:rsidRPr="00C8477D">
        <w:rPr>
          <w:rFonts w:ascii="Cambria" w:hAnsi="Cambria" w:cs="Arial"/>
          <w:b/>
        </w:rPr>
        <w:t>:</w:t>
      </w:r>
      <w:r w:rsidRPr="00C8477D">
        <w:rPr>
          <w:rFonts w:ascii="Cambria" w:hAnsi="Cambria" w:cs="Arial"/>
        </w:rPr>
        <w:t xml:space="preserve">  Pre-determined requirements upon which pass/fail decisions are based.  Acceptance criteria are specific and </w:t>
      </w:r>
      <w:r w:rsidR="008A07A0" w:rsidRPr="00C8477D">
        <w:rPr>
          <w:rFonts w:ascii="Cambria" w:hAnsi="Cambria" w:cs="Arial"/>
        </w:rPr>
        <w:t>measurable</w:t>
      </w:r>
      <w:r w:rsidR="00B23B67" w:rsidRPr="00C8477D">
        <w:rPr>
          <w:rFonts w:ascii="Cambria" w:hAnsi="Cambria" w:cs="Arial"/>
        </w:rPr>
        <w:t xml:space="preserve">. </w:t>
      </w:r>
    </w:p>
    <w:p w14:paraId="2D5597C5" w14:textId="3C3D850F" w:rsidR="00FF4455" w:rsidRPr="00C8477D" w:rsidRDefault="006D0F26" w:rsidP="00C8477D">
      <w:pPr>
        <w:pStyle w:val="ListParagraph"/>
        <w:numPr>
          <w:ilvl w:val="1"/>
          <w:numId w:val="8"/>
        </w:numPr>
        <w:rPr>
          <w:rFonts w:ascii="Cambria" w:hAnsi="Cambria" w:cs="Arial"/>
        </w:rPr>
      </w:pPr>
      <w:r w:rsidRPr="00C8477D">
        <w:rPr>
          <w:rFonts w:ascii="Cambria" w:hAnsi="Cambria" w:cs="Arial"/>
          <w:b/>
        </w:rPr>
        <w:lastRenderedPageBreak/>
        <w:t>Critical to Quality</w:t>
      </w:r>
      <w:r w:rsidR="00FF4455" w:rsidRPr="00C8477D">
        <w:rPr>
          <w:rFonts w:ascii="Cambria" w:hAnsi="Cambria" w:cs="Arial"/>
          <w:b/>
        </w:rPr>
        <w:t xml:space="preserve">:  </w:t>
      </w:r>
      <w:r w:rsidRPr="00C8477D">
        <w:rPr>
          <w:rFonts w:ascii="Cambria" w:hAnsi="Cambria" w:cs="Arial"/>
        </w:rPr>
        <w:t>Attribute of a part, assembly, sub-assembly, product or process that has direct and significant impact on its actual or perceived quality to the customer or end user</w:t>
      </w:r>
      <w:r w:rsidR="00FF4455" w:rsidRPr="00C8477D">
        <w:rPr>
          <w:rFonts w:ascii="Cambria" w:hAnsi="Cambria" w:cs="Arial"/>
        </w:rPr>
        <w:t xml:space="preserve">. </w:t>
      </w:r>
    </w:p>
    <w:p w14:paraId="24ED5BAB" w14:textId="30C73EEB"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Deviation</w:t>
      </w:r>
      <w:r w:rsidR="00FF4455" w:rsidRPr="00C8477D">
        <w:rPr>
          <w:rFonts w:ascii="Cambria" w:hAnsi="Cambria" w:cs="Arial"/>
          <w:b/>
        </w:rPr>
        <w:t xml:space="preserve">:  </w:t>
      </w:r>
      <w:r w:rsidR="00FF4455" w:rsidRPr="00C8477D">
        <w:rPr>
          <w:rFonts w:ascii="Cambria" w:hAnsi="Cambria" w:cs="Arial"/>
        </w:rPr>
        <w:t xml:space="preserve">The </w:t>
      </w:r>
      <w:r w:rsidRPr="00C8477D">
        <w:rPr>
          <w:rFonts w:ascii="Cambria" w:hAnsi="Cambria" w:cs="Arial"/>
        </w:rPr>
        <w:t>action of departing from an established method, procedure, or acceptance criteria</w:t>
      </w:r>
      <w:r w:rsidR="00FF4455" w:rsidRPr="00C8477D">
        <w:rPr>
          <w:rFonts w:ascii="Cambria" w:hAnsi="Cambria" w:cs="Arial"/>
        </w:rPr>
        <w:t>.</w:t>
      </w:r>
    </w:p>
    <w:p w14:paraId="59F6E585" w14:textId="2F574FC5"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Installation Qualification (IQ)</w:t>
      </w:r>
      <w:r w:rsidR="00FF4455" w:rsidRPr="00C8477D">
        <w:rPr>
          <w:rFonts w:ascii="Cambria" w:hAnsi="Cambria" w:cs="Arial"/>
          <w:b/>
        </w:rPr>
        <w:t>:</w:t>
      </w:r>
      <w:r w:rsidR="00FF4455" w:rsidRPr="00C8477D">
        <w:rPr>
          <w:rFonts w:ascii="Cambria" w:hAnsi="Cambria" w:cs="Arial"/>
        </w:rPr>
        <w:t xml:space="preserve">  </w:t>
      </w:r>
      <w:r w:rsidRPr="00C8477D">
        <w:rPr>
          <w:rFonts w:ascii="Cambria" w:hAnsi="Cambria" w:cs="Arial"/>
        </w:rPr>
        <w:t xml:space="preserve">Establishing by objective evidence that all key aspects of the process equipment and ancillary system installation adhere to the manufacturer’s approved specification(s). </w:t>
      </w:r>
    </w:p>
    <w:p w14:paraId="7F9083DB" w14:textId="6C5F9D1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Process Validation</w:t>
      </w:r>
      <w:r w:rsidR="00046D4B" w:rsidRPr="00C8477D">
        <w:rPr>
          <w:rFonts w:ascii="Cambria" w:hAnsi="Cambria" w:cs="Arial"/>
          <w:b/>
        </w:rPr>
        <w:t>:</w:t>
      </w:r>
      <w:r w:rsidR="00B23B67" w:rsidRPr="00C8477D">
        <w:rPr>
          <w:rFonts w:ascii="Cambria" w:hAnsi="Cambria" w:cs="Arial"/>
          <w:b/>
        </w:rPr>
        <w:t xml:space="preserve">  </w:t>
      </w:r>
      <w:r w:rsidR="00367670" w:rsidRPr="00C8477D">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4B81068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Protocol:  </w:t>
      </w:r>
      <w:r w:rsidR="00367670" w:rsidRPr="00C8477D">
        <w:rPr>
          <w:rFonts w:ascii="Cambria" w:hAnsi="Cambria" w:cs="Arial"/>
        </w:rPr>
        <w:t xml:space="preserve">A pre-approved and prospective document that states the requirements and procedures for conducting a validation.  </w:t>
      </w:r>
    </w:p>
    <w:p w14:paraId="21E82651" w14:textId="6233F425" w:rsidR="00367670" w:rsidRPr="00C8477D" w:rsidRDefault="00367670" w:rsidP="00C8477D">
      <w:pPr>
        <w:pStyle w:val="ListParagraph"/>
        <w:numPr>
          <w:ilvl w:val="1"/>
          <w:numId w:val="8"/>
        </w:numPr>
        <w:rPr>
          <w:rFonts w:ascii="Cambria" w:hAnsi="Cambria" w:cs="Arial"/>
        </w:rPr>
      </w:pPr>
      <w:r w:rsidRPr="00C8477D">
        <w:rPr>
          <w:rFonts w:ascii="Cambria" w:hAnsi="Cambria" w:cs="Arial"/>
          <w:b/>
        </w:rPr>
        <w:t>Validation/Study</w:t>
      </w:r>
      <w:r w:rsidR="006D0F26" w:rsidRPr="00C8477D">
        <w:rPr>
          <w:rFonts w:ascii="Cambria" w:hAnsi="Cambria" w:cs="Arial"/>
          <w:b/>
        </w:rPr>
        <w:t xml:space="preserve"> Leader:</w:t>
      </w:r>
      <w:r w:rsidRPr="00C8477D">
        <w:rPr>
          <w:rFonts w:ascii="Cambria" w:hAnsi="Cambria" w:cs="Arial"/>
          <w:b/>
        </w:rPr>
        <w:t xml:space="preserve"> </w:t>
      </w:r>
      <w:r w:rsidRPr="00C8477D">
        <w:rPr>
          <w:rFonts w:ascii="Cambria" w:hAnsi="Cambria" w:cs="Arial"/>
        </w:rPr>
        <w:t xml:space="preserve">The individual who has the responsibility and authority over the operation of the equipment or process being validated. </w:t>
      </w:r>
    </w:p>
    <w:p w14:paraId="6353DB01" w14:textId="3A540942"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Verification:  </w:t>
      </w:r>
      <w:r w:rsidR="00367670" w:rsidRPr="00C8477D">
        <w:rPr>
          <w:rFonts w:ascii="Cambria" w:hAnsi="Cambria" w:cs="Arial"/>
        </w:rPr>
        <w:t>Confirmation by examination with a provision of documented evidence that a specific requirement has been fulfilled.</w:t>
      </w:r>
    </w:p>
    <w:p w14:paraId="5E66907A" w14:textId="0F253087" w:rsidR="00CC39B8" w:rsidRPr="00C8477D" w:rsidRDefault="008B1505" w:rsidP="00C8477D">
      <w:pPr>
        <w:pStyle w:val="ListParagraph"/>
        <w:numPr>
          <w:ilvl w:val="0"/>
          <w:numId w:val="8"/>
        </w:numPr>
        <w:rPr>
          <w:rFonts w:ascii="Cambria" w:hAnsi="Cambria" w:cs="Arial"/>
          <w:b/>
          <w:u w:val="single"/>
        </w:rPr>
      </w:pPr>
      <w:r w:rsidRPr="00C8477D">
        <w:rPr>
          <w:rFonts w:ascii="Cambria" w:hAnsi="Cambria" w:cs="Arial"/>
          <w:b/>
          <w:u w:val="single"/>
        </w:rPr>
        <w:t>RESPONSIBILITIES</w:t>
      </w:r>
    </w:p>
    <w:tbl>
      <w:tblPr>
        <w:tblStyle w:val="TableGrid"/>
        <w:tblW w:w="5000" w:type="pct"/>
        <w:tblLook w:val="04A0" w:firstRow="1" w:lastRow="0" w:firstColumn="1" w:lastColumn="0" w:noHBand="0" w:noVBand="1"/>
      </w:tblPr>
      <w:tblGrid>
        <w:gridCol w:w="2318"/>
        <w:gridCol w:w="1845"/>
        <w:gridCol w:w="1297"/>
        <w:gridCol w:w="1297"/>
        <w:gridCol w:w="1298"/>
        <w:gridCol w:w="1295"/>
      </w:tblGrid>
      <w:tr w:rsidR="007E6D96" w:rsidRPr="00367670" w14:paraId="35B9E86F" w14:textId="77777777" w:rsidTr="001E7554">
        <w:tc>
          <w:tcPr>
            <w:tcW w:w="1104" w:type="pct"/>
            <w:vAlign w:val="center"/>
          </w:tcPr>
          <w:p w14:paraId="7C0C6101" w14:textId="77777777" w:rsidR="007E6D96" w:rsidRPr="00367670" w:rsidRDefault="007E6D96" w:rsidP="0015143C">
            <w:pPr>
              <w:jc w:val="center"/>
              <w:rPr>
                <w:rFonts w:ascii="Cambria" w:hAnsi="Cambria"/>
                <w:b/>
              </w:rPr>
            </w:pPr>
            <w:r w:rsidRPr="00367670">
              <w:rPr>
                <w:rFonts w:ascii="Cambria" w:hAnsi="Cambria"/>
                <w:b/>
              </w:rPr>
              <w:t>Function</w:t>
            </w:r>
          </w:p>
        </w:tc>
        <w:tc>
          <w:tcPr>
            <w:tcW w:w="1014" w:type="pct"/>
            <w:vAlign w:val="center"/>
          </w:tcPr>
          <w:p w14:paraId="1EC11034" w14:textId="7F31A1F7" w:rsidR="007E6D96" w:rsidRDefault="007E6D96" w:rsidP="0015143C">
            <w:pPr>
              <w:jc w:val="center"/>
              <w:rPr>
                <w:rFonts w:ascii="Cambria" w:hAnsi="Cambria"/>
                <w:b/>
              </w:rPr>
            </w:pPr>
            <w:r>
              <w:rPr>
                <w:rFonts w:ascii="Cambria" w:hAnsi="Cambria"/>
                <w:b/>
              </w:rPr>
              <w:t>Name</w:t>
            </w:r>
          </w:p>
        </w:tc>
        <w:tc>
          <w:tcPr>
            <w:tcW w:w="721" w:type="pct"/>
            <w:vAlign w:val="center"/>
          </w:tcPr>
          <w:p w14:paraId="01F2655E" w14:textId="50E81AFE" w:rsidR="007E6D96" w:rsidRPr="00367670" w:rsidRDefault="007E6D96" w:rsidP="0015143C">
            <w:pPr>
              <w:jc w:val="center"/>
              <w:rPr>
                <w:rFonts w:ascii="Cambria" w:hAnsi="Cambria"/>
                <w:b/>
              </w:rPr>
            </w:pPr>
            <w:r>
              <w:rPr>
                <w:rFonts w:ascii="Cambria" w:hAnsi="Cambria"/>
                <w:b/>
              </w:rPr>
              <w:t>Author Protocol</w:t>
            </w:r>
          </w:p>
        </w:tc>
        <w:tc>
          <w:tcPr>
            <w:tcW w:w="721" w:type="pct"/>
            <w:vAlign w:val="center"/>
          </w:tcPr>
          <w:p w14:paraId="4B278052" w14:textId="0D592C62" w:rsidR="007E6D96" w:rsidRPr="00367670" w:rsidRDefault="007E6D96" w:rsidP="0015143C">
            <w:pPr>
              <w:jc w:val="center"/>
              <w:rPr>
                <w:rFonts w:ascii="Cambria" w:hAnsi="Cambria"/>
                <w:b/>
              </w:rPr>
            </w:pPr>
            <w:r w:rsidRPr="00367670">
              <w:rPr>
                <w:rFonts w:ascii="Cambria" w:hAnsi="Cambria"/>
                <w:b/>
              </w:rPr>
              <w:t xml:space="preserve">Review </w:t>
            </w:r>
            <w:r w:rsidR="00E44260">
              <w:rPr>
                <w:rFonts w:ascii="Cambria" w:hAnsi="Cambria"/>
                <w:b/>
              </w:rPr>
              <w:t xml:space="preserve">&amp; Approve </w:t>
            </w:r>
            <w:r w:rsidRPr="00367670">
              <w:rPr>
                <w:rFonts w:ascii="Cambria" w:hAnsi="Cambria"/>
                <w:b/>
              </w:rPr>
              <w:t>Protocol</w:t>
            </w:r>
          </w:p>
        </w:tc>
        <w:tc>
          <w:tcPr>
            <w:tcW w:w="721" w:type="pct"/>
            <w:vAlign w:val="center"/>
          </w:tcPr>
          <w:p w14:paraId="457293F8" w14:textId="77777777" w:rsidR="007E6D96" w:rsidRPr="00367670" w:rsidRDefault="007E6D96" w:rsidP="0015143C">
            <w:pPr>
              <w:jc w:val="center"/>
              <w:rPr>
                <w:rFonts w:ascii="Cambria" w:hAnsi="Cambria"/>
                <w:b/>
              </w:rPr>
            </w:pPr>
            <w:r w:rsidRPr="00367670">
              <w:rPr>
                <w:rFonts w:ascii="Cambria" w:hAnsi="Cambria"/>
                <w:b/>
              </w:rPr>
              <w:t>Execute Protocol</w:t>
            </w:r>
          </w:p>
        </w:tc>
        <w:tc>
          <w:tcPr>
            <w:tcW w:w="719" w:type="pct"/>
            <w:vAlign w:val="center"/>
          </w:tcPr>
          <w:p w14:paraId="57A37B31" w14:textId="77777777" w:rsidR="007E6D96" w:rsidRPr="00367670" w:rsidRDefault="007E6D96" w:rsidP="0015143C">
            <w:pPr>
              <w:jc w:val="center"/>
              <w:rPr>
                <w:rFonts w:ascii="Cambria" w:hAnsi="Cambria"/>
                <w:b/>
              </w:rPr>
            </w:pPr>
            <w:r w:rsidRPr="00367670">
              <w:rPr>
                <w:rFonts w:ascii="Cambria" w:hAnsi="Cambria"/>
                <w:b/>
              </w:rPr>
              <w:t>Execute Testing</w:t>
            </w:r>
          </w:p>
        </w:tc>
      </w:tr>
      <w:tr w:rsidR="001E7554" w:rsidRPr="00367670" w14:paraId="57214853" w14:textId="77777777" w:rsidTr="001E7554">
        <w:tc>
          <w:tcPr>
            <w:tcW w:w="1104" w:type="pct"/>
          </w:tcPr>
          <w:p w14:paraId="3816B7CD" w14:textId="08AECB0B" w:rsidR="001E7554" w:rsidRPr="00367670" w:rsidRDefault="001E7554" w:rsidP="001E7554">
            <w:pPr>
              <w:rPr>
                <w:rFonts w:ascii="Cambria" w:hAnsi="Cambria"/>
              </w:rPr>
            </w:pPr>
            <w:r>
              <w:rPr>
                <w:rFonts w:ascii="Cambria" w:hAnsi="Cambria"/>
              </w:rPr>
              <w:t xml:space="preserve">Validation/Study </w:t>
            </w:r>
            <w:r w:rsidRPr="00367670">
              <w:rPr>
                <w:rFonts w:ascii="Cambria" w:hAnsi="Cambria"/>
              </w:rPr>
              <w:t>Leader</w:t>
            </w:r>
          </w:p>
        </w:tc>
        <w:tc>
          <w:tcPr>
            <w:tcW w:w="1014" w:type="pct"/>
          </w:tcPr>
          <w:p w14:paraId="1C698985" w14:textId="35F23ACB" w:rsidR="001E7554" w:rsidRPr="00367670" w:rsidRDefault="001E7554" w:rsidP="001E7554">
            <w:pPr>
              <w:rPr>
                <w:rFonts w:ascii="Cambria" w:hAnsi="Cambria"/>
              </w:rPr>
            </w:pPr>
            <w:r>
              <w:rPr>
                <w:rFonts w:ascii="Cambria" w:hAnsi="Cambria"/>
              </w:rPr>
              <w:t>Michael Baird</w:t>
            </w:r>
          </w:p>
        </w:tc>
        <w:tc>
          <w:tcPr>
            <w:tcW w:w="721" w:type="pct"/>
          </w:tcPr>
          <w:p w14:paraId="5A960644" w14:textId="4D79C5D6" w:rsidR="001E7554" w:rsidRPr="00367670" w:rsidRDefault="001E7554" w:rsidP="001E7554">
            <w:pPr>
              <w:jc w:val="center"/>
              <w:rPr>
                <w:rFonts w:ascii="Cambria" w:hAnsi="Cambria"/>
              </w:rPr>
            </w:pPr>
            <w:r>
              <w:rPr>
                <w:rFonts w:ascii="Cambria" w:hAnsi="Cambria"/>
              </w:rPr>
              <w:t>X</w:t>
            </w:r>
          </w:p>
        </w:tc>
        <w:tc>
          <w:tcPr>
            <w:tcW w:w="721" w:type="pct"/>
          </w:tcPr>
          <w:p w14:paraId="487B53E4" w14:textId="53A79395" w:rsidR="001E7554" w:rsidRPr="00367670" w:rsidRDefault="001E7554" w:rsidP="001E7554">
            <w:pPr>
              <w:jc w:val="center"/>
              <w:rPr>
                <w:rFonts w:ascii="Cambria" w:hAnsi="Cambria"/>
              </w:rPr>
            </w:pPr>
            <w:r>
              <w:rPr>
                <w:rFonts w:ascii="Cambria" w:hAnsi="Cambria"/>
              </w:rPr>
              <w:t>X</w:t>
            </w:r>
          </w:p>
        </w:tc>
        <w:tc>
          <w:tcPr>
            <w:tcW w:w="721" w:type="pct"/>
          </w:tcPr>
          <w:p w14:paraId="3E4E2EF7" w14:textId="77777777" w:rsidR="001E7554" w:rsidRPr="00367670" w:rsidRDefault="001E7554" w:rsidP="001E7554">
            <w:pPr>
              <w:jc w:val="center"/>
              <w:rPr>
                <w:rFonts w:ascii="Cambria" w:hAnsi="Cambria"/>
              </w:rPr>
            </w:pPr>
          </w:p>
        </w:tc>
        <w:tc>
          <w:tcPr>
            <w:tcW w:w="719" w:type="pct"/>
          </w:tcPr>
          <w:p w14:paraId="586C8B1A" w14:textId="77777777" w:rsidR="001E7554" w:rsidRPr="00367670" w:rsidRDefault="001E7554" w:rsidP="001E7554">
            <w:pPr>
              <w:jc w:val="center"/>
              <w:rPr>
                <w:rFonts w:ascii="Cambria" w:hAnsi="Cambria"/>
              </w:rPr>
            </w:pPr>
          </w:p>
        </w:tc>
      </w:tr>
      <w:tr w:rsidR="001E7554" w:rsidRPr="00367670" w14:paraId="512ED99B" w14:textId="77777777" w:rsidTr="001E7554">
        <w:tc>
          <w:tcPr>
            <w:tcW w:w="1104" w:type="pct"/>
          </w:tcPr>
          <w:p w14:paraId="4FDDBDFB" w14:textId="7A76C7C2" w:rsidR="001E7554" w:rsidRPr="00367670" w:rsidRDefault="001E7554" w:rsidP="001E7554">
            <w:pPr>
              <w:rPr>
                <w:rFonts w:ascii="Cambria" w:hAnsi="Cambria"/>
              </w:rPr>
            </w:pPr>
            <w:r>
              <w:rPr>
                <w:rFonts w:ascii="Cambria" w:hAnsi="Cambria"/>
              </w:rPr>
              <w:t>MwER/MR/HOQ/TBD</w:t>
            </w:r>
          </w:p>
        </w:tc>
        <w:tc>
          <w:tcPr>
            <w:tcW w:w="1014" w:type="pct"/>
          </w:tcPr>
          <w:p w14:paraId="55E3E28B" w14:textId="28C63D36" w:rsidR="001E7554" w:rsidRPr="00367670" w:rsidRDefault="001E7554" w:rsidP="001E7554">
            <w:pPr>
              <w:rPr>
                <w:rFonts w:ascii="Cambria" w:hAnsi="Cambria"/>
              </w:rPr>
            </w:pPr>
            <w:r>
              <w:rPr>
                <w:rFonts w:ascii="Cambria" w:hAnsi="Cambria"/>
              </w:rPr>
              <w:t>Melissa O’Connor</w:t>
            </w:r>
          </w:p>
        </w:tc>
        <w:tc>
          <w:tcPr>
            <w:tcW w:w="721" w:type="pct"/>
          </w:tcPr>
          <w:p w14:paraId="08CE2173" w14:textId="650D9A43" w:rsidR="001E7554" w:rsidRPr="00367670" w:rsidRDefault="001E7554" w:rsidP="001E7554">
            <w:pPr>
              <w:jc w:val="center"/>
              <w:rPr>
                <w:rFonts w:ascii="Cambria" w:hAnsi="Cambria"/>
              </w:rPr>
            </w:pPr>
          </w:p>
        </w:tc>
        <w:tc>
          <w:tcPr>
            <w:tcW w:w="721" w:type="pct"/>
          </w:tcPr>
          <w:p w14:paraId="66E5F564" w14:textId="5ED5AA19" w:rsidR="001E7554" w:rsidRPr="00367670" w:rsidRDefault="001E7554" w:rsidP="001E7554">
            <w:pPr>
              <w:jc w:val="center"/>
              <w:rPr>
                <w:rFonts w:ascii="Cambria" w:hAnsi="Cambria"/>
              </w:rPr>
            </w:pPr>
            <w:r>
              <w:rPr>
                <w:rFonts w:ascii="Cambria" w:hAnsi="Cambria"/>
              </w:rPr>
              <w:t>X</w:t>
            </w:r>
          </w:p>
        </w:tc>
        <w:tc>
          <w:tcPr>
            <w:tcW w:w="721" w:type="pct"/>
          </w:tcPr>
          <w:p w14:paraId="1F03FB82" w14:textId="77777777" w:rsidR="001E7554" w:rsidRPr="00367670" w:rsidRDefault="001E7554" w:rsidP="001E7554">
            <w:pPr>
              <w:jc w:val="center"/>
              <w:rPr>
                <w:rFonts w:ascii="Cambria" w:hAnsi="Cambria"/>
              </w:rPr>
            </w:pPr>
          </w:p>
        </w:tc>
        <w:tc>
          <w:tcPr>
            <w:tcW w:w="719" w:type="pct"/>
          </w:tcPr>
          <w:p w14:paraId="76D47F91" w14:textId="77777777" w:rsidR="001E7554" w:rsidRPr="00367670" w:rsidRDefault="001E7554" w:rsidP="001E7554">
            <w:pPr>
              <w:jc w:val="center"/>
              <w:rPr>
                <w:rFonts w:ascii="Cambria" w:hAnsi="Cambria"/>
              </w:rPr>
            </w:pPr>
          </w:p>
        </w:tc>
      </w:tr>
      <w:tr w:rsidR="001E7554" w:rsidRPr="00367670" w14:paraId="68C0403A" w14:textId="77777777" w:rsidTr="001E7554">
        <w:tc>
          <w:tcPr>
            <w:tcW w:w="1104" w:type="pct"/>
          </w:tcPr>
          <w:p w14:paraId="0D5EF9EF" w14:textId="466260BB" w:rsidR="001E7554" w:rsidRPr="00367670" w:rsidRDefault="001E7554" w:rsidP="001E7554">
            <w:pPr>
              <w:rPr>
                <w:rFonts w:ascii="Cambria" w:hAnsi="Cambria"/>
              </w:rPr>
            </w:pPr>
            <w:r>
              <w:rPr>
                <w:rFonts w:ascii="Cambria" w:hAnsi="Cambria"/>
              </w:rPr>
              <w:t>Operations Management</w:t>
            </w:r>
          </w:p>
        </w:tc>
        <w:tc>
          <w:tcPr>
            <w:tcW w:w="1014" w:type="pct"/>
          </w:tcPr>
          <w:p w14:paraId="408BECF3" w14:textId="582714B0" w:rsidR="001E7554" w:rsidRPr="00367670" w:rsidRDefault="001E7554" w:rsidP="001E7554">
            <w:pPr>
              <w:rPr>
                <w:rFonts w:ascii="Cambria" w:hAnsi="Cambria"/>
              </w:rPr>
            </w:pPr>
            <w:r>
              <w:rPr>
                <w:rFonts w:ascii="Cambria" w:hAnsi="Cambria"/>
              </w:rPr>
              <w:t>Michael Baird</w:t>
            </w:r>
          </w:p>
        </w:tc>
        <w:tc>
          <w:tcPr>
            <w:tcW w:w="721" w:type="pct"/>
          </w:tcPr>
          <w:p w14:paraId="0FA70B83" w14:textId="2276BF0C" w:rsidR="001E7554" w:rsidRPr="00367670" w:rsidRDefault="001E7554" w:rsidP="001E7554">
            <w:pPr>
              <w:jc w:val="center"/>
              <w:rPr>
                <w:rFonts w:ascii="Cambria" w:hAnsi="Cambria"/>
              </w:rPr>
            </w:pPr>
          </w:p>
        </w:tc>
        <w:tc>
          <w:tcPr>
            <w:tcW w:w="721" w:type="pct"/>
          </w:tcPr>
          <w:p w14:paraId="16715139" w14:textId="45EB5B4C" w:rsidR="001E7554" w:rsidRPr="00367670" w:rsidRDefault="001E7554" w:rsidP="001E7554">
            <w:pPr>
              <w:jc w:val="center"/>
              <w:rPr>
                <w:rFonts w:ascii="Cambria" w:hAnsi="Cambria"/>
              </w:rPr>
            </w:pPr>
            <w:r>
              <w:rPr>
                <w:rFonts w:ascii="Cambria" w:hAnsi="Cambria"/>
              </w:rPr>
              <w:t>X</w:t>
            </w:r>
          </w:p>
        </w:tc>
        <w:tc>
          <w:tcPr>
            <w:tcW w:w="721" w:type="pct"/>
          </w:tcPr>
          <w:p w14:paraId="1445A6C4" w14:textId="77777777" w:rsidR="001E7554" w:rsidRPr="00367670" w:rsidRDefault="001E7554" w:rsidP="001E7554">
            <w:pPr>
              <w:jc w:val="center"/>
              <w:rPr>
                <w:rFonts w:ascii="Cambria" w:hAnsi="Cambria"/>
              </w:rPr>
            </w:pPr>
          </w:p>
        </w:tc>
        <w:tc>
          <w:tcPr>
            <w:tcW w:w="719" w:type="pct"/>
          </w:tcPr>
          <w:p w14:paraId="4F1B6360" w14:textId="77777777" w:rsidR="001E7554" w:rsidRPr="00367670" w:rsidRDefault="001E7554" w:rsidP="001E7554">
            <w:pPr>
              <w:jc w:val="center"/>
              <w:rPr>
                <w:rFonts w:ascii="Cambria" w:hAnsi="Cambria"/>
              </w:rPr>
            </w:pPr>
          </w:p>
        </w:tc>
      </w:tr>
      <w:tr w:rsidR="001E7554" w:rsidRPr="00367670" w14:paraId="0D391EEA" w14:textId="77777777" w:rsidTr="001E7554">
        <w:tc>
          <w:tcPr>
            <w:tcW w:w="1104" w:type="pct"/>
          </w:tcPr>
          <w:p w14:paraId="326CCF8E" w14:textId="2DD7FCDA" w:rsidR="001E7554" w:rsidRPr="00367670" w:rsidRDefault="001E7554" w:rsidP="001E7554">
            <w:pPr>
              <w:rPr>
                <w:rFonts w:ascii="Cambria" w:hAnsi="Cambria"/>
              </w:rPr>
            </w:pPr>
            <w:r>
              <w:rPr>
                <w:rFonts w:ascii="Cambria" w:hAnsi="Cambria"/>
              </w:rPr>
              <w:t xml:space="preserve">Quality Management </w:t>
            </w:r>
          </w:p>
        </w:tc>
        <w:tc>
          <w:tcPr>
            <w:tcW w:w="1014" w:type="pct"/>
          </w:tcPr>
          <w:p w14:paraId="5CED7C23" w14:textId="520BF323" w:rsidR="001E7554" w:rsidRPr="00367670" w:rsidRDefault="001E7554" w:rsidP="001E7554">
            <w:pPr>
              <w:rPr>
                <w:rFonts w:ascii="Cambria" w:hAnsi="Cambria"/>
              </w:rPr>
            </w:pPr>
            <w:r>
              <w:rPr>
                <w:rFonts w:ascii="Cambria" w:hAnsi="Cambria"/>
              </w:rPr>
              <w:t>Stacy Harmon</w:t>
            </w:r>
          </w:p>
        </w:tc>
        <w:tc>
          <w:tcPr>
            <w:tcW w:w="721" w:type="pct"/>
          </w:tcPr>
          <w:p w14:paraId="1363564D" w14:textId="530E0BF4" w:rsidR="001E7554" w:rsidRPr="00367670" w:rsidRDefault="001E7554" w:rsidP="001E7554">
            <w:pPr>
              <w:jc w:val="center"/>
              <w:rPr>
                <w:rFonts w:ascii="Cambria" w:hAnsi="Cambria"/>
              </w:rPr>
            </w:pPr>
          </w:p>
        </w:tc>
        <w:tc>
          <w:tcPr>
            <w:tcW w:w="721" w:type="pct"/>
          </w:tcPr>
          <w:p w14:paraId="64F28809" w14:textId="711A40C2" w:rsidR="001E7554" w:rsidRPr="00367670" w:rsidRDefault="001E7554" w:rsidP="001E7554">
            <w:pPr>
              <w:jc w:val="center"/>
              <w:rPr>
                <w:rFonts w:ascii="Cambria" w:hAnsi="Cambria"/>
              </w:rPr>
            </w:pPr>
            <w:r>
              <w:rPr>
                <w:rFonts w:ascii="Cambria" w:hAnsi="Cambria"/>
              </w:rPr>
              <w:t>X</w:t>
            </w:r>
          </w:p>
        </w:tc>
        <w:tc>
          <w:tcPr>
            <w:tcW w:w="721" w:type="pct"/>
          </w:tcPr>
          <w:p w14:paraId="4759A6B9" w14:textId="77777777" w:rsidR="001E7554" w:rsidRPr="00367670" w:rsidRDefault="001E7554" w:rsidP="001E7554">
            <w:pPr>
              <w:jc w:val="center"/>
              <w:rPr>
                <w:rFonts w:ascii="Cambria" w:hAnsi="Cambria"/>
              </w:rPr>
            </w:pPr>
          </w:p>
        </w:tc>
        <w:tc>
          <w:tcPr>
            <w:tcW w:w="719" w:type="pct"/>
          </w:tcPr>
          <w:p w14:paraId="555DDECC" w14:textId="77777777" w:rsidR="001E7554" w:rsidRPr="00367670" w:rsidRDefault="001E7554" w:rsidP="001E7554">
            <w:pPr>
              <w:jc w:val="center"/>
              <w:rPr>
                <w:rFonts w:ascii="Cambria" w:hAnsi="Cambria"/>
              </w:rPr>
            </w:pPr>
          </w:p>
        </w:tc>
      </w:tr>
      <w:tr w:rsidR="001E7554" w:rsidRPr="00367670" w14:paraId="7CB28BFE" w14:textId="77777777" w:rsidTr="001E7554">
        <w:tc>
          <w:tcPr>
            <w:tcW w:w="1104" w:type="pct"/>
          </w:tcPr>
          <w:p w14:paraId="6363B293" w14:textId="2CD98791" w:rsidR="001E7554" w:rsidRPr="00367670" w:rsidRDefault="001E7554" w:rsidP="001E7554">
            <w:pPr>
              <w:rPr>
                <w:rFonts w:ascii="Cambria" w:hAnsi="Cambria"/>
              </w:rPr>
            </w:pPr>
            <w:r>
              <w:rPr>
                <w:rFonts w:ascii="Cambria" w:hAnsi="Cambria"/>
              </w:rPr>
              <w:t>Other</w:t>
            </w:r>
          </w:p>
        </w:tc>
        <w:tc>
          <w:tcPr>
            <w:tcW w:w="1014" w:type="pct"/>
          </w:tcPr>
          <w:p w14:paraId="6F5E2C38" w14:textId="303297E0" w:rsidR="001E7554" w:rsidRPr="00367670" w:rsidRDefault="001E7554" w:rsidP="001E7554">
            <w:pPr>
              <w:rPr>
                <w:rFonts w:ascii="Cambria" w:hAnsi="Cambria"/>
              </w:rPr>
            </w:pPr>
            <w:r>
              <w:rPr>
                <w:rFonts w:ascii="Cambria" w:hAnsi="Cambria"/>
              </w:rPr>
              <w:t>Rob Frye</w:t>
            </w:r>
          </w:p>
        </w:tc>
        <w:tc>
          <w:tcPr>
            <w:tcW w:w="721" w:type="pct"/>
          </w:tcPr>
          <w:p w14:paraId="02C69AC1" w14:textId="2FDA576B" w:rsidR="001E7554" w:rsidRPr="00367670" w:rsidRDefault="001E7554" w:rsidP="001E7554">
            <w:pPr>
              <w:jc w:val="center"/>
              <w:rPr>
                <w:rFonts w:ascii="Cambria" w:hAnsi="Cambria"/>
              </w:rPr>
            </w:pPr>
          </w:p>
        </w:tc>
        <w:tc>
          <w:tcPr>
            <w:tcW w:w="721" w:type="pct"/>
          </w:tcPr>
          <w:p w14:paraId="182BA06D" w14:textId="6E1ED4E5" w:rsidR="001E7554" w:rsidRPr="00367670" w:rsidRDefault="00E44260" w:rsidP="001E7554">
            <w:pPr>
              <w:jc w:val="center"/>
              <w:rPr>
                <w:rFonts w:ascii="Cambria" w:hAnsi="Cambria"/>
              </w:rPr>
            </w:pPr>
            <w:r>
              <w:rPr>
                <w:rFonts w:ascii="Cambria" w:hAnsi="Cambria"/>
              </w:rPr>
              <w:t>X</w:t>
            </w:r>
          </w:p>
        </w:tc>
        <w:tc>
          <w:tcPr>
            <w:tcW w:w="721" w:type="pct"/>
          </w:tcPr>
          <w:p w14:paraId="5CB645EC" w14:textId="77777777" w:rsidR="001E7554" w:rsidRPr="00367670" w:rsidRDefault="001E7554" w:rsidP="001E7554">
            <w:pPr>
              <w:jc w:val="center"/>
              <w:rPr>
                <w:rFonts w:ascii="Cambria" w:hAnsi="Cambria"/>
              </w:rPr>
            </w:pPr>
          </w:p>
        </w:tc>
        <w:tc>
          <w:tcPr>
            <w:tcW w:w="719" w:type="pct"/>
          </w:tcPr>
          <w:p w14:paraId="57A554C9" w14:textId="77777777" w:rsidR="001E7554" w:rsidRPr="00367670" w:rsidRDefault="001E7554" w:rsidP="001E7554">
            <w:pPr>
              <w:jc w:val="center"/>
              <w:rPr>
                <w:rFonts w:ascii="Cambria" w:hAnsi="Cambria"/>
              </w:rPr>
            </w:pPr>
          </w:p>
        </w:tc>
      </w:tr>
      <w:tr w:rsidR="007E6D96" w:rsidRPr="00367670" w14:paraId="07EC6CB7" w14:textId="77777777" w:rsidTr="001E7554">
        <w:tc>
          <w:tcPr>
            <w:tcW w:w="1104" w:type="pct"/>
          </w:tcPr>
          <w:p w14:paraId="68B17B78" w14:textId="77777777" w:rsidR="007E6D96" w:rsidRPr="00367670" w:rsidRDefault="007E6D96" w:rsidP="007728C8">
            <w:pPr>
              <w:rPr>
                <w:rFonts w:ascii="Cambria" w:hAnsi="Cambria"/>
              </w:rPr>
            </w:pPr>
            <w:r w:rsidRPr="00367670">
              <w:rPr>
                <w:rFonts w:ascii="Cambria" w:hAnsi="Cambria"/>
              </w:rPr>
              <w:t>Other</w:t>
            </w:r>
          </w:p>
        </w:tc>
        <w:tc>
          <w:tcPr>
            <w:tcW w:w="1014" w:type="pct"/>
          </w:tcPr>
          <w:p w14:paraId="6AE96411" w14:textId="063F8263" w:rsidR="007E6D96" w:rsidRPr="00367670" w:rsidRDefault="001E7554" w:rsidP="007728C8">
            <w:pPr>
              <w:rPr>
                <w:rFonts w:ascii="Cambria" w:hAnsi="Cambria"/>
              </w:rPr>
            </w:pPr>
            <w:r>
              <w:rPr>
                <w:rFonts w:ascii="Cambria" w:hAnsi="Cambria"/>
              </w:rPr>
              <w:t>Trained Technician</w:t>
            </w:r>
          </w:p>
        </w:tc>
        <w:tc>
          <w:tcPr>
            <w:tcW w:w="721" w:type="pct"/>
          </w:tcPr>
          <w:p w14:paraId="7BDA8F85" w14:textId="0AD3657F" w:rsidR="007E6D96" w:rsidRPr="00367670" w:rsidRDefault="007E6D96" w:rsidP="001E7554">
            <w:pPr>
              <w:jc w:val="center"/>
              <w:rPr>
                <w:rFonts w:ascii="Cambria" w:hAnsi="Cambria"/>
              </w:rPr>
            </w:pPr>
          </w:p>
        </w:tc>
        <w:tc>
          <w:tcPr>
            <w:tcW w:w="721" w:type="pct"/>
          </w:tcPr>
          <w:p w14:paraId="0AC0D4DC" w14:textId="77777777" w:rsidR="007E6D96" w:rsidRPr="00367670" w:rsidRDefault="007E6D96" w:rsidP="001E7554">
            <w:pPr>
              <w:jc w:val="center"/>
              <w:rPr>
                <w:rFonts w:ascii="Cambria" w:hAnsi="Cambria"/>
              </w:rPr>
            </w:pPr>
          </w:p>
        </w:tc>
        <w:tc>
          <w:tcPr>
            <w:tcW w:w="721" w:type="pct"/>
          </w:tcPr>
          <w:p w14:paraId="22B2B2FF" w14:textId="23CFF360" w:rsidR="007E6D96" w:rsidRPr="00367670" w:rsidRDefault="001E7554" w:rsidP="001E7554">
            <w:pPr>
              <w:jc w:val="center"/>
              <w:rPr>
                <w:rFonts w:ascii="Cambria" w:hAnsi="Cambria"/>
              </w:rPr>
            </w:pPr>
            <w:r>
              <w:rPr>
                <w:rFonts w:ascii="Cambria" w:hAnsi="Cambria"/>
              </w:rPr>
              <w:t>X</w:t>
            </w:r>
          </w:p>
        </w:tc>
        <w:tc>
          <w:tcPr>
            <w:tcW w:w="719" w:type="pct"/>
          </w:tcPr>
          <w:p w14:paraId="3C89A785" w14:textId="7BB871F4" w:rsidR="007E6D96" w:rsidRPr="00367670" w:rsidRDefault="001E7554" w:rsidP="001E7554">
            <w:pPr>
              <w:jc w:val="center"/>
              <w:rPr>
                <w:rFonts w:ascii="Cambria" w:hAnsi="Cambria"/>
              </w:rPr>
            </w:pPr>
            <w:r>
              <w:rPr>
                <w:rFonts w:ascii="Cambria" w:hAnsi="Cambria"/>
              </w:rPr>
              <w:t>X</w:t>
            </w:r>
          </w:p>
        </w:tc>
      </w:tr>
    </w:tbl>
    <w:p w14:paraId="48E3E040" w14:textId="1A3A0DE6" w:rsidR="00B17758" w:rsidRDefault="00B17758" w:rsidP="00B17758">
      <w:pPr>
        <w:ind w:left="2160" w:hanging="936"/>
        <w:rPr>
          <w:rFonts w:ascii="Cambria" w:hAnsi="Cambria" w:cs="Arial"/>
        </w:rPr>
      </w:pPr>
    </w:p>
    <w:p w14:paraId="5DBB0570" w14:textId="59D34267" w:rsidR="00CC39B8" w:rsidRPr="00B77AC0" w:rsidRDefault="00367670" w:rsidP="00C8477D">
      <w:pPr>
        <w:pStyle w:val="ListParagraph"/>
        <w:numPr>
          <w:ilvl w:val="0"/>
          <w:numId w:val="8"/>
        </w:numPr>
        <w:rPr>
          <w:rFonts w:ascii="Cambria" w:hAnsi="Cambria" w:cs="Arial"/>
        </w:rPr>
      </w:pPr>
      <w:r w:rsidRPr="00C8477D">
        <w:rPr>
          <w:rFonts w:ascii="Cambria" w:hAnsi="Cambria" w:cs="Arial"/>
          <w:b/>
          <w:u w:val="single"/>
        </w:rPr>
        <w:t>SAFETY CONSIDERATIONS</w:t>
      </w:r>
    </w:p>
    <w:p w14:paraId="6707E767" w14:textId="0310E170" w:rsidR="00B77AC0" w:rsidRPr="00B77AC0" w:rsidRDefault="00B77AC0" w:rsidP="00B77AC0">
      <w:pPr>
        <w:pStyle w:val="ListParagraph"/>
        <w:numPr>
          <w:ilvl w:val="1"/>
          <w:numId w:val="8"/>
        </w:numPr>
        <w:rPr>
          <w:rFonts w:ascii="Cambria" w:hAnsi="Cambria" w:cs="Arial"/>
        </w:rPr>
      </w:pPr>
      <w:r>
        <w:rPr>
          <w:rFonts w:ascii="Cambria" w:hAnsi="Cambria" w:cs="Arial"/>
          <w:bCs/>
        </w:rPr>
        <w:t>Use the correct voltage</w:t>
      </w:r>
    </w:p>
    <w:p w14:paraId="39A542C1" w14:textId="078ED737" w:rsidR="00B77AC0" w:rsidRPr="00B77AC0" w:rsidRDefault="00B77AC0" w:rsidP="00B77AC0">
      <w:pPr>
        <w:pStyle w:val="ListParagraph"/>
        <w:numPr>
          <w:ilvl w:val="1"/>
          <w:numId w:val="8"/>
        </w:numPr>
        <w:rPr>
          <w:rFonts w:ascii="Cambria" w:hAnsi="Cambria" w:cs="Arial"/>
        </w:rPr>
      </w:pPr>
      <w:r>
        <w:rPr>
          <w:rFonts w:ascii="Cambria" w:hAnsi="Cambria" w:cs="Arial"/>
          <w:bCs/>
        </w:rPr>
        <w:t>Ensure that the unit is installed on a level, sturdy floor</w:t>
      </w:r>
    </w:p>
    <w:p w14:paraId="0DE30F02" w14:textId="6A34ECBB" w:rsidR="00B77AC0" w:rsidRPr="00B77AC0" w:rsidRDefault="00B77AC0" w:rsidP="00B77AC0">
      <w:pPr>
        <w:pStyle w:val="ListParagraph"/>
        <w:numPr>
          <w:ilvl w:val="1"/>
          <w:numId w:val="8"/>
        </w:numPr>
        <w:rPr>
          <w:rFonts w:ascii="Cambria" w:hAnsi="Cambria" w:cs="Arial"/>
        </w:rPr>
      </w:pPr>
      <w:r>
        <w:rPr>
          <w:rFonts w:ascii="Cambria" w:hAnsi="Cambria" w:cs="Arial"/>
          <w:bCs/>
        </w:rPr>
        <w:lastRenderedPageBreak/>
        <w:t>Do not install unit in a flammable or volatile location</w:t>
      </w:r>
    </w:p>
    <w:p w14:paraId="5FDA2E81" w14:textId="489A0B2C" w:rsidR="00B77AC0" w:rsidRPr="00B77AC0" w:rsidRDefault="00B77AC0" w:rsidP="00B77AC0">
      <w:pPr>
        <w:pStyle w:val="ListParagraph"/>
        <w:numPr>
          <w:ilvl w:val="1"/>
          <w:numId w:val="8"/>
        </w:numPr>
        <w:rPr>
          <w:rFonts w:ascii="Cambria" w:hAnsi="Cambria" w:cs="Arial"/>
        </w:rPr>
      </w:pPr>
      <w:r>
        <w:rPr>
          <w:rFonts w:ascii="Cambria" w:hAnsi="Cambria" w:cs="Arial"/>
          <w:bCs/>
        </w:rPr>
        <w:t>Do not install the unit in a humid place or in a place where it is likely to be splashed by water</w:t>
      </w:r>
    </w:p>
    <w:p w14:paraId="58AB72D8" w14:textId="22B0503D" w:rsidR="00B77AC0" w:rsidRPr="001E7554" w:rsidRDefault="00B77AC0" w:rsidP="00B77AC0">
      <w:pPr>
        <w:pStyle w:val="ListParagraph"/>
        <w:numPr>
          <w:ilvl w:val="1"/>
          <w:numId w:val="8"/>
        </w:numPr>
        <w:rPr>
          <w:rFonts w:ascii="Cambria" w:hAnsi="Cambria" w:cs="Arial"/>
        </w:rPr>
      </w:pPr>
      <w:r>
        <w:rPr>
          <w:rFonts w:ascii="Cambria" w:hAnsi="Cambria" w:cs="Arial"/>
          <w:bCs/>
        </w:rPr>
        <w:t>Always disconnect the power supply to the unit prior to any repair or maintenance</w:t>
      </w:r>
    </w:p>
    <w:p w14:paraId="6ACC7253" w14:textId="67C4BD8A" w:rsidR="00CC39B8" w:rsidRPr="00C8477D" w:rsidRDefault="00174CAA" w:rsidP="00C8477D">
      <w:pPr>
        <w:pStyle w:val="ListParagraph"/>
        <w:numPr>
          <w:ilvl w:val="0"/>
          <w:numId w:val="8"/>
        </w:numPr>
        <w:rPr>
          <w:rFonts w:ascii="Cambria" w:hAnsi="Cambria" w:cs="Arial"/>
          <w:b/>
          <w:u w:val="single"/>
        </w:rPr>
      </w:pPr>
      <w:r w:rsidRPr="00C8477D">
        <w:rPr>
          <w:rFonts w:ascii="Cambria" w:hAnsi="Cambria" w:cs="Arial"/>
          <w:b/>
          <w:u w:val="single"/>
        </w:rPr>
        <w:t>EQUIPMENT</w:t>
      </w:r>
    </w:p>
    <w:p w14:paraId="3E6E97EE" w14:textId="233D6EC5"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Description</w:t>
      </w:r>
    </w:p>
    <w:p w14:paraId="39B0B7E2" w14:textId="0CD08062"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Arial"/>
        </w:rPr>
        <w:t xml:space="preserve">Manufacturer: </w:t>
      </w:r>
      <w:r w:rsidR="008930DC">
        <w:rPr>
          <w:rFonts w:ascii="Cambria" w:eastAsia="Times New Roman" w:hAnsi="Cambria" w:cs="Arial"/>
        </w:rPr>
        <w:t>BMT Medical Technology</w:t>
      </w:r>
    </w:p>
    <w:p w14:paraId="4B8B393C" w14:textId="4D0C6EEC"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Arial"/>
        </w:rPr>
        <w:t>Serial Number(s): will be identified</w:t>
      </w:r>
      <w:r>
        <w:rPr>
          <w:rFonts w:ascii="Cambria" w:eastAsia="Times New Roman" w:hAnsi="Cambria" w:cs="Arial"/>
        </w:rPr>
        <w:t xml:space="preserve"> on the data collection sets for the IQ</w:t>
      </w:r>
    </w:p>
    <w:p w14:paraId="6D5ED356" w14:textId="54D45E4E" w:rsidR="0099168E" w:rsidRPr="008930DC" w:rsidRDefault="0099168E" w:rsidP="008930DC">
      <w:pPr>
        <w:numPr>
          <w:ilvl w:val="2"/>
          <w:numId w:val="8"/>
        </w:numPr>
        <w:rPr>
          <w:rFonts w:ascii="Cambria" w:eastAsia="Times New Roman" w:hAnsi="Cambria" w:cs="Arial"/>
        </w:rPr>
      </w:pPr>
      <w:r w:rsidRPr="0099168E">
        <w:rPr>
          <w:rFonts w:ascii="Cambria" w:eastAsia="Times New Roman" w:hAnsi="Cambria" w:cs="Arial"/>
        </w:rPr>
        <w:t xml:space="preserve">Model Number: </w:t>
      </w:r>
      <w:r w:rsidR="008930DC">
        <w:rPr>
          <w:rFonts w:ascii="Cambria" w:eastAsia="Times New Roman" w:hAnsi="Cambria" w:cs="Calibri"/>
          <w:color w:val="000000"/>
        </w:rPr>
        <w:t>Incucell Eco 404</w:t>
      </w:r>
    </w:p>
    <w:p w14:paraId="0CE1CFE8" w14:textId="6009F293"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Parameters</w:t>
      </w:r>
    </w:p>
    <w:p w14:paraId="359EF2E7" w14:textId="2ECCDB8A" w:rsidR="00174CAA" w:rsidRPr="00C8477D" w:rsidRDefault="002C15FC" w:rsidP="00C8477D">
      <w:pPr>
        <w:pStyle w:val="ListParagraph"/>
        <w:numPr>
          <w:ilvl w:val="2"/>
          <w:numId w:val="8"/>
        </w:numPr>
        <w:rPr>
          <w:rFonts w:ascii="Cambria" w:hAnsi="Cambria" w:cs="Arial"/>
        </w:rPr>
      </w:pPr>
      <w:r>
        <w:rPr>
          <w:rFonts w:ascii="Cambria" w:hAnsi="Cambria" w:cs="Arial"/>
        </w:rPr>
        <w:t>Target Temperature for Operations: 39</w:t>
      </w:r>
      <w:r w:rsidR="00E44260">
        <w:rPr>
          <w:rFonts w:ascii="Cambria" w:hAnsi="Cambria" w:cs="Arial"/>
        </w:rPr>
        <w:t>°</w:t>
      </w:r>
      <w:r w:rsidR="00287954">
        <w:rPr>
          <w:rFonts w:ascii="Cambria" w:hAnsi="Cambria" w:cs="Arial"/>
        </w:rPr>
        <w:t>C</w:t>
      </w:r>
      <w:r>
        <w:rPr>
          <w:rFonts w:ascii="Cambria" w:hAnsi="Cambria" w:cs="Arial"/>
        </w:rPr>
        <w:t xml:space="preserve"> ±</w:t>
      </w:r>
      <w:ins w:id="3" w:author="Tim Plowman" w:date="2021-10-22T09:42:00Z">
        <w:r w:rsidR="00C007A4">
          <w:rPr>
            <w:rFonts w:ascii="Cambria" w:hAnsi="Cambria" w:cs="Arial"/>
          </w:rPr>
          <w:t xml:space="preserve"> 3.9</w:t>
        </w:r>
      </w:ins>
      <w:ins w:id="4" w:author="Tim Plowman" w:date="2021-10-22T09:43:00Z">
        <w:r w:rsidR="00C007A4">
          <w:rPr>
            <w:rFonts w:ascii="Cambria" w:hAnsi="Cambria" w:cs="Arial"/>
          </w:rPr>
          <w:t xml:space="preserve">°C </w:t>
        </w:r>
      </w:ins>
      <w:del w:id="5" w:author="Tim Plowman" w:date="2021-10-22T09:42:00Z">
        <w:r w:rsidDel="00C007A4">
          <w:rPr>
            <w:rFonts w:ascii="Cambria" w:hAnsi="Cambria" w:cs="Arial"/>
          </w:rPr>
          <w:delText>10%</w:delText>
        </w:r>
      </w:del>
    </w:p>
    <w:p w14:paraId="15A2E205" w14:textId="1B0ECB30" w:rsidR="00174CAA" w:rsidRPr="00C8477D" w:rsidRDefault="0099168E" w:rsidP="00C8477D">
      <w:pPr>
        <w:pStyle w:val="ListParagraph"/>
        <w:numPr>
          <w:ilvl w:val="2"/>
          <w:numId w:val="8"/>
        </w:numPr>
        <w:rPr>
          <w:rFonts w:ascii="Cambria" w:hAnsi="Cambria" w:cs="Arial"/>
        </w:rPr>
      </w:pPr>
      <w:r>
        <w:rPr>
          <w:rFonts w:ascii="Cambria" w:hAnsi="Cambria" w:cs="Arial"/>
        </w:rPr>
        <w:t>Electronic Temperature Control</w:t>
      </w:r>
    </w:p>
    <w:p w14:paraId="6746E3C5" w14:textId="13711B28" w:rsidR="0053361E" w:rsidRPr="0044567D" w:rsidRDefault="002C15FC" w:rsidP="0044567D">
      <w:pPr>
        <w:pStyle w:val="ListParagraph"/>
        <w:numPr>
          <w:ilvl w:val="2"/>
          <w:numId w:val="8"/>
        </w:numPr>
        <w:rPr>
          <w:rFonts w:ascii="Cambria" w:hAnsi="Cambria" w:cs="Arial"/>
        </w:rPr>
      </w:pPr>
      <w:r>
        <w:rPr>
          <w:rFonts w:ascii="Cambria" w:hAnsi="Cambria" w:cs="Arial"/>
        </w:rPr>
        <w:t>Power Source: 115 Volts +10, -5</w:t>
      </w:r>
    </w:p>
    <w:p w14:paraId="5B3A509C" w14:textId="1EDBE2A8" w:rsidR="00CC39B8" w:rsidRDefault="00174CAA" w:rsidP="00C8477D">
      <w:pPr>
        <w:pStyle w:val="ListParagraph"/>
        <w:numPr>
          <w:ilvl w:val="1"/>
          <w:numId w:val="8"/>
        </w:numPr>
        <w:rPr>
          <w:rFonts w:ascii="Cambria" w:hAnsi="Cambria" w:cs="Arial"/>
        </w:rPr>
      </w:pPr>
      <w:r w:rsidRPr="00C8477D">
        <w:rPr>
          <w:rFonts w:ascii="Cambria" w:hAnsi="Cambria" w:cs="Arial"/>
        </w:rPr>
        <w:t>Test Equipment</w:t>
      </w:r>
    </w:p>
    <w:p w14:paraId="749313C1" w14:textId="725B3F26" w:rsidR="0044567D" w:rsidRDefault="0044567D" w:rsidP="0044567D">
      <w:pPr>
        <w:pStyle w:val="ListParagraph"/>
        <w:numPr>
          <w:ilvl w:val="2"/>
          <w:numId w:val="8"/>
        </w:numPr>
        <w:rPr>
          <w:rFonts w:ascii="Cambria" w:hAnsi="Cambria" w:cs="Arial"/>
        </w:rPr>
      </w:pPr>
      <w:r>
        <w:rPr>
          <w:rFonts w:ascii="Cambria" w:hAnsi="Cambria" w:cs="Arial"/>
        </w:rPr>
        <w:t>Calibrated equipment shall be used for the execution of this protocol.  Equipment ID/serial numbers and calibration information will be documented on the data collection sheet.</w:t>
      </w:r>
    </w:p>
    <w:p w14:paraId="319295C2" w14:textId="0A2D3336" w:rsidR="0044567D" w:rsidRDefault="0044567D" w:rsidP="0044567D">
      <w:pPr>
        <w:pStyle w:val="ListParagraph"/>
        <w:numPr>
          <w:ilvl w:val="2"/>
          <w:numId w:val="8"/>
        </w:numPr>
        <w:rPr>
          <w:rFonts w:ascii="Cambria" w:hAnsi="Cambria" w:cs="Arial"/>
        </w:rPr>
      </w:pPr>
      <w:r>
        <w:rPr>
          <w:rFonts w:ascii="Cambria" w:hAnsi="Cambria" w:cs="Arial"/>
        </w:rPr>
        <w:t>Voltage Meter</w:t>
      </w:r>
    </w:p>
    <w:p w14:paraId="03125625" w14:textId="5197E0AF" w:rsidR="00596042" w:rsidRDefault="00596042" w:rsidP="0044567D">
      <w:pPr>
        <w:pStyle w:val="ListParagraph"/>
        <w:numPr>
          <w:ilvl w:val="2"/>
          <w:numId w:val="8"/>
        </w:numPr>
        <w:rPr>
          <w:rFonts w:ascii="Cambria" w:hAnsi="Cambria" w:cs="Arial"/>
        </w:rPr>
      </w:pPr>
      <w:r>
        <w:rPr>
          <w:rFonts w:ascii="Cambria" w:hAnsi="Cambria" w:cs="Arial"/>
        </w:rPr>
        <w:t>Data Logger</w:t>
      </w:r>
    </w:p>
    <w:p w14:paraId="125CADD3" w14:textId="4EBAA084" w:rsidR="00367670" w:rsidRPr="00C8477D" w:rsidRDefault="00174CAA" w:rsidP="00C8477D">
      <w:pPr>
        <w:pStyle w:val="ListParagraph"/>
        <w:numPr>
          <w:ilvl w:val="0"/>
          <w:numId w:val="8"/>
        </w:numPr>
        <w:rPr>
          <w:rFonts w:ascii="Cambria" w:hAnsi="Cambria" w:cs="Arial"/>
        </w:rPr>
      </w:pPr>
      <w:r w:rsidRPr="00C8477D">
        <w:rPr>
          <w:rFonts w:ascii="Cambria" w:hAnsi="Cambria" w:cs="Arial"/>
          <w:b/>
          <w:u w:val="single"/>
        </w:rPr>
        <w:t>PROCEDURE</w:t>
      </w:r>
    </w:p>
    <w:p w14:paraId="4F6B1B3C" w14:textId="68CAE5B1" w:rsidR="00174CAA" w:rsidRDefault="00174CAA" w:rsidP="00C8477D">
      <w:pPr>
        <w:pStyle w:val="ListParagraph"/>
        <w:numPr>
          <w:ilvl w:val="1"/>
          <w:numId w:val="8"/>
        </w:numPr>
        <w:rPr>
          <w:rFonts w:ascii="Cambria" w:hAnsi="Cambria" w:cs="Arial"/>
        </w:rPr>
      </w:pPr>
      <w:r w:rsidRPr="00C8477D">
        <w:rPr>
          <w:rFonts w:ascii="Cambria" w:hAnsi="Cambria" w:cs="Arial"/>
        </w:rPr>
        <w:t>Verify Equipment Identification</w:t>
      </w:r>
    </w:p>
    <w:p w14:paraId="4ADA9410" w14:textId="5851C16C" w:rsidR="00FB63F5" w:rsidRDefault="00FB63F5" w:rsidP="00FB63F5">
      <w:pPr>
        <w:pStyle w:val="ListParagraph"/>
        <w:numPr>
          <w:ilvl w:val="2"/>
          <w:numId w:val="8"/>
        </w:numPr>
        <w:rPr>
          <w:rFonts w:ascii="Cambria" w:hAnsi="Cambria" w:cs="Arial"/>
        </w:rPr>
      </w:pPr>
      <w:r>
        <w:rPr>
          <w:rFonts w:ascii="Cambria" w:hAnsi="Cambria" w:cs="Arial"/>
        </w:rPr>
        <w:t>Confirm the model identified in this protocol.</w:t>
      </w:r>
    </w:p>
    <w:p w14:paraId="7A73AC79" w14:textId="43C2A46E" w:rsidR="00FB63F5" w:rsidRPr="00FB63F5" w:rsidRDefault="00FB63F5" w:rsidP="00FB63F5">
      <w:pPr>
        <w:pStyle w:val="ListParagraph"/>
        <w:numPr>
          <w:ilvl w:val="2"/>
          <w:numId w:val="8"/>
        </w:numPr>
        <w:rPr>
          <w:rFonts w:ascii="Cambria" w:hAnsi="Cambria" w:cs="Arial"/>
        </w:rPr>
      </w:pPr>
      <w:r>
        <w:rPr>
          <w:rFonts w:ascii="Cambria" w:hAnsi="Cambria" w:cs="Arial"/>
        </w:rPr>
        <w:t>Document serial number on the data collection sheet.</w:t>
      </w:r>
    </w:p>
    <w:p w14:paraId="4A239804" w14:textId="0169F3A6" w:rsidR="00174CAA" w:rsidRDefault="00174CAA" w:rsidP="00C8477D">
      <w:pPr>
        <w:pStyle w:val="ListParagraph"/>
        <w:numPr>
          <w:ilvl w:val="1"/>
          <w:numId w:val="8"/>
        </w:numPr>
        <w:rPr>
          <w:rFonts w:ascii="Cambria" w:hAnsi="Cambria" w:cs="Arial"/>
        </w:rPr>
      </w:pPr>
      <w:r w:rsidRPr="00C8477D">
        <w:rPr>
          <w:rFonts w:ascii="Cambria" w:hAnsi="Cambria" w:cs="Arial"/>
        </w:rPr>
        <w:t xml:space="preserve">Verify </w:t>
      </w:r>
      <w:r w:rsidR="00A30393" w:rsidRPr="00C8477D">
        <w:rPr>
          <w:rFonts w:ascii="Cambria" w:hAnsi="Cambria" w:cs="Arial"/>
        </w:rPr>
        <w:t>E</w:t>
      </w:r>
      <w:r w:rsidR="00A30393">
        <w:rPr>
          <w:rFonts w:ascii="Cambria" w:hAnsi="Cambria" w:cs="Arial"/>
        </w:rPr>
        <w:t>nvironmental</w:t>
      </w:r>
      <w:r w:rsidRPr="00C8477D">
        <w:rPr>
          <w:rFonts w:ascii="Cambria" w:hAnsi="Cambria" w:cs="Arial"/>
        </w:rPr>
        <w:t xml:space="preserve"> </w:t>
      </w:r>
      <w:r w:rsidR="00A30393">
        <w:rPr>
          <w:rFonts w:ascii="Cambria" w:hAnsi="Cambria" w:cs="Arial"/>
        </w:rPr>
        <w:t xml:space="preserve">Requirement </w:t>
      </w:r>
    </w:p>
    <w:p w14:paraId="668B73E8" w14:textId="484A1B7A" w:rsidR="00FB63F5" w:rsidRDefault="00FB63F5" w:rsidP="00FB63F5">
      <w:pPr>
        <w:pStyle w:val="ListParagraph"/>
        <w:numPr>
          <w:ilvl w:val="2"/>
          <w:numId w:val="8"/>
        </w:numPr>
        <w:rPr>
          <w:rFonts w:ascii="Cambria" w:hAnsi="Cambria" w:cs="Arial"/>
        </w:rPr>
      </w:pPr>
      <w:r>
        <w:rPr>
          <w:rFonts w:ascii="Cambria" w:hAnsi="Cambria" w:cs="Arial"/>
        </w:rPr>
        <w:t xml:space="preserve">Temperature – Measure the temperature </w:t>
      </w:r>
      <w:proofErr w:type="spellStart"/>
      <w:r>
        <w:rPr>
          <w:rFonts w:ascii="Cambria" w:hAnsi="Cambria" w:cs="Arial"/>
        </w:rPr>
        <w:t>in</w:t>
      </w:r>
      <w:del w:id="6" w:author="Tim Plowman" w:date="2021-10-22T09:42:00Z">
        <w:r w:rsidDel="00C007A4">
          <w:rPr>
            <w:rFonts w:ascii="Cambria" w:hAnsi="Cambria" w:cs="Arial"/>
          </w:rPr>
          <w:delText xml:space="preserve"> </w:delText>
        </w:r>
      </w:del>
      <w:r>
        <w:rPr>
          <w:rFonts w:ascii="Cambria" w:hAnsi="Cambria" w:cs="Arial"/>
        </w:rPr>
        <w:t>the</w:t>
      </w:r>
      <w:proofErr w:type="spellEnd"/>
      <w:r>
        <w:rPr>
          <w:rFonts w:ascii="Cambria" w:hAnsi="Cambria" w:cs="Arial"/>
        </w:rPr>
        <w:t xml:space="preserve"> area where the unit is installed</w:t>
      </w:r>
    </w:p>
    <w:p w14:paraId="4B0A0AD4" w14:textId="1A37743B" w:rsidR="00FB63F5" w:rsidRDefault="00FB63F5" w:rsidP="00FB63F5">
      <w:pPr>
        <w:pStyle w:val="ListParagraph"/>
        <w:numPr>
          <w:ilvl w:val="2"/>
          <w:numId w:val="8"/>
        </w:numPr>
        <w:rPr>
          <w:rFonts w:ascii="Cambria" w:hAnsi="Cambria" w:cs="Arial"/>
        </w:rPr>
      </w:pPr>
      <w:r>
        <w:rPr>
          <w:rFonts w:ascii="Cambria" w:hAnsi="Cambria" w:cs="Arial"/>
        </w:rPr>
        <w:t>Relative Humidity – Measure the relative humidity in the area where the unit is installed.</w:t>
      </w:r>
      <w:r w:rsidR="00A30393">
        <w:rPr>
          <w:rFonts w:ascii="Cambria" w:hAnsi="Cambria" w:cs="Arial"/>
        </w:rPr>
        <w:t xml:space="preserve"> </w:t>
      </w:r>
    </w:p>
    <w:p w14:paraId="6482E813" w14:textId="417DB203" w:rsidR="00174CAA" w:rsidRDefault="00174CAA" w:rsidP="00C8477D">
      <w:pPr>
        <w:pStyle w:val="ListParagraph"/>
        <w:numPr>
          <w:ilvl w:val="1"/>
          <w:numId w:val="8"/>
        </w:numPr>
        <w:rPr>
          <w:rFonts w:ascii="Cambria" w:hAnsi="Cambria" w:cs="Arial"/>
        </w:rPr>
      </w:pPr>
      <w:r w:rsidRPr="00C8477D">
        <w:rPr>
          <w:rFonts w:ascii="Cambria" w:hAnsi="Cambria" w:cs="Arial"/>
        </w:rPr>
        <w:t>Verify Critical Dimensions</w:t>
      </w:r>
    </w:p>
    <w:p w14:paraId="0E22EFBD" w14:textId="06793E42" w:rsidR="00FB63F5" w:rsidRDefault="00FB63F5" w:rsidP="00FB63F5">
      <w:pPr>
        <w:pStyle w:val="ListParagraph"/>
        <w:numPr>
          <w:ilvl w:val="2"/>
          <w:numId w:val="8"/>
        </w:numPr>
        <w:rPr>
          <w:rFonts w:ascii="Cambria" w:hAnsi="Cambria" w:cs="Arial"/>
        </w:rPr>
      </w:pPr>
      <w:r>
        <w:rPr>
          <w:rFonts w:ascii="Cambria" w:hAnsi="Cambria" w:cs="Arial"/>
        </w:rPr>
        <w:t xml:space="preserve">Verify the </w:t>
      </w:r>
      <w:r w:rsidR="00596042">
        <w:rPr>
          <w:rFonts w:ascii="Cambria" w:hAnsi="Cambria" w:cs="Arial"/>
        </w:rPr>
        <w:t xml:space="preserve">external </w:t>
      </w:r>
      <w:r>
        <w:rPr>
          <w:rFonts w:ascii="Cambria" w:hAnsi="Cambria" w:cs="Arial"/>
        </w:rPr>
        <w:t>dimensional specification of the unit.</w:t>
      </w:r>
    </w:p>
    <w:p w14:paraId="3322101F" w14:textId="724476C7" w:rsidR="00FB63F5" w:rsidRDefault="00FB63F5" w:rsidP="00FB63F5">
      <w:pPr>
        <w:pStyle w:val="ListParagraph"/>
        <w:numPr>
          <w:ilvl w:val="1"/>
          <w:numId w:val="8"/>
        </w:numPr>
        <w:rPr>
          <w:rFonts w:ascii="Cambria" w:hAnsi="Cambria" w:cs="Arial"/>
        </w:rPr>
      </w:pPr>
      <w:r>
        <w:rPr>
          <w:rFonts w:ascii="Cambria" w:hAnsi="Cambria" w:cs="Arial"/>
        </w:rPr>
        <w:lastRenderedPageBreak/>
        <w:t>Verify Proper Installation</w:t>
      </w:r>
    </w:p>
    <w:p w14:paraId="6630F989" w14:textId="42A14071" w:rsidR="00F7232C" w:rsidRPr="00F7232C" w:rsidRDefault="00F7232C" w:rsidP="00F7232C">
      <w:pPr>
        <w:pStyle w:val="ListParagraph"/>
        <w:numPr>
          <w:ilvl w:val="2"/>
          <w:numId w:val="8"/>
        </w:numPr>
        <w:tabs>
          <w:tab w:val="left" w:pos="3510"/>
        </w:tabs>
        <w:rPr>
          <w:rFonts w:ascii="Cambria" w:hAnsi="Cambria" w:cs="Arial"/>
          <w:bCs/>
          <w:u w:val="single"/>
        </w:rPr>
      </w:pPr>
      <w:r>
        <w:rPr>
          <w:rFonts w:ascii="Cambria" w:eastAsia="Times New Roman" w:hAnsi="Cambria" w:cs="Arial"/>
        </w:rPr>
        <w:t xml:space="preserve">Stabilization - </w:t>
      </w:r>
      <w:r w:rsidRPr="00454E86">
        <w:rPr>
          <w:rFonts w:ascii="Cambria" w:hAnsi="Cambria" w:cs="Arial"/>
          <w:bCs/>
        </w:rPr>
        <w:t>The unit should not rock, lean, or be otherwise unstable.</w:t>
      </w:r>
    </w:p>
    <w:p w14:paraId="7C0403AA" w14:textId="0154A405" w:rsidR="00A30393" w:rsidRDefault="00A30393" w:rsidP="00FB63F5">
      <w:pPr>
        <w:pStyle w:val="ListParagraph"/>
        <w:numPr>
          <w:ilvl w:val="2"/>
          <w:numId w:val="8"/>
        </w:numPr>
        <w:rPr>
          <w:rFonts w:ascii="Cambria" w:hAnsi="Cambria" w:cs="Arial"/>
        </w:rPr>
      </w:pPr>
      <w:r>
        <w:rPr>
          <w:rFonts w:ascii="Cambria" w:hAnsi="Cambria" w:cs="Arial"/>
        </w:rPr>
        <w:t>Shelving – verify that shelves are securely attached.</w:t>
      </w:r>
    </w:p>
    <w:p w14:paraId="7C5DEBEB" w14:textId="081BB22B" w:rsidR="00A30393" w:rsidRPr="00FB63F5" w:rsidRDefault="00A30393" w:rsidP="00FB63F5">
      <w:pPr>
        <w:pStyle w:val="ListParagraph"/>
        <w:numPr>
          <w:ilvl w:val="2"/>
          <w:numId w:val="8"/>
        </w:numPr>
        <w:rPr>
          <w:rFonts w:ascii="Cambria" w:hAnsi="Cambria" w:cs="Arial"/>
        </w:rPr>
      </w:pPr>
      <w:r>
        <w:rPr>
          <w:rFonts w:ascii="Cambria" w:hAnsi="Cambria" w:cs="Arial"/>
        </w:rPr>
        <w:t>Verify wall space per manufacturer’s recommendations – verify that there is at</w:t>
      </w:r>
      <w:r w:rsidR="00596042">
        <w:rPr>
          <w:rFonts w:ascii="Cambria" w:hAnsi="Cambria" w:cs="Arial"/>
        </w:rPr>
        <w:t xml:space="preserve"> </w:t>
      </w:r>
      <w:r>
        <w:rPr>
          <w:rFonts w:ascii="Cambria" w:hAnsi="Cambria" w:cs="Arial"/>
        </w:rPr>
        <w:t xml:space="preserve">least </w:t>
      </w:r>
      <w:r w:rsidR="00596042">
        <w:rPr>
          <w:rFonts w:ascii="Cambria" w:hAnsi="Cambria" w:cs="Arial"/>
        </w:rPr>
        <w:t>4”</w:t>
      </w:r>
      <w:r>
        <w:rPr>
          <w:rFonts w:ascii="Cambria" w:hAnsi="Cambria" w:cs="Arial"/>
        </w:rPr>
        <w:t xml:space="preserve"> of space between the cabinet and any adjacent wall or fixture.</w:t>
      </w:r>
    </w:p>
    <w:p w14:paraId="413F413C" w14:textId="2A5512C4" w:rsidR="00174CAA" w:rsidRDefault="00174CAA" w:rsidP="00A30393">
      <w:pPr>
        <w:pStyle w:val="ListParagraph"/>
        <w:numPr>
          <w:ilvl w:val="1"/>
          <w:numId w:val="8"/>
        </w:numPr>
        <w:rPr>
          <w:rFonts w:ascii="Cambria" w:hAnsi="Cambria" w:cs="Arial"/>
        </w:rPr>
      </w:pPr>
      <w:r w:rsidRPr="00C8477D">
        <w:rPr>
          <w:rFonts w:ascii="Cambria" w:hAnsi="Cambria" w:cs="Arial"/>
        </w:rPr>
        <w:t>Verify Utility Connections</w:t>
      </w:r>
    </w:p>
    <w:p w14:paraId="1CBDB016" w14:textId="31965988" w:rsidR="00A30393" w:rsidRDefault="00A30393" w:rsidP="00A30393">
      <w:pPr>
        <w:pStyle w:val="ListParagraph"/>
        <w:numPr>
          <w:ilvl w:val="2"/>
          <w:numId w:val="8"/>
        </w:numPr>
        <w:rPr>
          <w:rFonts w:ascii="Cambria" w:hAnsi="Cambria" w:cs="Arial"/>
        </w:rPr>
      </w:pPr>
      <w:r>
        <w:rPr>
          <w:rFonts w:ascii="Cambria" w:hAnsi="Cambria" w:cs="Arial"/>
        </w:rPr>
        <w:t>Measure the voltage of the refrigerator power source.</w:t>
      </w:r>
    </w:p>
    <w:p w14:paraId="6FF59111" w14:textId="50410CF5" w:rsidR="00A30393" w:rsidRPr="00A30393" w:rsidRDefault="00241B64" w:rsidP="00A30393">
      <w:pPr>
        <w:pStyle w:val="ListParagraph"/>
        <w:numPr>
          <w:ilvl w:val="2"/>
          <w:numId w:val="8"/>
        </w:numPr>
        <w:rPr>
          <w:rFonts w:ascii="Cambria" w:hAnsi="Cambria" w:cs="Arial"/>
        </w:rPr>
      </w:pPr>
      <w:r>
        <w:rPr>
          <w:rFonts w:ascii="Cambria" w:hAnsi="Cambria" w:cs="Arial"/>
        </w:rPr>
        <w:t>Measure max amp</w:t>
      </w:r>
      <w:r w:rsidR="00596042">
        <w:rPr>
          <w:rFonts w:ascii="Cambria" w:hAnsi="Cambria" w:cs="Arial"/>
        </w:rPr>
        <w:t xml:space="preserve"> breaker</w:t>
      </w:r>
    </w:p>
    <w:p w14:paraId="4756FB10" w14:textId="37D23F6B" w:rsidR="00174CAA" w:rsidRDefault="001B29A4" w:rsidP="00C8477D">
      <w:pPr>
        <w:pStyle w:val="ListParagraph"/>
        <w:numPr>
          <w:ilvl w:val="1"/>
          <w:numId w:val="8"/>
        </w:numPr>
        <w:rPr>
          <w:rFonts w:ascii="Cambria" w:hAnsi="Cambria" w:cs="Arial"/>
        </w:rPr>
      </w:pPr>
      <w:r>
        <w:rPr>
          <w:rFonts w:ascii="Cambria" w:hAnsi="Cambria" w:cs="Arial"/>
        </w:rPr>
        <w:t>Verify Equipment Controls</w:t>
      </w:r>
    </w:p>
    <w:p w14:paraId="20DE48FF" w14:textId="39A542C1" w:rsidR="00F7232C" w:rsidRDefault="00F7232C" w:rsidP="001B29A4">
      <w:pPr>
        <w:pStyle w:val="ListParagraph"/>
        <w:numPr>
          <w:ilvl w:val="2"/>
          <w:numId w:val="8"/>
        </w:numPr>
        <w:rPr>
          <w:rFonts w:ascii="Cambria" w:hAnsi="Cambria" w:cs="Arial"/>
        </w:rPr>
      </w:pPr>
      <w:r>
        <w:rPr>
          <w:rFonts w:ascii="Cambria" w:hAnsi="Cambria" w:cs="Arial"/>
        </w:rPr>
        <w:t>Power Key</w:t>
      </w:r>
    </w:p>
    <w:p w14:paraId="13FEC162" w14:textId="038E8B4C" w:rsidR="00F7232C" w:rsidRDefault="00F7232C" w:rsidP="00F7232C">
      <w:pPr>
        <w:pStyle w:val="ListParagraph"/>
        <w:numPr>
          <w:ilvl w:val="3"/>
          <w:numId w:val="8"/>
        </w:numPr>
        <w:rPr>
          <w:rFonts w:ascii="Cambria" w:hAnsi="Cambria" w:cs="Arial"/>
        </w:rPr>
      </w:pPr>
      <w:r>
        <w:rPr>
          <w:rFonts w:ascii="Cambria" w:hAnsi="Cambria" w:cs="Arial"/>
        </w:rPr>
        <w:t xml:space="preserve">Activates the digital display when pressed.  </w:t>
      </w:r>
    </w:p>
    <w:p w14:paraId="0E829809" w14:textId="51A00423" w:rsidR="00F7232C" w:rsidRDefault="00F7232C" w:rsidP="00F7232C">
      <w:pPr>
        <w:pStyle w:val="ListParagraph"/>
        <w:numPr>
          <w:ilvl w:val="3"/>
          <w:numId w:val="8"/>
        </w:numPr>
        <w:rPr>
          <w:rFonts w:ascii="Cambria" w:hAnsi="Cambria" w:cs="Arial"/>
        </w:rPr>
      </w:pPr>
      <w:r>
        <w:rPr>
          <w:rFonts w:ascii="Cambria" w:hAnsi="Cambria" w:cs="Arial"/>
        </w:rPr>
        <w:t xml:space="preserve">Activates stand by mode when held for 1 </w:t>
      </w:r>
      <w:r w:rsidR="00CF3D1E">
        <w:rPr>
          <w:rFonts w:ascii="Cambria" w:hAnsi="Cambria" w:cs="Arial"/>
        </w:rPr>
        <w:t>s</w:t>
      </w:r>
      <w:r>
        <w:rPr>
          <w:rFonts w:ascii="Cambria" w:hAnsi="Cambria" w:cs="Arial"/>
        </w:rPr>
        <w:t>econd</w:t>
      </w:r>
      <w:r w:rsidR="00CF3D1E">
        <w:rPr>
          <w:rFonts w:ascii="Cambria" w:hAnsi="Cambria" w:cs="Arial"/>
        </w:rPr>
        <w:t>.</w:t>
      </w:r>
    </w:p>
    <w:p w14:paraId="17D7ABB6" w14:textId="1849CE09" w:rsidR="001B29A4" w:rsidRDefault="001B29A4" w:rsidP="001B29A4">
      <w:pPr>
        <w:pStyle w:val="ListParagraph"/>
        <w:numPr>
          <w:ilvl w:val="2"/>
          <w:numId w:val="8"/>
        </w:numPr>
        <w:rPr>
          <w:rFonts w:ascii="Cambria" w:hAnsi="Cambria" w:cs="Arial"/>
        </w:rPr>
      </w:pPr>
      <w:r>
        <w:rPr>
          <w:rFonts w:ascii="Cambria" w:hAnsi="Cambria" w:cs="Arial"/>
        </w:rPr>
        <w:t xml:space="preserve">Temperature </w:t>
      </w:r>
      <w:r w:rsidR="00F7232C">
        <w:rPr>
          <w:rFonts w:ascii="Cambria" w:hAnsi="Cambria" w:cs="Arial"/>
        </w:rPr>
        <w:t>39</w:t>
      </w:r>
      <w:r w:rsidR="00287954">
        <w:rPr>
          <w:rFonts w:ascii="Cambria" w:hAnsi="Cambria" w:cs="Arial"/>
        </w:rPr>
        <w:t>°C</w:t>
      </w:r>
      <w:r w:rsidR="00F7232C">
        <w:rPr>
          <w:rFonts w:ascii="Cambria" w:hAnsi="Cambria" w:cs="Arial"/>
        </w:rPr>
        <w:t xml:space="preserve"> </w:t>
      </w:r>
      <w:r>
        <w:rPr>
          <w:rFonts w:ascii="Cambria" w:hAnsi="Cambria" w:cs="Arial"/>
        </w:rPr>
        <w:t xml:space="preserve">– With the set-point set to </w:t>
      </w:r>
      <w:r w:rsidR="00F7232C">
        <w:rPr>
          <w:rFonts w:ascii="Cambria" w:hAnsi="Cambria" w:cs="Arial"/>
        </w:rPr>
        <w:t>39</w:t>
      </w:r>
      <w:r w:rsidR="00287954">
        <w:rPr>
          <w:rFonts w:ascii="Cambria" w:hAnsi="Cambria" w:cs="Arial"/>
        </w:rPr>
        <w:t>°C</w:t>
      </w:r>
      <w:r w:rsidR="005C3C56">
        <w:rPr>
          <w:rFonts w:ascii="Cambria" w:hAnsi="Cambria" w:cs="Arial"/>
        </w:rPr>
        <w:t>, place data logger</w:t>
      </w:r>
      <w:r w:rsidR="00F7232C">
        <w:rPr>
          <w:rFonts w:ascii="Cambria" w:hAnsi="Cambria" w:cs="Arial"/>
        </w:rPr>
        <w:t>s</w:t>
      </w:r>
      <w:r w:rsidR="005C3C56">
        <w:rPr>
          <w:rFonts w:ascii="Cambria" w:hAnsi="Cambria" w:cs="Arial"/>
        </w:rPr>
        <w:t xml:space="preserve"> with the probe positioned in the</w:t>
      </w:r>
      <w:r w:rsidR="00F7232C">
        <w:rPr>
          <w:rFonts w:ascii="Cambria" w:hAnsi="Cambria" w:cs="Arial"/>
        </w:rPr>
        <w:t xml:space="preserve"> top,</w:t>
      </w:r>
      <w:r w:rsidR="005C3C56">
        <w:rPr>
          <w:rFonts w:ascii="Cambria" w:hAnsi="Cambria" w:cs="Arial"/>
        </w:rPr>
        <w:t xml:space="preserve"> middle</w:t>
      </w:r>
      <w:r w:rsidR="00F7232C">
        <w:rPr>
          <w:rFonts w:ascii="Cambria" w:hAnsi="Cambria" w:cs="Arial"/>
        </w:rPr>
        <w:t>, and bottom</w:t>
      </w:r>
      <w:r w:rsidR="005C3C56">
        <w:rPr>
          <w:rFonts w:ascii="Cambria" w:hAnsi="Cambria" w:cs="Arial"/>
        </w:rPr>
        <w:t xml:space="preserve"> of the chamber to check the temperature of the chamber. Allow the temperature to equilibrate for at least one hour after placing the probe.</w:t>
      </w:r>
      <w:r w:rsidR="005C3C56" w:rsidRPr="00C007A4">
        <w:rPr>
          <w:rFonts w:ascii="Cambria" w:hAnsi="Cambria" w:cs="Arial"/>
          <w:color w:val="FF0000"/>
        </w:rPr>
        <w:t xml:space="preserve"> </w:t>
      </w:r>
      <w:r w:rsidR="00C007A4" w:rsidRPr="0016557E">
        <w:rPr>
          <w:rFonts w:ascii="Cambria" w:hAnsi="Cambria" w:cs="Arial"/>
          <w:rPrChange w:id="7" w:author="Michael Baird" w:date="2021-10-22T11:27:00Z">
            <w:rPr>
              <w:rFonts w:ascii="Cambria" w:hAnsi="Cambria" w:cs="Arial"/>
              <w:color w:val="FF0000"/>
            </w:rPr>
          </w:rPrChange>
        </w:rPr>
        <w:t>Data loggers will begin recording data after the one-hour time period.</w:t>
      </w:r>
      <w:r w:rsidR="005C3C56">
        <w:rPr>
          <w:rFonts w:ascii="Cambria" w:hAnsi="Cambria" w:cs="Arial"/>
        </w:rPr>
        <w:t xml:space="preserve"> Verify a set-point </w:t>
      </w:r>
      <w:r w:rsidR="00F7232C">
        <w:rPr>
          <w:rFonts w:ascii="Cambria" w:hAnsi="Cambria" w:cs="Arial"/>
        </w:rPr>
        <w:t>39</w:t>
      </w:r>
      <w:r w:rsidR="00287954">
        <w:rPr>
          <w:rFonts w:ascii="Cambria" w:hAnsi="Cambria" w:cs="Arial"/>
        </w:rPr>
        <w:t>°C</w:t>
      </w:r>
      <w:r w:rsidR="005C3C56">
        <w:rPr>
          <w:rFonts w:ascii="Cambria" w:hAnsi="Cambria" w:cs="Arial"/>
        </w:rPr>
        <w:t xml:space="preserve"> ± </w:t>
      </w:r>
      <w:r w:rsidR="00F7232C">
        <w:rPr>
          <w:rFonts w:ascii="Cambria" w:hAnsi="Cambria" w:cs="Arial"/>
        </w:rPr>
        <w:t>3.9</w:t>
      </w:r>
      <w:r w:rsidR="00287954">
        <w:rPr>
          <w:rFonts w:ascii="Cambria" w:hAnsi="Cambria" w:cs="Arial"/>
        </w:rPr>
        <w:t>°C</w:t>
      </w:r>
      <w:r w:rsidR="005C3C56">
        <w:rPr>
          <w:rFonts w:ascii="Cambria" w:hAnsi="Cambria" w:cs="Arial"/>
        </w:rPr>
        <w:t xml:space="preserve"> can be measured on the data logger</w:t>
      </w:r>
      <w:r w:rsidR="00F7232C">
        <w:rPr>
          <w:rFonts w:ascii="Cambria" w:hAnsi="Cambria" w:cs="Arial"/>
        </w:rPr>
        <w:t xml:space="preserve"> for at least 4 hours</w:t>
      </w:r>
      <w:r w:rsidR="005C3C56">
        <w:rPr>
          <w:rFonts w:ascii="Cambria" w:hAnsi="Cambria" w:cs="Arial"/>
        </w:rPr>
        <w:t xml:space="preserve">. Verify the temperature measured by the data logger </w:t>
      </w:r>
      <w:proofErr w:type="gramStart"/>
      <w:r w:rsidR="005C3C56">
        <w:rPr>
          <w:rFonts w:ascii="Cambria" w:hAnsi="Cambria" w:cs="Arial"/>
        </w:rPr>
        <w:t>is in agreement</w:t>
      </w:r>
      <w:proofErr w:type="gramEnd"/>
      <w:r w:rsidR="005C3C56">
        <w:rPr>
          <w:rFonts w:ascii="Cambria" w:hAnsi="Cambria" w:cs="Arial"/>
        </w:rPr>
        <w:t xml:space="preserve"> with the set point</w:t>
      </w:r>
      <w:r w:rsidR="00F7232C">
        <w:rPr>
          <w:rFonts w:ascii="Cambria" w:hAnsi="Cambria" w:cs="Arial"/>
        </w:rPr>
        <w:t>.</w:t>
      </w:r>
      <w:r w:rsidR="00C007A4">
        <w:rPr>
          <w:rFonts w:ascii="Cambria" w:hAnsi="Cambria" w:cs="Arial"/>
        </w:rPr>
        <w:t xml:space="preserve"> </w:t>
      </w:r>
      <w:ins w:id="8" w:author="Tim Plowman" w:date="2021-10-22T09:50:00Z">
        <w:r w:rsidR="007869D1">
          <w:rPr>
            <w:rFonts w:ascii="Cambria" w:hAnsi="Cambria" w:cs="Arial"/>
          </w:rPr>
          <w:t>39°C ± 3.9°C is the standard operating temperature in which this incubator is going to be utilized.</w:t>
        </w:r>
      </w:ins>
    </w:p>
    <w:p w14:paraId="1FC88FCA" w14:textId="057B9923" w:rsidR="00F7232C" w:rsidRPr="00BA4DFA" w:rsidDel="0016557E" w:rsidRDefault="00F7232C" w:rsidP="00F7232C">
      <w:pPr>
        <w:pStyle w:val="ListParagraph"/>
        <w:numPr>
          <w:ilvl w:val="2"/>
          <w:numId w:val="8"/>
        </w:numPr>
        <w:rPr>
          <w:del w:id="9" w:author="Michael Baird" w:date="2021-10-22T11:27:00Z"/>
          <w:rFonts w:ascii="Cambria" w:hAnsi="Cambria" w:cs="Arial"/>
          <w:strike/>
          <w:color w:val="FF0000"/>
        </w:rPr>
      </w:pPr>
      <w:del w:id="10" w:author="Michael Baird" w:date="2021-10-22T11:27:00Z">
        <w:r w:rsidRPr="00BA4DFA" w:rsidDel="0016557E">
          <w:rPr>
            <w:rFonts w:ascii="Cambria" w:hAnsi="Cambria" w:cs="Arial"/>
            <w:strike/>
            <w:color w:val="FF0000"/>
          </w:rPr>
          <w:delText>Temperature 55</w:delText>
        </w:r>
        <w:r w:rsidR="00287954" w:rsidRPr="00BA4DFA" w:rsidDel="0016557E">
          <w:rPr>
            <w:rFonts w:ascii="Cambria" w:hAnsi="Cambria" w:cs="Arial"/>
            <w:strike/>
            <w:color w:val="FF0000"/>
          </w:rPr>
          <w:delText>°C</w:delText>
        </w:r>
        <w:r w:rsidRPr="00BA4DFA" w:rsidDel="0016557E">
          <w:rPr>
            <w:rFonts w:ascii="Cambria" w:hAnsi="Cambria" w:cs="Arial"/>
            <w:strike/>
            <w:color w:val="FF0000"/>
          </w:rPr>
          <w:delText xml:space="preserve"> – With the set-point set to 55</w:delText>
        </w:r>
        <w:r w:rsidR="00287954" w:rsidRPr="00BA4DFA" w:rsidDel="0016557E">
          <w:rPr>
            <w:rFonts w:ascii="Cambria" w:hAnsi="Cambria" w:cs="Arial"/>
            <w:strike/>
            <w:color w:val="FF0000"/>
          </w:rPr>
          <w:delText>°C</w:delText>
        </w:r>
        <w:r w:rsidRPr="00BA4DFA" w:rsidDel="0016557E">
          <w:rPr>
            <w:rFonts w:ascii="Cambria" w:hAnsi="Cambria" w:cs="Arial"/>
            <w:strike/>
            <w:color w:val="FF0000"/>
          </w:rPr>
          <w:delText>, place data loggers with the probe positioned in the top, middle, and bottom of the chamber to check the temperature of the chamber. Allow the temperature to equilibrate for at least one hour after placing the probe.  Verify a set-point 55</w:delText>
        </w:r>
        <w:r w:rsidR="00287954" w:rsidRPr="00BA4DFA" w:rsidDel="0016557E">
          <w:rPr>
            <w:rFonts w:ascii="Cambria" w:hAnsi="Cambria" w:cs="Arial"/>
            <w:strike/>
            <w:color w:val="FF0000"/>
          </w:rPr>
          <w:delText>°C</w:delText>
        </w:r>
        <w:r w:rsidRPr="00BA4DFA" w:rsidDel="0016557E">
          <w:rPr>
            <w:rFonts w:ascii="Cambria" w:hAnsi="Cambria" w:cs="Arial"/>
            <w:strike/>
            <w:color w:val="FF0000"/>
          </w:rPr>
          <w:delText xml:space="preserve"> ± 5.5</w:delText>
        </w:r>
        <w:r w:rsidR="00287954" w:rsidRPr="00BA4DFA" w:rsidDel="0016557E">
          <w:rPr>
            <w:rFonts w:ascii="Cambria" w:hAnsi="Cambria" w:cs="Arial"/>
            <w:strike/>
            <w:color w:val="FF0000"/>
          </w:rPr>
          <w:delText>°C</w:delText>
        </w:r>
        <w:r w:rsidRPr="00BA4DFA" w:rsidDel="0016557E">
          <w:rPr>
            <w:rFonts w:ascii="Cambria" w:hAnsi="Cambria" w:cs="Arial"/>
            <w:strike/>
            <w:color w:val="FF0000"/>
          </w:rPr>
          <w:delText xml:space="preserve"> can be measured on the data logger for at least 4 hours. Verify the temperature measured by the data logger is in agreement with the set point.</w:delText>
        </w:r>
      </w:del>
    </w:p>
    <w:p w14:paraId="5AD69D76" w14:textId="2A701E07" w:rsidR="00367670" w:rsidRDefault="00174CAA" w:rsidP="00C8477D">
      <w:pPr>
        <w:pStyle w:val="ListParagraph"/>
        <w:numPr>
          <w:ilvl w:val="0"/>
          <w:numId w:val="8"/>
        </w:numPr>
        <w:rPr>
          <w:rFonts w:ascii="Cambria" w:hAnsi="Cambria" w:cs="Arial"/>
          <w:b/>
          <w:u w:val="single"/>
        </w:rPr>
      </w:pPr>
      <w:r w:rsidRPr="00C8477D">
        <w:rPr>
          <w:rFonts w:ascii="Cambria" w:hAnsi="Cambria" w:cs="Arial"/>
          <w:b/>
          <w:u w:val="single"/>
        </w:rPr>
        <w:t>LOT SIZE &amp; SAMPLING PLAN</w:t>
      </w:r>
    </w:p>
    <w:p w14:paraId="2A3CC8F0" w14:textId="4E8EC5AD" w:rsidR="00DA07FF" w:rsidRPr="00DA07FF" w:rsidRDefault="00DA07FF" w:rsidP="00DA07FF">
      <w:pPr>
        <w:pStyle w:val="ListParagraph"/>
        <w:numPr>
          <w:ilvl w:val="1"/>
          <w:numId w:val="8"/>
        </w:numPr>
        <w:rPr>
          <w:rFonts w:ascii="Cambria" w:hAnsi="Cambria" w:cs="Arial"/>
          <w:bCs/>
        </w:rPr>
      </w:pPr>
      <w:r w:rsidRPr="00DA07FF">
        <w:rPr>
          <w:rFonts w:ascii="Cambria" w:hAnsi="Cambria" w:cs="Arial"/>
          <w:bCs/>
        </w:rPr>
        <w:t>None</w:t>
      </w:r>
    </w:p>
    <w:p w14:paraId="2485F1E1" w14:textId="564267CC"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ACCEPTANCE CRITERIA</w:t>
      </w:r>
    </w:p>
    <w:p w14:paraId="59D45FAB" w14:textId="43670A4C" w:rsidR="00EB1298" w:rsidRPr="00EB1298" w:rsidRDefault="00DA07FF" w:rsidP="00DA07FF">
      <w:pPr>
        <w:pStyle w:val="ListParagraph"/>
        <w:numPr>
          <w:ilvl w:val="1"/>
          <w:numId w:val="8"/>
        </w:numPr>
        <w:rPr>
          <w:rFonts w:ascii="Cambria" w:hAnsi="Cambria" w:cs="Arial"/>
          <w:b/>
          <w:u w:val="single"/>
        </w:rPr>
      </w:pPr>
      <w:r>
        <w:rPr>
          <w:rFonts w:ascii="Cambria" w:hAnsi="Cambria" w:cs="Arial"/>
          <w:bCs/>
        </w:rPr>
        <w:t xml:space="preserve">Equipment Verification </w:t>
      </w:r>
    </w:p>
    <w:p w14:paraId="4C94D0CE" w14:textId="1AD433D0" w:rsidR="00DA07FF" w:rsidRPr="00E44260" w:rsidRDefault="00EB1298" w:rsidP="00EB1298">
      <w:pPr>
        <w:pStyle w:val="ListParagraph"/>
        <w:numPr>
          <w:ilvl w:val="2"/>
          <w:numId w:val="8"/>
        </w:numPr>
        <w:rPr>
          <w:rFonts w:ascii="Cambria" w:hAnsi="Cambria" w:cs="Arial"/>
          <w:bCs/>
          <w:u w:val="single"/>
        </w:rPr>
      </w:pPr>
      <w:r>
        <w:rPr>
          <w:rFonts w:ascii="Cambria" w:hAnsi="Cambria" w:cs="Arial"/>
          <w:bCs/>
        </w:rPr>
        <w:t xml:space="preserve"> </w:t>
      </w:r>
      <w:r w:rsidRPr="00E44260">
        <w:rPr>
          <w:rFonts w:ascii="Cambria" w:hAnsi="Cambria" w:cs="Arial"/>
          <w:bCs/>
        </w:rPr>
        <w:t xml:space="preserve">Must match Manufacturing Equipment Description section above. </w:t>
      </w:r>
    </w:p>
    <w:p w14:paraId="0E6B7FA4" w14:textId="6EA2207F" w:rsidR="00EB1298" w:rsidRPr="00E44260" w:rsidRDefault="00EB1298" w:rsidP="00DA07FF">
      <w:pPr>
        <w:pStyle w:val="ListParagraph"/>
        <w:numPr>
          <w:ilvl w:val="1"/>
          <w:numId w:val="8"/>
        </w:numPr>
        <w:rPr>
          <w:rFonts w:ascii="Cambria" w:hAnsi="Cambria" w:cs="Arial"/>
          <w:bCs/>
          <w:u w:val="single"/>
        </w:rPr>
      </w:pPr>
      <w:r w:rsidRPr="00E44260">
        <w:rPr>
          <w:rFonts w:ascii="Cambria" w:hAnsi="Cambria" w:cs="Arial"/>
          <w:bCs/>
        </w:rPr>
        <w:t xml:space="preserve">Environment Verification </w:t>
      </w:r>
    </w:p>
    <w:p w14:paraId="5CC58D37" w14:textId="49525A07" w:rsidR="00EB1298" w:rsidRPr="00E44260" w:rsidRDefault="00EB1298" w:rsidP="00EB1298">
      <w:pPr>
        <w:pStyle w:val="ListParagraph"/>
        <w:numPr>
          <w:ilvl w:val="2"/>
          <w:numId w:val="8"/>
        </w:numPr>
        <w:rPr>
          <w:rFonts w:ascii="Cambria" w:hAnsi="Cambria" w:cs="Arial"/>
          <w:bCs/>
          <w:u w:val="single"/>
        </w:rPr>
      </w:pPr>
      <w:r w:rsidRPr="00E44260">
        <w:rPr>
          <w:rFonts w:ascii="Cambria" w:hAnsi="Cambria" w:cs="Arial"/>
          <w:bCs/>
        </w:rPr>
        <w:t>Temperature must be between 5</w:t>
      </w:r>
      <w:r w:rsidR="00E44260">
        <w:rPr>
          <w:rFonts w:ascii="Cambria" w:hAnsi="Cambria" w:cs="Arial"/>
          <w:bCs/>
        </w:rPr>
        <w:t>°</w:t>
      </w:r>
      <w:r w:rsidR="00287954">
        <w:rPr>
          <w:rFonts w:ascii="Cambria" w:hAnsi="Cambria" w:cs="Arial"/>
          <w:bCs/>
        </w:rPr>
        <w:t>C</w:t>
      </w:r>
      <w:r w:rsidRPr="00E44260">
        <w:rPr>
          <w:rFonts w:ascii="Cambria" w:hAnsi="Cambria" w:cs="Arial"/>
          <w:bCs/>
        </w:rPr>
        <w:t xml:space="preserve"> to 40</w:t>
      </w:r>
      <w:r w:rsidR="00E44260">
        <w:rPr>
          <w:rFonts w:ascii="Cambria" w:hAnsi="Cambria" w:cs="Arial"/>
          <w:bCs/>
        </w:rPr>
        <w:t>°</w:t>
      </w:r>
      <w:r w:rsidR="00287954">
        <w:rPr>
          <w:rFonts w:ascii="Cambria" w:hAnsi="Cambria" w:cs="Arial"/>
          <w:bCs/>
        </w:rPr>
        <w:t>C</w:t>
      </w:r>
    </w:p>
    <w:p w14:paraId="48293DD6" w14:textId="686D93FD" w:rsidR="00EB1298" w:rsidRPr="00E44260" w:rsidRDefault="00454E86" w:rsidP="00EB1298">
      <w:pPr>
        <w:pStyle w:val="ListParagraph"/>
        <w:numPr>
          <w:ilvl w:val="2"/>
          <w:numId w:val="8"/>
        </w:numPr>
        <w:rPr>
          <w:rFonts w:ascii="Cambria" w:hAnsi="Cambria" w:cs="Arial"/>
          <w:bCs/>
          <w:u w:val="single"/>
        </w:rPr>
      </w:pPr>
      <w:r w:rsidRPr="00E44260">
        <w:rPr>
          <w:rFonts w:ascii="Cambria" w:hAnsi="Cambria" w:cs="Arial"/>
          <w:bCs/>
        </w:rPr>
        <w:t>Relative</w:t>
      </w:r>
      <w:r w:rsidR="00EB1298" w:rsidRPr="00E44260">
        <w:rPr>
          <w:rFonts w:ascii="Cambria" w:hAnsi="Cambria" w:cs="Arial"/>
          <w:bCs/>
        </w:rPr>
        <w:t xml:space="preserve"> </w:t>
      </w:r>
      <w:r w:rsidRPr="00E44260">
        <w:rPr>
          <w:rFonts w:ascii="Cambria" w:hAnsi="Cambria" w:cs="Arial"/>
          <w:bCs/>
        </w:rPr>
        <w:t>Humidity</w:t>
      </w:r>
      <w:r w:rsidR="00596042" w:rsidRPr="00E44260">
        <w:rPr>
          <w:rFonts w:ascii="Cambria" w:hAnsi="Cambria" w:cs="Arial"/>
          <w:bCs/>
        </w:rPr>
        <w:t xml:space="preserve"> </w:t>
      </w:r>
      <w:r w:rsidRPr="00E44260">
        <w:rPr>
          <w:rFonts w:ascii="Cambria" w:hAnsi="Cambria" w:cs="Arial"/>
          <w:bCs/>
        </w:rPr>
        <w:t>less 80%</w:t>
      </w:r>
    </w:p>
    <w:p w14:paraId="42B3ED6B" w14:textId="193255DC" w:rsidR="00454E86" w:rsidRPr="00454E86" w:rsidRDefault="00596042" w:rsidP="00454E86">
      <w:pPr>
        <w:pStyle w:val="ListParagraph"/>
        <w:numPr>
          <w:ilvl w:val="1"/>
          <w:numId w:val="8"/>
        </w:numPr>
        <w:rPr>
          <w:rFonts w:ascii="Cambria" w:hAnsi="Cambria" w:cs="Arial"/>
          <w:b/>
          <w:u w:val="single"/>
        </w:rPr>
      </w:pPr>
      <w:r>
        <w:rPr>
          <w:rFonts w:ascii="Cambria" w:hAnsi="Cambria" w:cs="Arial"/>
        </w:rPr>
        <w:t>C</w:t>
      </w:r>
      <w:r w:rsidR="00454E86">
        <w:rPr>
          <w:rFonts w:ascii="Cambria" w:hAnsi="Cambria" w:cs="Arial"/>
        </w:rPr>
        <w:t>ritical Dimensions</w:t>
      </w:r>
    </w:p>
    <w:p w14:paraId="1D903D95" w14:textId="69FC3E79" w:rsidR="00454E86" w:rsidRPr="00E44260" w:rsidRDefault="00454E86" w:rsidP="00454E86">
      <w:pPr>
        <w:pStyle w:val="ListParagraph"/>
        <w:numPr>
          <w:ilvl w:val="2"/>
          <w:numId w:val="8"/>
        </w:numPr>
        <w:rPr>
          <w:rFonts w:ascii="Cambria" w:hAnsi="Cambria" w:cs="Arial"/>
          <w:u w:val="single"/>
        </w:rPr>
      </w:pPr>
      <w:r w:rsidRPr="00E44260">
        <w:rPr>
          <w:rFonts w:ascii="Cambria" w:hAnsi="Cambria" w:cs="Arial"/>
        </w:rPr>
        <w:t>The dimensions of the chamber should match the equipment specification within the tolerance described in the manufacturer’s specification.</w:t>
      </w:r>
      <w:r w:rsidR="00833626" w:rsidRPr="00E44260">
        <w:rPr>
          <w:rFonts w:ascii="Cambria" w:hAnsi="Cambria" w:cs="Arial"/>
        </w:rPr>
        <w:t xml:space="preserve"> Dimensions include door, handle, legs or casters.</w:t>
      </w:r>
    </w:p>
    <w:p w14:paraId="3286C607" w14:textId="37378DE3" w:rsidR="00833626" w:rsidRPr="00E44260" w:rsidRDefault="00833626" w:rsidP="00833626">
      <w:pPr>
        <w:pStyle w:val="ListParagraph"/>
        <w:numPr>
          <w:ilvl w:val="3"/>
          <w:numId w:val="8"/>
        </w:numPr>
        <w:rPr>
          <w:rFonts w:ascii="Cambria" w:hAnsi="Cambria" w:cs="Arial"/>
          <w:u w:val="single"/>
        </w:rPr>
      </w:pPr>
      <w:r w:rsidRPr="00E44260">
        <w:rPr>
          <w:rFonts w:ascii="Cambria" w:hAnsi="Cambria" w:cs="Arial"/>
        </w:rPr>
        <w:lastRenderedPageBreak/>
        <w:t>Length – 29.9”</w:t>
      </w:r>
    </w:p>
    <w:p w14:paraId="17EBE0C4" w14:textId="41E19241" w:rsidR="00833626" w:rsidRPr="00E44260" w:rsidRDefault="00833626" w:rsidP="00833626">
      <w:pPr>
        <w:pStyle w:val="ListParagraph"/>
        <w:numPr>
          <w:ilvl w:val="3"/>
          <w:numId w:val="8"/>
        </w:numPr>
        <w:rPr>
          <w:rFonts w:ascii="Cambria" w:hAnsi="Cambria" w:cs="Arial"/>
          <w:u w:val="single"/>
        </w:rPr>
      </w:pPr>
      <w:r w:rsidRPr="00E44260">
        <w:rPr>
          <w:rFonts w:ascii="Cambria" w:hAnsi="Cambria" w:cs="Arial"/>
        </w:rPr>
        <w:t>Depth – 31.1”</w:t>
      </w:r>
    </w:p>
    <w:p w14:paraId="501095AD" w14:textId="1F903DE9" w:rsidR="00833626" w:rsidRPr="00E44260" w:rsidRDefault="00833626" w:rsidP="00833626">
      <w:pPr>
        <w:pStyle w:val="ListParagraph"/>
        <w:numPr>
          <w:ilvl w:val="3"/>
          <w:numId w:val="8"/>
        </w:numPr>
        <w:rPr>
          <w:rFonts w:ascii="Cambria" w:hAnsi="Cambria" w:cs="Arial"/>
          <w:u w:val="single"/>
        </w:rPr>
      </w:pPr>
      <w:r w:rsidRPr="00E44260">
        <w:rPr>
          <w:rFonts w:ascii="Cambria" w:hAnsi="Cambria" w:cs="Arial"/>
        </w:rPr>
        <w:t>Height – 75.2”</w:t>
      </w:r>
    </w:p>
    <w:p w14:paraId="63C73590" w14:textId="177774CC" w:rsidR="00454E86" w:rsidRPr="00454E86" w:rsidRDefault="00454E86" w:rsidP="00454E86">
      <w:pPr>
        <w:pStyle w:val="ListParagraph"/>
        <w:numPr>
          <w:ilvl w:val="1"/>
          <w:numId w:val="8"/>
        </w:numPr>
        <w:rPr>
          <w:rFonts w:ascii="Cambria" w:hAnsi="Cambria" w:cs="Arial"/>
          <w:bCs/>
          <w:u w:val="single"/>
        </w:rPr>
      </w:pPr>
      <w:r w:rsidRPr="00454E86">
        <w:rPr>
          <w:rFonts w:ascii="Cambria" w:hAnsi="Cambria" w:cs="Arial"/>
          <w:bCs/>
        </w:rPr>
        <w:t>Installation</w:t>
      </w:r>
    </w:p>
    <w:p w14:paraId="0E9D2BB5" w14:textId="68CAE5B1" w:rsidR="00454E86" w:rsidRPr="00454E86" w:rsidRDefault="00454E86" w:rsidP="00454E86">
      <w:pPr>
        <w:pStyle w:val="ListParagraph"/>
        <w:numPr>
          <w:ilvl w:val="2"/>
          <w:numId w:val="8"/>
        </w:numPr>
        <w:tabs>
          <w:tab w:val="left" w:pos="3510"/>
        </w:tabs>
        <w:rPr>
          <w:rFonts w:ascii="Cambria" w:hAnsi="Cambria" w:cs="Arial"/>
          <w:bCs/>
          <w:u w:val="single"/>
        </w:rPr>
      </w:pPr>
      <w:r w:rsidRPr="00454E86">
        <w:rPr>
          <w:rFonts w:ascii="Cambria" w:hAnsi="Cambria" w:cs="Arial"/>
          <w:bCs/>
        </w:rPr>
        <w:t>Stabilization</w:t>
      </w:r>
    </w:p>
    <w:p w14:paraId="3B6040BA" w14:textId="61832552" w:rsidR="00F7232C" w:rsidRPr="00F7232C" w:rsidRDefault="00454E86" w:rsidP="00F7232C">
      <w:pPr>
        <w:pStyle w:val="ListParagraph"/>
        <w:numPr>
          <w:ilvl w:val="3"/>
          <w:numId w:val="8"/>
        </w:numPr>
        <w:tabs>
          <w:tab w:val="left" w:pos="3510"/>
        </w:tabs>
        <w:rPr>
          <w:rFonts w:ascii="Cambria" w:hAnsi="Cambria" w:cs="Arial"/>
          <w:bCs/>
          <w:u w:val="single"/>
        </w:rPr>
      </w:pPr>
      <w:r w:rsidRPr="00454E86">
        <w:rPr>
          <w:rFonts w:ascii="Cambria" w:hAnsi="Cambria" w:cs="Arial"/>
          <w:bCs/>
        </w:rPr>
        <w:t>The unit should not rock, lean, or be otherwise unstable.</w:t>
      </w:r>
    </w:p>
    <w:p w14:paraId="40337E7E" w14:textId="0AD98F92" w:rsidR="00454E86" w:rsidRPr="00454E86" w:rsidRDefault="00454E86" w:rsidP="00454E86">
      <w:pPr>
        <w:pStyle w:val="ListParagraph"/>
        <w:numPr>
          <w:ilvl w:val="2"/>
          <w:numId w:val="8"/>
        </w:numPr>
        <w:tabs>
          <w:tab w:val="left" w:pos="3510"/>
        </w:tabs>
        <w:rPr>
          <w:rFonts w:ascii="Cambria" w:hAnsi="Cambria" w:cs="Arial"/>
          <w:bCs/>
          <w:u w:val="single"/>
        </w:rPr>
      </w:pPr>
      <w:r w:rsidRPr="00454E86">
        <w:rPr>
          <w:rFonts w:ascii="Cambria" w:hAnsi="Cambria" w:cs="Arial"/>
          <w:bCs/>
        </w:rPr>
        <w:t>Wall Space</w:t>
      </w:r>
    </w:p>
    <w:p w14:paraId="576596B9" w14:textId="2A7F4554" w:rsidR="00454E86" w:rsidRDefault="00F7232C" w:rsidP="00454E86">
      <w:pPr>
        <w:pStyle w:val="ListParagraph"/>
        <w:numPr>
          <w:ilvl w:val="3"/>
          <w:numId w:val="8"/>
        </w:numPr>
        <w:tabs>
          <w:tab w:val="left" w:pos="3510"/>
        </w:tabs>
        <w:rPr>
          <w:rFonts w:ascii="Cambria" w:hAnsi="Cambria" w:cs="Arial"/>
          <w:bCs/>
        </w:rPr>
      </w:pPr>
      <w:r>
        <w:rPr>
          <w:rFonts w:ascii="Cambria" w:hAnsi="Cambria" w:cs="Arial"/>
          <w:bCs/>
        </w:rPr>
        <w:t>4”</w:t>
      </w:r>
      <w:r w:rsidR="00454E86" w:rsidRPr="00454E86">
        <w:rPr>
          <w:rFonts w:ascii="Cambria" w:hAnsi="Cambria" w:cs="Arial"/>
          <w:bCs/>
        </w:rPr>
        <w:t xml:space="preserve"> of spacing between the unit and adjacent walls. </w:t>
      </w:r>
    </w:p>
    <w:p w14:paraId="6F90F2BF" w14:textId="71584C89" w:rsidR="00454E86" w:rsidRDefault="00454E86" w:rsidP="00454E86">
      <w:pPr>
        <w:pStyle w:val="ListParagraph"/>
        <w:numPr>
          <w:ilvl w:val="1"/>
          <w:numId w:val="8"/>
        </w:numPr>
        <w:tabs>
          <w:tab w:val="left" w:pos="3510"/>
        </w:tabs>
        <w:rPr>
          <w:rFonts w:ascii="Cambria" w:hAnsi="Cambria" w:cs="Arial"/>
          <w:bCs/>
        </w:rPr>
      </w:pPr>
      <w:r>
        <w:rPr>
          <w:rFonts w:ascii="Cambria" w:hAnsi="Cambria" w:cs="Arial"/>
          <w:bCs/>
        </w:rPr>
        <w:t>Utility Connections</w:t>
      </w:r>
    </w:p>
    <w:p w14:paraId="637D1F2D" w14:textId="1E225E59" w:rsidR="00454E86" w:rsidRDefault="00454E86" w:rsidP="00454E86">
      <w:pPr>
        <w:pStyle w:val="ListParagraph"/>
        <w:numPr>
          <w:ilvl w:val="2"/>
          <w:numId w:val="8"/>
        </w:numPr>
        <w:tabs>
          <w:tab w:val="left" w:pos="3510"/>
        </w:tabs>
        <w:rPr>
          <w:rFonts w:ascii="Cambria" w:hAnsi="Cambria" w:cs="Arial"/>
          <w:bCs/>
        </w:rPr>
      </w:pPr>
      <w:r>
        <w:rPr>
          <w:rFonts w:ascii="Cambria" w:hAnsi="Cambria" w:cs="Arial"/>
          <w:bCs/>
        </w:rPr>
        <w:t>Power</w:t>
      </w:r>
    </w:p>
    <w:p w14:paraId="278A3701" w14:textId="5C42D1BF" w:rsidR="00454E86" w:rsidRDefault="00454E86" w:rsidP="00454E86">
      <w:pPr>
        <w:pStyle w:val="ListParagraph"/>
        <w:numPr>
          <w:ilvl w:val="3"/>
          <w:numId w:val="8"/>
        </w:numPr>
        <w:tabs>
          <w:tab w:val="left" w:pos="3510"/>
        </w:tabs>
        <w:rPr>
          <w:rFonts w:ascii="Cambria" w:hAnsi="Cambria" w:cs="Arial"/>
          <w:bCs/>
        </w:rPr>
      </w:pPr>
      <w:r>
        <w:rPr>
          <w:rFonts w:ascii="Cambria" w:hAnsi="Cambria" w:cs="Arial"/>
          <w:bCs/>
        </w:rPr>
        <w:t xml:space="preserve">Verify power is 115V </w:t>
      </w:r>
      <w:r w:rsidR="00F7232C">
        <w:rPr>
          <w:rFonts w:ascii="Cambria" w:hAnsi="Cambria" w:cs="Arial"/>
          <w:bCs/>
        </w:rPr>
        <w:t>+10,-5V</w:t>
      </w:r>
    </w:p>
    <w:p w14:paraId="25D2FA2D" w14:textId="0CFC2A3C" w:rsidR="00454E86" w:rsidRDefault="00454E86" w:rsidP="00454E86">
      <w:pPr>
        <w:pStyle w:val="ListParagraph"/>
        <w:numPr>
          <w:ilvl w:val="2"/>
          <w:numId w:val="8"/>
        </w:numPr>
        <w:tabs>
          <w:tab w:val="left" w:pos="3510"/>
        </w:tabs>
        <w:rPr>
          <w:rFonts w:ascii="Cambria" w:hAnsi="Cambria" w:cs="Arial"/>
          <w:bCs/>
        </w:rPr>
      </w:pPr>
      <w:r>
        <w:rPr>
          <w:rFonts w:ascii="Cambria" w:hAnsi="Cambria" w:cs="Arial"/>
          <w:bCs/>
        </w:rPr>
        <w:t>Max Amperage</w:t>
      </w:r>
    </w:p>
    <w:p w14:paraId="7BFBB434" w14:textId="2708BF23" w:rsidR="00454E86" w:rsidRDefault="00454E86" w:rsidP="00454E86">
      <w:pPr>
        <w:pStyle w:val="ListParagraph"/>
        <w:numPr>
          <w:ilvl w:val="3"/>
          <w:numId w:val="8"/>
        </w:numPr>
        <w:tabs>
          <w:tab w:val="left" w:pos="3510"/>
        </w:tabs>
        <w:rPr>
          <w:rFonts w:ascii="Cambria" w:hAnsi="Cambria" w:cs="Arial"/>
          <w:bCs/>
        </w:rPr>
      </w:pPr>
      <w:r>
        <w:rPr>
          <w:rFonts w:ascii="Cambria" w:hAnsi="Cambria" w:cs="Arial"/>
          <w:bCs/>
        </w:rPr>
        <w:t xml:space="preserve">Verify </w:t>
      </w:r>
      <w:r w:rsidR="00F7232C">
        <w:rPr>
          <w:rFonts w:ascii="Cambria" w:hAnsi="Cambria" w:cs="Arial"/>
          <w:bCs/>
        </w:rPr>
        <w:t xml:space="preserve">minimum of a 15 </w:t>
      </w:r>
      <w:r>
        <w:rPr>
          <w:rFonts w:ascii="Cambria" w:hAnsi="Cambria" w:cs="Arial"/>
          <w:bCs/>
        </w:rPr>
        <w:t>Amp</w:t>
      </w:r>
      <w:r w:rsidR="00F7232C">
        <w:rPr>
          <w:rFonts w:ascii="Cambria" w:hAnsi="Cambria" w:cs="Arial"/>
          <w:bCs/>
        </w:rPr>
        <w:t xml:space="preserve"> Breaker.</w:t>
      </w:r>
    </w:p>
    <w:p w14:paraId="10526A20" w14:textId="19D20D80" w:rsidR="00454E86" w:rsidRDefault="00454E86" w:rsidP="00454E86">
      <w:pPr>
        <w:pStyle w:val="ListParagraph"/>
        <w:numPr>
          <w:ilvl w:val="1"/>
          <w:numId w:val="8"/>
        </w:numPr>
        <w:tabs>
          <w:tab w:val="left" w:pos="3510"/>
        </w:tabs>
        <w:rPr>
          <w:rFonts w:ascii="Cambria" w:hAnsi="Cambria" w:cs="Arial"/>
          <w:bCs/>
        </w:rPr>
      </w:pPr>
      <w:r>
        <w:rPr>
          <w:rFonts w:ascii="Cambria" w:hAnsi="Cambria" w:cs="Arial"/>
          <w:bCs/>
        </w:rPr>
        <w:t>Equipment Controls</w:t>
      </w:r>
    </w:p>
    <w:p w14:paraId="645EE13D" w14:textId="77777777" w:rsidR="00CF3D1E" w:rsidRDefault="00CF3D1E" w:rsidP="00CF3D1E">
      <w:pPr>
        <w:pStyle w:val="ListParagraph"/>
        <w:numPr>
          <w:ilvl w:val="2"/>
          <w:numId w:val="8"/>
        </w:numPr>
        <w:rPr>
          <w:rFonts w:ascii="Cambria" w:hAnsi="Cambria" w:cs="Arial"/>
        </w:rPr>
      </w:pPr>
      <w:r>
        <w:rPr>
          <w:rFonts w:ascii="Cambria" w:hAnsi="Cambria" w:cs="Arial"/>
        </w:rPr>
        <w:t>Power Key</w:t>
      </w:r>
    </w:p>
    <w:p w14:paraId="26F3C1D2" w14:textId="77777777" w:rsidR="00CF3D1E" w:rsidRDefault="00CF3D1E" w:rsidP="00CF3D1E">
      <w:pPr>
        <w:pStyle w:val="ListParagraph"/>
        <w:numPr>
          <w:ilvl w:val="3"/>
          <w:numId w:val="8"/>
        </w:numPr>
        <w:rPr>
          <w:rFonts w:ascii="Cambria" w:hAnsi="Cambria" w:cs="Arial"/>
        </w:rPr>
      </w:pPr>
      <w:r>
        <w:rPr>
          <w:rFonts w:ascii="Cambria" w:hAnsi="Cambria" w:cs="Arial"/>
        </w:rPr>
        <w:t xml:space="preserve">Activates the digital display when pressed.  </w:t>
      </w:r>
    </w:p>
    <w:p w14:paraId="074E5D53" w14:textId="5636F939" w:rsidR="00CF3D1E" w:rsidRPr="00CF3D1E" w:rsidRDefault="00CF3D1E" w:rsidP="00CF3D1E">
      <w:pPr>
        <w:pStyle w:val="ListParagraph"/>
        <w:numPr>
          <w:ilvl w:val="3"/>
          <w:numId w:val="8"/>
        </w:numPr>
        <w:rPr>
          <w:rFonts w:ascii="Cambria" w:hAnsi="Cambria" w:cs="Arial"/>
        </w:rPr>
      </w:pPr>
      <w:r>
        <w:rPr>
          <w:rFonts w:ascii="Cambria" w:hAnsi="Cambria" w:cs="Arial"/>
        </w:rPr>
        <w:t>Activates stand by mode when held for 1 second.</w:t>
      </w:r>
    </w:p>
    <w:p w14:paraId="3CF7118C" w14:textId="31438B93" w:rsidR="00454E86" w:rsidRDefault="00454E86" w:rsidP="00454E86">
      <w:pPr>
        <w:pStyle w:val="ListParagraph"/>
        <w:numPr>
          <w:ilvl w:val="2"/>
          <w:numId w:val="8"/>
        </w:numPr>
        <w:tabs>
          <w:tab w:val="left" w:pos="3510"/>
        </w:tabs>
        <w:rPr>
          <w:rFonts w:ascii="Cambria" w:hAnsi="Cambria" w:cs="Arial"/>
          <w:bCs/>
        </w:rPr>
      </w:pPr>
      <w:r>
        <w:rPr>
          <w:rFonts w:ascii="Cambria" w:hAnsi="Cambria" w:cs="Arial"/>
          <w:bCs/>
        </w:rPr>
        <w:t xml:space="preserve">Set-point  </w:t>
      </w:r>
    </w:p>
    <w:p w14:paraId="123BAC1C" w14:textId="46C7D821" w:rsidR="00454E86" w:rsidRPr="00F7232C" w:rsidRDefault="00833626" w:rsidP="00454E86">
      <w:pPr>
        <w:pStyle w:val="ListParagraph"/>
        <w:numPr>
          <w:ilvl w:val="3"/>
          <w:numId w:val="8"/>
        </w:numPr>
        <w:tabs>
          <w:tab w:val="left" w:pos="3510"/>
        </w:tabs>
        <w:ind w:left="3510" w:hanging="1350"/>
        <w:rPr>
          <w:rFonts w:ascii="Cambria" w:hAnsi="Cambria" w:cs="Arial"/>
          <w:bCs/>
        </w:rPr>
      </w:pPr>
      <w:r>
        <w:rPr>
          <w:rFonts w:ascii="Cambria" w:hAnsi="Cambria" w:cs="Arial"/>
        </w:rPr>
        <w:t>Set point of 39</w:t>
      </w:r>
      <w:r w:rsidR="00287954">
        <w:rPr>
          <w:rFonts w:ascii="Cambria" w:hAnsi="Cambria" w:cs="Arial"/>
        </w:rPr>
        <w:t>°C</w:t>
      </w:r>
      <w:r>
        <w:rPr>
          <w:rFonts w:ascii="Cambria" w:hAnsi="Cambria" w:cs="Arial"/>
        </w:rPr>
        <w:t xml:space="preserve"> ± 3.9</w:t>
      </w:r>
      <w:r w:rsidR="00287954">
        <w:rPr>
          <w:rFonts w:ascii="Cambria" w:hAnsi="Cambria" w:cs="Arial"/>
        </w:rPr>
        <w:t>°C</w:t>
      </w:r>
      <w:r>
        <w:rPr>
          <w:rFonts w:ascii="Cambria" w:hAnsi="Cambria" w:cs="Arial"/>
        </w:rPr>
        <w:t xml:space="preserve"> </w:t>
      </w:r>
      <w:del w:id="11" w:author="Michael Baird" w:date="2021-10-22T11:27:00Z">
        <w:r w:rsidRPr="00C007A4" w:rsidDel="0016557E">
          <w:rPr>
            <w:rFonts w:ascii="Cambria" w:hAnsi="Cambria" w:cs="Arial"/>
            <w:strike/>
            <w:color w:val="FF0000"/>
          </w:rPr>
          <w:delText>and 55</w:delText>
        </w:r>
        <w:r w:rsidR="00287954" w:rsidRPr="00C007A4" w:rsidDel="0016557E">
          <w:rPr>
            <w:rFonts w:ascii="Cambria" w:hAnsi="Cambria" w:cs="Arial"/>
            <w:strike/>
            <w:color w:val="FF0000"/>
          </w:rPr>
          <w:delText>°C</w:delText>
        </w:r>
        <w:r w:rsidRPr="00C007A4" w:rsidDel="0016557E">
          <w:rPr>
            <w:rFonts w:ascii="Cambria" w:hAnsi="Cambria" w:cs="Arial"/>
            <w:strike/>
            <w:color w:val="FF0000"/>
          </w:rPr>
          <w:delText xml:space="preserve"> ± 5.5</w:delText>
        </w:r>
        <w:r w:rsidRPr="00C007A4" w:rsidDel="0016557E">
          <w:rPr>
            <w:rFonts w:ascii="Cambria" w:hAnsi="Cambria" w:cs="Arial"/>
            <w:color w:val="FF0000"/>
          </w:rPr>
          <w:delText xml:space="preserve"> </w:delText>
        </w:r>
      </w:del>
      <w:r>
        <w:rPr>
          <w:rFonts w:ascii="Cambria" w:hAnsi="Cambria" w:cs="Arial"/>
        </w:rPr>
        <w:t>must be obtain</w:t>
      </w:r>
      <w:r w:rsidR="00E44260">
        <w:rPr>
          <w:rFonts w:ascii="Cambria" w:hAnsi="Cambria" w:cs="Arial"/>
        </w:rPr>
        <w:t>ed</w:t>
      </w:r>
      <w:r>
        <w:rPr>
          <w:rFonts w:ascii="Cambria" w:hAnsi="Cambria" w:cs="Arial"/>
        </w:rPr>
        <w:t xml:space="preserve"> in the empty chamber. </w:t>
      </w:r>
      <w:r w:rsidR="00454E86">
        <w:rPr>
          <w:rFonts w:ascii="Cambria" w:hAnsi="Cambria" w:cs="Arial"/>
        </w:rPr>
        <w:t xml:space="preserve">The data logger (average over at least </w:t>
      </w:r>
      <w:r w:rsidR="00F7232C">
        <w:rPr>
          <w:rFonts w:ascii="Cambria" w:hAnsi="Cambria" w:cs="Arial"/>
        </w:rPr>
        <w:t>four</w:t>
      </w:r>
      <w:r w:rsidR="00454E86">
        <w:rPr>
          <w:rFonts w:ascii="Cambria" w:hAnsi="Cambria" w:cs="Arial"/>
        </w:rPr>
        <w:t xml:space="preserve"> hour</w:t>
      </w:r>
      <w:r w:rsidR="00F7232C">
        <w:rPr>
          <w:rFonts w:ascii="Cambria" w:hAnsi="Cambria" w:cs="Arial"/>
        </w:rPr>
        <w:t>s</w:t>
      </w:r>
      <w:r w:rsidR="00454E86">
        <w:rPr>
          <w:rFonts w:ascii="Cambria" w:hAnsi="Cambria" w:cs="Arial"/>
        </w:rPr>
        <w:t xml:space="preserve">), </w:t>
      </w:r>
      <w:proofErr w:type="gramStart"/>
      <w:r w:rsidR="00454E86">
        <w:rPr>
          <w:rFonts w:ascii="Cambria" w:hAnsi="Cambria" w:cs="Arial"/>
        </w:rPr>
        <w:t>set-point</w:t>
      </w:r>
      <w:proofErr w:type="gramEnd"/>
      <w:r w:rsidR="00F7232C">
        <w:rPr>
          <w:rFonts w:ascii="Cambria" w:hAnsi="Cambria" w:cs="Arial"/>
        </w:rPr>
        <w:t xml:space="preserve"> </w:t>
      </w:r>
      <w:r w:rsidR="00454E86">
        <w:rPr>
          <w:rFonts w:ascii="Cambria" w:hAnsi="Cambria" w:cs="Arial"/>
        </w:rPr>
        <w:t xml:space="preserve">must be in agreement within </w:t>
      </w:r>
      <w:r>
        <w:rPr>
          <w:rFonts w:ascii="Cambria" w:hAnsi="Cambria" w:cs="Arial"/>
        </w:rPr>
        <w:t>± 10% of set point.</w:t>
      </w:r>
    </w:p>
    <w:p w14:paraId="2B9366B3" w14:textId="19118489"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MATERIAL DISPOSITION</w:t>
      </w:r>
    </w:p>
    <w:p w14:paraId="501633AA" w14:textId="65E4DCFA" w:rsidR="00F70097" w:rsidRPr="00C8477D" w:rsidRDefault="00F70097" w:rsidP="00F70097">
      <w:pPr>
        <w:pStyle w:val="ListParagraph"/>
        <w:numPr>
          <w:ilvl w:val="1"/>
          <w:numId w:val="8"/>
        </w:numPr>
        <w:rPr>
          <w:rFonts w:ascii="Cambria" w:hAnsi="Cambria" w:cs="Arial"/>
          <w:b/>
          <w:u w:val="single"/>
        </w:rPr>
      </w:pPr>
      <w:r>
        <w:rPr>
          <w:rFonts w:ascii="Cambria" w:hAnsi="Cambria" w:cs="Arial"/>
          <w:bCs/>
        </w:rPr>
        <w:t>None</w:t>
      </w:r>
    </w:p>
    <w:p w14:paraId="62583019" w14:textId="3B868254" w:rsidR="00174CAA" w:rsidRPr="00C8477D" w:rsidRDefault="00174CAA" w:rsidP="00C8477D">
      <w:pPr>
        <w:pStyle w:val="ListParagraph"/>
        <w:numPr>
          <w:ilvl w:val="0"/>
          <w:numId w:val="8"/>
        </w:numPr>
        <w:rPr>
          <w:rFonts w:ascii="Cambria" w:hAnsi="Cambria" w:cs="Arial"/>
        </w:rPr>
      </w:pPr>
      <w:r w:rsidRPr="00C8477D">
        <w:rPr>
          <w:rFonts w:ascii="Cambria" w:hAnsi="Cambria" w:cs="Arial"/>
          <w:b/>
          <w:u w:val="single"/>
        </w:rPr>
        <w:t>DOCUMENTATION REQUIREMENTS</w:t>
      </w:r>
    </w:p>
    <w:p w14:paraId="485A9F4E" w14:textId="432A7B01" w:rsidR="00174CAA"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Results shall be summarized in an </w:t>
      </w:r>
      <w:r w:rsidR="00E777CE" w:rsidRPr="00C8477D">
        <w:rPr>
          <w:rFonts w:ascii="Cambria" w:hAnsi="Cambria" w:cs="Arial"/>
        </w:rPr>
        <w:t>IQ</w:t>
      </w:r>
      <w:r w:rsidRPr="00C8477D">
        <w:rPr>
          <w:rFonts w:ascii="Cambria" w:hAnsi="Cambria" w:cs="Arial"/>
        </w:rPr>
        <w:t xml:space="preserve"> Report. </w:t>
      </w:r>
    </w:p>
    <w:p w14:paraId="61A8AB1A" w14:textId="59E785FB"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Various Control Plans, including the Preventative Maintenance (PM) Schedule, safety/PPE requirements, environmental requirements, and re-validation criteria shall be documented in the final report. </w:t>
      </w:r>
    </w:p>
    <w:p w14:paraId="2E5833D9" w14:textId="0A5C9BA7"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Raw data sheets shall be included in the appendix of the IQ report and/or a reference to the location of the raw data shall be included in the IQ report. </w:t>
      </w:r>
    </w:p>
    <w:p w14:paraId="33BCA36E" w14:textId="16232401" w:rsidR="00916803" w:rsidRPr="00C8477D" w:rsidRDefault="00916803" w:rsidP="00C8477D">
      <w:pPr>
        <w:pStyle w:val="ListParagraph"/>
        <w:numPr>
          <w:ilvl w:val="1"/>
          <w:numId w:val="8"/>
        </w:numPr>
        <w:rPr>
          <w:rFonts w:ascii="Cambria" w:hAnsi="Cambria" w:cs="Arial"/>
        </w:rPr>
      </w:pPr>
      <w:r w:rsidRPr="00C8477D">
        <w:rPr>
          <w:rFonts w:ascii="Cambria" w:hAnsi="Cambria" w:cs="Arial"/>
        </w:rPr>
        <w:lastRenderedPageBreak/>
        <w:t>Calibration records (if applicable) shall be attached to the IQ report (in the Appendix).</w:t>
      </w:r>
    </w:p>
    <w:p w14:paraId="114552C5" w14:textId="492EE002" w:rsidR="00916803" w:rsidRPr="00C8477D" w:rsidRDefault="00916803" w:rsidP="00C8477D">
      <w:pPr>
        <w:pStyle w:val="ListParagraph"/>
        <w:numPr>
          <w:ilvl w:val="1"/>
          <w:numId w:val="8"/>
        </w:numPr>
        <w:rPr>
          <w:rFonts w:ascii="Cambria" w:hAnsi="Cambria" w:cs="Arial"/>
        </w:rPr>
      </w:pPr>
      <w:r w:rsidRPr="00C8477D">
        <w:rPr>
          <w:rFonts w:ascii="Cambria" w:hAnsi="Cambria" w:cs="Arial"/>
        </w:rPr>
        <w:t>Signed IQ Protocol Training forms will be attached to the IQ report (in the Appendix).</w:t>
      </w:r>
    </w:p>
    <w:p w14:paraId="693F60E0" w14:textId="3BAFFA25"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DEVIATIONS</w:t>
      </w:r>
    </w:p>
    <w:p w14:paraId="7DFA94A4" w14:textId="14FCA518" w:rsidR="00367670" w:rsidRPr="00C8477D" w:rsidRDefault="00916803" w:rsidP="00C8477D">
      <w:pPr>
        <w:pStyle w:val="ListParagraph"/>
        <w:numPr>
          <w:ilvl w:val="1"/>
          <w:numId w:val="8"/>
        </w:numPr>
        <w:rPr>
          <w:rFonts w:ascii="Cambria" w:hAnsi="Cambria" w:cs="Arial"/>
        </w:rPr>
      </w:pPr>
      <w:r w:rsidRPr="00C8477D">
        <w:rPr>
          <w:rFonts w:ascii="Cambria" w:hAnsi="Cambria" w:cs="Arial"/>
        </w:rPr>
        <w:t>Deviations to the IQ</w:t>
      </w:r>
      <w:r w:rsidR="00367670" w:rsidRPr="00C8477D">
        <w:rPr>
          <w:rFonts w:ascii="Cambria" w:hAnsi="Cambria" w:cs="Arial"/>
        </w:rPr>
        <w:t xml:space="preserve"> will be pre-approved using FRM020-012 Protocol Deviation Form</w:t>
      </w:r>
      <w:r w:rsidRPr="00C8477D">
        <w:rPr>
          <w:rFonts w:ascii="Cambria" w:hAnsi="Cambria" w:cs="Arial"/>
        </w:rPr>
        <w:t xml:space="preserve"> and explained in the IQ report</w:t>
      </w:r>
      <w:r w:rsidR="00367670" w:rsidRPr="00C8477D">
        <w:rPr>
          <w:rFonts w:ascii="Cambria" w:hAnsi="Cambria" w:cs="Arial"/>
        </w:rPr>
        <w:t>.</w:t>
      </w:r>
      <w:r w:rsidRPr="00C8477D">
        <w:rPr>
          <w:rFonts w:ascii="Cambria" w:hAnsi="Cambria" w:cs="Arial"/>
        </w:rPr>
        <w:t xml:space="preserve">  </w:t>
      </w:r>
    </w:p>
    <w:p w14:paraId="011EF7ED" w14:textId="0CCA24C4" w:rsidR="00916803" w:rsidRPr="00C8477D" w:rsidRDefault="00916803" w:rsidP="00C8477D">
      <w:pPr>
        <w:pStyle w:val="ListParagraph"/>
        <w:numPr>
          <w:ilvl w:val="1"/>
          <w:numId w:val="8"/>
        </w:numPr>
        <w:rPr>
          <w:rFonts w:ascii="Cambria" w:hAnsi="Cambria" w:cs="Arial"/>
        </w:rPr>
      </w:pPr>
      <w:r w:rsidRPr="00C8477D">
        <w:rPr>
          <w:rFonts w:ascii="Cambria" w:hAnsi="Cambria" w:cs="Arial"/>
        </w:rPr>
        <w:t>Copies of signed Protocol Deviation Forms will be attached to the IQ report (in the Appendix).</w:t>
      </w:r>
    </w:p>
    <w:p w14:paraId="05B20EA0" w14:textId="3F95C696"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PRE-REQUISITE STEPS</w:t>
      </w:r>
    </w:p>
    <w:p w14:paraId="07143436" w14:textId="3F2A5FBC" w:rsidR="00367670" w:rsidRPr="00C8477D" w:rsidRDefault="00916803" w:rsidP="00C8477D">
      <w:pPr>
        <w:pStyle w:val="ListParagraph"/>
        <w:numPr>
          <w:ilvl w:val="1"/>
          <w:numId w:val="8"/>
        </w:numPr>
        <w:rPr>
          <w:rFonts w:ascii="Cambria" w:hAnsi="Cambria" w:cs="Arial"/>
        </w:rPr>
      </w:pPr>
      <w:r w:rsidRPr="00C8477D">
        <w:rPr>
          <w:rFonts w:ascii="Cambria" w:hAnsi="Cambria" w:cs="Arial"/>
        </w:rPr>
        <w:t>Approved Process Validation Plan (PVP) or justification for omission</w:t>
      </w:r>
      <w:r w:rsidR="00367670" w:rsidRPr="00C8477D">
        <w:rPr>
          <w:rFonts w:ascii="Cambria" w:hAnsi="Cambria" w:cs="Arial"/>
        </w:rPr>
        <w:t>.</w:t>
      </w:r>
    </w:p>
    <w:p w14:paraId="7B64CE79" w14:textId="20F175AD"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The IQ Protocol must be signed before validation activities may begin. </w:t>
      </w:r>
    </w:p>
    <w:p w14:paraId="64A12CE8" w14:textId="4AAED615" w:rsidR="00367670" w:rsidRPr="00C8477D" w:rsidRDefault="00916803" w:rsidP="00C8477D">
      <w:pPr>
        <w:pStyle w:val="ListParagraph"/>
        <w:numPr>
          <w:ilvl w:val="1"/>
          <w:numId w:val="8"/>
        </w:numPr>
        <w:rPr>
          <w:rFonts w:ascii="Cambria" w:hAnsi="Cambria" w:cs="Arial"/>
        </w:rPr>
      </w:pPr>
      <w:r w:rsidRPr="00C8477D">
        <w:rPr>
          <w:rFonts w:ascii="Cambria" w:hAnsi="Cambria" w:cs="Arial"/>
        </w:rPr>
        <w:t>Completed Operator Training</w:t>
      </w:r>
      <w:r w:rsidR="00367670" w:rsidRPr="00C8477D">
        <w:rPr>
          <w:rFonts w:ascii="Cambria" w:hAnsi="Cambria" w:cs="Arial"/>
        </w:rPr>
        <w:t xml:space="preserve">. </w:t>
      </w:r>
    </w:p>
    <w:p w14:paraId="504ADC74" w14:textId="781BDD2F"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APPENDIX</w:t>
      </w:r>
    </w:p>
    <w:p w14:paraId="6FEECF24" w14:textId="788C284E" w:rsidR="00367670" w:rsidRPr="00F70097" w:rsidRDefault="00916803" w:rsidP="00C8477D">
      <w:pPr>
        <w:pStyle w:val="ListParagraph"/>
        <w:numPr>
          <w:ilvl w:val="1"/>
          <w:numId w:val="8"/>
        </w:numPr>
        <w:rPr>
          <w:rFonts w:ascii="Cambria" w:hAnsi="Cambria" w:cs="Arial"/>
          <w:b/>
          <w:u w:val="single"/>
        </w:rPr>
      </w:pPr>
      <w:r w:rsidRPr="00C8477D">
        <w:rPr>
          <w:rFonts w:ascii="Cambria" w:hAnsi="Cambria" w:cs="Arial"/>
        </w:rPr>
        <w:t>Blank data collection sheets</w:t>
      </w:r>
    </w:p>
    <w:p w14:paraId="33F33E9C" w14:textId="140FC3FF" w:rsidR="00F70097" w:rsidRDefault="00F70097" w:rsidP="00F70097">
      <w:pPr>
        <w:rPr>
          <w:rFonts w:ascii="Cambria" w:hAnsi="Cambria" w:cs="Arial"/>
          <w:b/>
          <w:u w:val="single"/>
        </w:rPr>
      </w:pPr>
    </w:p>
    <w:p w14:paraId="3BDED797" w14:textId="334241EC" w:rsidR="00F70097" w:rsidRDefault="00F70097" w:rsidP="00F70097">
      <w:pPr>
        <w:rPr>
          <w:rFonts w:ascii="Cambria" w:hAnsi="Cambria" w:cs="Arial"/>
          <w:b/>
          <w:u w:val="single"/>
        </w:rPr>
      </w:pPr>
    </w:p>
    <w:p w14:paraId="0FE7CFC8" w14:textId="4B1AE55A" w:rsidR="00F7232C" w:rsidRDefault="00F7232C" w:rsidP="00F70097">
      <w:pPr>
        <w:rPr>
          <w:rFonts w:ascii="Cambria" w:hAnsi="Cambria" w:cs="Arial"/>
          <w:b/>
          <w:u w:val="single"/>
        </w:rPr>
      </w:pPr>
    </w:p>
    <w:p w14:paraId="61DD824A" w14:textId="09DC2D7F" w:rsidR="00F7232C" w:rsidRDefault="00F7232C" w:rsidP="00F70097">
      <w:pPr>
        <w:rPr>
          <w:rFonts w:ascii="Cambria" w:hAnsi="Cambria" w:cs="Arial"/>
          <w:b/>
          <w:u w:val="single"/>
        </w:rPr>
      </w:pPr>
    </w:p>
    <w:p w14:paraId="5ECA2818" w14:textId="0C70FB16" w:rsidR="00F7232C" w:rsidRDefault="00F7232C" w:rsidP="00F70097">
      <w:pPr>
        <w:rPr>
          <w:rFonts w:ascii="Cambria" w:hAnsi="Cambria" w:cs="Arial"/>
          <w:b/>
          <w:u w:val="single"/>
        </w:rPr>
      </w:pPr>
    </w:p>
    <w:p w14:paraId="655D30B7" w14:textId="4322BF63" w:rsidR="00F7232C" w:rsidRDefault="00F7232C" w:rsidP="00F70097">
      <w:pPr>
        <w:rPr>
          <w:rFonts w:ascii="Cambria" w:hAnsi="Cambria" w:cs="Arial"/>
          <w:b/>
          <w:u w:val="single"/>
        </w:rPr>
      </w:pPr>
    </w:p>
    <w:p w14:paraId="271509D0" w14:textId="22531BEB" w:rsidR="00F7232C" w:rsidRDefault="00F7232C" w:rsidP="00F70097">
      <w:pPr>
        <w:rPr>
          <w:rFonts w:ascii="Cambria" w:hAnsi="Cambria" w:cs="Arial"/>
          <w:b/>
          <w:u w:val="single"/>
        </w:rPr>
      </w:pPr>
    </w:p>
    <w:p w14:paraId="6962C310" w14:textId="71AE7940" w:rsidR="00833626" w:rsidRDefault="00833626" w:rsidP="00F70097">
      <w:pPr>
        <w:rPr>
          <w:ins w:id="12" w:author="Michael Baird" w:date="2021-10-22T11:27:00Z"/>
          <w:rFonts w:ascii="Cambria" w:hAnsi="Cambria" w:cs="Arial"/>
          <w:b/>
          <w:u w:val="single"/>
        </w:rPr>
      </w:pPr>
    </w:p>
    <w:p w14:paraId="4D6E8C87" w14:textId="2511EFAF" w:rsidR="0016557E" w:rsidRDefault="0016557E" w:rsidP="00F70097">
      <w:pPr>
        <w:rPr>
          <w:ins w:id="13" w:author="Michael Baird" w:date="2021-10-22T11:27:00Z"/>
          <w:rFonts w:ascii="Cambria" w:hAnsi="Cambria" w:cs="Arial"/>
          <w:b/>
          <w:u w:val="single"/>
        </w:rPr>
      </w:pPr>
    </w:p>
    <w:p w14:paraId="3C24E1D8" w14:textId="6DF8EA11" w:rsidR="0016557E" w:rsidRDefault="0016557E" w:rsidP="00F70097">
      <w:pPr>
        <w:rPr>
          <w:ins w:id="14" w:author="Michael Baird" w:date="2021-10-22T11:27:00Z"/>
          <w:rFonts w:ascii="Cambria" w:hAnsi="Cambria" w:cs="Arial"/>
          <w:b/>
          <w:u w:val="single"/>
        </w:rPr>
      </w:pPr>
    </w:p>
    <w:p w14:paraId="01387CC6" w14:textId="6F176F4D" w:rsidR="0016557E" w:rsidRDefault="0016557E" w:rsidP="00F70097">
      <w:pPr>
        <w:rPr>
          <w:ins w:id="15" w:author="Michael Baird" w:date="2021-10-22T11:27:00Z"/>
          <w:rFonts w:ascii="Cambria" w:hAnsi="Cambria" w:cs="Arial"/>
          <w:b/>
          <w:u w:val="single"/>
        </w:rPr>
      </w:pPr>
    </w:p>
    <w:p w14:paraId="7115BFBA" w14:textId="77777777" w:rsidR="0016557E" w:rsidRDefault="0016557E" w:rsidP="00F70097">
      <w:pPr>
        <w:rPr>
          <w:rFonts w:ascii="Cambria" w:hAnsi="Cambria" w:cs="Arial"/>
          <w:b/>
          <w:u w:val="single"/>
        </w:rPr>
      </w:pPr>
    </w:p>
    <w:p w14:paraId="59498DCE" w14:textId="75D1EDC7" w:rsidR="00833626" w:rsidRDefault="00833626" w:rsidP="00F70097">
      <w:pPr>
        <w:rPr>
          <w:rFonts w:ascii="Cambria" w:hAnsi="Cambria" w:cs="Arial"/>
          <w:b/>
          <w:u w:val="single"/>
        </w:rPr>
      </w:pPr>
    </w:p>
    <w:p w14:paraId="119BD23F" w14:textId="77777777" w:rsidR="00833626" w:rsidRDefault="00833626" w:rsidP="00F70097">
      <w:pPr>
        <w:rPr>
          <w:rFonts w:ascii="Cambria" w:hAnsi="Cambria" w:cs="Arial"/>
          <w:b/>
          <w:u w:val="single"/>
        </w:rPr>
      </w:pPr>
    </w:p>
    <w:p w14:paraId="2C73ACD8" w14:textId="6CBAA612" w:rsidR="00F70097" w:rsidRDefault="00F70097" w:rsidP="00F70097">
      <w:pPr>
        <w:rPr>
          <w:rFonts w:ascii="Cambria" w:hAnsi="Cambria" w:cs="Arial"/>
          <w:b/>
          <w:u w:val="single"/>
        </w:rPr>
      </w:pPr>
    </w:p>
    <w:p w14:paraId="03D6E142" w14:textId="77777777" w:rsidR="00F70097" w:rsidRPr="00F70097" w:rsidRDefault="00F70097" w:rsidP="00F70097">
      <w:pPr>
        <w:rPr>
          <w:rFonts w:ascii="Cambria" w:eastAsia="Times New Roman" w:hAnsi="Cambria" w:cs="Arial"/>
          <w:b/>
          <w:u w:val="single"/>
        </w:rPr>
      </w:pPr>
      <w:r w:rsidRPr="00F70097">
        <w:rPr>
          <w:rFonts w:ascii="Cambria" w:eastAsia="Times New Roman" w:hAnsi="Cambria" w:cs="Arial"/>
          <w:b/>
          <w:u w:val="single"/>
        </w:rPr>
        <w:lastRenderedPageBreak/>
        <w:t>APPENDIX 16.1 – DATA COLLECTION SHEETS</w:t>
      </w:r>
    </w:p>
    <w:p w14:paraId="658C5F8A" w14:textId="77777777" w:rsidR="00F70097" w:rsidRPr="00F70097" w:rsidRDefault="00F70097" w:rsidP="00F70097">
      <w:pPr>
        <w:rPr>
          <w:rFonts w:ascii="Cambria" w:eastAsia="Times New Roman" w:hAnsi="Cambria" w:cs="Arial"/>
          <w:b/>
          <w:i/>
          <w:iCs/>
          <w:color w:val="FF0000"/>
          <w:sz w:val="24"/>
          <w:szCs w:val="24"/>
        </w:rPr>
      </w:pPr>
      <w:r w:rsidRPr="00F70097">
        <w:rPr>
          <w:rFonts w:ascii="Cambria" w:eastAsia="Times New Roman" w:hAnsi="Cambria" w:cs="Arial"/>
          <w:b/>
          <w:i/>
          <w:iCs/>
          <w:color w:val="FF0000"/>
          <w:sz w:val="24"/>
          <w:szCs w:val="24"/>
        </w:rPr>
        <w:t xml:space="preserve">STOP!  Read Instructions. </w:t>
      </w:r>
    </w:p>
    <w:p w14:paraId="553A24AC" w14:textId="77777777" w:rsidR="00F70097" w:rsidRPr="00F70097" w:rsidRDefault="00F70097" w:rsidP="00F70097">
      <w:pPr>
        <w:rPr>
          <w:rFonts w:ascii="Cambria" w:eastAsia="Times New Roman" w:hAnsi="Cambria" w:cs="Arial"/>
          <w:bCs/>
          <w:sz w:val="24"/>
          <w:szCs w:val="24"/>
        </w:rPr>
      </w:pPr>
      <w:r w:rsidRPr="00F70097">
        <w:rPr>
          <w:rFonts w:ascii="Cambria" w:eastAsia="Times New Roman" w:hAnsi="Cambria" w:cs="Arial"/>
          <w:b/>
          <w:sz w:val="24"/>
          <w:szCs w:val="24"/>
          <w:u w:val="single"/>
        </w:rPr>
        <w:t>Instructions:</w:t>
      </w:r>
      <w:r w:rsidRPr="00F70097">
        <w:rPr>
          <w:rFonts w:ascii="Cambria" w:eastAsia="Times New Roman" w:hAnsi="Cambria" w:cs="Arial"/>
          <w:b/>
          <w:sz w:val="24"/>
          <w:szCs w:val="24"/>
        </w:rPr>
        <w:t xml:space="preserve"> </w:t>
      </w:r>
      <w:r w:rsidRPr="00F70097">
        <w:rPr>
          <w:rFonts w:ascii="Cambria" w:eastAsia="Times New Roman" w:hAnsi="Cambria" w:cs="Arial"/>
          <w:bCs/>
          <w:sz w:val="24"/>
          <w:szCs w:val="24"/>
        </w:rPr>
        <w:t xml:space="preserve"> </w:t>
      </w:r>
    </w:p>
    <w:p w14:paraId="329DB7C5" w14:textId="61A61EAE"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 xml:space="preserve">Complete one data collection sheet for each </w:t>
      </w:r>
      <w:r w:rsidR="00F7232C">
        <w:rPr>
          <w:rFonts w:ascii="Cambria" w:eastAsia="Times New Roman" w:hAnsi="Cambria" w:cs="Arial"/>
          <w:bCs/>
          <w:i/>
          <w:iCs/>
          <w:sz w:val="24"/>
          <w:szCs w:val="24"/>
        </w:rPr>
        <w:t>Incucell Incubator</w:t>
      </w:r>
      <w:r w:rsidRPr="00F70097">
        <w:rPr>
          <w:rFonts w:ascii="Cambria" w:eastAsia="Times New Roman" w:hAnsi="Cambria" w:cs="Arial"/>
          <w:bCs/>
          <w:i/>
          <w:iCs/>
          <w:sz w:val="24"/>
          <w:szCs w:val="24"/>
        </w:rPr>
        <w:t xml:space="preserve">.  </w:t>
      </w:r>
    </w:p>
    <w:p w14:paraId="679FDFE0" w14:textId="728FEF6C"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7B5C7002"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For attribute data: Circle “Pass” or “Fail” or write the words “Pass” or “Fail”</w:t>
      </w:r>
    </w:p>
    <w:p w14:paraId="2442028D"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For variable data: Record actual results in the units specified or add units if the units are not specified.</w:t>
      </w:r>
    </w:p>
    <w:p w14:paraId="13689E96"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2F989F49"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Follow Good Documentation Practice (GDP).</w:t>
      </w:r>
    </w:p>
    <w:p w14:paraId="0D236F3E" w14:textId="77777777" w:rsidR="00F70097" w:rsidRPr="00F70097" w:rsidRDefault="00F70097" w:rsidP="00F70097">
      <w:pPr>
        <w:rPr>
          <w:rFonts w:ascii="Cambria" w:eastAsia="Times New Roman" w:hAnsi="Cambria" w:cs="Arial"/>
          <w:b/>
          <w:sz w:val="24"/>
          <w:szCs w:val="24"/>
          <w:u w:val="single"/>
        </w:rPr>
      </w:pPr>
      <w:r w:rsidRPr="00F70097">
        <w:rPr>
          <w:rFonts w:ascii="Cambria" w:eastAsia="Times New Roman" w:hAnsi="Cambria" w:cs="Arial"/>
          <w:b/>
          <w:sz w:val="24"/>
          <w:szCs w:val="24"/>
          <w:u w:val="single"/>
        </w:rPr>
        <w:t>Pre-requisite Criteria (must be complete and verified prior to start of IQ activities):</w:t>
      </w:r>
    </w:p>
    <w:tbl>
      <w:tblPr>
        <w:tblStyle w:val="TableGrid"/>
        <w:tblW w:w="9355" w:type="dxa"/>
        <w:tblLook w:val="04A0" w:firstRow="1" w:lastRow="0" w:firstColumn="1" w:lastColumn="0" w:noHBand="0" w:noVBand="1"/>
      </w:tblPr>
      <w:tblGrid>
        <w:gridCol w:w="3235"/>
        <w:gridCol w:w="2430"/>
        <w:gridCol w:w="3690"/>
      </w:tblGrid>
      <w:tr w:rsidR="00F70097" w:rsidRPr="00F70097" w14:paraId="3928889F" w14:textId="77777777" w:rsidTr="00386C61">
        <w:tc>
          <w:tcPr>
            <w:tcW w:w="3235" w:type="dxa"/>
            <w:shd w:val="clear" w:color="auto" w:fill="E7E6E6" w:themeFill="background2"/>
          </w:tcPr>
          <w:p w14:paraId="236F4816"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Pre-requisite</w:t>
            </w:r>
          </w:p>
        </w:tc>
        <w:tc>
          <w:tcPr>
            <w:tcW w:w="2430" w:type="dxa"/>
            <w:shd w:val="clear" w:color="auto" w:fill="E7E6E6" w:themeFill="background2"/>
          </w:tcPr>
          <w:p w14:paraId="7F2D2E0F"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Complete (Circle One)</w:t>
            </w:r>
          </w:p>
        </w:tc>
        <w:tc>
          <w:tcPr>
            <w:tcW w:w="3690" w:type="dxa"/>
            <w:shd w:val="clear" w:color="auto" w:fill="E7E6E6" w:themeFill="background2"/>
          </w:tcPr>
          <w:p w14:paraId="034CECE4"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Verification Signature/Date</w:t>
            </w:r>
          </w:p>
        </w:tc>
      </w:tr>
      <w:tr w:rsidR="00F70097" w:rsidRPr="00F70097" w14:paraId="7E8697B1" w14:textId="77777777" w:rsidTr="00386C61">
        <w:tc>
          <w:tcPr>
            <w:tcW w:w="3235" w:type="dxa"/>
          </w:tcPr>
          <w:p w14:paraId="630E1287"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Process Validation Plan is approved.</w:t>
            </w:r>
          </w:p>
          <w:p w14:paraId="2DE9C2ED" w14:textId="77777777" w:rsidR="00F70097" w:rsidRPr="00F70097" w:rsidRDefault="00F70097" w:rsidP="00F70097">
            <w:pPr>
              <w:rPr>
                <w:rFonts w:ascii="Cambria" w:eastAsia="Times New Roman" w:hAnsi="Cambria" w:cs="Arial"/>
              </w:rPr>
            </w:pPr>
          </w:p>
        </w:tc>
        <w:tc>
          <w:tcPr>
            <w:tcW w:w="2430" w:type="dxa"/>
            <w:vAlign w:val="center"/>
          </w:tcPr>
          <w:p w14:paraId="7BE7B790"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037A1BBB" w14:textId="77777777" w:rsidR="00F70097" w:rsidRPr="00F70097" w:rsidRDefault="00F70097" w:rsidP="00F70097">
            <w:pPr>
              <w:rPr>
                <w:rFonts w:ascii="Cambria" w:eastAsia="Times New Roman" w:hAnsi="Cambria" w:cs="Arial"/>
              </w:rPr>
            </w:pPr>
          </w:p>
        </w:tc>
      </w:tr>
      <w:tr w:rsidR="00F70097" w:rsidRPr="00F70097" w14:paraId="64894B87" w14:textId="77777777" w:rsidTr="00386C61">
        <w:tc>
          <w:tcPr>
            <w:tcW w:w="3235" w:type="dxa"/>
          </w:tcPr>
          <w:p w14:paraId="0C765B70"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IQ Protocol is signed and approved.</w:t>
            </w:r>
          </w:p>
          <w:p w14:paraId="339E8E29" w14:textId="77777777" w:rsidR="00F70097" w:rsidRPr="00F70097" w:rsidRDefault="00F70097" w:rsidP="00F70097">
            <w:pPr>
              <w:rPr>
                <w:rFonts w:ascii="Cambria" w:eastAsia="Times New Roman" w:hAnsi="Cambria" w:cs="Arial"/>
              </w:rPr>
            </w:pPr>
          </w:p>
        </w:tc>
        <w:tc>
          <w:tcPr>
            <w:tcW w:w="2430" w:type="dxa"/>
            <w:vAlign w:val="center"/>
          </w:tcPr>
          <w:p w14:paraId="64C096C1"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4B645E7A" w14:textId="77777777" w:rsidR="00F70097" w:rsidRPr="00F70097" w:rsidRDefault="00F70097" w:rsidP="00F70097">
            <w:pPr>
              <w:rPr>
                <w:rFonts w:ascii="Cambria" w:eastAsia="Times New Roman" w:hAnsi="Cambria" w:cs="Arial"/>
              </w:rPr>
            </w:pPr>
          </w:p>
        </w:tc>
      </w:tr>
      <w:tr w:rsidR="00F70097" w:rsidRPr="00F70097" w14:paraId="73BC1A0C" w14:textId="77777777" w:rsidTr="00386C61">
        <w:tc>
          <w:tcPr>
            <w:tcW w:w="3235" w:type="dxa"/>
          </w:tcPr>
          <w:p w14:paraId="022378C0"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Operator Training is complete and documented.</w:t>
            </w:r>
          </w:p>
          <w:p w14:paraId="25DC1726" w14:textId="77777777" w:rsidR="00F70097" w:rsidRPr="00F70097" w:rsidRDefault="00F70097" w:rsidP="00F70097">
            <w:pPr>
              <w:rPr>
                <w:rFonts w:ascii="Cambria" w:eastAsia="Times New Roman" w:hAnsi="Cambria" w:cs="Arial"/>
              </w:rPr>
            </w:pPr>
          </w:p>
        </w:tc>
        <w:tc>
          <w:tcPr>
            <w:tcW w:w="2430" w:type="dxa"/>
            <w:vAlign w:val="center"/>
          </w:tcPr>
          <w:p w14:paraId="0770C588"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0C56A9C8" w14:textId="77777777" w:rsidR="00F70097" w:rsidRPr="00F70097" w:rsidRDefault="00F70097" w:rsidP="00F70097">
            <w:pPr>
              <w:rPr>
                <w:rFonts w:ascii="Cambria" w:eastAsia="Times New Roman" w:hAnsi="Cambria" w:cs="Arial"/>
              </w:rPr>
            </w:pPr>
          </w:p>
        </w:tc>
      </w:tr>
    </w:tbl>
    <w:p w14:paraId="124027A3" w14:textId="77777777" w:rsidR="00F70097" w:rsidRPr="00F70097" w:rsidRDefault="00F70097" w:rsidP="00F70097">
      <w:pPr>
        <w:rPr>
          <w:rFonts w:ascii="Cambria" w:eastAsia="Times New Roman" w:hAnsi="Cambria" w:cs="Arial"/>
          <w:b/>
          <w:color w:val="FF0000"/>
          <w:sz w:val="24"/>
          <w:szCs w:val="24"/>
        </w:rPr>
      </w:pPr>
    </w:p>
    <w:p w14:paraId="423D53A2"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Pre-Requisites Verified By (signature &amp; date): _____________________________________________________________</w:t>
      </w:r>
    </w:p>
    <w:p w14:paraId="45BE4944"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Quality Reviewed By (signature &amp; date): ______________________________________________________________</w:t>
      </w:r>
    </w:p>
    <w:p w14:paraId="300D8042" w14:textId="77777777" w:rsidR="00F70097" w:rsidRPr="00F70097" w:rsidRDefault="00F70097" w:rsidP="00F70097">
      <w:pPr>
        <w:rPr>
          <w:rFonts w:ascii="Cambria" w:eastAsia="Times New Roman" w:hAnsi="Cambria" w:cs="Arial"/>
          <w:b/>
          <w:color w:val="FF0000"/>
          <w:sz w:val="24"/>
          <w:szCs w:val="24"/>
        </w:rPr>
      </w:pPr>
      <w:r w:rsidRPr="00F70097">
        <w:rPr>
          <w:rFonts w:ascii="Cambria" w:eastAsia="Times New Roman" w:hAnsi="Cambria" w:cs="Arial"/>
          <w:b/>
          <w:color w:val="FF0000"/>
          <w:sz w:val="24"/>
          <w:szCs w:val="24"/>
        </w:rPr>
        <w:br w:type="page"/>
      </w:r>
    </w:p>
    <w:p w14:paraId="13956381"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A – Equipment Identification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DA6CBD" w:rsidRPr="00DA6CBD" w14:paraId="767C9D84" w14:textId="77777777" w:rsidTr="004553D4">
        <w:tc>
          <w:tcPr>
            <w:tcW w:w="1655" w:type="dxa"/>
            <w:shd w:val="clear" w:color="auto" w:fill="E7E6E6" w:themeFill="background2"/>
          </w:tcPr>
          <w:p w14:paraId="6516FA77"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Equipment Name</w:t>
            </w:r>
          </w:p>
        </w:tc>
        <w:tc>
          <w:tcPr>
            <w:tcW w:w="1561" w:type="dxa"/>
            <w:shd w:val="clear" w:color="auto" w:fill="E7E6E6" w:themeFill="background2"/>
          </w:tcPr>
          <w:p w14:paraId="3D93A6A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Model Number</w:t>
            </w:r>
          </w:p>
        </w:tc>
        <w:tc>
          <w:tcPr>
            <w:tcW w:w="1720" w:type="dxa"/>
            <w:shd w:val="clear" w:color="auto" w:fill="E7E6E6" w:themeFill="background2"/>
          </w:tcPr>
          <w:p w14:paraId="646E604A"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Manufacturer</w:t>
            </w:r>
          </w:p>
        </w:tc>
        <w:tc>
          <w:tcPr>
            <w:tcW w:w="1561" w:type="dxa"/>
            <w:shd w:val="clear" w:color="auto" w:fill="E7E6E6" w:themeFill="background2"/>
          </w:tcPr>
          <w:p w14:paraId="7970D31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561" w:type="dxa"/>
            <w:shd w:val="clear" w:color="auto" w:fill="E7E6E6" w:themeFill="background2"/>
          </w:tcPr>
          <w:p w14:paraId="786016B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Stimlabs ID Number</w:t>
            </w:r>
          </w:p>
        </w:tc>
        <w:tc>
          <w:tcPr>
            <w:tcW w:w="1292" w:type="dxa"/>
            <w:shd w:val="clear" w:color="auto" w:fill="E7E6E6" w:themeFill="background2"/>
          </w:tcPr>
          <w:p w14:paraId="19553FC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178FE272" w14:textId="77777777" w:rsidTr="004553D4">
        <w:tc>
          <w:tcPr>
            <w:tcW w:w="1655" w:type="dxa"/>
          </w:tcPr>
          <w:p w14:paraId="25B3C432" w14:textId="77777777" w:rsidR="00DA6CBD" w:rsidRPr="00DA6CBD" w:rsidRDefault="00DA6CBD" w:rsidP="00DA6CBD">
            <w:pPr>
              <w:rPr>
                <w:rFonts w:ascii="Cambria" w:eastAsia="Times New Roman" w:hAnsi="Cambria" w:cs="Arial"/>
              </w:rPr>
            </w:pPr>
          </w:p>
          <w:p w14:paraId="7C7A73B9" w14:textId="77777777" w:rsidR="00DA6CBD" w:rsidRPr="00DA6CBD" w:rsidRDefault="00DA6CBD" w:rsidP="00DA6CBD">
            <w:pPr>
              <w:rPr>
                <w:rFonts w:ascii="Cambria" w:eastAsia="Times New Roman" w:hAnsi="Cambria" w:cs="Arial"/>
              </w:rPr>
            </w:pPr>
          </w:p>
          <w:p w14:paraId="00B67DF1" w14:textId="77777777" w:rsidR="00DA6CBD" w:rsidRPr="00DA6CBD" w:rsidRDefault="00DA6CBD" w:rsidP="00DA6CBD">
            <w:pPr>
              <w:rPr>
                <w:rFonts w:ascii="Cambria" w:eastAsia="Times New Roman" w:hAnsi="Cambria" w:cs="Arial"/>
              </w:rPr>
            </w:pPr>
          </w:p>
        </w:tc>
        <w:tc>
          <w:tcPr>
            <w:tcW w:w="1561" w:type="dxa"/>
          </w:tcPr>
          <w:p w14:paraId="740A323B" w14:textId="77777777" w:rsidR="00DA6CBD" w:rsidRPr="00DA6CBD" w:rsidRDefault="00DA6CBD" w:rsidP="00DA6CBD">
            <w:pPr>
              <w:rPr>
                <w:rFonts w:ascii="Cambria" w:eastAsia="Times New Roman" w:hAnsi="Cambria" w:cs="Arial"/>
              </w:rPr>
            </w:pPr>
          </w:p>
        </w:tc>
        <w:tc>
          <w:tcPr>
            <w:tcW w:w="1720" w:type="dxa"/>
          </w:tcPr>
          <w:p w14:paraId="4635FDAA" w14:textId="77777777" w:rsidR="00DA6CBD" w:rsidRPr="00DA6CBD" w:rsidRDefault="00DA6CBD" w:rsidP="00DA6CBD">
            <w:pPr>
              <w:rPr>
                <w:rFonts w:ascii="Cambria" w:eastAsia="Times New Roman" w:hAnsi="Cambria" w:cs="Arial"/>
              </w:rPr>
            </w:pPr>
          </w:p>
        </w:tc>
        <w:tc>
          <w:tcPr>
            <w:tcW w:w="1561" w:type="dxa"/>
          </w:tcPr>
          <w:p w14:paraId="20514E48" w14:textId="77777777" w:rsidR="00DA6CBD" w:rsidRPr="00DA6CBD" w:rsidRDefault="00DA6CBD" w:rsidP="00DA6CBD">
            <w:pPr>
              <w:rPr>
                <w:rFonts w:ascii="Cambria" w:eastAsia="Times New Roman" w:hAnsi="Cambria" w:cs="Arial"/>
              </w:rPr>
            </w:pPr>
          </w:p>
        </w:tc>
        <w:tc>
          <w:tcPr>
            <w:tcW w:w="1561" w:type="dxa"/>
          </w:tcPr>
          <w:p w14:paraId="6A34ECBB" w14:textId="77777777" w:rsidR="00DA6CBD" w:rsidRPr="00DA6CBD" w:rsidRDefault="00DA6CBD" w:rsidP="00DA6CBD">
            <w:pPr>
              <w:rPr>
                <w:rFonts w:ascii="Cambria" w:eastAsia="Times New Roman" w:hAnsi="Cambria" w:cs="Arial"/>
              </w:rPr>
            </w:pPr>
          </w:p>
        </w:tc>
        <w:tc>
          <w:tcPr>
            <w:tcW w:w="1292" w:type="dxa"/>
          </w:tcPr>
          <w:p w14:paraId="0B6AB434" w14:textId="77777777" w:rsidR="00DA6CBD" w:rsidRPr="00DA6CBD" w:rsidRDefault="00DA6CBD" w:rsidP="00DA6CBD">
            <w:pPr>
              <w:rPr>
                <w:rFonts w:ascii="Cambria" w:eastAsia="Times New Roman" w:hAnsi="Cambria" w:cs="Arial"/>
              </w:rPr>
            </w:pPr>
          </w:p>
        </w:tc>
      </w:tr>
    </w:tbl>
    <w:p w14:paraId="05EEE1B2" w14:textId="77777777" w:rsidR="00DA6CBD" w:rsidRPr="00DA6CBD" w:rsidRDefault="00DA6CBD" w:rsidP="00DA6CBD">
      <w:pPr>
        <w:rPr>
          <w:rFonts w:ascii="Cambria" w:eastAsia="Times New Roman" w:hAnsi="Cambria" w:cs="Arial"/>
        </w:rPr>
      </w:pPr>
    </w:p>
    <w:p w14:paraId="38551892" w14:textId="77777777" w:rsidR="00DA6CBD" w:rsidRPr="00DA6CBD" w:rsidRDefault="00DA6CBD" w:rsidP="00DA6CBD">
      <w:pPr>
        <w:rPr>
          <w:rFonts w:ascii="Cambria" w:eastAsia="Times New Roman" w:hAnsi="Cambria" w:cs="Arial"/>
        </w:rPr>
      </w:pPr>
    </w:p>
    <w:tbl>
      <w:tblPr>
        <w:tblStyle w:val="TableGrid"/>
        <w:tblW w:w="0" w:type="auto"/>
        <w:tblLook w:val="04A0" w:firstRow="1" w:lastRow="0" w:firstColumn="1" w:lastColumn="0" w:noHBand="0" w:noVBand="1"/>
      </w:tblPr>
      <w:tblGrid>
        <w:gridCol w:w="2785"/>
        <w:gridCol w:w="2160"/>
        <w:gridCol w:w="1620"/>
        <w:gridCol w:w="2785"/>
      </w:tblGrid>
      <w:tr w:rsidR="00DA6CBD" w:rsidRPr="00DA6CBD" w14:paraId="5EB74394" w14:textId="77777777" w:rsidTr="004553D4">
        <w:tc>
          <w:tcPr>
            <w:tcW w:w="2785" w:type="dxa"/>
            <w:shd w:val="clear" w:color="auto" w:fill="E7E6E6" w:themeFill="background2"/>
          </w:tcPr>
          <w:p w14:paraId="339C67A4"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Specification or Acceptance Criteria</w:t>
            </w:r>
          </w:p>
        </w:tc>
        <w:tc>
          <w:tcPr>
            <w:tcW w:w="3780" w:type="dxa"/>
            <w:gridSpan w:val="2"/>
            <w:shd w:val="clear" w:color="auto" w:fill="E7E6E6" w:themeFill="background2"/>
          </w:tcPr>
          <w:p w14:paraId="1240C6D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2785" w:type="dxa"/>
            <w:shd w:val="clear" w:color="auto" w:fill="E7E6E6" w:themeFill="background2"/>
          </w:tcPr>
          <w:p w14:paraId="5A17D0E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4E9E177B" w14:textId="77777777" w:rsidTr="004553D4">
        <w:trPr>
          <w:trHeight w:val="256"/>
        </w:trPr>
        <w:tc>
          <w:tcPr>
            <w:tcW w:w="2785" w:type="dxa"/>
            <w:vMerge w:val="restart"/>
          </w:tcPr>
          <w:p w14:paraId="37A86E0A" w14:textId="1EB79F19" w:rsidR="00DA6CBD" w:rsidRDefault="00DA6CBD" w:rsidP="00DA6CBD">
            <w:pPr>
              <w:rPr>
                <w:rFonts w:ascii="Cambria" w:eastAsia="Times New Roman" w:hAnsi="Cambria" w:cs="Arial"/>
              </w:rPr>
            </w:pPr>
            <w:r w:rsidRPr="00DA6CBD">
              <w:rPr>
                <w:rFonts w:ascii="Cambria" w:eastAsia="Times New Roman" w:hAnsi="Cambria" w:cs="Arial"/>
              </w:rPr>
              <w:t>External Dimensional Specifications Match Protocol</w:t>
            </w:r>
          </w:p>
          <w:p w14:paraId="055F4658" w14:textId="331A63A7" w:rsidR="00833626" w:rsidRDefault="00833626" w:rsidP="00DA6CBD">
            <w:pPr>
              <w:rPr>
                <w:rFonts w:ascii="Cambria" w:eastAsia="Times New Roman" w:hAnsi="Cambria" w:cs="Arial"/>
              </w:rPr>
            </w:pPr>
          </w:p>
          <w:p w14:paraId="166DD4AA" w14:textId="77777777" w:rsidR="00833626" w:rsidRPr="00DA6CBD" w:rsidRDefault="00833626" w:rsidP="00DA6CBD">
            <w:pPr>
              <w:rPr>
                <w:rFonts w:ascii="Cambria" w:eastAsia="Times New Roman" w:hAnsi="Cambria" w:cs="Arial"/>
              </w:rPr>
            </w:pPr>
          </w:p>
          <w:p w14:paraId="53925757" w14:textId="77777777" w:rsidR="00DA6CBD" w:rsidRPr="00DA6CBD" w:rsidRDefault="00DA6CBD" w:rsidP="00DA6CBD">
            <w:pPr>
              <w:rPr>
                <w:rFonts w:ascii="Cambria" w:eastAsia="Times New Roman" w:hAnsi="Cambria" w:cs="Arial"/>
              </w:rPr>
            </w:pPr>
          </w:p>
        </w:tc>
        <w:tc>
          <w:tcPr>
            <w:tcW w:w="2160" w:type="dxa"/>
          </w:tcPr>
          <w:p w14:paraId="302D790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Depth:</w:t>
            </w:r>
          </w:p>
          <w:p w14:paraId="5B89B665" w14:textId="77777777" w:rsidR="00DA6CBD" w:rsidRPr="00DA6CBD" w:rsidRDefault="00DA6CBD" w:rsidP="00DA6CBD">
            <w:pPr>
              <w:rPr>
                <w:rFonts w:ascii="Cambria" w:eastAsia="Times New Roman" w:hAnsi="Cambria" w:cs="Arial"/>
              </w:rPr>
            </w:pPr>
          </w:p>
          <w:p w14:paraId="4D27364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7459353A"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1D5BD534" w14:textId="77777777" w:rsidR="00DA6CBD" w:rsidRPr="00DA6CBD" w:rsidRDefault="00DA6CBD" w:rsidP="00DA6CBD">
            <w:pPr>
              <w:rPr>
                <w:rFonts w:ascii="Cambria" w:eastAsia="Times New Roman" w:hAnsi="Cambria" w:cs="Arial"/>
              </w:rPr>
            </w:pPr>
          </w:p>
          <w:p w14:paraId="670EEB5A" w14:textId="6DF7EAE6" w:rsidR="00DA6CBD" w:rsidRPr="00DA6CBD" w:rsidRDefault="00DA6CBD" w:rsidP="00DA6CBD">
            <w:pPr>
              <w:rPr>
                <w:rFonts w:ascii="Cambria" w:eastAsia="Times New Roman" w:hAnsi="Cambria" w:cs="Arial"/>
              </w:rPr>
            </w:pPr>
            <w:r w:rsidRPr="00DA6CBD">
              <w:rPr>
                <w:rFonts w:ascii="Cambria" w:eastAsia="Times New Roman" w:hAnsi="Cambria" w:cs="Arial"/>
              </w:rPr>
              <w:t>Manufacture: 3</w:t>
            </w:r>
            <w:r w:rsidR="00833626">
              <w:rPr>
                <w:rFonts w:ascii="Cambria" w:eastAsia="Times New Roman" w:hAnsi="Cambria" w:cs="Arial"/>
              </w:rPr>
              <w:t>1.1</w:t>
            </w:r>
            <w:r w:rsidRPr="00DA6CBD">
              <w:rPr>
                <w:rFonts w:ascii="Cambria" w:eastAsia="Times New Roman" w:hAnsi="Cambria" w:cs="Arial"/>
              </w:rPr>
              <w:t>”</w:t>
            </w:r>
          </w:p>
          <w:p w14:paraId="4267D621" w14:textId="77777777" w:rsidR="00DA6CBD" w:rsidRPr="00DA6CBD" w:rsidRDefault="00DA6CBD" w:rsidP="00DA6CBD">
            <w:pPr>
              <w:jc w:val="center"/>
              <w:rPr>
                <w:rFonts w:ascii="Cambria" w:eastAsia="Times New Roman" w:hAnsi="Cambria" w:cs="Arial"/>
              </w:rPr>
            </w:pPr>
          </w:p>
        </w:tc>
        <w:tc>
          <w:tcPr>
            <w:tcW w:w="1620" w:type="dxa"/>
            <w:vAlign w:val="center"/>
          </w:tcPr>
          <w:p w14:paraId="248E823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vMerge w:val="restart"/>
          </w:tcPr>
          <w:p w14:paraId="0A2528E2" w14:textId="77777777" w:rsidR="00DA6CBD" w:rsidRPr="00DA6CBD" w:rsidRDefault="00DA6CBD" w:rsidP="00DA6CBD">
            <w:pPr>
              <w:jc w:val="center"/>
              <w:rPr>
                <w:rFonts w:ascii="Cambria" w:eastAsia="Times New Roman" w:hAnsi="Cambria" w:cs="Arial"/>
              </w:rPr>
            </w:pPr>
          </w:p>
        </w:tc>
      </w:tr>
      <w:tr w:rsidR="00DA6CBD" w:rsidRPr="00DA6CBD" w14:paraId="4F531C99" w14:textId="77777777" w:rsidTr="004553D4">
        <w:trPr>
          <w:trHeight w:val="256"/>
        </w:trPr>
        <w:tc>
          <w:tcPr>
            <w:tcW w:w="2785" w:type="dxa"/>
            <w:vMerge/>
          </w:tcPr>
          <w:p w14:paraId="21F79810" w14:textId="77777777" w:rsidR="00DA6CBD" w:rsidRPr="00DA6CBD" w:rsidRDefault="00DA6CBD" w:rsidP="00DA6CBD">
            <w:pPr>
              <w:rPr>
                <w:rFonts w:ascii="Cambria" w:eastAsia="Times New Roman" w:hAnsi="Cambria" w:cs="Arial"/>
              </w:rPr>
            </w:pPr>
          </w:p>
        </w:tc>
        <w:tc>
          <w:tcPr>
            <w:tcW w:w="2160" w:type="dxa"/>
          </w:tcPr>
          <w:p w14:paraId="3291512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Height:</w:t>
            </w:r>
          </w:p>
          <w:p w14:paraId="0BE295D1" w14:textId="77777777" w:rsidR="00DA6CBD" w:rsidRPr="00DA6CBD" w:rsidRDefault="00DA6CBD" w:rsidP="00DA6CBD">
            <w:pPr>
              <w:rPr>
                <w:rFonts w:ascii="Cambria" w:eastAsia="Times New Roman" w:hAnsi="Cambria" w:cs="Arial"/>
              </w:rPr>
            </w:pPr>
          </w:p>
          <w:p w14:paraId="0E9A2E3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4BEB01A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11AAC361" w14:textId="77777777" w:rsidR="00DA6CBD" w:rsidRPr="00DA6CBD" w:rsidRDefault="00DA6CBD" w:rsidP="00DA6CBD">
            <w:pPr>
              <w:rPr>
                <w:rFonts w:ascii="Cambria" w:eastAsia="Times New Roman" w:hAnsi="Cambria" w:cs="Arial"/>
              </w:rPr>
            </w:pPr>
          </w:p>
          <w:p w14:paraId="5F1608B3" w14:textId="32AA7819" w:rsidR="00DA6CBD" w:rsidRPr="00DA6CBD" w:rsidRDefault="00DA6CBD" w:rsidP="00DA6CBD">
            <w:pPr>
              <w:rPr>
                <w:rFonts w:ascii="Cambria" w:eastAsia="Times New Roman" w:hAnsi="Cambria" w:cs="Arial"/>
              </w:rPr>
            </w:pPr>
            <w:r w:rsidRPr="00DA6CBD">
              <w:rPr>
                <w:rFonts w:ascii="Cambria" w:eastAsia="Times New Roman" w:hAnsi="Cambria" w:cs="Arial"/>
              </w:rPr>
              <w:t>Manufacture: 7</w:t>
            </w:r>
            <w:r w:rsidR="00833626">
              <w:rPr>
                <w:rFonts w:ascii="Cambria" w:eastAsia="Times New Roman" w:hAnsi="Cambria" w:cs="Arial"/>
              </w:rPr>
              <w:t>5.2</w:t>
            </w:r>
            <w:r w:rsidRPr="00DA6CBD">
              <w:rPr>
                <w:rFonts w:ascii="Cambria" w:eastAsia="Times New Roman" w:hAnsi="Cambria" w:cs="Arial"/>
              </w:rPr>
              <w:t>”</w:t>
            </w:r>
          </w:p>
          <w:p w14:paraId="6B589829" w14:textId="77777777" w:rsidR="00DA6CBD" w:rsidRPr="00DA6CBD" w:rsidRDefault="00DA6CBD" w:rsidP="00DA6CBD">
            <w:pPr>
              <w:jc w:val="center"/>
              <w:rPr>
                <w:rFonts w:ascii="Cambria" w:eastAsia="Times New Roman" w:hAnsi="Cambria" w:cs="Arial"/>
              </w:rPr>
            </w:pPr>
          </w:p>
        </w:tc>
        <w:tc>
          <w:tcPr>
            <w:tcW w:w="1620" w:type="dxa"/>
            <w:vAlign w:val="center"/>
          </w:tcPr>
          <w:p w14:paraId="40D254A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vMerge/>
          </w:tcPr>
          <w:p w14:paraId="60058884" w14:textId="77777777" w:rsidR="00DA6CBD" w:rsidRPr="00DA6CBD" w:rsidRDefault="00DA6CBD" w:rsidP="00DA6CBD">
            <w:pPr>
              <w:jc w:val="center"/>
              <w:rPr>
                <w:rFonts w:ascii="Cambria" w:eastAsia="Times New Roman" w:hAnsi="Cambria" w:cs="Arial"/>
              </w:rPr>
            </w:pPr>
          </w:p>
        </w:tc>
      </w:tr>
      <w:tr w:rsidR="00DA6CBD" w:rsidRPr="00DA6CBD" w14:paraId="7D033399" w14:textId="77777777" w:rsidTr="004553D4">
        <w:trPr>
          <w:trHeight w:val="256"/>
        </w:trPr>
        <w:tc>
          <w:tcPr>
            <w:tcW w:w="2785" w:type="dxa"/>
            <w:vMerge/>
          </w:tcPr>
          <w:p w14:paraId="427D01F5" w14:textId="77777777" w:rsidR="00DA6CBD" w:rsidRPr="00DA6CBD" w:rsidRDefault="00DA6CBD" w:rsidP="00DA6CBD">
            <w:pPr>
              <w:rPr>
                <w:rFonts w:ascii="Cambria" w:eastAsia="Times New Roman" w:hAnsi="Cambria" w:cs="Arial"/>
              </w:rPr>
            </w:pPr>
          </w:p>
        </w:tc>
        <w:tc>
          <w:tcPr>
            <w:tcW w:w="2160" w:type="dxa"/>
          </w:tcPr>
          <w:p w14:paraId="50C0EED1" w14:textId="672EAE9F" w:rsidR="00DA6CBD" w:rsidRPr="00DA6CBD" w:rsidRDefault="00833626" w:rsidP="00DA6CBD">
            <w:pPr>
              <w:rPr>
                <w:rFonts w:ascii="Cambria" w:eastAsia="Times New Roman" w:hAnsi="Cambria" w:cs="Arial"/>
              </w:rPr>
            </w:pPr>
            <w:r>
              <w:rPr>
                <w:rFonts w:ascii="Cambria" w:eastAsia="Times New Roman" w:hAnsi="Cambria" w:cs="Arial"/>
              </w:rPr>
              <w:t>Length</w:t>
            </w:r>
            <w:r w:rsidR="00DA6CBD" w:rsidRPr="00DA6CBD">
              <w:rPr>
                <w:rFonts w:ascii="Cambria" w:eastAsia="Times New Roman" w:hAnsi="Cambria" w:cs="Arial"/>
              </w:rPr>
              <w:t>:</w:t>
            </w:r>
          </w:p>
          <w:p w14:paraId="1496A776" w14:textId="77777777" w:rsidR="00DA6CBD" w:rsidRPr="00DA6CBD" w:rsidRDefault="00DA6CBD" w:rsidP="00DA6CBD">
            <w:pPr>
              <w:rPr>
                <w:rFonts w:ascii="Cambria" w:eastAsia="Times New Roman" w:hAnsi="Cambria" w:cs="Arial"/>
              </w:rPr>
            </w:pPr>
          </w:p>
          <w:p w14:paraId="72A3240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77AAB37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6AB353E9" w14:textId="77777777" w:rsidR="00DA6CBD" w:rsidRPr="00DA6CBD" w:rsidRDefault="00DA6CBD" w:rsidP="00DA6CBD">
            <w:pPr>
              <w:rPr>
                <w:rFonts w:ascii="Cambria" w:eastAsia="Times New Roman" w:hAnsi="Cambria" w:cs="Arial"/>
              </w:rPr>
            </w:pPr>
          </w:p>
          <w:p w14:paraId="7CA70BB3" w14:textId="6E17F554" w:rsidR="00DA6CBD" w:rsidRPr="00DA6CBD" w:rsidRDefault="00DA6CBD" w:rsidP="00DA6CBD">
            <w:pPr>
              <w:rPr>
                <w:rFonts w:ascii="Cambria" w:eastAsia="Times New Roman" w:hAnsi="Cambria" w:cs="Arial"/>
              </w:rPr>
            </w:pPr>
            <w:r w:rsidRPr="00DA6CBD">
              <w:rPr>
                <w:rFonts w:ascii="Cambria" w:eastAsia="Times New Roman" w:hAnsi="Cambria" w:cs="Arial"/>
              </w:rPr>
              <w:t xml:space="preserve">Manufacture: </w:t>
            </w:r>
            <w:r w:rsidR="00833626">
              <w:rPr>
                <w:rFonts w:ascii="Cambria" w:eastAsia="Times New Roman" w:hAnsi="Cambria" w:cs="Arial"/>
              </w:rPr>
              <w:t>29.9</w:t>
            </w:r>
            <w:r w:rsidRPr="00DA6CBD">
              <w:rPr>
                <w:rFonts w:ascii="Cambria" w:eastAsia="Times New Roman" w:hAnsi="Cambria" w:cs="Arial"/>
              </w:rPr>
              <w:t>”</w:t>
            </w:r>
          </w:p>
          <w:p w14:paraId="2F78CE1C" w14:textId="77777777" w:rsidR="00DA6CBD" w:rsidRPr="00DA6CBD" w:rsidRDefault="00DA6CBD" w:rsidP="00DA6CBD">
            <w:pPr>
              <w:jc w:val="center"/>
              <w:rPr>
                <w:rFonts w:ascii="Cambria" w:eastAsia="Times New Roman" w:hAnsi="Cambria" w:cs="Arial"/>
              </w:rPr>
            </w:pPr>
          </w:p>
        </w:tc>
        <w:tc>
          <w:tcPr>
            <w:tcW w:w="1620" w:type="dxa"/>
            <w:vAlign w:val="center"/>
          </w:tcPr>
          <w:p w14:paraId="4887DA3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vMerge/>
          </w:tcPr>
          <w:p w14:paraId="1ECB6C37" w14:textId="77777777" w:rsidR="00DA6CBD" w:rsidRPr="00DA6CBD" w:rsidRDefault="00DA6CBD" w:rsidP="00DA6CBD">
            <w:pPr>
              <w:jc w:val="center"/>
              <w:rPr>
                <w:rFonts w:ascii="Cambria" w:eastAsia="Times New Roman" w:hAnsi="Cambria" w:cs="Arial"/>
              </w:rPr>
            </w:pPr>
          </w:p>
        </w:tc>
      </w:tr>
      <w:tr w:rsidR="00DA6CBD" w:rsidRPr="00DA6CBD" w14:paraId="283CCE8B" w14:textId="77777777" w:rsidTr="004553D4">
        <w:tc>
          <w:tcPr>
            <w:tcW w:w="2785" w:type="dxa"/>
          </w:tcPr>
          <w:p w14:paraId="7EDF689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is marked with StimLabs Equipment ID</w:t>
            </w:r>
          </w:p>
          <w:p w14:paraId="5BBB89C5" w14:textId="77777777" w:rsidR="00DA6CBD" w:rsidRPr="00DA6CBD" w:rsidRDefault="00DA6CBD" w:rsidP="00DA6CBD">
            <w:pPr>
              <w:rPr>
                <w:rFonts w:ascii="Cambria" w:eastAsia="Times New Roman" w:hAnsi="Cambria" w:cs="Arial"/>
              </w:rPr>
            </w:pPr>
          </w:p>
        </w:tc>
        <w:tc>
          <w:tcPr>
            <w:tcW w:w="3780" w:type="dxa"/>
            <w:gridSpan w:val="2"/>
          </w:tcPr>
          <w:p w14:paraId="44A13796"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tcPr>
          <w:p w14:paraId="77DE5A58" w14:textId="77777777" w:rsidR="00DA6CBD" w:rsidRPr="00DA6CBD" w:rsidRDefault="00DA6CBD" w:rsidP="00DA6CBD">
            <w:pPr>
              <w:rPr>
                <w:rFonts w:ascii="Cambria" w:eastAsia="Times New Roman" w:hAnsi="Cambria" w:cs="Arial"/>
              </w:rPr>
            </w:pPr>
          </w:p>
        </w:tc>
      </w:tr>
      <w:tr w:rsidR="00DA6CBD" w:rsidRPr="00DA6CBD" w14:paraId="27B2059F" w14:textId="77777777" w:rsidTr="004553D4">
        <w:tc>
          <w:tcPr>
            <w:tcW w:w="2785" w:type="dxa"/>
          </w:tcPr>
          <w:p w14:paraId="3FCC659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is marked with a calibration sticker and is within current calibration</w:t>
            </w:r>
          </w:p>
          <w:p w14:paraId="1F631DF1" w14:textId="77777777" w:rsidR="00DA6CBD" w:rsidRPr="00DA6CBD" w:rsidRDefault="00DA6CBD" w:rsidP="00DA6CBD">
            <w:pPr>
              <w:rPr>
                <w:rFonts w:ascii="Cambria" w:eastAsia="Times New Roman" w:hAnsi="Cambria" w:cs="Arial"/>
              </w:rPr>
            </w:pPr>
          </w:p>
        </w:tc>
        <w:tc>
          <w:tcPr>
            <w:tcW w:w="3780" w:type="dxa"/>
            <w:gridSpan w:val="2"/>
          </w:tcPr>
          <w:p w14:paraId="38805B3A"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tcPr>
          <w:p w14:paraId="2F388E26" w14:textId="77777777" w:rsidR="00DA6CBD" w:rsidRPr="00DA6CBD" w:rsidRDefault="00DA6CBD" w:rsidP="00DA6CBD">
            <w:pPr>
              <w:rPr>
                <w:rFonts w:ascii="Cambria" w:eastAsia="Times New Roman" w:hAnsi="Cambria" w:cs="Arial"/>
              </w:rPr>
            </w:pPr>
          </w:p>
        </w:tc>
      </w:tr>
      <w:tr w:rsidR="00DA6CBD" w:rsidRPr="00DA6CBD" w14:paraId="04736546" w14:textId="77777777" w:rsidTr="004553D4">
        <w:tc>
          <w:tcPr>
            <w:tcW w:w="2785" w:type="dxa"/>
          </w:tcPr>
          <w:p w14:paraId="738E78FA"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A logbook has been created for the equipment and is available for use</w:t>
            </w:r>
          </w:p>
        </w:tc>
        <w:tc>
          <w:tcPr>
            <w:tcW w:w="3780" w:type="dxa"/>
            <w:gridSpan w:val="2"/>
          </w:tcPr>
          <w:p w14:paraId="3BC4155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tcPr>
          <w:p w14:paraId="6C72A010" w14:textId="77777777" w:rsidR="00DA6CBD" w:rsidRPr="00DA6CBD" w:rsidRDefault="00DA6CBD" w:rsidP="00DA6CBD">
            <w:pPr>
              <w:rPr>
                <w:rFonts w:ascii="Cambria" w:eastAsia="Times New Roman" w:hAnsi="Cambria" w:cs="Arial"/>
              </w:rPr>
            </w:pPr>
          </w:p>
        </w:tc>
      </w:tr>
    </w:tbl>
    <w:p w14:paraId="5A00F1CA" w14:textId="77777777" w:rsidR="00DA6CBD" w:rsidRPr="00DA6CBD" w:rsidRDefault="00DA6CBD" w:rsidP="00DA6CBD">
      <w:pPr>
        <w:rPr>
          <w:rFonts w:ascii="Cambria" w:eastAsia="Times New Roman" w:hAnsi="Cambria" w:cs="Arial"/>
        </w:rPr>
      </w:pPr>
    </w:p>
    <w:p w14:paraId="7148B789"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A Completed By (signature &amp; date): ________________________________________________________________</w:t>
      </w:r>
    </w:p>
    <w:p w14:paraId="0DB5E4D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16195032"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B - Installation</w:t>
      </w:r>
    </w:p>
    <w:tbl>
      <w:tblPr>
        <w:tblStyle w:val="TableGrid"/>
        <w:tblW w:w="0" w:type="auto"/>
        <w:tblLook w:val="04A0" w:firstRow="1" w:lastRow="0" w:firstColumn="1" w:lastColumn="0" w:noHBand="0" w:noVBand="1"/>
      </w:tblPr>
      <w:tblGrid>
        <w:gridCol w:w="3116"/>
        <w:gridCol w:w="1558"/>
        <w:gridCol w:w="1559"/>
        <w:gridCol w:w="3117"/>
      </w:tblGrid>
      <w:tr w:rsidR="00DA6CBD" w:rsidRPr="00DA6CBD" w14:paraId="4D555881" w14:textId="77777777" w:rsidTr="004553D4">
        <w:tc>
          <w:tcPr>
            <w:tcW w:w="3116" w:type="dxa"/>
            <w:shd w:val="clear" w:color="auto" w:fill="E7E6E6" w:themeFill="background2"/>
          </w:tcPr>
          <w:p w14:paraId="64264F33"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Specification or Acceptance Criteria</w:t>
            </w:r>
          </w:p>
        </w:tc>
        <w:tc>
          <w:tcPr>
            <w:tcW w:w="3117" w:type="dxa"/>
            <w:gridSpan w:val="2"/>
            <w:shd w:val="clear" w:color="auto" w:fill="E7E6E6" w:themeFill="background2"/>
          </w:tcPr>
          <w:p w14:paraId="2CB94AD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3117" w:type="dxa"/>
            <w:shd w:val="clear" w:color="auto" w:fill="E7E6E6" w:themeFill="background2"/>
          </w:tcPr>
          <w:p w14:paraId="5B7908D9"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628F4AD8" w14:textId="77777777" w:rsidTr="004553D4">
        <w:tc>
          <w:tcPr>
            <w:tcW w:w="3116" w:type="dxa"/>
          </w:tcPr>
          <w:p w14:paraId="373953CE"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does not rock, lean, or otherwise unstable.</w:t>
            </w:r>
          </w:p>
          <w:p w14:paraId="2D50D137" w14:textId="77777777" w:rsidR="00DA6CBD" w:rsidRPr="00DA6CBD" w:rsidRDefault="00DA6CBD" w:rsidP="00DA6CBD">
            <w:pPr>
              <w:rPr>
                <w:rFonts w:ascii="Cambria" w:eastAsia="Times New Roman" w:hAnsi="Cambria" w:cs="Arial"/>
              </w:rPr>
            </w:pPr>
          </w:p>
        </w:tc>
        <w:tc>
          <w:tcPr>
            <w:tcW w:w="3117" w:type="dxa"/>
            <w:gridSpan w:val="2"/>
          </w:tcPr>
          <w:p w14:paraId="1076FA7C"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3F740FCF" w14:textId="77777777" w:rsidR="00DA6CBD" w:rsidRPr="00DA6CBD" w:rsidRDefault="00DA6CBD" w:rsidP="00DA6CBD">
            <w:pPr>
              <w:rPr>
                <w:rFonts w:ascii="Cambria" w:eastAsia="Times New Roman" w:hAnsi="Cambria" w:cs="Arial"/>
              </w:rPr>
            </w:pPr>
          </w:p>
        </w:tc>
      </w:tr>
      <w:tr w:rsidR="00DA6CBD" w:rsidRPr="00DA6CBD" w14:paraId="5C86D4C5" w14:textId="77777777" w:rsidTr="004553D4">
        <w:trPr>
          <w:trHeight w:val="258"/>
        </w:trPr>
        <w:tc>
          <w:tcPr>
            <w:tcW w:w="3116" w:type="dxa"/>
            <w:vMerge w:val="restart"/>
          </w:tcPr>
          <w:p w14:paraId="07504840" w14:textId="27A0E3B5" w:rsidR="00DA6CBD" w:rsidRPr="00DA6CBD" w:rsidRDefault="00DA6CBD" w:rsidP="00DA6CBD">
            <w:pPr>
              <w:rPr>
                <w:rFonts w:ascii="Cambria" w:eastAsia="Times New Roman" w:hAnsi="Cambria" w:cs="Arial"/>
              </w:rPr>
            </w:pPr>
            <w:r w:rsidRPr="00DA6CBD">
              <w:rPr>
                <w:rFonts w:ascii="Cambria" w:eastAsia="Times New Roman" w:hAnsi="Cambria" w:cs="Arial"/>
              </w:rPr>
              <w:t xml:space="preserve">Wall space has at a minimum </w:t>
            </w:r>
            <w:r w:rsidR="00833626">
              <w:rPr>
                <w:rFonts w:ascii="Cambria" w:eastAsia="Times New Roman" w:hAnsi="Cambria" w:cs="Arial"/>
              </w:rPr>
              <w:t>4”</w:t>
            </w:r>
            <w:r w:rsidRPr="00DA6CBD">
              <w:rPr>
                <w:rFonts w:ascii="Cambria" w:eastAsia="Times New Roman" w:hAnsi="Cambria" w:cs="Arial"/>
              </w:rPr>
              <w:t xml:space="preserve"> between unit and adjacent walls</w:t>
            </w:r>
          </w:p>
          <w:p w14:paraId="2DF08635" w14:textId="77777777" w:rsidR="00DA6CBD" w:rsidRPr="00DA6CBD" w:rsidRDefault="00DA6CBD" w:rsidP="00DA6CBD">
            <w:pPr>
              <w:rPr>
                <w:rFonts w:ascii="Cambria" w:eastAsia="Times New Roman" w:hAnsi="Cambria" w:cs="Arial"/>
              </w:rPr>
            </w:pPr>
          </w:p>
        </w:tc>
        <w:tc>
          <w:tcPr>
            <w:tcW w:w="1558" w:type="dxa"/>
          </w:tcPr>
          <w:p w14:paraId="7F59799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Left Side:</w:t>
            </w:r>
          </w:p>
          <w:p w14:paraId="269B7E7D" w14:textId="77777777" w:rsidR="00DA6CBD" w:rsidRPr="00DA6CBD" w:rsidRDefault="00DA6CBD" w:rsidP="00DA6CBD">
            <w:pPr>
              <w:jc w:val="center"/>
              <w:rPr>
                <w:rFonts w:ascii="Cambria" w:eastAsia="Times New Roman" w:hAnsi="Cambria" w:cs="Arial"/>
              </w:rPr>
            </w:pPr>
          </w:p>
          <w:p w14:paraId="36503E07" w14:textId="77777777" w:rsidR="00DA6CBD" w:rsidRPr="00DA6CBD" w:rsidRDefault="00DA6CBD" w:rsidP="00DA6CBD">
            <w:pPr>
              <w:jc w:val="center"/>
              <w:rPr>
                <w:rFonts w:ascii="Cambria" w:eastAsia="Times New Roman" w:hAnsi="Cambria" w:cs="Arial"/>
              </w:rPr>
            </w:pPr>
          </w:p>
        </w:tc>
        <w:tc>
          <w:tcPr>
            <w:tcW w:w="1559" w:type="dxa"/>
          </w:tcPr>
          <w:p w14:paraId="3F686A5C"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vMerge w:val="restart"/>
          </w:tcPr>
          <w:p w14:paraId="23C520C4" w14:textId="77777777" w:rsidR="00DA6CBD" w:rsidRPr="00DA6CBD" w:rsidRDefault="00DA6CBD" w:rsidP="00DA6CBD">
            <w:pPr>
              <w:rPr>
                <w:rFonts w:ascii="Cambria" w:eastAsia="Times New Roman" w:hAnsi="Cambria" w:cs="Arial"/>
              </w:rPr>
            </w:pPr>
          </w:p>
        </w:tc>
      </w:tr>
      <w:tr w:rsidR="00DA6CBD" w:rsidRPr="00DA6CBD" w14:paraId="1FFCDFB2" w14:textId="77777777" w:rsidTr="004553D4">
        <w:trPr>
          <w:trHeight w:val="258"/>
        </w:trPr>
        <w:tc>
          <w:tcPr>
            <w:tcW w:w="3116" w:type="dxa"/>
            <w:vMerge/>
          </w:tcPr>
          <w:p w14:paraId="3B9D740A" w14:textId="77777777" w:rsidR="00DA6CBD" w:rsidRPr="00DA6CBD" w:rsidRDefault="00DA6CBD" w:rsidP="00DA6CBD">
            <w:pPr>
              <w:rPr>
                <w:rFonts w:ascii="Cambria" w:eastAsia="Times New Roman" w:hAnsi="Cambria" w:cs="Arial"/>
              </w:rPr>
            </w:pPr>
          </w:p>
        </w:tc>
        <w:tc>
          <w:tcPr>
            <w:tcW w:w="1558" w:type="dxa"/>
          </w:tcPr>
          <w:p w14:paraId="227981B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Right Side:</w:t>
            </w:r>
          </w:p>
          <w:p w14:paraId="2A733542" w14:textId="77777777" w:rsidR="00DA6CBD" w:rsidRPr="00DA6CBD" w:rsidRDefault="00DA6CBD" w:rsidP="00DA6CBD">
            <w:pPr>
              <w:jc w:val="center"/>
              <w:rPr>
                <w:rFonts w:ascii="Cambria" w:eastAsia="Times New Roman" w:hAnsi="Cambria" w:cs="Arial"/>
              </w:rPr>
            </w:pPr>
          </w:p>
          <w:p w14:paraId="20CEF9A6" w14:textId="77777777" w:rsidR="00DA6CBD" w:rsidRPr="00DA6CBD" w:rsidRDefault="00DA6CBD" w:rsidP="00DA6CBD">
            <w:pPr>
              <w:jc w:val="center"/>
              <w:rPr>
                <w:rFonts w:ascii="Cambria" w:eastAsia="Times New Roman" w:hAnsi="Cambria" w:cs="Arial"/>
              </w:rPr>
            </w:pPr>
          </w:p>
        </w:tc>
        <w:tc>
          <w:tcPr>
            <w:tcW w:w="1559" w:type="dxa"/>
          </w:tcPr>
          <w:p w14:paraId="3F4C128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vMerge/>
          </w:tcPr>
          <w:p w14:paraId="646F6184" w14:textId="77777777" w:rsidR="00DA6CBD" w:rsidRPr="00DA6CBD" w:rsidRDefault="00DA6CBD" w:rsidP="00DA6CBD">
            <w:pPr>
              <w:rPr>
                <w:rFonts w:ascii="Cambria" w:eastAsia="Times New Roman" w:hAnsi="Cambria" w:cs="Arial"/>
              </w:rPr>
            </w:pPr>
          </w:p>
        </w:tc>
      </w:tr>
      <w:tr w:rsidR="00DA6CBD" w:rsidRPr="00DA6CBD" w14:paraId="6FAB3422" w14:textId="77777777" w:rsidTr="004553D4">
        <w:trPr>
          <w:trHeight w:val="258"/>
        </w:trPr>
        <w:tc>
          <w:tcPr>
            <w:tcW w:w="3116" w:type="dxa"/>
            <w:vMerge/>
          </w:tcPr>
          <w:p w14:paraId="431E61DE" w14:textId="77777777" w:rsidR="00DA6CBD" w:rsidRPr="00DA6CBD" w:rsidRDefault="00DA6CBD" w:rsidP="00DA6CBD">
            <w:pPr>
              <w:rPr>
                <w:rFonts w:ascii="Cambria" w:eastAsia="Times New Roman" w:hAnsi="Cambria" w:cs="Arial"/>
              </w:rPr>
            </w:pPr>
          </w:p>
        </w:tc>
        <w:tc>
          <w:tcPr>
            <w:tcW w:w="1558" w:type="dxa"/>
          </w:tcPr>
          <w:p w14:paraId="7F9D4FF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Back: </w:t>
            </w:r>
          </w:p>
          <w:p w14:paraId="5110EFFF" w14:textId="77777777" w:rsidR="00DA6CBD" w:rsidRPr="00DA6CBD" w:rsidRDefault="00DA6CBD" w:rsidP="00DA6CBD">
            <w:pPr>
              <w:jc w:val="center"/>
              <w:rPr>
                <w:rFonts w:ascii="Cambria" w:eastAsia="Times New Roman" w:hAnsi="Cambria" w:cs="Arial"/>
              </w:rPr>
            </w:pPr>
          </w:p>
          <w:p w14:paraId="11D3F7DC" w14:textId="77777777" w:rsidR="00DA6CBD" w:rsidRPr="00DA6CBD" w:rsidRDefault="00DA6CBD" w:rsidP="00DA6CBD">
            <w:pPr>
              <w:jc w:val="center"/>
              <w:rPr>
                <w:rFonts w:ascii="Cambria" w:eastAsia="Times New Roman" w:hAnsi="Cambria" w:cs="Arial"/>
              </w:rPr>
            </w:pPr>
          </w:p>
        </w:tc>
        <w:tc>
          <w:tcPr>
            <w:tcW w:w="1559" w:type="dxa"/>
          </w:tcPr>
          <w:p w14:paraId="0BD86DD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vMerge/>
          </w:tcPr>
          <w:p w14:paraId="08F9BBED" w14:textId="77777777" w:rsidR="00DA6CBD" w:rsidRPr="00DA6CBD" w:rsidRDefault="00DA6CBD" w:rsidP="00DA6CBD">
            <w:pPr>
              <w:rPr>
                <w:rFonts w:ascii="Cambria" w:eastAsia="Times New Roman" w:hAnsi="Cambria" w:cs="Arial"/>
              </w:rPr>
            </w:pPr>
          </w:p>
        </w:tc>
      </w:tr>
    </w:tbl>
    <w:p w14:paraId="15FBEFAB" w14:textId="77777777" w:rsidR="00DA6CBD" w:rsidRPr="00DA6CBD" w:rsidRDefault="00DA6CBD" w:rsidP="00DA6CBD">
      <w:pPr>
        <w:rPr>
          <w:rFonts w:ascii="Cambria" w:eastAsia="Times New Roman" w:hAnsi="Cambria" w:cs="Arial"/>
        </w:rPr>
      </w:pPr>
    </w:p>
    <w:p w14:paraId="7D263B9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B Completed By (signature &amp; date): ________________________________________________________________</w:t>
      </w:r>
    </w:p>
    <w:p w14:paraId="3EC8690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2972A18A"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t>Section C – Utility Connection</w:t>
      </w:r>
    </w:p>
    <w:tbl>
      <w:tblPr>
        <w:tblStyle w:val="TableGrid"/>
        <w:tblW w:w="0" w:type="auto"/>
        <w:tblLook w:val="04A0" w:firstRow="1" w:lastRow="0" w:firstColumn="1" w:lastColumn="0" w:noHBand="0" w:noVBand="1"/>
      </w:tblPr>
      <w:tblGrid>
        <w:gridCol w:w="1550"/>
        <w:gridCol w:w="1472"/>
        <w:gridCol w:w="1577"/>
        <w:gridCol w:w="1544"/>
        <w:gridCol w:w="1544"/>
        <w:gridCol w:w="1663"/>
      </w:tblGrid>
      <w:tr w:rsidR="00DA6CBD" w:rsidRPr="00DA6CBD" w14:paraId="6B840457" w14:textId="77777777" w:rsidTr="004553D4">
        <w:tc>
          <w:tcPr>
            <w:tcW w:w="1550" w:type="dxa"/>
            <w:shd w:val="clear" w:color="auto" w:fill="E7E6E6" w:themeFill="background2"/>
          </w:tcPr>
          <w:p w14:paraId="2DABFD1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StimLabs ID Number </w:t>
            </w:r>
          </w:p>
        </w:tc>
        <w:tc>
          <w:tcPr>
            <w:tcW w:w="1472" w:type="dxa"/>
            <w:shd w:val="clear" w:color="auto" w:fill="E7E6E6" w:themeFill="background2"/>
          </w:tcPr>
          <w:p w14:paraId="3A19C3B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577" w:type="dxa"/>
            <w:shd w:val="clear" w:color="auto" w:fill="E7E6E6" w:themeFill="background2"/>
          </w:tcPr>
          <w:p w14:paraId="0975DAD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Utility</w:t>
            </w:r>
          </w:p>
        </w:tc>
        <w:tc>
          <w:tcPr>
            <w:tcW w:w="1544" w:type="dxa"/>
            <w:shd w:val="clear" w:color="auto" w:fill="E7E6E6" w:themeFill="background2"/>
          </w:tcPr>
          <w:p w14:paraId="0959F72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Requirement </w:t>
            </w:r>
          </w:p>
        </w:tc>
        <w:tc>
          <w:tcPr>
            <w:tcW w:w="1544" w:type="dxa"/>
            <w:shd w:val="clear" w:color="auto" w:fill="E7E6E6" w:themeFill="background2"/>
          </w:tcPr>
          <w:p w14:paraId="5B6C373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1663" w:type="dxa"/>
            <w:shd w:val="clear" w:color="auto" w:fill="E7E6E6" w:themeFill="background2"/>
          </w:tcPr>
          <w:p w14:paraId="618FFA59"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1080E8B6" w14:textId="77777777" w:rsidTr="004553D4">
        <w:trPr>
          <w:trHeight w:val="390"/>
        </w:trPr>
        <w:tc>
          <w:tcPr>
            <w:tcW w:w="1550" w:type="dxa"/>
            <w:vMerge w:val="restart"/>
          </w:tcPr>
          <w:p w14:paraId="42A77FE8" w14:textId="77777777" w:rsidR="00DA6CBD" w:rsidRPr="00DA6CBD" w:rsidRDefault="00DA6CBD" w:rsidP="00DA6CBD">
            <w:pPr>
              <w:rPr>
                <w:rFonts w:ascii="Cambria" w:eastAsia="Times New Roman" w:hAnsi="Cambria" w:cs="Arial"/>
              </w:rPr>
            </w:pPr>
          </w:p>
          <w:p w14:paraId="2EE2BC54" w14:textId="77777777" w:rsidR="00DA6CBD" w:rsidRPr="00DA6CBD" w:rsidRDefault="00DA6CBD" w:rsidP="00DA6CBD">
            <w:pPr>
              <w:rPr>
                <w:rFonts w:ascii="Cambria" w:eastAsia="Times New Roman" w:hAnsi="Cambria" w:cs="Arial"/>
              </w:rPr>
            </w:pPr>
          </w:p>
          <w:p w14:paraId="4B5F9C36" w14:textId="77777777" w:rsidR="00DA6CBD" w:rsidRPr="00DA6CBD" w:rsidRDefault="00DA6CBD" w:rsidP="00DA6CBD">
            <w:pPr>
              <w:rPr>
                <w:rFonts w:ascii="Cambria" w:eastAsia="Times New Roman" w:hAnsi="Cambria" w:cs="Arial"/>
              </w:rPr>
            </w:pPr>
          </w:p>
        </w:tc>
        <w:tc>
          <w:tcPr>
            <w:tcW w:w="1472" w:type="dxa"/>
            <w:vMerge w:val="restart"/>
          </w:tcPr>
          <w:p w14:paraId="2DF89836" w14:textId="77777777" w:rsidR="00DA6CBD" w:rsidRPr="00DA6CBD" w:rsidRDefault="00DA6CBD" w:rsidP="00DA6CBD">
            <w:pPr>
              <w:rPr>
                <w:rFonts w:ascii="Cambria" w:eastAsia="Times New Roman" w:hAnsi="Cambria" w:cs="Arial"/>
              </w:rPr>
            </w:pPr>
          </w:p>
        </w:tc>
        <w:tc>
          <w:tcPr>
            <w:tcW w:w="1577" w:type="dxa"/>
            <w:vMerge w:val="restart"/>
          </w:tcPr>
          <w:p w14:paraId="34F42C3B" w14:textId="77777777" w:rsidR="00DA6CBD" w:rsidRPr="00DA6CBD" w:rsidRDefault="00DA6CBD" w:rsidP="00DA6CBD">
            <w:pPr>
              <w:rPr>
                <w:rFonts w:ascii="Cambria" w:eastAsia="Times New Roman" w:hAnsi="Cambria" w:cs="Arial"/>
              </w:rPr>
            </w:pPr>
          </w:p>
        </w:tc>
        <w:tc>
          <w:tcPr>
            <w:tcW w:w="1544" w:type="dxa"/>
          </w:tcPr>
          <w:p w14:paraId="16519A65" w14:textId="71D03481" w:rsidR="00DA6CBD" w:rsidRPr="00DA6CBD" w:rsidRDefault="00DA6CBD" w:rsidP="00DA6CBD">
            <w:pPr>
              <w:rPr>
                <w:rFonts w:ascii="Cambria" w:eastAsia="Times New Roman" w:hAnsi="Cambria" w:cs="Arial"/>
              </w:rPr>
            </w:pPr>
            <w:r w:rsidRPr="00DA6CBD">
              <w:rPr>
                <w:rFonts w:ascii="Cambria" w:eastAsia="Times New Roman" w:hAnsi="Cambria" w:cs="Arial"/>
              </w:rPr>
              <w:t>115 +</w:t>
            </w:r>
            <w:r w:rsidR="00833626">
              <w:rPr>
                <w:rFonts w:ascii="Cambria" w:eastAsia="Times New Roman" w:hAnsi="Cambria" w:cs="Arial"/>
              </w:rPr>
              <w:t xml:space="preserve">10,-5 </w:t>
            </w:r>
            <w:r w:rsidRPr="00DA6CBD">
              <w:rPr>
                <w:rFonts w:ascii="Cambria" w:eastAsia="Times New Roman" w:hAnsi="Cambria" w:cs="Arial"/>
              </w:rPr>
              <w:t>Volt</w:t>
            </w:r>
          </w:p>
          <w:p w14:paraId="539CC8B1" w14:textId="77777777" w:rsidR="00DA6CBD" w:rsidRPr="00DA6CBD" w:rsidRDefault="00DA6CBD" w:rsidP="00DA6CBD">
            <w:pPr>
              <w:rPr>
                <w:rFonts w:ascii="Cambria" w:eastAsia="Times New Roman" w:hAnsi="Cambria" w:cs="Arial"/>
              </w:rPr>
            </w:pPr>
          </w:p>
          <w:p w14:paraId="40CC0A6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6EB75ADE" w14:textId="77777777" w:rsidR="00DA6CBD" w:rsidRPr="00DA6CBD" w:rsidRDefault="00DA6CBD" w:rsidP="00DA6CBD">
            <w:pPr>
              <w:rPr>
                <w:rFonts w:ascii="Cambria" w:eastAsia="Times New Roman" w:hAnsi="Cambria" w:cs="Arial"/>
              </w:rPr>
            </w:pPr>
          </w:p>
          <w:p w14:paraId="0B25EDDD" w14:textId="77777777" w:rsidR="00DA6CBD" w:rsidRPr="00DA6CBD" w:rsidRDefault="00DA6CBD" w:rsidP="00DA6CBD">
            <w:pPr>
              <w:rPr>
                <w:rFonts w:ascii="Cambria" w:eastAsia="Times New Roman" w:hAnsi="Cambria" w:cs="Arial"/>
              </w:rPr>
            </w:pPr>
          </w:p>
          <w:p w14:paraId="4922EA76" w14:textId="77777777" w:rsidR="00DA6CBD" w:rsidRPr="00DA6CBD" w:rsidRDefault="00DA6CBD" w:rsidP="00DA6CBD">
            <w:pPr>
              <w:rPr>
                <w:rFonts w:ascii="Cambria" w:eastAsia="Times New Roman" w:hAnsi="Cambria" w:cs="Arial"/>
              </w:rPr>
            </w:pPr>
          </w:p>
        </w:tc>
        <w:tc>
          <w:tcPr>
            <w:tcW w:w="1544" w:type="dxa"/>
          </w:tcPr>
          <w:p w14:paraId="5B898D07" w14:textId="77777777" w:rsidR="00DA6CBD" w:rsidRPr="00DA6CBD" w:rsidRDefault="00DA6CBD" w:rsidP="00DA6CBD">
            <w:pPr>
              <w:jc w:val="center"/>
              <w:rPr>
                <w:rFonts w:ascii="Cambria" w:eastAsia="Times New Roman" w:hAnsi="Cambria" w:cs="Arial"/>
              </w:rPr>
            </w:pPr>
          </w:p>
          <w:p w14:paraId="46F42F6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w:t>
            </w:r>
          </w:p>
          <w:p w14:paraId="20CBE89A" w14:textId="77777777" w:rsidR="00DA6CBD" w:rsidRPr="00DA6CBD" w:rsidRDefault="00DA6CBD" w:rsidP="00DA6CBD">
            <w:pPr>
              <w:jc w:val="center"/>
              <w:rPr>
                <w:rFonts w:ascii="Cambria" w:eastAsia="Times New Roman" w:hAnsi="Cambria" w:cs="Arial"/>
              </w:rPr>
            </w:pPr>
          </w:p>
          <w:p w14:paraId="49A70F6C" w14:textId="77777777" w:rsidR="00DA6CBD" w:rsidRPr="00DA6CBD" w:rsidRDefault="00DA6CBD" w:rsidP="00DA6CBD">
            <w:pPr>
              <w:jc w:val="center"/>
              <w:rPr>
                <w:rFonts w:ascii="Cambria" w:eastAsia="Times New Roman" w:hAnsi="Cambria" w:cs="Arial"/>
              </w:rPr>
            </w:pPr>
          </w:p>
          <w:p w14:paraId="290773E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Fail</w:t>
            </w:r>
          </w:p>
        </w:tc>
        <w:tc>
          <w:tcPr>
            <w:tcW w:w="1663" w:type="dxa"/>
            <w:vMerge w:val="restart"/>
          </w:tcPr>
          <w:p w14:paraId="1DF664AC" w14:textId="77777777" w:rsidR="00DA6CBD" w:rsidRPr="00DA6CBD" w:rsidRDefault="00DA6CBD" w:rsidP="00DA6CBD">
            <w:pPr>
              <w:rPr>
                <w:rFonts w:ascii="Cambria" w:eastAsia="Times New Roman" w:hAnsi="Cambria" w:cs="Arial"/>
              </w:rPr>
            </w:pPr>
          </w:p>
        </w:tc>
      </w:tr>
      <w:tr w:rsidR="00DA6CBD" w:rsidRPr="00DA6CBD" w14:paraId="5C0F7820" w14:textId="77777777" w:rsidTr="004553D4">
        <w:trPr>
          <w:trHeight w:val="390"/>
        </w:trPr>
        <w:tc>
          <w:tcPr>
            <w:tcW w:w="1550" w:type="dxa"/>
            <w:vMerge/>
          </w:tcPr>
          <w:p w14:paraId="3C6C59DF" w14:textId="77777777" w:rsidR="00DA6CBD" w:rsidRPr="00DA6CBD" w:rsidRDefault="00DA6CBD" w:rsidP="00DA6CBD">
            <w:pPr>
              <w:rPr>
                <w:rFonts w:ascii="Cambria" w:eastAsia="Times New Roman" w:hAnsi="Cambria" w:cs="Arial"/>
              </w:rPr>
            </w:pPr>
          </w:p>
        </w:tc>
        <w:tc>
          <w:tcPr>
            <w:tcW w:w="1472" w:type="dxa"/>
            <w:vMerge/>
          </w:tcPr>
          <w:p w14:paraId="23C08BFE" w14:textId="77777777" w:rsidR="00DA6CBD" w:rsidRPr="00DA6CBD" w:rsidRDefault="00DA6CBD" w:rsidP="00DA6CBD">
            <w:pPr>
              <w:rPr>
                <w:rFonts w:ascii="Cambria" w:eastAsia="Times New Roman" w:hAnsi="Cambria" w:cs="Arial"/>
              </w:rPr>
            </w:pPr>
          </w:p>
        </w:tc>
        <w:tc>
          <w:tcPr>
            <w:tcW w:w="1577" w:type="dxa"/>
            <w:vMerge/>
          </w:tcPr>
          <w:p w14:paraId="2CC749CB" w14:textId="77777777" w:rsidR="00DA6CBD" w:rsidRPr="00DA6CBD" w:rsidRDefault="00DA6CBD" w:rsidP="00DA6CBD">
            <w:pPr>
              <w:rPr>
                <w:rFonts w:ascii="Cambria" w:eastAsia="Times New Roman" w:hAnsi="Cambria" w:cs="Arial"/>
              </w:rPr>
            </w:pPr>
          </w:p>
        </w:tc>
        <w:tc>
          <w:tcPr>
            <w:tcW w:w="1544" w:type="dxa"/>
          </w:tcPr>
          <w:p w14:paraId="7466C543" w14:textId="15DBBA20" w:rsidR="00DA6CBD" w:rsidRPr="00DA6CBD" w:rsidRDefault="00DA6CBD" w:rsidP="00DA6CBD">
            <w:pPr>
              <w:rPr>
                <w:rFonts w:ascii="Cambria" w:eastAsia="Times New Roman" w:hAnsi="Cambria" w:cs="Arial"/>
              </w:rPr>
            </w:pPr>
            <w:r w:rsidRPr="00DA6CBD">
              <w:rPr>
                <w:rFonts w:ascii="Cambria" w:eastAsia="Times New Roman" w:hAnsi="Cambria" w:cs="Arial"/>
              </w:rPr>
              <w:t>M</w:t>
            </w:r>
            <w:r w:rsidR="00833626">
              <w:rPr>
                <w:rFonts w:ascii="Cambria" w:eastAsia="Times New Roman" w:hAnsi="Cambria" w:cs="Arial"/>
              </w:rPr>
              <w:t>in</w:t>
            </w:r>
            <w:r w:rsidRPr="00DA6CBD">
              <w:rPr>
                <w:rFonts w:ascii="Cambria" w:eastAsia="Times New Roman" w:hAnsi="Cambria" w:cs="Arial"/>
              </w:rPr>
              <w:t xml:space="preserve">imum </w:t>
            </w:r>
            <w:r w:rsidR="00833626">
              <w:rPr>
                <w:rFonts w:ascii="Cambria" w:eastAsia="Times New Roman" w:hAnsi="Cambria" w:cs="Arial"/>
              </w:rPr>
              <w:t>15</w:t>
            </w:r>
            <w:r w:rsidRPr="00DA6CBD">
              <w:rPr>
                <w:rFonts w:ascii="Cambria" w:eastAsia="Times New Roman" w:hAnsi="Cambria" w:cs="Arial"/>
              </w:rPr>
              <w:t>A</w:t>
            </w:r>
            <w:r w:rsidR="00833626">
              <w:rPr>
                <w:rFonts w:ascii="Cambria" w:eastAsia="Times New Roman" w:hAnsi="Cambria" w:cs="Arial"/>
              </w:rPr>
              <w:t xml:space="preserve"> breaker</w:t>
            </w:r>
          </w:p>
          <w:p w14:paraId="25AA9759" w14:textId="77777777" w:rsidR="00DA6CBD" w:rsidRPr="00DA6CBD" w:rsidRDefault="00DA6CBD" w:rsidP="00DA6CBD">
            <w:pPr>
              <w:rPr>
                <w:rFonts w:ascii="Cambria" w:eastAsia="Times New Roman" w:hAnsi="Cambria" w:cs="Arial"/>
              </w:rPr>
            </w:pPr>
          </w:p>
          <w:p w14:paraId="1C7CFC7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01EF0202" w14:textId="77777777" w:rsidR="00DA6CBD" w:rsidRPr="00DA6CBD" w:rsidRDefault="00DA6CBD" w:rsidP="00DA6CBD">
            <w:pPr>
              <w:rPr>
                <w:rFonts w:ascii="Cambria" w:eastAsia="Times New Roman" w:hAnsi="Cambria" w:cs="Arial"/>
              </w:rPr>
            </w:pPr>
          </w:p>
          <w:p w14:paraId="492CBBDA" w14:textId="77777777" w:rsidR="00DA6CBD" w:rsidRPr="00DA6CBD" w:rsidRDefault="00DA6CBD" w:rsidP="00DA6CBD">
            <w:pPr>
              <w:rPr>
                <w:rFonts w:ascii="Cambria" w:eastAsia="Times New Roman" w:hAnsi="Cambria" w:cs="Arial"/>
              </w:rPr>
            </w:pPr>
          </w:p>
        </w:tc>
        <w:tc>
          <w:tcPr>
            <w:tcW w:w="1544" w:type="dxa"/>
          </w:tcPr>
          <w:p w14:paraId="542F6BB8" w14:textId="77777777" w:rsidR="00DA6CBD" w:rsidRPr="00DA6CBD" w:rsidRDefault="00DA6CBD" w:rsidP="00DA6CBD">
            <w:pPr>
              <w:jc w:val="center"/>
              <w:rPr>
                <w:rFonts w:ascii="Cambria" w:eastAsia="Times New Roman" w:hAnsi="Cambria" w:cs="Arial"/>
              </w:rPr>
            </w:pPr>
          </w:p>
          <w:p w14:paraId="3A44544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w:t>
            </w:r>
          </w:p>
          <w:p w14:paraId="6A62DB5F" w14:textId="77777777" w:rsidR="00DA6CBD" w:rsidRPr="00DA6CBD" w:rsidRDefault="00DA6CBD" w:rsidP="00DA6CBD">
            <w:pPr>
              <w:jc w:val="center"/>
              <w:rPr>
                <w:rFonts w:ascii="Cambria" w:eastAsia="Times New Roman" w:hAnsi="Cambria" w:cs="Arial"/>
              </w:rPr>
            </w:pPr>
          </w:p>
          <w:p w14:paraId="6D86BDB3" w14:textId="77777777" w:rsidR="00DA6CBD" w:rsidRPr="00DA6CBD" w:rsidRDefault="00DA6CBD" w:rsidP="00DA6CBD">
            <w:pPr>
              <w:jc w:val="center"/>
              <w:rPr>
                <w:rFonts w:ascii="Cambria" w:eastAsia="Times New Roman" w:hAnsi="Cambria" w:cs="Arial"/>
              </w:rPr>
            </w:pPr>
          </w:p>
          <w:p w14:paraId="65287556"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Fail</w:t>
            </w:r>
          </w:p>
        </w:tc>
        <w:tc>
          <w:tcPr>
            <w:tcW w:w="1663" w:type="dxa"/>
            <w:vMerge/>
          </w:tcPr>
          <w:p w14:paraId="5C2A4114" w14:textId="77777777" w:rsidR="00DA6CBD" w:rsidRPr="00DA6CBD" w:rsidRDefault="00DA6CBD" w:rsidP="00DA6CBD">
            <w:pPr>
              <w:rPr>
                <w:rFonts w:ascii="Cambria" w:eastAsia="Times New Roman" w:hAnsi="Cambria" w:cs="Arial"/>
              </w:rPr>
            </w:pPr>
          </w:p>
        </w:tc>
      </w:tr>
    </w:tbl>
    <w:p w14:paraId="588057FD"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b/>
          <w:bCs/>
          <w:i/>
          <w:iCs/>
        </w:rPr>
        <w:t>Record Test/Measurement Equipment Used and Calibration Due Date (attach calibration certificate to final report):</w:t>
      </w:r>
      <w:r w:rsidRPr="00DA6CBD">
        <w:rPr>
          <w:rFonts w:ascii="Cambria" w:eastAsia="Times New Roman" w:hAnsi="Cambria" w:cs="Times New Roman"/>
        </w:rPr>
        <w:t xml:space="preserve"> __________________________________________________________________________________________________________________</w:t>
      </w:r>
    </w:p>
    <w:p w14:paraId="4EBC621F"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2C0D179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C Completed By (Signature &amp; date): ________________________________________________________________</w:t>
      </w:r>
    </w:p>
    <w:p w14:paraId="0D4F4EB5"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368B2E7A"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t>Section D - Environmental Requirements</w:t>
      </w:r>
    </w:p>
    <w:tbl>
      <w:tblPr>
        <w:tblStyle w:val="TableGrid"/>
        <w:tblW w:w="8635" w:type="dxa"/>
        <w:tblLayout w:type="fixed"/>
        <w:tblLook w:val="04A0" w:firstRow="1" w:lastRow="0" w:firstColumn="1" w:lastColumn="0" w:noHBand="0" w:noVBand="1"/>
      </w:tblPr>
      <w:tblGrid>
        <w:gridCol w:w="1148"/>
        <w:gridCol w:w="1206"/>
        <w:gridCol w:w="1265"/>
        <w:gridCol w:w="1326"/>
        <w:gridCol w:w="1620"/>
        <w:gridCol w:w="2070"/>
      </w:tblGrid>
      <w:tr w:rsidR="00DA6CBD" w:rsidRPr="00DA6CBD" w14:paraId="04CA5D9B" w14:textId="77777777" w:rsidTr="004553D4">
        <w:trPr>
          <w:trHeight w:val="518"/>
        </w:trPr>
        <w:tc>
          <w:tcPr>
            <w:tcW w:w="1148" w:type="dxa"/>
            <w:vMerge w:val="restart"/>
            <w:shd w:val="clear" w:color="auto" w:fill="E7E6E6" w:themeFill="background2"/>
          </w:tcPr>
          <w:p w14:paraId="1482C50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lastRenderedPageBreak/>
              <w:t>StimLabs ID Number</w:t>
            </w:r>
          </w:p>
        </w:tc>
        <w:tc>
          <w:tcPr>
            <w:tcW w:w="1206" w:type="dxa"/>
            <w:vMerge w:val="restart"/>
            <w:shd w:val="clear" w:color="auto" w:fill="E7E6E6" w:themeFill="background2"/>
          </w:tcPr>
          <w:p w14:paraId="77CE6F8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265" w:type="dxa"/>
            <w:vMerge w:val="restart"/>
            <w:shd w:val="clear" w:color="auto" w:fill="E7E6E6" w:themeFill="background2"/>
          </w:tcPr>
          <w:p w14:paraId="459A0FF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Chart Recorder ID Number</w:t>
            </w:r>
          </w:p>
        </w:tc>
        <w:tc>
          <w:tcPr>
            <w:tcW w:w="2946" w:type="dxa"/>
            <w:gridSpan w:val="2"/>
            <w:shd w:val="clear" w:color="auto" w:fill="E7E6E6" w:themeFill="background2"/>
          </w:tcPr>
          <w:p w14:paraId="426298D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2070" w:type="dxa"/>
            <w:shd w:val="clear" w:color="auto" w:fill="E7E6E6" w:themeFill="background2"/>
          </w:tcPr>
          <w:p w14:paraId="5B8E7FD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00F6DE43" w14:textId="77777777" w:rsidTr="004553D4">
        <w:trPr>
          <w:trHeight w:val="517"/>
        </w:trPr>
        <w:tc>
          <w:tcPr>
            <w:tcW w:w="1148" w:type="dxa"/>
            <w:vMerge/>
            <w:shd w:val="clear" w:color="auto" w:fill="E7E6E6" w:themeFill="background2"/>
          </w:tcPr>
          <w:p w14:paraId="6275AD44" w14:textId="77777777" w:rsidR="00DA6CBD" w:rsidRPr="00DA6CBD" w:rsidRDefault="00DA6CBD" w:rsidP="00DA6CBD">
            <w:pPr>
              <w:jc w:val="center"/>
              <w:rPr>
                <w:rFonts w:ascii="Cambria" w:eastAsia="Times New Roman" w:hAnsi="Cambria" w:cs="Arial"/>
              </w:rPr>
            </w:pPr>
          </w:p>
        </w:tc>
        <w:tc>
          <w:tcPr>
            <w:tcW w:w="1206" w:type="dxa"/>
            <w:vMerge/>
            <w:shd w:val="clear" w:color="auto" w:fill="E7E6E6" w:themeFill="background2"/>
          </w:tcPr>
          <w:p w14:paraId="5784FF1D" w14:textId="77777777" w:rsidR="00DA6CBD" w:rsidRPr="00DA6CBD" w:rsidRDefault="00DA6CBD" w:rsidP="00DA6CBD">
            <w:pPr>
              <w:jc w:val="center"/>
              <w:rPr>
                <w:rFonts w:ascii="Cambria" w:eastAsia="Times New Roman" w:hAnsi="Cambria" w:cs="Arial"/>
              </w:rPr>
            </w:pPr>
          </w:p>
        </w:tc>
        <w:tc>
          <w:tcPr>
            <w:tcW w:w="1265" w:type="dxa"/>
            <w:vMerge/>
            <w:shd w:val="clear" w:color="auto" w:fill="E7E6E6" w:themeFill="background2"/>
          </w:tcPr>
          <w:p w14:paraId="243BED94" w14:textId="77777777" w:rsidR="00DA6CBD" w:rsidRPr="00DA6CBD" w:rsidRDefault="00DA6CBD" w:rsidP="00DA6CBD">
            <w:pPr>
              <w:jc w:val="center"/>
              <w:rPr>
                <w:rFonts w:ascii="Cambria" w:eastAsia="Times New Roman" w:hAnsi="Cambria" w:cs="Arial"/>
              </w:rPr>
            </w:pPr>
          </w:p>
        </w:tc>
        <w:tc>
          <w:tcPr>
            <w:tcW w:w="1326" w:type="dxa"/>
            <w:shd w:val="clear" w:color="auto" w:fill="E7E6E6" w:themeFill="background2"/>
          </w:tcPr>
          <w:p w14:paraId="2A160BC7"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Humidity</w:t>
            </w:r>
          </w:p>
        </w:tc>
        <w:tc>
          <w:tcPr>
            <w:tcW w:w="1620" w:type="dxa"/>
            <w:shd w:val="clear" w:color="auto" w:fill="E7E6E6" w:themeFill="background2"/>
          </w:tcPr>
          <w:p w14:paraId="2ACE8FE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Temperature</w:t>
            </w:r>
          </w:p>
        </w:tc>
        <w:tc>
          <w:tcPr>
            <w:tcW w:w="2070" w:type="dxa"/>
            <w:shd w:val="clear" w:color="auto" w:fill="E7E6E6" w:themeFill="background2"/>
          </w:tcPr>
          <w:p w14:paraId="517497F8" w14:textId="77777777" w:rsidR="00DA6CBD" w:rsidRPr="00DA6CBD" w:rsidRDefault="00DA6CBD" w:rsidP="00DA6CBD">
            <w:pPr>
              <w:jc w:val="center"/>
              <w:rPr>
                <w:rFonts w:ascii="Cambria" w:eastAsia="Times New Roman" w:hAnsi="Cambria" w:cs="Arial"/>
              </w:rPr>
            </w:pPr>
          </w:p>
        </w:tc>
      </w:tr>
      <w:tr w:rsidR="00DA6CBD" w:rsidRPr="00DA6CBD" w14:paraId="78A1F2B4" w14:textId="77777777" w:rsidTr="004553D4">
        <w:trPr>
          <w:trHeight w:val="687"/>
        </w:trPr>
        <w:tc>
          <w:tcPr>
            <w:tcW w:w="1148" w:type="dxa"/>
            <w:vMerge w:val="restart"/>
          </w:tcPr>
          <w:p w14:paraId="19B969AA" w14:textId="77777777" w:rsidR="00DA6CBD" w:rsidRPr="00DA6CBD" w:rsidRDefault="00DA6CBD" w:rsidP="00DA6CBD">
            <w:pPr>
              <w:jc w:val="center"/>
              <w:rPr>
                <w:rFonts w:ascii="Cambria" w:eastAsia="Times New Roman" w:hAnsi="Cambria" w:cs="Arial"/>
              </w:rPr>
            </w:pPr>
          </w:p>
        </w:tc>
        <w:tc>
          <w:tcPr>
            <w:tcW w:w="1206" w:type="dxa"/>
            <w:vMerge w:val="restart"/>
          </w:tcPr>
          <w:p w14:paraId="79175082" w14:textId="77777777" w:rsidR="00DA6CBD" w:rsidRPr="00DA6CBD" w:rsidRDefault="00DA6CBD" w:rsidP="00DA6CBD">
            <w:pPr>
              <w:jc w:val="center"/>
              <w:rPr>
                <w:rFonts w:ascii="Cambria" w:eastAsia="Times New Roman" w:hAnsi="Cambria" w:cs="Arial"/>
              </w:rPr>
            </w:pPr>
          </w:p>
        </w:tc>
        <w:tc>
          <w:tcPr>
            <w:tcW w:w="1265" w:type="dxa"/>
          </w:tcPr>
          <w:p w14:paraId="0E7887F3" w14:textId="77777777" w:rsidR="00DA6CBD" w:rsidRPr="00DA6CBD" w:rsidRDefault="00DA6CBD" w:rsidP="00DA6CBD">
            <w:pPr>
              <w:jc w:val="center"/>
              <w:rPr>
                <w:rFonts w:ascii="Cambria" w:eastAsia="Times New Roman" w:hAnsi="Cambria" w:cs="Arial"/>
              </w:rPr>
            </w:pPr>
          </w:p>
        </w:tc>
        <w:tc>
          <w:tcPr>
            <w:tcW w:w="1326" w:type="dxa"/>
            <w:vMerge w:val="restart"/>
          </w:tcPr>
          <w:p w14:paraId="410422C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Range:</w:t>
            </w:r>
          </w:p>
          <w:p w14:paraId="56B6502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sym w:font="Symbol" w:char="F0A3"/>
            </w:r>
            <w:r w:rsidRPr="00DA6CBD">
              <w:rPr>
                <w:rFonts w:ascii="Cambria" w:eastAsia="Times New Roman" w:hAnsi="Cambria" w:cs="Arial"/>
              </w:rPr>
              <w:t>80%</w:t>
            </w:r>
          </w:p>
          <w:p w14:paraId="2B2CF228" w14:textId="77777777" w:rsidR="00DA6CBD" w:rsidRPr="00DA6CBD" w:rsidRDefault="00DA6CBD" w:rsidP="00DA6CBD">
            <w:pPr>
              <w:jc w:val="center"/>
              <w:rPr>
                <w:rFonts w:ascii="Cambria" w:eastAsia="Times New Roman" w:hAnsi="Cambria" w:cs="Arial"/>
              </w:rPr>
            </w:pPr>
          </w:p>
          <w:p w14:paraId="7652BF2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Actual:</w:t>
            </w:r>
          </w:p>
          <w:p w14:paraId="5F7BEDBE" w14:textId="77777777" w:rsidR="00DA6CBD" w:rsidRPr="00DA6CBD" w:rsidRDefault="00DA6CBD" w:rsidP="00DA6CBD">
            <w:pPr>
              <w:jc w:val="center"/>
              <w:rPr>
                <w:rFonts w:ascii="Cambria" w:eastAsia="Times New Roman" w:hAnsi="Cambria" w:cs="Arial"/>
              </w:rPr>
            </w:pPr>
          </w:p>
          <w:p w14:paraId="305C833E" w14:textId="77777777" w:rsidR="00DA6CBD" w:rsidRPr="00DA6CBD" w:rsidRDefault="00DA6CBD" w:rsidP="00DA6CBD">
            <w:pPr>
              <w:jc w:val="center"/>
              <w:rPr>
                <w:rFonts w:ascii="Cambria" w:eastAsia="Times New Roman" w:hAnsi="Cambria" w:cs="Arial"/>
              </w:rPr>
            </w:pPr>
          </w:p>
          <w:p w14:paraId="6823A69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Pass / Fail </w:t>
            </w:r>
          </w:p>
        </w:tc>
        <w:tc>
          <w:tcPr>
            <w:tcW w:w="1620" w:type="dxa"/>
            <w:vMerge w:val="restart"/>
          </w:tcPr>
          <w:p w14:paraId="3ABB744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Range:</w:t>
            </w:r>
          </w:p>
          <w:p w14:paraId="4468BE2E" w14:textId="599BF3E5" w:rsidR="00DA6CBD" w:rsidRPr="00DA6CBD" w:rsidRDefault="00DA6CBD" w:rsidP="00DA6CBD">
            <w:pPr>
              <w:jc w:val="center"/>
              <w:rPr>
                <w:rFonts w:ascii="Cambria" w:eastAsia="Times New Roman" w:hAnsi="Cambria" w:cs="Arial"/>
              </w:rPr>
            </w:pPr>
            <w:r w:rsidRPr="00DA6CBD">
              <w:rPr>
                <w:rFonts w:ascii="Cambria" w:eastAsia="Times New Roman" w:hAnsi="Cambria" w:cs="Arial"/>
              </w:rPr>
              <w:t>5°</w:t>
            </w:r>
            <w:r w:rsidR="00287954">
              <w:rPr>
                <w:rFonts w:ascii="Cambria" w:eastAsia="Times New Roman" w:hAnsi="Cambria" w:cs="Arial"/>
              </w:rPr>
              <w:t>C</w:t>
            </w:r>
            <w:r w:rsidRPr="00DA6CBD">
              <w:rPr>
                <w:rFonts w:ascii="Cambria" w:eastAsia="Times New Roman" w:hAnsi="Cambria" w:cs="Arial"/>
              </w:rPr>
              <w:t xml:space="preserve"> to 40°C</w:t>
            </w:r>
          </w:p>
          <w:p w14:paraId="0154C441" w14:textId="77777777" w:rsidR="00DA6CBD" w:rsidRPr="00DA6CBD" w:rsidRDefault="00DA6CBD" w:rsidP="00DA6CBD">
            <w:pPr>
              <w:jc w:val="center"/>
              <w:rPr>
                <w:rFonts w:ascii="Cambria" w:eastAsia="Times New Roman" w:hAnsi="Cambria" w:cs="Arial"/>
              </w:rPr>
            </w:pPr>
          </w:p>
          <w:p w14:paraId="2BF9A76A" w14:textId="77777777" w:rsidR="00DA6CBD" w:rsidRPr="00DA6CBD" w:rsidRDefault="00DA6CBD" w:rsidP="00DA6CBD">
            <w:pPr>
              <w:jc w:val="center"/>
              <w:rPr>
                <w:rFonts w:ascii="Cambria" w:eastAsia="Times New Roman" w:hAnsi="Cambria" w:cs="Arial"/>
              </w:rPr>
            </w:pPr>
          </w:p>
          <w:p w14:paraId="2398510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Actual:</w:t>
            </w:r>
          </w:p>
          <w:p w14:paraId="2569050C" w14:textId="77777777" w:rsidR="00DA6CBD" w:rsidRPr="00DA6CBD" w:rsidRDefault="00DA6CBD" w:rsidP="00DA6CBD">
            <w:pPr>
              <w:jc w:val="center"/>
              <w:rPr>
                <w:rFonts w:ascii="Cambria" w:eastAsia="Times New Roman" w:hAnsi="Cambria" w:cs="Arial"/>
              </w:rPr>
            </w:pPr>
          </w:p>
          <w:p w14:paraId="48F35F7C" w14:textId="77777777" w:rsidR="00DA6CBD" w:rsidRPr="00DA6CBD" w:rsidRDefault="00DA6CBD" w:rsidP="00DA6CBD">
            <w:pPr>
              <w:jc w:val="center"/>
              <w:rPr>
                <w:rFonts w:ascii="Cambria" w:eastAsia="Times New Roman" w:hAnsi="Cambria" w:cs="Arial"/>
              </w:rPr>
            </w:pPr>
          </w:p>
          <w:p w14:paraId="3BA2EA2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070" w:type="dxa"/>
            <w:vMerge w:val="restart"/>
          </w:tcPr>
          <w:p w14:paraId="73FCE07B" w14:textId="77777777" w:rsidR="00DA6CBD" w:rsidRPr="00DA6CBD" w:rsidRDefault="00DA6CBD" w:rsidP="00DA6CBD">
            <w:pPr>
              <w:jc w:val="center"/>
              <w:rPr>
                <w:rFonts w:ascii="Cambria" w:eastAsia="Times New Roman" w:hAnsi="Cambria" w:cs="Arial"/>
              </w:rPr>
            </w:pPr>
          </w:p>
          <w:p w14:paraId="473CCF7C" w14:textId="77777777" w:rsidR="00DA6CBD" w:rsidRPr="00DA6CBD" w:rsidRDefault="00DA6CBD" w:rsidP="00DA6CBD">
            <w:pPr>
              <w:jc w:val="center"/>
              <w:rPr>
                <w:rFonts w:ascii="Cambria" w:eastAsia="Times New Roman" w:hAnsi="Cambria" w:cs="Arial"/>
              </w:rPr>
            </w:pPr>
          </w:p>
          <w:p w14:paraId="02F0AB2E" w14:textId="77777777" w:rsidR="00DA6CBD" w:rsidRPr="00DA6CBD" w:rsidRDefault="00DA6CBD" w:rsidP="00DA6CBD">
            <w:pPr>
              <w:jc w:val="center"/>
              <w:rPr>
                <w:rFonts w:ascii="Cambria" w:eastAsia="Times New Roman" w:hAnsi="Cambria" w:cs="Arial"/>
              </w:rPr>
            </w:pPr>
          </w:p>
          <w:p w14:paraId="65E3C319" w14:textId="77777777" w:rsidR="00DA6CBD" w:rsidRPr="00DA6CBD" w:rsidRDefault="00DA6CBD" w:rsidP="00DA6CBD">
            <w:pPr>
              <w:jc w:val="center"/>
              <w:rPr>
                <w:rFonts w:ascii="Cambria" w:eastAsia="Times New Roman" w:hAnsi="Cambria" w:cs="Arial"/>
              </w:rPr>
            </w:pPr>
          </w:p>
          <w:p w14:paraId="6DC0898C" w14:textId="77777777" w:rsidR="00DA6CBD" w:rsidRPr="00DA6CBD" w:rsidRDefault="00DA6CBD" w:rsidP="00DA6CBD">
            <w:pPr>
              <w:jc w:val="center"/>
              <w:rPr>
                <w:rFonts w:ascii="Cambria" w:eastAsia="Times New Roman" w:hAnsi="Cambria" w:cs="Arial"/>
              </w:rPr>
            </w:pPr>
          </w:p>
          <w:p w14:paraId="0E69AD2F" w14:textId="77777777" w:rsidR="00DA6CBD" w:rsidRPr="00DA6CBD" w:rsidRDefault="00DA6CBD" w:rsidP="00DA6CBD">
            <w:pPr>
              <w:jc w:val="center"/>
              <w:rPr>
                <w:rFonts w:ascii="Cambria" w:eastAsia="Times New Roman" w:hAnsi="Cambria" w:cs="Arial"/>
              </w:rPr>
            </w:pPr>
          </w:p>
          <w:p w14:paraId="07259827" w14:textId="77777777" w:rsidR="00DA6CBD" w:rsidRPr="00DA6CBD" w:rsidRDefault="00DA6CBD" w:rsidP="00DA6CBD">
            <w:pPr>
              <w:jc w:val="center"/>
              <w:rPr>
                <w:rFonts w:ascii="Cambria" w:eastAsia="Times New Roman" w:hAnsi="Cambria" w:cs="Arial"/>
              </w:rPr>
            </w:pPr>
          </w:p>
          <w:p w14:paraId="484ACCDC" w14:textId="77777777" w:rsidR="00DA6CBD" w:rsidRPr="00DA6CBD" w:rsidRDefault="00DA6CBD" w:rsidP="00DA6CBD">
            <w:pPr>
              <w:jc w:val="center"/>
              <w:rPr>
                <w:rFonts w:ascii="Cambria" w:eastAsia="Times New Roman" w:hAnsi="Cambria" w:cs="Arial"/>
              </w:rPr>
            </w:pPr>
          </w:p>
        </w:tc>
      </w:tr>
      <w:tr w:rsidR="00DA6CBD" w:rsidRPr="00DA6CBD" w14:paraId="34C347B2" w14:textId="77777777" w:rsidTr="004553D4">
        <w:trPr>
          <w:trHeight w:val="454"/>
        </w:trPr>
        <w:tc>
          <w:tcPr>
            <w:tcW w:w="1148" w:type="dxa"/>
            <w:vMerge/>
          </w:tcPr>
          <w:p w14:paraId="77E8DAF9" w14:textId="77777777" w:rsidR="00DA6CBD" w:rsidRPr="00DA6CBD" w:rsidRDefault="00DA6CBD" w:rsidP="00DA6CBD">
            <w:pPr>
              <w:jc w:val="center"/>
              <w:rPr>
                <w:rFonts w:eastAsia="Times New Roman" w:cs="Times New Roman"/>
                <w:sz w:val="16"/>
                <w:szCs w:val="16"/>
              </w:rPr>
            </w:pPr>
          </w:p>
        </w:tc>
        <w:tc>
          <w:tcPr>
            <w:tcW w:w="1206" w:type="dxa"/>
            <w:vMerge/>
          </w:tcPr>
          <w:p w14:paraId="3B257EC4" w14:textId="77777777" w:rsidR="00DA6CBD" w:rsidRPr="00DA6CBD" w:rsidRDefault="00DA6CBD" w:rsidP="00DA6CBD">
            <w:pPr>
              <w:jc w:val="center"/>
              <w:rPr>
                <w:rFonts w:ascii="Cambria" w:eastAsia="Times New Roman" w:hAnsi="Cambria" w:cs="Arial"/>
              </w:rPr>
            </w:pPr>
          </w:p>
        </w:tc>
        <w:tc>
          <w:tcPr>
            <w:tcW w:w="1265" w:type="dxa"/>
          </w:tcPr>
          <w:p w14:paraId="287CE5D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Cal Due Date:</w:t>
            </w:r>
          </w:p>
        </w:tc>
        <w:tc>
          <w:tcPr>
            <w:tcW w:w="1326" w:type="dxa"/>
            <w:vMerge/>
          </w:tcPr>
          <w:p w14:paraId="5A8B461F" w14:textId="77777777" w:rsidR="00DA6CBD" w:rsidRPr="00DA6CBD" w:rsidRDefault="00DA6CBD" w:rsidP="00DA6CBD">
            <w:pPr>
              <w:jc w:val="center"/>
              <w:rPr>
                <w:rFonts w:ascii="Cambria" w:eastAsia="Times New Roman" w:hAnsi="Cambria" w:cs="Arial"/>
              </w:rPr>
            </w:pPr>
          </w:p>
        </w:tc>
        <w:tc>
          <w:tcPr>
            <w:tcW w:w="1620" w:type="dxa"/>
            <w:vMerge/>
          </w:tcPr>
          <w:p w14:paraId="2C0DF040" w14:textId="77777777" w:rsidR="00DA6CBD" w:rsidRPr="00DA6CBD" w:rsidRDefault="00DA6CBD" w:rsidP="00DA6CBD">
            <w:pPr>
              <w:jc w:val="center"/>
              <w:rPr>
                <w:rFonts w:ascii="Cambria" w:eastAsia="Times New Roman" w:hAnsi="Cambria" w:cs="Arial"/>
              </w:rPr>
            </w:pPr>
          </w:p>
        </w:tc>
        <w:tc>
          <w:tcPr>
            <w:tcW w:w="2070" w:type="dxa"/>
            <w:vMerge/>
          </w:tcPr>
          <w:p w14:paraId="2DC68AB0" w14:textId="77777777" w:rsidR="00DA6CBD" w:rsidRPr="00DA6CBD" w:rsidRDefault="00DA6CBD" w:rsidP="00DA6CBD">
            <w:pPr>
              <w:jc w:val="center"/>
              <w:rPr>
                <w:rFonts w:ascii="Cambria" w:eastAsia="Times New Roman" w:hAnsi="Cambria" w:cs="Arial"/>
              </w:rPr>
            </w:pPr>
          </w:p>
        </w:tc>
      </w:tr>
      <w:tr w:rsidR="00DA6CBD" w:rsidRPr="00DA6CBD" w14:paraId="28D28EA3" w14:textId="77777777" w:rsidTr="004553D4">
        <w:trPr>
          <w:trHeight w:val="453"/>
        </w:trPr>
        <w:tc>
          <w:tcPr>
            <w:tcW w:w="1148" w:type="dxa"/>
            <w:vMerge/>
          </w:tcPr>
          <w:p w14:paraId="42A255A0" w14:textId="77777777" w:rsidR="00DA6CBD" w:rsidRPr="00DA6CBD" w:rsidRDefault="00DA6CBD" w:rsidP="00DA6CBD">
            <w:pPr>
              <w:jc w:val="center"/>
              <w:rPr>
                <w:rFonts w:eastAsia="Times New Roman" w:cs="Times New Roman"/>
                <w:sz w:val="16"/>
                <w:szCs w:val="16"/>
              </w:rPr>
            </w:pPr>
          </w:p>
        </w:tc>
        <w:tc>
          <w:tcPr>
            <w:tcW w:w="1206" w:type="dxa"/>
            <w:vMerge/>
          </w:tcPr>
          <w:p w14:paraId="68BBAC6C" w14:textId="77777777" w:rsidR="00DA6CBD" w:rsidRPr="00DA6CBD" w:rsidRDefault="00DA6CBD" w:rsidP="00DA6CBD">
            <w:pPr>
              <w:jc w:val="center"/>
              <w:rPr>
                <w:rFonts w:ascii="Cambria" w:eastAsia="Times New Roman" w:hAnsi="Cambria" w:cs="Arial"/>
              </w:rPr>
            </w:pPr>
          </w:p>
        </w:tc>
        <w:tc>
          <w:tcPr>
            <w:tcW w:w="1265" w:type="dxa"/>
          </w:tcPr>
          <w:p w14:paraId="02D28826" w14:textId="77777777" w:rsidR="00DA6CBD" w:rsidRPr="00DA6CBD" w:rsidRDefault="00DA6CBD" w:rsidP="00DA6CBD">
            <w:pPr>
              <w:jc w:val="center"/>
              <w:rPr>
                <w:rFonts w:ascii="Cambria" w:eastAsia="Times New Roman" w:hAnsi="Cambria" w:cs="Arial"/>
              </w:rPr>
            </w:pPr>
          </w:p>
        </w:tc>
        <w:tc>
          <w:tcPr>
            <w:tcW w:w="1326" w:type="dxa"/>
            <w:vMerge/>
          </w:tcPr>
          <w:p w14:paraId="61BDD645" w14:textId="77777777" w:rsidR="00DA6CBD" w:rsidRPr="00DA6CBD" w:rsidRDefault="00DA6CBD" w:rsidP="00DA6CBD">
            <w:pPr>
              <w:jc w:val="center"/>
              <w:rPr>
                <w:rFonts w:ascii="Cambria" w:eastAsia="Times New Roman" w:hAnsi="Cambria" w:cs="Arial"/>
              </w:rPr>
            </w:pPr>
          </w:p>
        </w:tc>
        <w:tc>
          <w:tcPr>
            <w:tcW w:w="1620" w:type="dxa"/>
            <w:vMerge/>
          </w:tcPr>
          <w:p w14:paraId="4AD20550" w14:textId="77777777" w:rsidR="00DA6CBD" w:rsidRPr="00DA6CBD" w:rsidRDefault="00DA6CBD" w:rsidP="00DA6CBD">
            <w:pPr>
              <w:jc w:val="center"/>
              <w:rPr>
                <w:rFonts w:ascii="Cambria" w:eastAsia="Times New Roman" w:hAnsi="Cambria" w:cs="Arial"/>
              </w:rPr>
            </w:pPr>
          </w:p>
        </w:tc>
        <w:tc>
          <w:tcPr>
            <w:tcW w:w="2070" w:type="dxa"/>
            <w:vMerge/>
          </w:tcPr>
          <w:p w14:paraId="76229C49" w14:textId="77777777" w:rsidR="00DA6CBD" w:rsidRPr="00DA6CBD" w:rsidRDefault="00DA6CBD" w:rsidP="00DA6CBD">
            <w:pPr>
              <w:jc w:val="center"/>
              <w:rPr>
                <w:rFonts w:ascii="Cambria" w:eastAsia="Times New Roman" w:hAnsi="Cambria" w:cs="Arial"/>
              </w:rPr>
            </w:pPr>
          </w:p>
        </w:tc>
      </w:tr>
    </w:tbl>
    <w:p w14:paraId="30B6CF45"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b/>
          <w:bCs/>
          <w:i/>
          <w:iCs/>
        </w:rPr>
        <w:t>Record Test/Measurement Equipment Used and Calibration Due Date (attach calibration certificate to final report):</w:t>
      </w:r>
      <w:r w:rsidRPr="00DA6CBD">
        <w:rPr>
          <w:rFonts w:ascii="Cambria" w:eastAsia="Times New Roman" w:hAnsi="Cambria" w:cs="Times New Roman"/>
        </w:rPr>
        <w:t xml:space="preserve"> __________________________________________________________________________________________________________________</w:t>
      </w:r>
    </w:p>
    <w:p w14:paraId="077156FD"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1DF68C3B" w14:textId="012969D7" w:rsidR="00DA6CBD" w:rsidRPr="00833626"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166E8555"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D Completed By (signature &amp; date): ________________________________________________________________</w:t>
      </w:r>
    </w:p>
    <w:p w14:paraId="28FDD5D0"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22B072CE" w14:textId="77777777" w:rsidR="00DA6CBD" w:rsidRPr="00DA6CBD" w:rsidRDefault="00DA6CBD" w:rsidP="00DA6CBD">
      <w:pPr>
        <w:spacing w:after="0" w:line="240" w:lineRule="auto"/>
        <w:rPr>
          <w:rFonts w:ascii="Cambria" w:eastAsia="Times New Roman" w:hAnsi="Cambria" w:cs="Times New Roman"/>
          <w:b/>
          <w:u w:val="single"/>
        </w:rPr>
      </w:pPr>
    </w:p>
    <w:p w14:paraId="66310394" w14:textId="77777777" w:rsidR="00DA6CBD" w:rsidRPr="00DA6CBD" w:rsidRDefault="00DA6CBD" w:rsidP="00DA6CBD">
      <w:pPr>
        <w:spacing w:after="0" w:line="240" w:lineRule="auto"/>
        <w:rPr>
          <w:rFonts w:ascii="Cambria" w:eastAsia="Times New Roman" w:hAnsi="Cambria" w:cs="Times New Roman"/>
          <w:b/>
          <w:u w:val="single"/>
        </w:rPr>
      </w:pPr>
      <w:r w:rsidRPr="00DA6CBD">
        <w:rPr>
          <w:rFonts w:ascii="Cambria" w:eastAsia="Times New Roman" w:hAnsi="Cambria" w:cs="Times New Roman"/>
          <w:b/>
          <w:u w:val="single"/>
        </w:rPr>
        <w:t>Section E – Operational Requirements</w:t>
      </w:r>
    </w:p>
    <w:p w14:paraId="01632E32" w14:textId="77777777" w:rsidR="00DA6CBD" w:rsidRPr="00DA6CBD" w:rsidRDefault="00DA6CBD" w:rsidP="00DA6CBD">
      <w:pPr>
        <w:spacing w:after="0" w:line="240" w:lineRule="auto"/>
        <w:rPr>
          <w:rFonts w:ascii="Cambria" w:eastAsia="Times New Roman" w:hAnsi="Cambria" w:cs="Times New Roman"/>
          <w:b/>
          <w:u w:val="single"/>
        </w:rPr>
      </w:pPr>
    </w:p>
    <w:tbl>
      <w:tblPr>
        <w:tblStyle w:val="TableGrid"/>
        <w:tblW w:w="0" w:type="auto"/>
        <w:tblLook w:val="04A0" w:firstRow="1" w:lastRow="0" w:firstColumn="1" w:lastColumn="0" w:noHBand="0" w:noVBand="1"/>
      </w:tblPr>
      <w:tblGrid>
        <w:gridCol w:w="3056"/>
        <w:gridCol w:w="2145"/>
        <w:gridCol w:w="1724"/>
        <w:gridCol w:w="2425"/>
      </w:tblGrid>
      <w:tr w:rsidR="00DA6CBD" w:rsidRPr="00DA6CBD" w14:paraId="541EC450" w14:textId="77777777" w:rsidTr="004553D4">
        <w:tc>
          <w:tcPr>
            <w:tcW w:w="3056" w:type="dxa"/>
            <w:shd w:val="clear" w:color="auto" w:fill="E7E6E6" w:themeFill="background2"/>
          </w:tcPr>
          <w:p w14:paraId="54EFD714"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Specification and Acceptance Criteria</w:t>
            </w:r>
          </w:p>
        </w:tc>
        <w:tc>
          <w:tcPr>
            <w:tcW w:w="2145" w:type="dxa"/>
            <w:shd w:val="clear" w:color="auto" w:fill="E7E6E6" w:themeFill="background2"/>
          </w:tcPr>
          <w:p w14:paraId="101B0CD6"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Reading/Results</w:t>
            </w:r>
          </w:p>
        </w:tc>
        <w:tc>
          <w:tcPr>
            <w:tcW w:w="1724" w:type="dxa"/>
            <w:shd w:val="clear" w:color="auto" w:fill="E7E6E6" w:themeFill="background2"/>
          </w:tcPr>
          <w:p w14:paraId="78C82244"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Result</w:t>
            </w:r>
          </w:p>
        </w:tc>
        <w:tc>
          <w:tcPr>
            <w:tcW w:w="2425" w:type="dxa"/>
            <w:shd w:val="clear" w:color="auto" w:fill="E7E6E6" w:themeFill="background2"/>
          </w:tcPr>
          <w:p w14:paraId="30D77135"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Verification Signature/Date</w:t>
            </w:r>
          </w:p>
        </w:tc>
      </w:tr>
      <w:tr w:rsidR="00CF3D1E" w:rsidRPr="00DA6CBD" w14:paraId="43841275" w14:textId="77777777" w:rsidTr="00CF3D1E">
        <w:tc>
          <w:tcPr>
            <w:tcW w:w="3056" w:type="dxa"/>
            <w:vMerge w:val="restart"/>
            <w:shd w:val="clear" w:color="auto" w:fill="auto"/>
          </w:tcPr>
          <w:p w14:paraId="623662B6" w14:textId="1015613E" w:rsidR="00CF3D1E" w:rsidRPr="00DA6CBD" w:rsidRDefault="00CF3D1E" w:rsidP="00DA6CBD">
            <w:pPr>
              <w:jc w:val="center"/>
              <w:rPr>
                <w:rFonts w:ascii="Cambria" w:eastAsia="Times New Roman" w:hAnsi="Cambria" w:cs="Times New Roman"/>
              </w:rPr>
            </w:pPr>
            <w:r>
              <w:rPr>
                <w:rFonts w:ascii="Cambria" w:eastAsia="Times New Roman" w:hAnsi="Cambria" w:cs="Times New Roman"/>
              </w:rPr>
              <w:t>On/Off Key</w:t>
            </w:r>
          </w:p>
        </w:tc>
        <w:tc>
          <w:tcPr>
            <w:tcW w:w="2145" w:type="dxa"/>
            <w:shd w:val="clear" w:color="auto" w:fill="auto"/>
          </w:tcPr>
          <w:p w14:paraId="5B75DC59" w14:textId="0CDA2F66" w:rsidR="00CF3D1E" w:rsidRPr="00DA6CBD" w:rsidRDefault="00CF3D1E" w:rsidP="00DA6CBD">
            <w:pPr>
              <w:jc w:val="center"/>
              <w:rPr>
                <w:rFonts w:ascii="Cambria" w:eastAsia="Times New Roman" w:hAnsi="Cambria" w:cs="Times New Roman"/>
              </w:rPr>
            </w:pPr>
            <w:r>
              <w:rPr>
                <w:rFonts w:ascii="Cambria" w:eastAsia="Times New Roman" w:hAnsi="Cambria" w:cs="Times New Roman"/>
              </w:rPr>
              <w:t>On – Digital display lights up</w:t>
            </w:r>
          </w:p>
        </w:tc>
        <w:tc>
          <w:tcPr>
            <w:tcW w:w="1724" w:type="dxa"/>
            <w:shd w:val="clear" w:color="auto" w:fill="auto"/>
          </w:tcPr>
          <w:p w14:paraId="53932250" w14:textId="20512352" w:rsidR="00CF3D1E" w:rsidRPr="00DA6CBD" w:rsidRDefault="00CF3D1E" w:rsidP="00DA6CBD">
            <w:pPr>
              <w:jc w:val="center"/>
              <w:rPr>
                <w:rFonts w:ascii="Cambria" w:eastAsia="Times New Roman" w:hAnsi="Cambria" w:cs="Times New Roman"/>
              </w:rPr>
            </w:pPr>
            <w:r w:rsidRPr="00DA6CBD">
              <w:rPr>
                <w:rFonts w:ascii="Cambria" w:eastAsia="Times New Roman" w:hAnsi="Cambria" w:cs="Arial"/>
              </w:rPr>
              <w:t>Pass   /       Fail</w:t>
            </w:r>
          </w:p>
        </w:tc>
        <w:tc>
          <w:tcPr>
            <w:tcW w:w="2425" w:type="dxa"/>
            <w:shd w:val="clear" w:color="auto" w:fill="auto"/>
          </w:tcPr>
          <w:p w14:paraId="4E984B0D" w14:textId="77777777" w:rsidR="00CF3D1E" w:rsidRPr="00DA6CBD" w:rsidRDefault="00CF3D1E" w:rsidP="00DA6CBD">
            <w:pPr>
              <w:jc w:val="center"/>
              <w:rPr>
                <w:rFonts w:ascii="Cambria" w:eastAsia="Times New Roman" w:hAnsi="Cambria" w:cs="Times New Roman"/>
              </w:rPr>
            </w:pPr>
          </w:p>
        </w:tc>
      </w:tr>
      <w:tr w:rsidR="00CF3D1E" w:rsidRPr="00DA6CBD" w14:paraId="1ABBD9DA" w14:textId="77777777" w:rsidTr="00CF3D1E">
        <w:tc>
          <w:tcPr>
            <w:tcW w:w="3056" w:type="dxa"/>
            <w:vMerge/>
            <w:shd w:val="clear" w:color="auto" w:fill="auto"/>
          </w:tcPr>
          <w:p w14:paraId="71D08F97" w14:textId="77777777" w:rsidR="00CF3D1E" w:rsidRDefault="00CF3D1E" w:rsidP="00CF3D1E">
            <w:pPr>
              <w:jc w:val="center"/>
              <w:rPr>
                <w:rFonts w:ascii="Cambria" w:eastAsia="Times New Roman" w:hAnsi="Cambria" w:cs="Times New Roman"/>
              </w:rPr>
            </w:pPr>
          </w:p>
        </w:tc>
        <w:tc>
          <w:tcPr>
            <w:tcW w:w="2145" w:type="dxa"/>
            <w:shd w:val="clear" w:color="auto" w:fill="auto"/>
          </w:tcPr>
          <w:p w14:paraId="69219362" w14:textId="272CB4EB" w:rsidR="00CF3D1E" w:rsidRDefault="00CF3D1E" w:rsidP="00CF3D1E">
            <w:pPr>
              <w:jc w:val="center"/>
              <w:rPr>
                <w:rFonts w:ascii="Cambria" w:eastAsia="Times New Roman" w:hAnsi="Cambria" w:cs="Times New Roman"/>
              </w:rPr>
            </w:pPr>
            <w:r>
              <w:rPr>
                <w:rFonts w:ascii="Cambria" w:eastAsia="Times New Roman" w:hAnsi="Cambria" w:cs="Times New Roman"/>
              </w:rPr>
              <w:t>Off – Hold key for 1 second – the unit is in stand by mode</w:t>
            </w:r>
          </w:p>
        </w:tc>
        <w:tc>
          <w:tcPr>
            <w:tcW w:w="1724" w:type="dxa"/>
            <w:shd w:val="clear" w:color="auto" w:fill="auto"/>
          </w:tcPr>
          <w:p w14:paraId="481FF66F" w14:textId="003F8AC6" w:rsidR="00CF3D1E" w:rsidRPr="00DA6CBD" w:rsidRDefault="00CF3D1E" w:rsidP="00CF3D1E">
            <w:pPr>
              <w:jc w:val="center"/>
              <w:rPr>
                <w:rFonts w:ascii="Cambria" w:eastAsia="Times New Roman" w:hAnsi="Cambria" w:cs="Times New Roman"/>
              </w:rPr>
            </w:pPr>
            <w:r w:rsidRPr="00DA6CBD">
              <w:rPr>
                <w:rFonts w:ascii="Cambria" w:eastAsia="Times New Roman" w:hAnsi="Cambria" w:cs="Arial"/>
              </w:rPr>
              <w:t>Pass   /       Fail</w:t>
            </w:r>
          </w:p>
        </w:tc>
        <w:tc>
          <w:tcPr>
            <w:tcW w:w="2425" w:type="dxa"/>
            <w:shd w:val="clear" w:color="auto" w:fill="auto"/>
          </w:tcPr>
          <w:p w14:paraId="0D3DE661" w14:textId="77777777" w:rsidR="00CF3D1E" w:rsidRPr="00DA6CBD" w:rsidRDefault="00CF3D1E" w:rsidP="00CF3D1E">
            <w:pPr>
              <w:jc w:val="center"/>
              <w:rPr>
                <w:rFonts w:ascii="Cambria" w:eastAsia="Times New Roman" w:hAnsi="Cambria" w:cs="Times New Roman"/>
              </w:rPr>
            </w:pPr>
          </w:p>
        </w:tc>
      </w:tr>
      <w:tr w:rsidR="00CF3D1E" w:rsidRPr="00DA6CBD" w14:paraId="20E0BC96" w14:textId="77777777" w:rsidTr="004553D4">
        <w:tc>
          <w:tcPr>
            <w:tcW w:w="9350" w:type="dxa"/>
            <w:gridSpan w:val="4"/>
            <w:vAlign w:val="center"/>
          </w:tcPr>
          <w:p w14:paraId="3B5E0489" w14:textId="510D852A" w:rsidR="00CF3D1E" w:rsidRPr="00DA6CBD" w:rsidRDefault="00CF3D1E" w:rsidP="00CF3D1E">
            <w:pPr>
              <w:tabs>
                <w:tab w:val="left" w:pos="1524"/>
              </w:tabs>
              <w:rPr>
                <w:rFonts w:ascii="Cambria" w:eastAsia="Times New Roman" w:hAnsi="Cambria" w:cs="Arial"/>
              </w:rPr>
            </w:pPr>
            <w:r w:rsidRPr="00DA6CBD">
              <w:rPr>
                <w:rFonts w:ascii="Cambria" w:eastAsia="Times New Roman" w:hAnsi="Cambria" w:cs="Arial"/>
                <w:b/>
                <w:bCs/>
              </w:rPr>
              <w:t xml:space="preserve">Set Point </w:t>
            </w:r>
            <w:r w:rsidRPr="00CF3D1E">
              <w:rPr>
                <w:rFonts w:ascii="Cambria" w:eastAsia="Times New Roman" w:hAnsi="Cambria" w:cs="Arial"/>
                <w:b/>
                <w:bCs/>
              </w:rPr>
              <w:t>Verification 39</w:t>
            </w:r>
            <w:r w:rsidR="00287954">
              <w:rPr>
                <w:rFonts w:ascii="Cambria" w:hAnsi="Cambria" w:cs="Arial"/>
              </w:rPr>
              <w:t>°</w:t>
            </w:r>
            <w:proofErr w:type="gramStart"/>
            <w:r w:rsidR="00287954">
              <w:rPr>
                <w:rFonts w:ascii="Cambria" w:hAnsi="Cambria" w:cs="Arial"/>
              </w:rPr>
              <w:t>C</w:t>
            </w:r>
            <w:r w:rsidRPr="00DA6CBD">
              <w:rPr>
                <w:rFonts w:ascii="Cambria" w:eastAsia="Times New Roman" w:hAnsi="Cambria" w:cs="Arial"/>
              </w:rPr>
              <w:t xml:space="preserve">  –</w:t>
            </w:r>
            <w:proofErr w:type="gramEnd"/>
            <w:r w:rsidRPr="00DA6CBD">
              <w:rPr>
                <w:rFonts w:ascii="Cambria" w:eastAsia="Times New Roman" w:hAnsi="Cambria" w:cs="Arial"/>
              </w:rPr>
              <w:t xml:space="preserve"> Unit turned on and set </w:t>
            </w:r>
            <w:r>
              <w:rPr>
                <w:rFonts w:ascii="Cambria" w:eastAsia="Times New Roman" w:hAnsi="Cambria" w:cs="Arial"/>
              </w:rPr>
              <w:t>to temperature below</w:t>
            </w:r>
            <w:r w:rsidRPr="00DA6CBD">
              <w:rPr>
                <w:rFonts w:ascii="Cambria" w:eastAsia="Times New Roman" w:hAnsi="Cambria" w:cs="Arial"/>
              </w:rPr>
              <w:t xml:space="preserve">. </w:t>
            </w:r>
          </w:p>
        </w:tc>
      </w:tr>
      <w:tr w:rsidR="00CF3D1E" w:rsidRPr="00DA6CBD" w14:paraId="1601AA96" w14:textId="77777777" w:rsidTr="004553D4">
        <w:trPr>
          <w:trHeight w:val="258"/>
        </w:trPr>
        <w:tc>
          <w:tcPr>
            <w:tcW w:w="3056" w:type="dxa"/>
            <w:vMerge w:val="restart"/>
          </w:tcPr>
          <w:p w14:paraId="15450D56" w14:textId="2617434D" w:rsidR="00CF3D1E" w:rsidRPr="00DA6CBD" w:rsidRDefault="00CF3D1E" w:rsidP="00CF3D1E">
            <w:pPr>
              <w:tabs>
                <w:tab w:val="left" w:pos="3510"/>
              </w:tabs>
              <w:rPr>
                <w:rFonts w:ascii="Cambria" w:eastAsia="Times New Roman" w:hAnsi="Cambria" w:cs="Arial"/>
                <w:bCs/>
              </w:rPr>
            </w:pPr>
            <w:r>
              <w:rPr>
                <w:rFonts w:ascii="Cambria" w:eastAsia="Times New Roman" w:hAnsi="Cambria" w:cs="Arial"/>
              </w:rPr>
              <w:t>39</w:t>
            </w:r>
            <w:r w:rsidR="00E44260">
              <w:rPr>
                <w:rFonts w:ascii="Cambria" w:eastAsia="Times New Roman" w:hAnsi="Cambria" w:cs="Arial"/>
              </w:rPr>
              <w:t>°</w:t>
            </w:r>
            <w:r w:rsidR="00287954">
              <w:rPr>
                <w:rFonts w:ascii="Cambria" w:eastAsia="Times New Roman" w:hAnsi="Cambria" w:cs="Arial"/>
              </w:rPr>
              <w:t>C</w:t>
            </w:r>
            <w:r w:rsidRPr="00DA6CBD">
              <w:rPr>
                <w:rFonts w:ascii="Cambria" w:eastAsia="Times New Roman" w:hAnsi="Cambria" w:cs="Arial"/>
              </w:rPr>
              <w:t xml:space="preserve"> ± </w:t>
            </w:r>
            <w:r>
              <w:rPr>
                <w:rFonts w:ascii="Cambria" w:eastAsia="Times New Roman" w:hAnsi="Cambria" w:cs="Arial"/>
              </w:rPr>
              <w:t>3.9</w:t>
            </w:r>
            <w:r w:rsidR="00E44260">
              <w:rPr>
                <w:rFonts w:ascii="Cambria" w:eastAsia="Times New Roman" w:hAnsi="Cambria" w:cs="Arial"/>
              </w:rPr>
              <w:t>°</w:t>
            </w:r>
            <w:r w:rsidR="00287954">
              <w:rPr>
                <w:rFonts w:ascii="Cambria" w:eastAsia="Times New Roman" w:hAnsi="Cambria" w:cs="Arial"/>
              </w:rPr>
              <w:t>C</w:t>
            </w:r>
            <w:r w:rsidRPr="00DA6CBD">
              <w:rPr>
                <w:rFonts w:ascii="Cambria" w:eastAsia="Times New Roman" w:hAnsi="Cambria" w:cs="Arial"/>
              </w:rPr>
              <w:t xml:space="preserve"> must be measured by the data logger (average over at least </w:t>
            </w:r>
            <w:r>
              <w:rPr>
                <w:rFonts w:ascii="Cambria" w:eastAsia="Times New Roman" w:hAnsi="Cambria" w:cs="Arial"/>
              </w:rPr>
              <w:t>four</w:t>
            </w:r>
            <w:r w:rsidRPr="00DA6CBD">
              <w:rPr>
                <w:rFonts w:ascii="Cambria" w:eastAsia="Times New Roman" w:hAnsi="Cambria" w:cs="Arial"/>
              </w:rPr>
              <w:t xml:space="preserve"> hour) in the empty chamber.</w:t>
            </w:r>
            <w:r>
              <w:rPr>
                <w:rFonts w:ascii="Cambria" w:eastAsia="Times New Roman" w:hAnsi="Cambria" w:cs="Arial"/>
              </w:rPr>
              <w:t xml:space="preserve"> After 1 hour of equilibrate period.</w:t>
            </w:r>
          </w:p>
          <w:p w14:paraId="151D6227" w14:textId="77777777" w:rsidR="00CF3D1E" w:rsidRPr="00DA6CBD" w:rsidDel="00354369" w:rsidRDefault="00CF3D1E" w:rsidP="00CF3D1E">
            <w:pPr>
              <w:rPr>
                <w:rFonts w:ascii="Cambria" w:eastAsia="Times New Roman" w:hAnsi="Cambria" w:cs="Arial"/>
              </w:rPr>
            </w:pPr>
          </w:p>
        </w:tc>
        <w:tc>
          <w:tcPr>
            <w:tcW w:w="2145" w:type="dxa"/>
          </w:tcPr>
          <w:p w14:paraId="234B37B4" w14:textId="77777777" w:rsidR="00CF3D1E" w:rsidRPr="00DA6CBD" w:rsidRDefault="00CF3D1E" w:rsidP="00CF3D1E">
            <w:pPr>
              <w:rPr>
                <w:rFonts w:ascii="Cambria" w:eastAsia="Times New Roman" w:hAnsi="Cambria" w:cs="Arial"/>
              </w:rPr>
            </w:pPr>
            <w:r w:rsidRPr="00DA6CBD">
              <w:rPr>
                <w:rFonts w:ascii="Cambria" w:eastAsia="Times New Roman" w:hAnsi="Cambria" w:cs="Arial"/>
              </w:rPr>
              <w:t>Enter Set-Point</w:t>
            </w:r>
          </w:p>
          <w:p w14:paraId="17A4BD73" w14:textId="77777777" w:rsidR="00CF3D1E" w:rsidRPr="00DA6CBD" w:rsidRDefault="00CF3D1E" w:rsidP="00CF3D1E">
            <w:pPr>
              <w:rPr>
                <w:rFonts w:ascii="Cambria" w:eastAsia="Times New Roman" w:hAnsi="Cambria" w:cs="Arial"/>
              </w:rPr>
            </w:pPr>
          </w:p>
          <w:p w14:paraId="26049C14" w14:textId="22D95638" w:rsidR="00CF3D1E" w:rsidRPr="00DA6CBD" w:rsidRDefault="00CF3D1E" w:rsidP="00CF3D1E">
            <w:pPr>
              <w:rPr>
                <w:rFonts w:ascii="Cambria" w:eastAsia="Times New Roman" w:hAnsi="Cambria" w:cs="Arial"/>
              </w:rPr>
            </w:pPr>
            <w:r w:rsidRPr="00DA6CBD">
              <w:rPr>
                <w:rFonts w:ascii="Cambria" w:eastAsia="Times New Roman" w:hAnsi="Cambria" w:cs="Arial"/>
              </w:rPr>
              <w:t xml:space="preserve">_____________ </w:t>
            </w:r>
            <w:r w:rsidR="00E44260">
              <w:rPr>
                <w:rFonts w:ascii="Cambria" w:eastAsia="Times New Roman" w:hAnsi="Cambria" w:cs="Arial"/>
              </w:rPr>
              <w:t>°</w:t>
            </w:r>
            <w:r w:rsidR="00287954">
              <w:rPr>
                <w:rFonts w:ascii="Cambria" w:eastAsia="Times New Roman" w:hAnsi="Cambria" w:cs="Arial"/>
              </w:rPr>
              <w:t>C</w:t>
            </w:r>
          </w:p>
          <w:p w14:paraId="19E460B1" w14:textId="77777777" w:rsidR="00CF3D1E" w:rsidRPr="00DA6CBD" w:rsidRDefault="00CF3D1E" w:rsidP="00CF3D1E">
            <w:pPr>
              <w:rPr>
                <w:rFonts w:ascii="Cambria" w:eastAsia="Times New Roman" w:hAnsi="Cambria" w:cs="Arial"/>
              </w:rPr>
            </w:pPr>
          </w:p>
        </w:tc>
        <w:tc>
          <w:tcPr>
            <w:tcW w:w="1724" w:type="dxa"/>
            <w:vAlign w:val="center"/>
          </w:tcPr>
          <w:p w14:paraId="695E2D55" w14:textId="77777777" w:rsidR="00CF3D1E" w:rsidRPr="00DA6CBD" w:rsidRDefault="00CF3D1E" w:rsidP="00CF3D1E">
            <w:pPr>
              <w:jc w:val="center"/>
              <w:rPr>
                <w:rFonts w:ascii="Cambria" w:eastAsia="Times New Roman" w:hAnsi="Cambria" w:cs="Arial"/>
              </w:rPr>
            </w:pPr>
            <w:r w:rsidRPr="00DA6CBD">
              <w:rPr>
                <w:rFonts w:ascii="Cambria" w:eastAsia="Times New Roman" w:hAnsi="Cambria" w:cs="Arial"/>
              </w:rPr>
              <w:t>N/A</w:t>
            </w:r>
          </w:p>
        </w:tc>
        <w:tc>
          <w:tcPr>
            <w:tcW w:w="2425" w:type="dxa"/>
          </w:tcPr>
          <w:p w14:paraId="5CFDF736" w14:textId="77777777" w:rsidR="00CF3D1E" w:rsidRPr="00DA6CBD" w:rsidRDefault="00CF3D1E" w:rsidP="00CF3D1E">
            <w:pPr>
              <w:rPr>
                <w:rFonts w:ascii="Cambria" w:eastAsia="Times New Roman" w:hAnsi="Cambria" w:cs="Arial"/>
              </w:rPr>
            </w:pPr>
          </w:p>
        </w:tc>
      </w:tr>
      <w:tr w:rsidR="00CF3D1E" w:rsidRPr="00DA6CBD" w14:paraId="7DDE2BCE" w14:textId="77777777" w:rsidTr="004553D4">
        <w:trPr>
          <w:trHeight w:val="258"/>
        </w:trPr>
        <w:tc>
          <w:tcPr>
            <w:tcW w:w="3056" w:type="dxa"/>
            <w:vMerge/>
          </w:tcPr>
          <w:p w14:paraId="58F9F968" w14:textId="77777777" w:rsidR="00CF3D1E" w:rsidRPr="00DA6CBD" w:rsidRDefault="00CF3D1E" w:rsidP="00CF3D1E">
            <w:pPr>
              <w:tabs>
                <w:tab w:val="left" w:pos="3510"/>
              </w:tabs>
              <w:rPr>
                <w:rFonts w:ascii="Cambria" w:eastAsia="Times New Roman" w:hAnsi="Cambria" w:cs="Arial"/>
              </w:rPr>
            </w:pPr>
          </w:p>
        </w:tc>
        <w:tc>
          <w:tcPr>
            <w:tcW w:w="2145" w:type="dxa"/>
          </w:tcPr>
          <w:p w14:paraId="2BA80FF3" w14:textId="77777777" w:rsidR="00354C57" w:rsidRDefault="00354C57" w:rsidP="00CF3D1E">
            <w:pPr>
              <w:rPr>
                <w:rFonts w:ascii="Cambria" w:eastAsia="Times New Roman" w:hAnsi="Cambria" w:cs="Arial"/>
              </w:rPr>
            </w:pPr>
            <w:r>
              <w:rPr>
                <w:rFonts w:ascii="Cambria" w:eastAsia="Times New Roman" w:hAnsi="Cambria" w:cs="Arial"/>
              </w:rPr>
              <w:t>D</w:t>
            </w:r>
            <w:r w:rsidR="00CF3D1E" w:rsidRPr="00DA6CBD">
              <w:rPr>
                <w:rFonts w:ascii="Cambria" w:eastAsia="Times New Roman" w:hAnsi="Cambria" w:cs="Arial"/>
              </w:rPr>
              <w:t xml:space="preserve">ata </w:t>
            </w:r>
            <w:r>
              <w:rPr>
                <w:rFonts w:ascii="Cambria" w:eastAsia="Times New Roman" w:hAnsi="Cambria" w:cs="Arial"/>
              </w:rPr>
              <w:t>L</w:t>
            </w:r>
            <w:r w:rsidR="00CF3D1E" w:rsidRPr="00DA6CBD">
              <w:rPr>
                <w:rFonts w:ascii="Cambria" w:eastAsia="Times New Roman" w:hAnsi="Cambria" w:cs="Arial"/>
              </w:rPr>
              <w:t xml:space="preserve">ogger </w:t>
            </w:r>
            <w:r>
              <w:rPr>
                <w:rFonts w:ascii="Cambria" w:eastAsia="Times New Roman" w:hAnsi="Cambria" w:cs="Arial"/>
              </w:rPr>
              <w:t xml:space="preserve">ID </w:t>
            </w:r>
            <w:r w:rsidR="00CF3D1E" w:rsidRPr="00DA6CBD">
              <w:rPr>
                <w:rFonts w:ascii="Cambria" w:eastAsia="Times New Roman" w:hAnsi="Cambria" w:cs="Arial"/>
              </w:rPr>
              <w:t xml:space="preserve">placed: </w:t>
            </w:r>
          </w:p>
          <w:p w14:paraId="5394F3EB" w14:textId="77777777" w:rsidR="00354C57" w:rsidRDefault="00354C57" w:rsidP="00CF3D1E">
            <w:pPr>
              <w:rPr>
                <w:rFonts w:ascii="Cambria" w:eastAsia="Times New Roman" w:hAnsi="Cambria" w:cs="Arial"/>
              </w:rPr>
            </w:pPr>
          </w:p>
          <w:p w14:paraId="143A0F85" w14:textId="4F5ED602" w:rsidR="00354C57" w:rsidRDefault="00354C57" w:rsidP="00CF3D1E">
            <w:pPr>
              <w:rPr>
                <w:rFonts w:ascii="Cambria" w:eastAsia="Times New Roman" w:hAnsi="Cambria" w:cs="Arial"/>
              </w:rPr>
            </w:pPr>
            <w:r>
              <w:rPr>
                <w:rFonts w:ascii="Cambria" w:eastAsia="Times New Roman" w:hAnsi="Cambria" w:cs="Arial"/>
              </w:rPr>
              <w:t>Top</w:t>
            </w:r>
            <w:r w:rsidR="00CF3D1E" w:rsidRPr="00DA6CBD">
              <w:rPr>
                <w:rFonts w:ascii="Cambria" w:eastAsia="Times New Roman" w:hAnsi="Cambria" w:cs="Arial"/>
              </w:rPr>
              <w:t xml:space="preserve">_____________ </w:t>
            </w:r>
          </w:p>
          <w:p w14:paraId="0444F0EF" w14:textId="63DBAB02" w:rsidR="00354C57" w:rsidRDefault="00354C57" w:rsidP="00CF3D1E">
            <w:pPr>
              <w:rPr>
                <w:rFonts w:ascii="Cambria" w:eastAsia="Times New Roman" w:hAnsi="Cambria" w:cs="Arial"/>
              </w:rPr>
            </w:pPr>
          </w:p>
          <w:p w14:paraId="0DC9ABE4" w14:textId="121EA6C2" w:rsidR="00354C57" w:rsidRPr="00DA6CBD" w:rsidRDefault="00354C57" w:rsidP="00354C57">
            <w:pPr>
              <w:rPr>
                <w:rFonts w:ascii="Cambria" w:eastAsia="Times New Roman" w:hAnsi="Cambria" w:cs="Arial"/>
              </w:rPr>
            </w:pPr>
            <w:r>
              <w:rPr>
                <w:rFonts w:ascii="Cambria" w:eastAsia="Times New Roman" w:hAnsi="Cambria" w:cs="Arial"/>
              </w:rPr>
              <w:t>Middle</w:t>
            </w:r>
            <w:r w:rsidRPr="00DA6CBD">
              <w:rPr>
                <w:rFonts w:ascii="Cambria" w:eastAsia="Times New Roman" w:hAnsi="Cambria" w:cs="Arial"/>
              </w:rPr>
              <w:t xml:space="preserve">_____________ </w:t>
            </w:r>
          </w:p>
          <w:p w14:paraId="7D3C4FAD" w14:textId="77777777" w:rsidR="00354C57" w:rsidRDefault="00354C57" w:rsidP="00CF3D1E">
            <w:pPr>
              <w:rPr>
                <w:rFonts w:ascii="Cambria" w:eastAsia="Times New Roman" w:hAnsi="Cambria" w:cs="Arial"/>
              </w:rPr>
            </w:pPr>
          </w:p>
          <w:p w14:paraId="45ACBCDD" w14:textId="02FF2AEE" w:rsidR="00354C57" w:rsidRPr="00DA6CBD" w:rsidRDefault="00354C57" w:rsidP="00354C57">
            <w:pPr>
              <w:rPr>
                <w:rFonts w:ascii="Cambria" w:eastAsia="Times New Roman" w:hAnsi="Cambria" w:cs="Arial"/>
              </w:rPr>
            </w:pPr>
            <w:r>
              <w:rPr>
                <w:rFonts w:ascii="Cambria" w:eastAsia="Times New Roman" w:hAnsi="Cambria" w:cs="Arial"/>
              </w:rPr>
              <w:t>Bottom</w:t>
            </w:r>
            <w:r w:rsidRPr="00DA6CBD">
              <w:rPr>
                <w:rFonts w:ascii="Cambria" w:eastAsia="Times New Roman" w:hAnsi="Cambria" w:cs="Arial"/>
              </w:rPr>
              <w:t xml:space="preserve">_____________ </w:t>
            </w:r>
          </w:p>
          <w:p w14:paraId="40B39D77" w14:textId="77777777" w:rsidR="00354C57" w:rsidRPr="00DA6CBD" w:rsidRDefault="00354C57" w:rsidP="00CF3D1E">
            <w:pPr>
              <w:rPr>
                <w:rFonts w:ascii="Cambria" w:eastAsia="Times New Roman" w:hAnsi="Cambria" w:cs="Arial"/>
              </w:rPr>
            </w:pPr>
          </w:p>
          <w:p w14:paraId="60EC2CD0" w14:textId="77777777" w:rsidR="00CF3D1E" w:rsidRPr="00DA6CBD" w:rsidRDefault="00CF3D1E" w:rsidP="00CF3D1E">
            <w:pPr>
              <w:rPr>
                <w:rFonts w:ascii="Cambria" w:eastAsia="Times New Roman" w:hAnsi="Cambria" w:cs="Arial"/>
              </w:rPr>
            </w:pPr>
          </w:p>
        </w:tc>
        <w:tc>
          <w:tcPr>
            <w:tcW w:w="1724" w:type="dxa"/>
            <w:vAlign w:val="center"/>
          </w:tcPr>
          <w:p w14:paraId="5F8024FE" w14:textId="77777777" w:rsidR="00CF3D1E" w:rsidRPr="00DA6CBD" w:rsidRDefault="00CF3D1E" w:rsidP="00CF3D1E">
            <w:pPr>
              <w:jc w:val="center"/>
              <w:rPr>
                <w:rFonts w:ascii="Cambria" w:eastAsia="Times New Roman" w:hAnsi="Cambria" w:cs="Arial"/>
              </w:rPr>
            </w:pPr>
            <w:r w:rsidRPr="00DA6CBD">
              <w:rPr>
                <w:rFonts w:ascii="Cambria" w:eastAsia="Times New Roman" w:hAnsi="Cambria" w:cs="Arial"/>
              </w:rPr>
              <w:t>N/A</w:t>
            </w:r>
          </w:p>
        </w:tc>
        <w:tc>
          <w:tcPr>
            <w:tcW w:w="2425" w:type="dxa"/>
          </w:tcPr>
          <w:p w14:paraId="521800A9" w14:textId="77777777" w:rsidR="00CF3D1E" w:rsidRPr="00DA6CBD" w:rsidRDefault="00CF3D1E" w:rsidP="00CF3D1E">
            <w:pPr>
              <w:rPr>
                <w:rFonts w:ascii="Cambria" w:eastAsia="Times New Roman" w:hAnsi="Cambria" w:cs="Arial"/>
              </w:rPr>
            </w:pPr>
          </w:p>
        </w:tc>
      </w:tr>
      <w:tr w:rsidR="00354C57" w:rsidRPr="00DA6CBD" w14:paraId="7DDD70B6" w14:textId="77777777" w:rsidTr="004553D4">
        <w:trPr>
          <w:trHeight w:val="258"/>
        </w:trPr>
        <w:tc>
          <w:tcPr>
            <w:tcW w:w="3056" w:type="dxa"/>
            <w:vMerge/>
          </w:tcPr>
          <w:p w14:paraId="2A8D6569" w14:textId="77777777" w:rsidR="00354C57" w:rsidRPr="00DA6CBD" w:rsidRDefault="00354C57" w:rsidP="00CF3D1E">
            <w:pPr>
              <w:tabs>
                <w:tab w:val="left" w:pos="3510"/>
              </w:tabs>
              <w:rPr>
                <w:rFonts w:ascii="Cambria" w:eastAsia="Times New Roman" w:hAnsi="Cambria" w:cs="Arial"/>
              </w:rPr>
            </w:pPr>
          </w:p>
        </w:tc>
        <w:tc>
          <w:tcPr>
            <w:tcW w:w="2145" w:type="dxa"/>
          </w:tcPr>
          <w:p w14:paraId="52B57861" w14:textId="0104F636" w:rsidR="00354C57" w:rsidRPr="00AE5044" w:rsidRDefault="00354C57" w:rsidP="00354C57">
            <w:pPr>
              <w:rPr>
                <w:rFonts w:ascii="Cambria" w:eastAsia="Times New Roman" w:hAnsi="Cambria" w:cs="Arial"/>
              </w:rPr>
            </w:pPr>
            <w:r w:rsidRPr="00AE5044">
              <w:rPr>
                <w:rFonts w:ascii="Cambria" w:eastAsia="Times New Roman" w:hAnsi="Cambria" w:cs="Arial"/>
              </w:rPr>
              <w:t>Time data placed in chamber</w:t>
            </w:r>
          </w:p>
          <w:p w14:paraId="16D814A1" w14:textId="77777777" w:rsidR="00354C57" w:rsidRPr="00AE5044" w:rsidRDefault="00354C57" w:rsidP="00354C57">
            <w:pPr>
              <w:rPr>
                <w:rFonts w:ascii="Cambria" w:eastAsia="Times New Roman" w:hAnsi="Cambria" w:cs="Arial"/>
              </w:rPr>
            </w:pPr>
          </w:p>
          <w:p w14:paraId="0D783BF9" w14:textId="7A9C33D6" w:rsidR="00354C57" w:rsidRPr="00AE5044" w:rsidRDefault="00354C57" w:rsidP="00354C57">
            <w:pPr>
              <w:rPr>
                <w:rFonts w:ascii="Cambria" w:eastAsia="Times New Roman" w:hAnsi="Cambria" w:cs="Arial"/>
              </w:rPr>
            </w:pPr>
            <w:r w:rsidRPr="00AE5044">
              <w:rPr>
                <w:rFonts w:ascii="Cambria" w:eastAsia="Times New Roman" w:hAnsi="Cambria" w:cs="Arial"/>
              </w:rPr>
              <w:t>______________</w:t>
            </w:r>
          </w:p>
        </w:tc>
        <w:tc>
          <w:tcPr>
            <w:tcW w:w="1724" w:type="dxa"/>
            <w:vAlign w:val="center"/>
          </w:tcPr>
          <w:p w14:paraId="58A1763A" w14:textId="486452FF" w:rsidR="00354C57" w:rsidRPr="00DA6CBD" w:rsidRDefault="00354C57" w:rsidP="00CF3D1E">
            <w:pPr>
              <w:jc w:val="center"/>
              <w:rPr>
                <w:rFonts w:ascii="Cambria" w:eastAsia="Times New Roman" w:hAnsi="Cambria" w:cs="Arial"/>
              </w:rPr>
            </w:pPr>
            <w:r w:rsidRPr="00DA6CBD">
              <w:rPr>
                <w:rFonts w:ascii="Cambria" w:eastAsia="Times New Roman" w:hAnsi="Cambria" w:cs="Arial"/>
              </w:rPr>
              <w:t>N/A</w:t>
            </w:r>
          </w:p>
        </w:tc>
        <w:tc>
          <w:tcPr>
            <w:tcW w:w="2425" w:type="dxa"/>
          </w:tcPr>
          <w:p w14:paraId="454186CE" w14:textId="77777777" w:rsidR="00354C57" w:rsidRPr="00DA6CBD" w:rsidRDefault="00354C57" w:rsidP="00CF3D1E">
            <w:pPr>
              <w:rPr>
                <w:rFonts w:ascii="Cambria" w:eastAsia="Times New Roman" w:hAnsi="Cambria" w:cs="Arial"/>
              </w:rPr>
            </w:pPr>
          </w:p>
        </w:tc>
      </w:tr>
      <w:tr w:rsidR="00CF3D1E" w:rsidRPr="00DA6CBD" w14:paraId="33F4751A" w14:textId="77777777" w:rsidTr="004553D4">
        <w:trPr>
          <w:trHeight w:val="258"/>
        </w:trPr>
        <w:tc>
          <w:tcPr>
            <w:tcW w:w="3056" w:type="dxa"/>
            <w:vMerge/>
          </w:tcPr>
          <w:p w14:paraId="4F438AED" w14:textId="77777777" w:rsidR="00CF3D1E" w:rsidRPr="00DA6CBD" w:rsidRDefault="00CF3D1E" w:rsidP="00CF3D1E">
            <w:pPr>
              <w:tabs>
                <w:tab w:val="left" w:pos="3510"/>
              </w:tabs>
              <w:rPr>
                <w:rFonts w:ascii="Cambria" w:eastAsia="Times New Roman" w:hAnsi="Cambria" w:cs="Arial"/>
              </w:rPr>
            </w:pPr>
          </w:p>
        </w:tc>
        <w:tc>
          <w:tcPr>
            <w:tcW w:w="2145" w:type="dxa"/>
          </w:tcPr>
          <w:p w14:paraId="6D358122" w14:textId="0A7845CB" w:rsidR="00CF3D1E" w:rsidRPr="00AE5044" w:rsidRDefault="00CF3D1E" w:rsidP="00CF3D1E">
            <w:pPr>
              <w:rPr>
                <w:rFonts w:ascii="Cambria" w:eastAsia="Times New Roman" w:hAnsi="Cambria" w:cs="Arial"/>
              </w:rPr>
            </w:pPr>
            <w:r w:rsidRPr="00AE5044">
              <w:rPr>
                <w:rFonts w:ascii="Cambria" w:eastAsia="Times New Roman" w:hAnsi="Cambria" w:cs="Arial"/>
              </w:rPr>
              <w:t xml:space="preserve">Time data logger </w:t>
            </w:r>
            <w:r w:rsidR="00354C57" w:rsidRPr="00AE5044">
              <w:rPr>
                <w:rFonts w:ascii="Cambria" w:eastAsia="Times New Roman" w:hAnsi="Cambria" w:cs="Arial"/>
              </w:rPr>
              <w:t>removed</w:t>
            </w:r>
            <w:r w:rsidRPr="00AE5044">
              <w:rPr>
                <w:rFonts w:ascii="Cambria" w:eastAsia="Times New Roman" w:hAnsi="Cambria" w:cs="Arial"/>
              </w:rPr>
              <w:t xml:space="preserve"> (at least </w:t>
            </w:r>
            <w:r w:rsidR="00354C57" w:rsidRPr="00AE5044">
              <w:rPr>
                <w:rFonts w:ascii="Cambria" w:eastAsia="Times New Roman" w:hAnsi="Cambria" w:cs="Arial"/>
              </w:rPr>
              <w:t>5 hours</w:t>
            </w:r>
            <w:r w:rsidRPr="00AE5044">
              <w:rPr>
                <w:rFonts w:ascii="Cambria" w:eastAsia="Times New Roman" w:hAnsi="Cambria" w:cs="Arial"/>
              </w:rPr>
              <w:t xml:space="preserve"> after time place in):</w:t>
            </w:r>
          </w:p>
          <w:p w14:paraId="38A7E9CA" w14:textId="77777777" w:rsidR="00CF3D1E" w:rsidRPr="00AE5044" w:rsidRDefault="00CF3D1E" w:rsidP="00CF3D1E">
            <w:pPr>
              <w:rPr>
                <w:rFonts w:ascii="Cambria" w:eastAsia="Times New Roman" w:hAnsi="Cambria" w:cs="Arial"/>
              </w:rPr>
            </w:pPr>
          </w:p>
          <w:p w14:paraId="1CC0CEB7" w14:textId="77777777" w:rsidR="00CF3D1E" w:rsidRPr="00AE5044" w:rsidRDefault="00CF3D1E" w:rsidP="00CF3D1E">
            <w:pPr>
              <w:rPr>
                <w:rFonts w:ascii="Cambria" w:eastAsia="Times New Roman" w:hAnsi="Cambria" w:cs="Arial"/>
              </w:rPr>
            </w:pPr>
            <w:r w:rsidRPr="00AE5044">
              <w:rPr>
                <w:rFonts w:ascii="Cambria" w:eastAsia="Times New Roman" w:hAnsi="Cambria" w:cs="Arial"/>
              </w:rPr>
              <w:t>______________</w:t>
            </w:r>
          </w:p>
        </w:tc>
        <w:tc>
          <w:tcPr>
            <w:tcW w:w="1724" w:type="dxa"/>
            <w:vAlign w:val="center"/>
          </w:tcPr>
          <w:p w14:paraId="2BC6FE46" w14:textId="77777777" w:rsidR="00CF3D1E" w:rsidRPr="00DA6CBD" w:rsidRDefault="00CF3D1E" w:rsidP="00CF3D1E">
            <w:pPr>
              <w:jc w:val="center"/>
              <w:rPr>
                <w:rFonts w:ascii="Cambria" w:eastAsia="Times New Roman" w:hAnsi="Cambria" w:cs="Arial"/>
              </w:rPr>
            </w:pPr>
            <w:r w:rsidRPr="00DA6CBD">
              <w:rPr>
                <w:rFonts w:ascii="Cambria" w:eastAsia="Times New Roman" w:hAnsi="Cambria" w:cs="Arial"/>
              </w:rPr>
              <w:t>N/A</w:t>
            </w:r>
          </w:p>
        </w:tc>
        <w:tc>
          <w:tcPr>
            <w:tcW w:w="2425" w:type="dxa"/>
          </w:tcPr>
          <w:p w14:paraId="0C159B53" w14:textId="77777777" w:rsidR="00CF3D1E" w:rsidRPr="00DA6CBD" w:rsidRDefault="00CF3D1E" w:rsidP="00CF3D1E">
            <w:pPr>
              <w:rPr>
                <w:rFonts w:ascii="Cambria" w:eastAsia="Times New Roman" w:hAnsi="Cambria" w:cs="Arial"/>
              </w:rPr>
            </w:pPr>
          </w:p>
        </w:tc>
      </w:tr>
      <w:tr w:rsidR="00CF3D1E" w:rsidRPr="00DA6CBD" w14:paraId="5F122A60" w14:textId="77777777" w:rsidTr="004553D4">
        <w:trPr>
          <w:trHeight w:val="258"/>
        </w:trPr>
        <w:tc>
          <w:tcPr>
            <w:tcW w:w="3056" w:type="dxa"/>
            <w:vMerge/>
          </w:tcPr>
          <w:p w14:paraId="443D37E4" w14:textId="77777777" w:rsidR="00CF3D1E" w:rsidRPr="00DA6CBD" w:rsidRDefault="00CF3D1E" w:rsidP="00CF3D1E">
            <w:pPr>
              <w:tabs>
                <w:tab w:val="left" w:pos="3510"/>
              </w:tabs>
              <w:rPr>
                <w:rFonts w:ascii="Cambria" w:eastAsia="Times New Roman" w:hAnsi="Cambria" w:cs="Arial"/>
              </w:rPr>
            </w:pPr>
          </w:p>
        </w:tc>
        <w:tc>
          <w:tcPr>
            <w:tcW w:w="2145" w:type="dxa"/>
          </w:tcPr>
          <w:p w14:paraId="7B9610AC" w14:textId="0FA503FA" w:rsidR="00CF3D1E" w:rsidRPr="00AE5044" w:rsidRDefault="00CF3D1E" w:rsidP="00CF3D1E">
            <w:pPr>
              <w:rPr>
                <w:rFonts w:ascii="Cambria" w:eastAsia="Times New Roman" w:hAnsi="Cambria" w:cs="Arial"/>
              </w:rPr>
            </w:pPr>
            <w:r w:rsidRPr="00AE5044">
              <w:rPr>
                <w:rFonts w:ascii="Cambria" w:eastAsia="Times New Roman" w:hAnsi="Cambria" w:cs="Arial"/>
              </w:rPr>
              <w:t xml:space="preserve">Set-Point reading after </w:t>
            </w:r>
            <w:r w:rsidR="00354C57" w:rsidRPr="00AE5044">
              <w:rPr>
                <w:rFonts w:ascii="Cambria" w:eastAsia="Times New Roman" w:hAnsi="Cambria" w:cs="Arial"/>
              </w:rPr>
              <w:t>5</w:t>
            </w:r>
            <w:r w:rsidRPr="00AE5044">
              <w:rPr>
                <w:rFonts w:ascii="Cambria" w:eastAsia="Times New Roman" w:hAnsi="Cambria" w:cs="Arial"/>
              </w:rPr>
              <w:t xml:space="preserve"> hour</w:t>
            </w:r>
            <w:r w:rsidR="00E44260" w:rsidRPr="00AE5044">
              <w:rPr>
                <w:rFonts w:ascii="Cambria" w:eastAsia="Times New Roman" w:hAnsi="Cambria" w:cs="Arial"/>
              </w:rPr>
              <w:t>s</w:t>
            </w:r>
          </w:p>
          <w:p w14:paraId="470A9770" w14:textId="77777777" w:rsidR="00CF3D1E" w:rsidRPr="00AE5044" w:rsidRDefault="00CF3D1E" w:rsidP="00CF3D1E">
            <w:pPr>
              <w:rPr>
                <w:rFonts w:ascii="Cambria" w:eastAsia="Times New Roman" w:hAnsi="Cambria" w:cs="Arial"/>
              </w:rPr>
            </w:pPr>
          </w:p>
          <w:p w14:paraId="7C606E63" w14:textId="12EB76B7" w:rsidR="00CF3D1E" w:rsidRPr="00AE5044" w:rsidRDefault="00CF3D1E" w:rsidP="00CF3D1E">
            <w:pPr>
              <w:rPr>
                <w:rFonts w:ascii="Cambria" w:eastAsia="Times New Roman" w:hAnsi="Cambria" w:cs="Arial"/>
              </w:rPr>
            </w:pPr>
            <w:r w:rsidRPr="00AE5044">
              <w:rPr>
                <w:rFonts w:ascii="Cambria" w:eastAsia="Times New Roman" w:hAnsi="Cambria" w:cs="Arial"/>
              </w:rPr>
              <w:t xml:space="preserve">_____________ </w:t>
            </w:r>
            <w:r w:rsidR="00E44260" w:rsidRPr="00AE5044">
              <w:rPr>
                <w:rFonts w:ascii="Cambria" w:eastAsia="Times New Roman" w:hAnsi="Cambria" w:cs="Arial"/>
              </w:rPr>
              <w:t>°</w:t>
            </w:r>
            <w:r w:rsidR="00287954" w:rsidRPr="00AE5044">
              <w:rPr>
                <w:rFonts w:ascii="Cambria" w:eastAsia="Times New Roman" w:hAnsi="Cambria" w:cs="Arial"/>
              </w:rPr>
              <w:t>C</w:t>
            </w:r>
          </w:p>
          <w:p w14:paraId="1A77CFD7" w14:textId="77777777" w:rsidR="00CF3D1E" w:rsidRPr="00AE5044" w:rsidRDefault="00CF3D1E" w:rsidP="00CF3D1E">
            <w:pPr>
              <w:rPr>
                <w:rFonts w:ascii="Cambria" w:eastAsia="Times New Roman" w:hAnsi="Cambria" w:cs="Arial"/>
              </w:rPr>
            </w:pPr>
          </w:p>
        </w:tc>
        <w:tc>
          <w:tcPr>
            <w:tcW w:w="1724" w:type="dxa"/>
            <w:vAlign w:val="center"/>
          </w:tcPr>
          <w:p w14:paraId="016D38F6" w14:textId="77777777" w:rsidR="00CF3D1E" w:rsidRPr="00DA6CBD" w:rsidRDefault="00CF3D1E" w:rsidP="00CF3D1E">
            <w:pPr>
              <w:jc w:val="center"/>
              <w:rPr>
                <w:rFonts w:ascii="Cambria" w:eastAsia="Times New Roman" w:hAnsi="Cambria" w:cs="Arial"/>
              </w:rPr>
            </w:pPr>
            <w:r w:rsidRPr="00DA6CBD">
              <w:rPr>
                <w:rFonts w:ascii="Cambria" w:eastAsia="Times New Roman" w:hAnsi="Cambria" w:cs="Arial"/>
              </w:rPr>
              <w:t>Pass   /       Fail</w:t>
            </w:r>
          </w:p>
        </w:tc>
        <w:tc>
          <w:tcPr>
            <w:tcW w:w="2425" w:type="dxa"/>
          </w:tcPr>
          <w:p w14:paraId="562EDE47" w14:textId="77777777" w:rsidR="00CF3D1E" w:rsidRPr="00DA6CBD" w:rsidRDefault="00CF3D1E" w:rsidP="00CF3D1E">
            <w:pPr>
              <w:rPr>
                <w:rFonts w:ascii="Cambria" w:eastAsia="Times New Roman" w:hAnsi="Cambria" w:cs="Arial"/>
              </w:rPr>
            </w:pPr>
          </w:p>
        </w:tc>
      </w:tr>
      <w:tr w:rsidR="00CF3D1E" w:rsidRPr="00DA6CBD" w14:paraId="329E5EA4" w14:textId="77777777" w:rsidTr="004553D4">
        <w:tc>
          <w:tcPr>
            <w:tcW w:w="3056" w:type="dxa"/>
          </w:tcPr>
          <w:p w14:paraId="2AB6C8DC" w14:textId="311F9088" w:rsidR="00CF3D1E" w:rsidRPr="00DA6CBD" w:rsidRDefault="00CF3D1E" w:rsidP="00CF3D1E">
            <w:pPr>
              <w:tabs>
                <w:tab w:val="left" w:pos="3510"/>
              </w:tabs>
              <w:rPr>
                <w:rFonts w:ascii="Cambria" w:eastAsia="Times New Roman" w:hAnsi="Cambria" w:cs="Arial"/>
                <w:bCs/>
              </w:rPr>
            </w:pPr>
            <w:r w:rsidRPr="00DA6CBD">
              <w:rPr>
                <w:rFonts w:ascii="Cambria" w:eastAsia="Times New Roman" w:hAnsi="Cambria" w:cs="Arial"/>
              </w:rPr>
              <w:t xml:space="preserve">Temperature recorded should match the data logger temperature accurately over a time span of at least </w:t>
            </w:r>
            <w:r w:rsidR="00E44260">
              <w:rPr>
                <w:rFonts w:ascii="Cambria" w:eastAsia="Times New Roman" w:hAnsi="Cambria" w:cs="Arial"/>
              </w:rPr>
              <w:t>one</w:t>
            </w:r>
            <w:r w:rsidRPr="00DA6CBD">
              <w:rPr>
                <w:rFonts w:ascii="Cambria" w:eastAsia="Times New Roman" w:hAnsi="Cambria" w:cs="Arial"/>
              </w:rPr>
              <w:t xml:space="preserve"> hour ± </w:t>
            </w:r>
            <w:r w:rsidR="00354C57">
              <w:rPr>
                <w:rFonts w:ascii="Cambria" w:eastAsia="Times New Roman" w:hAnsi="Cambria" w:cs="Arial"/>
              </w:rPr>
              <w:t>10%</w:t>
            </w:r>
            <w:r w:rsidRPr="00DA6CBD">
              <w:rPr>
                <w:rFonts w:ascii="Cambria" w:eastAsia="Times New Roman" w:hAnsi="Cambria" w:cs="Arial"/>
              </w:rPr>
              <w:t>.</w:t>
            </w:r>
          </w:p>
        </w:tc>
        <w:tc>
          <w:tcPr>
            <w:tcW w:w="2145" w:type="dxa"/>
            <w:vAlign w:val="center"/>
          </w:tcPr>
          <w:p w14:paraId="41446BC0" w14:textId="77777777" w:rsidR="00CF3D1E" w:rsidRPr="00DA6CBD" w:rsidRDefault="00CF3D1E" w:rsidP="00CF3D1E">
            <w:pPr>
              <w:jc w:val="center"/>
              <w:rPr>
                <w:rFonts w:ascii="Cambria" w:eastAsia="Times New Roman" w:hAnsi="Cambria" w:cs="Arial"/>
              </w:rPr>
            </w:pPr>
            <w:r w:rsidRPr="00DA6CBD">
              <w:rPr>
                <w:rFonts w:ascii="Cambria" w:eastAsia="Times New Roman" w:hAnsi="Cambria" w:cs="Arial"/>
              </w:rPr>
              <w:t>Results documented on data logger report</w:t>
            </w:r>
          </w:p>
        </w:tc>
        <w:tc>
          <w:tcPr>
            <w:tcW w:w="1724" w:type="dxa"/>
            <w:vAlign w:val="center"/>
          </w:tcPr>
          <w:p w14:paraId="78E677B1" w14:textId="77777777" w:rsidR="00CF3D1E" w:rsidRPr="00DA6CBD" w:rsidRDefault="00CF3D1E" w:rsidP="00CF3D1E">
            <w:pPr>
              <w:jc w:val="center"/>
              <w:rPr>
                <w:rFonts w:ascii="Cambria" w:eastAsia="Times New Roman" w:hAnsi="Cambria" w:cs="Arial"/>
              </w:rPr>
            </w:pPr>
            <w:r w:rsidRPr="00DA6CBD">
              <w:rPr>
                <w:rFonts w:ascii="Cambria" w:eastAsia="Times New Roman" w:hAnsi="Cambria" w:cs="Arial"/>
              </w:rPr>
              <w:t>Pass    /      Fail</w:t>
            </w:r>
          </w:p>
        </w:tc>
        <w:tc>
          <w:tcPr>
            <w:tcW w:w="2425" w:type="dxa"/>
          </w:tcPr>
          <w:p w14:paraId="3C8AC46D" w14:textId="77777777" w:rsidR="00CF3D1E" w:rsidRPr="00DA6CBD" w:rsidRDefault="00CF3D1E" w:rsidP="00CF3D1E">
            <w:pPr>
              <w:rPr>
                <w:rFonts w:ascii="Cambria" w:eastAsia="Times New Roman" w:hAnsi="Cambria" w:cs="Arial"/>
              </w:rPr>
            </w:pPr>
          </w:p>
        </w:tc>
      </w:tr>
      <w:tr w:rsidR="00354C57" w:rsidRPr="00DA6CBD" w:rsidDel="0016557E" w14:paraId="5FA4F485" w14:textId="12F3D57E" w:rsidTr="002E45D7">
        <w:trPr>
          <w:del w:id="16" w:author="Michael Baird" w:date="2021-10-22T11:28:00Z"/>
        </w:trPr>
        <w:tc>
          <w:tcPr>
            <w:tcW w:w="9350" w:type="dxa"/>
            <w:gridSpan w:val="4"/>
            <w:vAlign w:val="center"/>
          </w:tcPr>
          <w:p w14:paraId="29D80783" w14:textId="434D9903" w:rsidR="00354C57" w:rsidRPr="00AE5044" w:rsidDel="0016557E" w:rsidRDefault="00354C57" w:rsidP="00354C57">
            <w:pPr>
              <w:rPr>
                <w:del w:id="17" w:author="Michael Baird" w:date="2021-10-22T11:28:00Z"/>
                <w:rFonts w:ascii="Cambria" w:eastAsia="Times New Roman" w:hAnsi="Cambria" w:cs="Arial"/>
                <w:strike/>
                <w:color w:val="FF0000"/>
              </w:rPr>
            </w:pPr>
            <w:del w:id="18" w:author="Michael Baird" w:date="2021-10-22T11:28:00Z">
              <w:r w:rsidRPr="00AE5044" w:rsidDel="0016557E">
                <w:rPr>
                  <w:rFonts w:ascii="Cambria" w:eastAsia="Times New Roman" w:hAnsi="Cambria" w:cs="Arial"/>
                  <w:b/>
                  <w:bCs/>
                  <w:strike/>
                  <w:color w:val="FF0000"/>
                </w:rPr>
                <w:delText>Set Point Verification 55</w:delText>
              </w:r>
              <w:r w:rsidR="00E44260" w:rsidRPr="00AE5044" w:rsidDel="0016557E">
                <w:rPr>
                  <w:rFonts w:ascii="Cambria" w:eastAsia="Times New Roman" w:hAnsi="Cambria" w:cs="Arial"/>
                  <w:b/>
                  <w:bCs/>
                  <w:strike/>
                  <w:color w:val="FF0000"/>
                </w:rPr>
                <w:delText>°</w:delText>
              </w:r>
              <w:r w:rsidR="00287954" w:rsidRPr="00AE5044" w:rsidDel="0016557E">
                <w:rPr>
                  <w:rFonts w:ascii="Cambria" w:eastAsia="Times New Roman" w:hAnsi="Cambria" w:cs="Arial"/>
                  <w:b/>
                  <w:bCs/>
                  <w:strike/>
                  <w:color w:val="FF0000"/>
                </w:rPr>
                <w:delText>C</w:delText>
              </w:r>
              <w:r w:rsidRPr="00AE5044" w:rsidDel="0016557E">
                <w:rPr>
                  <w:rFonts w:ascii="Cambria" w:eastAsia="Times New Roman" w:hAnsi="Cambria" w:cs="Arial"/>
                  <w:strike/>
                  <w:color w:val="FF0000"/>
                </w:rPr>
                <w:delText xml:space="preserve">  – Unit turned on and set to temperature below. </w:delText>
              </w:r>
            </w:del>
          </w:p>
        </w:tc>
      </w:tr>
      <w:tr w:rsidR="00BC5EE8" w:rsidRPr="00DA6CBD" w:rsidDel="0016557E" w14:paraId="41F6D882" w14:textId="7604C23A" w:rsidTr="00D7403B">
        <w:trPr>
          <w:del w:id="19" w:author="Michael Baird" w:date="2021-10-22T11:28:00Z"/>
        </w:trPr>
        <w:tc>
          <w:tcPr>
            <w:tcW w:w="3056" w:type="dxa"/>
            <w:vMerge w:val="restart"/>
          </w:tcPr>
          <w:p w14:paraId="35DCC0EE" w14:textId="4354C305" w:rsidR="00BC5EE8" w:rsidRPr="00AE5044" w:rsidDel="0016557E" w:rsidRDefault="00BC5EE8" w:rsidP="00354C57">
            <w:pPr>
              <w:tabs>
                <w:tab w:val="left" w:pos="3510"/>
              </w:tabs>
              <w:rPr>
                <w:del w:id="20" w:author="Michael Baird" w:date="2021-10-22T11:28:00Z"/>
                <w:rFonts w:ascii="Cambria" w:eastAsia="Times New Roman" w:hAnsi="Cambria" w:cs="Arial"/>
                <w:bCs/>
                <w:strike/>
                <w:color w:val="FF0000"/>
              </w:rPr>
            </w:pPr>
            <w:del w:id="21" w:author="Michael Baird" w:date="2021-10-22T11:28:00Z">
              <w:r w:rsidRPr="00AE5044" w:rsidDel="0016557E">
                <w:rPr>
                  <w:rFonts w:ascii="Cambria" w:eastAsia="Times New Roman" w:hAnsi="Cambria" w:cs="Arial"/>
                  <w:strike/>
                  <w:color w:val="FF0000"/>
                </w:rPr>
                <w:delText>55</w:delText>
              </w:r>
              <w:r w:rsidR="00E44260" w:rsidRPr="00AE5044" w:rsidDel="0016557E">
                <w:rPr>
                  <w:rFonts w:ascii="Cambria" w:eastAsia="Times New Roman" w:hAnsi="Cambria" w:cs="Arial"/>
                  <w:strike/>
                  <w:color w:val="FF0000"/>
                </w:rPr>
                <w:delText>°</w:delText>
              </w:r>
              <w:r w:rsidR="00287954" w:rsidRPr="00AE5044" w:rsidDel="0016557E">
                <w:rPr>
                  <w:rFonts w:ascii="Cambria" w:eastAsia="Times New Roman" w:hAnsi="Cambria" w:cs="Arial"/>
                  <w:strike/>
                  <w:color w:val="FF0000"/>
                </w:rPr>
                <w:delText>C</w:delText>
              </w:r>
              <w:r w:rsidRPr="00AE5044" w:rsidDel="0016557E">
                <w:rPr>
                  <w:rFonts w:ascii="Cambria" w:eastAsia="Times New Roman" w:hAnsi="Cambria" w:cs="Arial"/>
                  <w:strike/>
                  <w:color w:val="FF0000"/>
                </w:rPr>
                <w:delText xml:space="preserve"> ± 5.5</w:delText>
              </w:r>
              <w:r w:rsidR="00E44260" w:rsidRPr="00AE5044" w:rsidDel="0016557E">
                <w:rPr>
                  <w:rFonts w:ascii="Cambria" w:eastAsia="Times New Roman" w:hAnsi="Cambria" w:cs="Arial"/>
                  <w:strike/>
                  <w:color w:val="FF0000"/>
                </w:rPr>
                <w:delText>°</w:delText>
              </w:r>
              <w:r w:rsidR="00287954" w:rsidRPr="00AE5044" w:rsidDel="0016557E">
                <w:rPr>
                  <w:rFonts w:ascii="Cambria" w:eastAsia="Times New Roman" w:hAnsi="Cambria" w:cs="Arial"/>
                  <w:strike/>
                  <w:color w:val="FF0000"/>
                </w:rPr>
                <w:delText>C</w:delText>
              </w:r>
              <w:r w:rsidRPr="00AE5044" w:rsidDel="0016557E">
                <w:rPr>
                  <w:rFonts w:ascii="Cambria" w:eastAsia="Times New Roman" w:hAnsi="Cambria" w:cs="Arial"/>
                  <w:strike/>
                  <w:color w:val="FF0000"/>
                </w:rPr>
                <w:delText xml:space="preserve"> must be measured by the data logger (average over at least four hour</w:delText>
              </w:r>
              <w:r w:rsidR="00E44260" w:rsidRPr="00AE5044" w:rsidDel="0016557E">
                <w:rPr>
                  <w:rFonts w:ascii="Cambria" w:eastAsia="Times New Roman" w:hAnsi="Cambria" w:cs="Arial"/>
                  <w:strike/>
                  <w:color w:val="FF0000"/>
                </w:rPr>
                <w:delText>s</w:delText>
              </w:r>
              <w:r w:rsidRPr="00AE5044" w:rsidDel="0016557E">
                <w:rPr>
                  <w:rFonts w:ascii="Cambria" w:eastAsia="Times New Roman" w:hAnsi="Cambria" w:cs="Arial"/>
                  <w:strike/>
                  <w:color w:val="FF0000"/>
                </w:rPr>
                <w:delText>) in the empty chamber. After 1 hour of equilibrate period.</w:delText>
              </w:r>
            </w:del>
          </w:p>
          <w:p w14:paraId="09AF85C5" w14:textId="25CA66FE" w:rsidR="00BC5EE8" w:rsidRPr="00AE5044" w:rsidDel="0016557E" w:rsidRDefault="00BC5EE8" w:rsidP="00354C57">
            <w:pPr>
              <w:tabs>
                <w:tab w:val="left" w:pos="3510"/>
              </w:tabs>
              <w:rPr>
                <w:del w:id="22" w:author="Michael Baird" w:date="2021-10-22T11:28:00Z"/>
                <w:rFonts w:ascii="Cambria" w:eastAsia="Times New Roman" w:hAnsi="Cambria" w:cs="Arial"/>
                <w:b/>
                <w:bCs/>
                <w:strike/>
                <w:color w:val="FF0000"/>
              </w:rPr>
            </w:pPr>
          </w:p>
        </w:tc>
        <w:tc>
          <w:tcPr>
            <w:tcW w:w="2145" w:type="dxa"/>
          </w:tcPr>
          <w:p w14:paraId="70E22BCC" w14:textId="3ACFACE3" w:rsidR="00BC5EE8" w:rsidRPr="00AE5044" w:rsidDel="0016557E" w:rsidRDefault="00BC5EE8" w:rsidP="00354C57">
            <w:pPr>
              <w:rPr>
                <w:del w:id="23" w:author="Michael Baird" w:date="2021-10-22T11:28:00Z"/>
                <w:rFonts w:ascii="Cambria" w:eastAsia="Times New Roman" w:hAnsi="Cambria" w:cs="Arial"/>
                <w:strike/>
                <w:color w:val="FF0000"/>
              </w:rPr>
            </w:pPr>
            <w:del w:id="24" w:author="Michael Baird" w:date="2021-10-22T11:28:00Z">
              <w:r w:rsidRPr="00AE5044" w:rsidDel="0016557E">
                <w:rPr>
                  <w:rFonts w:ascii="Cambria" w:eastAsia="Times New Roman" w:hAnsi="Cambria" w:cs="Arial"/>
                  <w:strike/>
                  <w:color w:val="FF0000"/>
                </w:rPr>
                <w:delText>Enter Set-Point</w:delText>
              </w:r>
            </w:del>
          </w:p>
          <w:p w14:paraId="2FB719EF" w14:textId="4C2844B9" w:rsidR="00BC5EE8" w:rsidRPr="00AE5044" w:rsidDel="0016557E" w:rsidRDefault="00BC5EE8" w:rsidP="00354C57">
            <w:pPr>
              <w:rPr>
                <w:del w:id="25" w:author="Michael Baird" w:date="2021-10-22T11:28:00Z"/>
                <w:rFonts w:ascii="Cambria" w:eastAsia="Times New Roman" w:hAnsi="Cambria" w:cs="Arial"/>
                <w:strike/>
                <w:color w:val="FF0000"/>
              </w:rPr>
            </w:pPr>
          </w:p>
          <w:p w14:paraId="1E6AC429" w14:textId="5569201B" w:rsidR="00BC5EE8" w:rsidRPr="00AE5044" w:rsidDel="0016557E" w:rsidRDefault="00BC5EE8" w:rsidP="00354C57">
            <w:pPr>
              <w:rPr>
                <w:del w:id="26" w:author="Michael Baird" w:date="2021-10-22T11:28:00Z"/>
                <w:rFonts w:ascii="Cambria" w:eastAsia="Times New Roman" w:hAnsi="Cambria" w:cs="Arial"/>
                <w:strike/>
                <w:color w:val="FF0000"/>
              </w:rPr>
            </w:pPr>
            <w:del w:id="27" w:author="Michael Baird" w:date="2021-10-22T11:28:00Z">
              <w:r w:rsidRPr="00AE5044" w:rsidDel="0016557E">
                <w:rPr>
                  <w:rFonts w:ascii="Cambria" w:eastAsia="Times New Roman" w:hAnsi="Cambria" w:cs="Arial"/>
                  <w:strike/>
                  <w:color w:val="FF0000"/>
                </w:rPr>
                <w:delText xml:space="preserve">_____________ </w:delText>
              </w:r>
              <w:r w:rsidR="00E44260" w:rsidRPr="00AE5044" w:rsidDel="0016557E">
                <w:rPr>
                  <w:rFonts w:ascii="Cambria" w:eastAsia="Times New Roman" w:hAnsi="Cambria" w:cs="Arial"/>
                  <w:strike/>
                  <w:color w:val="FF0000"/>
                </w:rPr>
                <w:delText>°</w:delText>
              </w:r>
              <w:r w:rsidR="00287954" w:rsidRPr="00AE5044" w:rsidDel="0016557E">
                <w:rPr>
                  <w:rFonts w:ascii="Cambria" w:eastAsia="Times New Roman" w:hAnsi="Cambria" w:cs="Arial"/>
                  <w:strike/>
                  <w:color w:val="FF0000"/>
                </w:rPr>
                <w:delText>C</w:delText>
              </w:r>
            </w:del>
          </w:p>
          <w:p w14:paraId="2DAB9CC7" w14:textId="3D019229" w:rsidR="00BC5EE8" w:rsidRPr="00AE5044" w:rsidDel="0016557E" w:rsidRDefault="00BC5EE8" w:rsidP="00354C57">
            <w:pPr>
              <w:jc w:val="center"/>
              <w:rPr>
                <w:del w:id="28" w:author="Michael Baird" w:date="2021-10-22T11:28:00Z"/>
                <w:rFonts w:ascii="Cambria" w:eastAsia="Times New Roman" w:hAnsi="Cambria" w:cs="Arial"/>
                <w:strike/>
                <w:color w:val="FF0000"/>
              </w:rPr>
            </w:pPr>
          </w:p>
        </w:tc>
        <w:tc>
          <w:tcPr>
            <w:tcW w:w="1724" w:type="dxa"/>
            <w:vAlign w:val="center"/>
          </w:tcPr>
          <w:p w14:paraId="2BAA3957" w14:textId="407B1DF3" w:rsidR="00BC5EE8" w:rsidRPr="00AE5044" w:rsidDel="0016557E" w:rsidRDefault="00BC5EE8" w:rsidP="00354C57">
            <w:pPr>
              <w:jc w:val="center"/>
              <w:rPr>
                <w:del w:id="29" w:author="Michael Baird" w:date="2021-10-22T11:28:00Z"/>
                <w:rFonts w:ascii="Cambria" w:eastAsia="Times New Roman" w:hAnsi="Cambria" w:cs="Arial"/>
                <w:strike/>
                <w:color w:val="FF0000"/>
              </w:rPr>
            </w:pPr>
            <w:del w:id="30" w:author="Michael Baird" w:date="2021-10-22T11:28:00Z">
              <w:r w:rsidRPr="00AE5044" w:rsidDel="0016557E">
                <w:rPr>
                  <w:rFonts w:ascii="Cambria" w:eastAsia="Times New Roman" w:hAnsi="Cambria" w:cs="Arial"/>
                  <w:strike/>
                  <w:color w:val="FF0000"/>
                </w:rPr>
                <w:delText>N/A</w:delText>
              </w:r>
            </w:del>
          </w:p>
        </w:tc>
        <w:tc>
          <w:tcPr>
            <w:tcW w:w="2425" w:type="dxa"/>
          </w:tcPr>
          <w:p w14:paraId="3C66772D" w14:textId="4E38D9B5" w:rsidR="00BC5EE8" w:rsidRPr="00AE5044" w:rsidDel="0016557E" w:rsidRDefault="00BC5EE8" w:rsidP="00354C57">
            <w:pPr>
              <w:rPr>
                <w:del w:id="31" w:author="Michael Baird" w:date="2021-10-22T11:28:00Z"/>
                <w:rFonts w:ascii="Cambria" w:eastAsia="Times New Roman" w:hAnsi="Cambria" w:cs="Arial"/>
                <w:strike/>
                <w:color w:val="FF0000"/>
              </w:rPr>
            </w:pPr>
          </w:p>
        </w:tc>
      </w:tr>
      <w:tr w:rsidR="00BC5EE8" w:rsidRPr="00DA6CBD" w:rsidDel="0016557E" w14:paraId="3BEA81BE" w14:textId="082C8E53" w:rsidTr="00D7403B">
        <w:trPr>
          <w:del w:id="32" w:author="Michael Baird" w:date="2021-10-22T11:28:00Z"/>
        </w:trPr>
        <w:tc>
          <w:tcPr>
            <w:tcW w:w="3056" w:type="dxa"/>
            <w:vMerge/>
          </w:tcPr>
          <w:p w14:paraId="63616754" w14:textId="2F9C243B" w:rsidR="00BC5EE8" w:rsidRPr="00AE5044" w:rsidDel="0016557E" w:rsidRDefault="00BC5EE8" w:rsidP="00354C57">
            <w:pPr>
              <w:tabs>
                <w:tab w:val="left" w:pos="3510"/>
              </w:tabs>
              <w:rPr>
                <w:del w:id="33" w:author="Michael Baird" w:date="2021-10-22T11:28:00Z"/>
                <w:rFonts w:ascii="Cambria" w:eastAsia="Times New Roman" w:hAnsi="Cambria" w:cs="Arial"/>
                <w:strike/>
                <w:color w:val="FF0000"/>
              </w:rPr>
            </w:pPr>
          </w:p>
        </w:tc>
        <w:tc>
          <w:tcPr>
            <w:tcW w:w="2145" w:type="dxa"/>
          </w:tcPr>
          <w:p w14:paraId="2E802F57" w14:textId="2CC732FC" w:rsidR="00BC5EE8" w:rsidRPr="00AE5044" w:rsidDel="0016557E" w:rsidRDefault="00BC5EE8" w:rsidP="00354C57">
            <w:pPr>
              <w:rPr>
                <w:del w:id="34" w:author="Michael Baird" w:date="2021-10-22T11:28:00Z"/>
                <w:rFonts w:ascii="Cambria" w:eastAsia="Times New Roman" w:hAnsi="Cambria" w:cs="Arial"/>
                <w:strike/>
                <w:color w:val="FF0000"/>
              </w:rPr>
            </w:pPr>
            <w:del w:id="35" w:author="Michael Baird" w:date="2021-10-22T11:28:00Z">
              <w:r w:rsidRPr="00AE5044" w:rsidDel="0016557E">
                <w:rPr>
                  <w:rFonts w:ascii="Cambria" w:eastAsia="Times New Roman" w:hAnsi="Cambria" w:cs="Arial"/>
                  <w:strike/>
                  <w:color w:val="FF0000"/>
                </w:rPr>
                <w:delText xml:space="preserve">Data Logger ID placed: </w:delText>
              </w:r>
            </w:del>
          </w:p>
          <w:p w14:paraId="06A4E3DE" w14:textId="70FBBACC" w:rsidR="00BC5EE8" w:rsidRPr="00AE5044" w:rsidDel="0016557E" w:rsidRDefault="00BC5EE8" w:rsidP="00354C57">
            <w:pPr>
              <w:rPr>
                <w:del w:id="36" w:author="Michael Baird" w:date="2021-10-22T11:28:00Z"/>
                <w:rFonts w:ascii="Cambria" w:eastAsia="Times New Roman" w:hAnsi="Cambria" w:cs="Arial"/>
                <w:strike/>
                <w:color w:val="FF0000"/>
              </w:rPr>
            </w:pPr>
          </w:p>
          <w:p w14:paraId="7EC66528" w14:textId="415FB31F" w:rsidR="00BC5EE8" w:rsidRPr="00AE5044" w:rsidDel="0016557E" w:rsidRDefault="00BC5EE8" w:rsidP="00354C57">
            <w:pPr>
              <w:rPr>
                <w:del w:id="37" w:author="Michael Baird" w:date="2021-10-22T11:28:00Z"/>
                <w:rFonts w:ascii="Cambria" w:eastAsia="Times New Roman" w:hAnsi="Cambria" w:cs="Arial"/>
                <w:strike/>
                <w:color w:val="FF0000"/>
              </w:rPr>
            </w:pPr>
            <w:del w:id="38" w:author="Michael Baird" w:date="2021-10-22T11:28:00Z">
              <w:r w:rsidRPr="00AE5044" w:rsidDel="0016557E">
                <w:rPr>
                  <w:rFonts w:ascii="Cambria" w:eastAsia="Times New Roman" w:hAnsi="Cambria" w:cs="Arial"/>
                  <w:strike/>
                  <w:color w:val="FF0000"/>
                </w:rPr>
                <w:delText xml:space="preserve">Top_____________ </w:delText>
              </w:r>
            </w:del>
          </w:p>
          <w:p w14:paraId="1C23A180" w14:textId="0F679637" w:rsidR="00BC5EE8" w:rsidRPr="00AE5044" w:rsidDel="0016557E" w:rsidRDefault="00BC5EE8" w:rsidP="00354C57">
            <w:pPr>
              <w:rPr>
                <w:del w:id="39" w:author="Michael Baird" w:date="2021-10-22T11:28:00Z"/>
                <w:rFonts w:ascii="Cambria" w:eastAsia="Times New Roman" w:hAnsi="Cambria" w:cs="Arial"/>
                <w:strike/>
                <w:color w:val="FF0000"/>
              </w:rPr>
            </w:pPr>
          </w:p>
          <w:p w14:paraId="1DF7699E" w14:textId="08A6F7C9" w:rsidR="00BC5EE8" w:rsidRPr="00AE5044" w:rsidDel="0016557E" w:rsidRDefault="00BC5EE8" w:rsidP="00354C57">
            <w:pPr>
              <w:rPr>
                <w:del w:id="40" w:author="Michael Baird" w:date="2021-10-22T11:28:00Z"/>
                <w:rFonts w:ascii="Cambria" w:eastAsia="Times New Roman" w:hAnsi="Cambria" w:cs="Arial"/>
                <w:strike/>
                <w:color w:val="FF0000"/>
              </w:rPr>
            </w:pPr>
            <w:del w:id="41" w:author="Michael Baird" w:date="2021-10-22T11:28:00Z">
              <w:r w:rsidRPr="00AE5044" w:rsidDel="0016557E">
                <w:rPr>
                  <w:rFonts w:ascii="Cambria" w:eastAsia="Times New Roman" w:hAnsi="Cambria" w:cs="Arial"/>
                  <w:strike/>
                  <w:color w:val="FF0000"/>
                </w:rPr>
                <w:delText xml:space="preserve">Middle_____________ </w:delText>
              </w:r>
            </w:del>
          </w:p>
          <w:p w14:paraId="379B9C21" w14:textId="087C85B5" w:rsidR="00BC5EE8" w:rsidRPr="00AE5044" w:rsidDel="0016557E" w:rsidRDefault="00BC5EE8" w:rsidP="00354C57">
            <w:pPr>
              <w:rPr>
                <w:del w:id="42" w:author="Michael Baird" w:date="2021-10-22T11:28:00Z"/>
                <w:rFonts w:ascii="Cambria" w:eastAsia="Times New Roman" w:hAnsi="Cambria" w:cs="Arial"/>
                <w:strike/>
                <w:color w:val="FF0000"/>
              </w:rPr>
            </w:pPr>
          </w:p>
          <w:p w14:paraId="67C16DA3" w14:textId="343C63F6" w:rsidR="00BC5EE8" w:rsidRPr="00AE5044" w:rsidDel="0016557E" w:rsidRDefault="00BC5EE8" w:rsidP="00354C57">
            <w:pPr>
              <w:rPr>
                <w:del w:id="43" w:author="Michael Baird" w:date="2021-10-22T11:28:00Z"/>
                <w:rFonts w:ascii="Cambria" w:eastAsia="Times New Roman" w:hAnsi="Cambria" w:cs="Arial"/>
                <w:strike/>
                <w:color w:val="FF0000"/>
              </w:rPr>
            </w:pPr>
            <w:del w:id="44" w:author="Michael Baird" w:date="2021-10-22T11:28:00Z">
              <w:r w:rsidRPr="00AE5044" w:rsidDel="0016557E">
                <w:rPr>
                  <w:rFonts w:ascii="Cambria" w:eastAsia="Times New Roman" w:hAnsi="Cambria" w:cs="Arial"/>
                  <w:strike/>
                  <w:color w:val="FF0000"/>
                </w:rPr>
                <w:delText xml:space="preserve">Bottom_____________ </w:delText>
              </w:r>
            </w:del>
          </w:p>
          <w:p w14:paraId="0297E348" w14:textId="0BD3A1FF" w:rsidR="00BC5EE8" w:rsidRPr="00AE5044" w:rsidDel="0016557E" w:rsidRDefault="00BC5EE8" w:rsidP="00354C57">
            <w:pPr>
              <w:rPr>
                <w:del w:id="45" w:author="Michael Baird" w:date="2021-10-22T11:28:00Z"/>
                <w:rFonts w:ascii="Cambria" w:eastAsia="Times New Roman" w:hAnsi="Cambria" w:cs="Arial"/>
                <w:strike/>
                <w:color w:val="FF0000"/>
              </w:rPr>
            </w:pPr>
          </w:p>
          <w:p w14:paraId="2AC5FAE7" w14:textId="50FA6E01" w:rsidR="00BC5EE8" w:rsidRPr="00AE5044" w:rsidDel="0016557E" w:rsidRDefault="00BC5EE8" w:rsidP="00354C57">
            <w:pPr>
              <w:rPr>
                <w:del w:id="46" w:author="Michael Baird" w:date="2021-10-22T11:28:00Z"/>
                <w:rFonts w:ascii="Cambria" w:eastAsia="Times New Roman" w:hAnsi="Cambria" w:cs="Arial"/>
                <w:strike/>
                <w:color w:val="FF0000"/>
              </w:rPr>
            </w:pPr>
          </w:p>
        </w:tc>
        <w:tc>
          <w:tcPr>
            <w:tcW w:w="1724" w:type="dxa"/>
            <w:vAlign w:val="center"/>
          </w:tcPr>
          <w:p w14:paraId="08372D4A" w14:textId="6980F995" w:rsidR="00BC5EE8" w:rsidRPr="00AE5044" w:rsidDel="0016557E" w:rsidRDefault="00BC5EE8" w:rsidP="00354C57">
            <w:pPr>
              <w:jc w:val="center"/>
              <w:rPr>
                <w:del w:id="47" w:author="Michael Baird" w:date="2021-10-22T11:28:00Z"/>
                <w:rFonts w:ascii="Cambria" w:eastAsia="Times New Roman" w:hAnsi="Cambria" w:cs="Arial"/>
                <w:strike/>
                <w:color w:val="FF0000"/>
              </w:rPr>
            </w:pPr>
            <w:del w:id="48" w:author="Michael Baird" w:date="2021-10-22T11:28:00Z">
              <w:r w:rsidRPr="00AE5044" w:rsidDel="0016557E">
                <w:rPr>
                  <w:rFonts w:ascii="Cambria" w:eastAsia="Times New Roman" w:hAnsi="Cambria" w:cs="Arial"/>
                  <w:strike/>
                  <w:color w:val="FF0000"/>
                </w:rPr>
                <w:delText>N/A</w:delText>
              </w:r>
            </w:del>
          </w:p>
        </w:tc>
        <w:tc>
          <w:tcPr>
            <w:tcW w:w="2425" w:type="dxa"/>
          </w:tcPr>
          <w:p w14:paraId="47D11A4B" w14:textId="13F3B9D3" w:rsidR="00BC5EE8" w:rsidRPr="00AE5044" w:rsidDel="0016557E" w:rsidRDefault="00BC5EE8" w:rsidP="00354C57">
            <w:pPr>
              <w:rPr>
                <w:del w:id="49" w:author="Michael Baird" w:date="2021-10-22T11:28:00Z"/>
                <w:rFonts w:ascii="Cambria" w:eastAsia="Times New Roman" w:hAnsi="Cambria" w:cs="Arial"/>
                <w:strike/>
                <w:color w:val="FF0000"/>
              </w:rPr>
            </w:pPr>
          </w:p>
        </w:tc>
      </w:tr>
      <w:tr w:rsidR="00BC5EE8" w:rsidRPr="00DA6CBD" w:rsidDel="0016557E" w14:paraId="78E79073" w14:textId="317FF724" w:rsidTr="00D7403B">
        <w:trPr>
          <w:del w:id="50" w:author="Michael Baird" w:date="2021-10-22T11:28:00Z"/>
        </w:trPr>
        <w:tc>
          <w:tcPr>
            <w:tcW w:w="3056" w:type="dxa"/>
            <w:vMerge/>
          </w:tcPr>
          <w:p w14:paraId="5F897227" w14:textId="305CC23F" w:rsidR="00BC5EE8" w:rsidRPr="00AE5044" w:rsidDel="0016557E" w:rsidRDefault="00BC5EE8" w:rsidP="00354C57">
            <w:pPr>
              <w:tabs>
                <w:tab w:val="left" w:pos="3510"/>
              </w:tabs>
              <w:rPr>
                <w:del w:id="51" w:author="Michael Baird" w:date="2021-10-22T11:28:00Z"/>
                <w:rFonts w:ascii="Cambria" w:eastAsia="Times New Roman" w:hAnsi="Cambria" w:cs="Arial"/>
                <w:strike/>
                <w:color w:val="FF0000"/>
              </w:rPr>
            </w:pPr>
          </w:p>
        </w:tc>
        <w:tc>
          <w:tcPr>
            <w:tcW w:w="2145" w:type="dxa"/>
          </w:tcPr>
          <w:p w14:paraId="669D75F3" w14:textId="716EBAB5" w:rsidR="00BC5EE8" w:rsidRPr="00AE5044" w:rsidDel="0016557E" w:rsidRDefault="00BC5EE8" w:rsidP="00354C57">
            <w:pPr>
              <w:rPr>
                <w:del w:id="52" w:author="Michael Baird" w:date="2021-10-22T11:28:00Z"/>
                <w:rFonts w:ascii="Cambria" w:eastAsia="Times New Roman" w:hAnsi="Cambria" w:cs="Arial"/>
                <w:strike/>
                <w:color w:val="FF0000"/>
              </w:rPr>
            </w:pPr>
            <w:del w:id="53" w:author="Michael Baird" w:date="2021-10-22T11:28:00Z">
              <w:r w:rsidRPr="00AE5044" w:rsidDel="0016557E">
                <w:rPr>
                  <w:rFonts w:ascii="Cambria" w:eastAsia="Times New Roman" w:hAnsi="Cambria" w:cs="Arial"/>
                  <w:strike/>
                  <w:color w:val="FF0000"/>
                </w:rPr>
                <w:delText>Time data placed in chamber</w:delText>
              </w:r>
            </w:del>
          </w:p>
          <w:p w14:paraId="41C2D3F4" w14:textId="3FFDAB10" w:rsidR="00BC5EE8" w:rsidRPr="00AE5044" w:rsidDel="0016557E" w:rsidRDefault="00BC5EE8" w:rsidP="00354C57">
            <w:pPr>
              <w:rPr>
                <w:del w:id="54" w:author="Michael Baird" w:date="2021-10-22T11:28:00Z"/>
                <w:rFonts w:ascii="Cambria" w:eastAsia="Times New Roman" w:hAnsi="Cambria" w:cs="Arial"/>
                <w:strike/>
                <w:color w:val="FF0000"/>
              </w:rPr>
            </w:pPr>
          </w:p>
          <w:p w14:paraId="36ED3CD4" w14:textId="4DE6F92B" w:rsidR="00BC5EE8" w:rsidRPr="00AE5044" w:rsidDel="0016557E" w:rsidRDefault="00BC5EE8" w:rsidP="00354C57">
            <w:pPr>
              <w:rPr>
                <w:del w:id="55" w:author="Michael Baird" w:date="2021-10-22T11:28:00Z"/>
                <w:rFonts w:ascii="Cambria" w:eastAsia="Times New Roman" w:hAnsi="Cambria" w:cs="Arial"/>
                <w:strike/>
                <w:color w:val="FF0000"/>
              </w:rPr>
            </w:pPr>
            <w:del w:id="56" w:author="Michael Baird" w:date="2021-10-22T11:28:00Z">
              <w:r w:rsidRPr="00AE5044" w:rsidDel="0016557E">
                <w:rPr>
                  <w:rFonts w:ascii="Cambria" w:eastAsia="Times New Roman" w:hAnsi="Cambria" w:cs="Arial"/>
                  <w:strike/>
                  <w:color w:val="FF0000"/>
                </w:rPr>
                <w:delText>______________</w:delText>
              </w:r>
            </w:del>
          </w:p>
        </w:tc>
        <w:tc>
          <w:tcPr>
            <w:tcW w:w="1724" w:type="dxa"/>
            <w:vAlign w:val="center"/>
          </w:tcPr>
          <w:p w14:paraId="464351C1" w14:textId="43AB2070" w:rsidR="00BC5EE8" w:rsidRPr="00AE5044" w:rsidDel="0016557E" w:rsidRDefault="00BC5EE8" w:rsidP="00354C57">
            <w:pPr>
              <w:jc w:val="center"/>
              <w:rPr>
                <w:del w:id="57" w:author="Michael Baird" w:date="2021-10-22T11:28:00Z"/>
                <w:rFonts w:ascii="Cambria" w:eastAsia="Times New Roman" w:hAnsi="Cambria" w:cs="Arial"/>
                <w:strike/>
                <w:color w:val="FF0000"/>
              </w:rPr>
            </w:pPr>
            <w:del w:id="58" w:author="Michael Baird" w:date="2021-10-22T11:28:00Z">
              <w:r w:rsidRPr="00AE5044" w:rsidDel="0016557E">
                <w:rPr>
                  <w:rFonts w:ascii="Cambria" w:eastAsia="Times New Roman" w:hAnsi="Cambria" w:cs="Arial"/>
                  <w:strike/>
                  <w:color w:val="FF0000"/>
                </w:rPr>
                <w:delText>N/A</w:delText>
              </w:r>
            </w:del>
          </w:p>
        </w:tc>
        <w:tc>
          <w:tcPr>
            <w:tcW w:w="2425" w:type="dxa"/>
          </w:tcPr>
          <w:p w14:paraId="1FA4308F" w14:textId="17083903" w:rsidR="00BC5EE8" w:rsidRPr="00AE5044" w:rsidDel="0016557E" w:rsidRDefault="00BC5EE8" w:rsidP="00354C57">
            <w:pPr>
              <w:rPr>
                <w:del w:id="59" w:author="Michael Baird" w:date="2021-10-22T11:28:00Z"/>
                <w:rFonts w:ascii="Cambria" w:eastAsia="Times New Roman" w:hAnsi="Cambria" w:cs="Arial"/>
                <w:strike/>
                <w:color w:val="FF0000"/>
              </w:rPr>
            </w:pPr>
          </w:p>
        </w:tc>
      </w:tr>
      <w:tr w:rsidR="00BC5EE8" w:rsidRPr="00DA6CBD" w:rsidDel="0016557E" w14:paraId="1F2B0F82" w14:textId="6666EE91" w:rsidTr="00D7403B">
        <w:trPr>
          <w:del w:id="60" w:author="Michael Baird" w:date="2021-10-22T11:28:00Z"/>
        </w:trPr>
        <w:tc>
          <w:tcPr>
            <w:tcW w:w="3056" w:type="dxa"/>
            <w:vMerge/>
          </w:tcPr>
          <w:p w14:paraId="44DE59A4" w14:textId="1538EBC2" w:rsidR="00BC5EE8" w:rsidRPr="00AE5044" w:rsidDel="0016557E" w:rsidRDefault="00BC5EE8" w:rsidP="00354C57">
            <w:pPr>
              <w:tabs>
                <w:tab w:val="left" w:pos="3510"/>
              </w:tabs>
              <w:rPr>
                <w:del w:id="61" w:author="Michael Baird" w:date="2021-10-22T11:28:00Z"/>
                <w:rFonts w:ascii="Cambria" w:eastAsia="Times New Roman" w:hAnsi="Cambria" w:cs="Arial"/>
                <w:strike/>
                <w:color w:val="FF0000"/>
              </w:rPr>
            </w:pPr>
          </w:p>
        </w:tc>
        <w:tc>
          <w:tcPr>
            <w:tcW w:w="2145" w:type="dxa"/>
          </w:tcPr>
          <w:p w14:paraId="51FEB3D6" w14:textId="336C180D" w:rsidR="00BC5EE8" w:rsidRPr="007869D1" w:rsidDel="0016557E" w:rsidRDefault="00BC5EE8" w:rsidP="00354C57">
            <w:pPr>
              <w:rPr>
                <w:del w:id="62" w:author="Michael Baird" w:date="2021-10-22T11:28:00Z"/>
                <w:rFonts w:ascii="Cambria" w:eastAsia="Times New Roman" w:hAnsi="Cambria" w:cs="Arial"/>
                <w:strike/>
                <w:color w:val="FF0000"/>
                <w:rPrChange w:id="63" w:author="Tim Plowman" w:date="2021-10-22T09:47:00Z">
                  <w:rPr>
                    <w:del w:id="64" w:author="Michael Baird" w:date="2021-10-22T11:28:00Z"/>
                    <w:rFonts w:ascii="Cambria" w:eastAsia="Times New Roman" w:hAnsi="Cambria" w:cs="Arial"/>
                    <w:strike/>
                    <w:color w:val="FF0000"/>
                    <w:highlight w:val="yellow"/>
                  </w:rPr>
                </w:rPrChange>
              </w:rPr>
            </w:pPr>
            <w:del w:id="65" w:author="Michael Baird" w:date="2021-10-22T11:28:00Z">
              <w:r w:rsidRPr="007869D1" w:rsidDel="0016557E">
                <w:rPr>
                  <w:rFonts w:ascii="Cambria" w:eastAsia="Times New Roman" w:hAnsi="Cambria" w:cs="Arial"/>
                  <w:strike/>
                  <w:color w:val="FF0000"/>
                  <w:rPrChange w:id="66" w:author="Tim Plowman" w:date="2021-10-22T09:47:00Z">
                    <w:rPr>
                      <w:rFonts w:ascii="Cambria" w:eastAsia="Times New Roman" w:hAnsi="Cambria" w:cs="Arial"/>
                      <w:strike/>
                      <w:color w:val="FF0000"/>
                      <w:highlight w:val="yellow"/>
                    </w:rPr>
                  </w:rPrChange>
                </w:rPr>
                <w:delText>Time data logger removed (at least 5 hours after time place in):</w:delText>
              </w:r>
            </w:del>
          </w:p>
          <w:p w14:paraId="3345E8C4" w14:textId="54E37EDE" w:rsidR="00BC5EE8" w:rsidRPr="007869D1" w:rsidDel="0016557E" w:rsidRDefault="00BC5EE8" w:rsidP="00354C57">
            <w:pPr>
              <w:rPr>
                <w:del w:id="67" w:author="Michael Baird" w:date="2021-10-22T11:28:00Z"/>
                <w:rFonts w:ascii="Cambria" w:eastAsia="Times New Roman" w:hAnsi="Cambria" w:cs="Arial"/>
                <w:strike/>
                <w:color w:val="FF0000"/>
                <w:rPrChange w:id="68" w:author="Tim Plowman" w:date="2021-10-22T09:47:00Z">
                  <w:rPr>
                    <w:del w:id="69" w:author="Michael Baird" w:date="2021-10-22T11:28:00Z"/>
                    <w:rFonts w:ascii="Cambria" w:eastAsia="Times New Roman" w:hAnsi="Cambria" w:cs="Arial"/>
                    <w:strike/>
                    <w:color w:val="FF0000"/>
                    <w:highlight w:val="yellow"/>
                  </w:rPr>
                </w:rPrChange>
              </w:rPr>
            </w:pPr>
          </w:p>
          <w:p w14:paraId="2121C844" w14:textId="6FDE823E" w:rsidR="00BC5EE8" w:rsidRPr="007869D1" w:rsidDel="0016557E" w:rsidRDefault="00BC5EE8" w:rsidP="00354C57">
            <w:pPr>
              <w:rPr>
                <w:del w:id="70" w:author="Michael Baird" w:date="2021-10-22T11:28:00Z"/>
                <w:rFonts w:ascii="Cambria" w:eastAsia="Times New Roman" w:hAnsi="Cambria" w:cs="Arial"/>
                <w:strike/>
                <w:color w:val="FF0000"/>
                <w:rPrChange w:id="71" w:author="Tim Plowman" w:date="2021-10-22T09:47:00Z">
                  <w:rPr>
                    <w:del w:id="72" w:author="Michael Baird" w:date="2021-10-22T11:28:00Z"/>
                    <w:rFonts w:ascii="Cambria" w:eastAsia="Times New Roman" w:hAnsi="Cambria" w:cs="Arial"/>
                    <w:strike/>
                    <w:color w:val="FF0000"/>
                    <w:highlight w:val="yellow"/>
                  </w:rPr>
                </w:rPrChange>
              </w:rPr>
            </w:pPr>
            <w:del w:id="73" w:author="Michael Baird" w:date="2021-10-22T11:28:00Z">
              <w:r w:rsidRPr="007869D1" w:rsidDel="0016557E">
                <w:rPr>
                  <w:rFonts w:ascii="Cambria" w:eastAsia="Times New Roman" w:hAnsi="Cambria" w:cs="Arial"/>
                  <w:strike/>
                  <w:color w:val="FF0000"/>
                  <w:rPrChange w:id="74" w:author="Tim Plowman" w:date="2021-10-22T09:47:00Z">
                    <w:rPr>
                      <w:rFonts w:ascii="Cambria" w:eastAsia="Times New Roman" w:hAnsi="Cambria" w:cs="Arial"/>
                      <w:strike/>
                      <w:color w:val="FF0000"/>
                      <w:highlight w:val="yellow"/>
                    </w:rPr>
                  </w:rPrChange>
                </w:rPr>
                <w:delText>______________</w:delText>
              </w:r>
            </w:del>
          </w:p>
        </w:tc>
        <w:tc>
          <w:tcPr>
            <w:tcW w:w="1724" w:type="dxa"/>
            <w:vAlign w:val="center"/>
          </w:tcPr>
          <w:p w14:paraId="280C8A75" w14:textId="5AA98837" w:rsidR="00BC5EE8" w:rsidRPr="00AE5044" w:rsidDel="0016557E" w:rsidRDefault="00BC5EE8" w:rsidP="00354C57">
            <w:pPr>
              <w:jc w:val="center"/>
              <w:rPr>
                <w:del w:id="75" w:author="Michael Baird" w:date="2021-10-22T11:28:00Z"/>
                <w:rFonts w:ascii="Cambria" w:eastAsia="Times New Roman" w:hAnsi="Cambria" w:cs="Arial"/>
                <w:strike/>
                <w:color w:val="FF0000"/>
              </w:rPr>
            </w:pPr>
            <w:del w:id="76" w:author="Michael Baird" w:date="2021-10-22T11:28:00Z">
              <w:r w:rsidRPr="00AE5044" w:rsidDel="0016557E">
                <w:rPr>
                  <w:rFonts w:ascii="Cambria" w:eastAsia="Times New Roman" w:hAnsi="Cambria" w:cs="Arial"/>
                  <w:strike/>
                  <w:color w:val="FF0000"/>
                </w:rPr>
                <w:delText>N/A</w:delText>
              </w:r>
            </w:del>
          </w:p>
        </w:tc>
        <w:tc>
          <w:tcPr>
            <w:tcW w:w="2425" w:type="dxa"/>
          </w:tcPr>
          <w:p w14:paraId="0428755C" w14:textId="34DB916E" w:rsidR="00BC5EE8" w:rsidRPr="00AE5044" w:rsidDel="0016557E" w:rsidRDefault="00BC5EE8" w:rsidP="00354C57">
            <w:pPr>
              <w:rPr>
                <w:del w:id="77" w:author="Michael Baird" w:date="2021-10-22T11:28:00Z"/>
                <w:rFonts w:ascii="Cambria" w:eastAsia="Times New Roman" w:hAnsi="Cambria" w:cs="Arial"/>
                <w:strike/>
                <w:color w:val="FF0000"/>
              </w:rPr>
            </w:pPr>
          </w:p>
        </w:tc>
      </w:tr>
      <w:tr w:rsidR="00BC5EE8" w:rsidRPr="00DA6CBD" w:rsidDel="0016557E" w14:paraId="3EA74579" w14:textId="19FF8D6C" w:rsidTr="00D7403B">
        <w:trPr>
          <w:del w:id="78" w:author="Michael Baird" w:date="2021-10-22T11:28:00Z"/>
        </w:trPr>
        <w:tc>
          <w:tcPr>
            <w:tcW w:w="3056" w:type="dxa"/>
            <w:vMerge/>
          </w:tcPr>
          <w:p w14:paraId="630391B3" w14:textId="15DB2711" w:rsidR="00BC5EE8" w:rsidRPr="00AE5044" w:rsidDel="0016557E" w:rsidRDefault="00BC5EE8" w:rsidP="00354C57">
            <w:pPr>
              <w:tabs>
                <w:tab w:val="left" w:pos="3510"/>
              </w:tabs>
              <w:rPr>
                <w:del w:id="79" w:author="Michael Baird" w:date="2021-10-22T11:28:00Z"/>
                <w:rFonts w:ascii="Cambria" w:eastAsia="Times New Roman" w:hAnsi="Cambria" w:cs="Arial"/>
                <w:strike/>
                <w:color w:val="FF0000"/>
              </w:rPr>
            </w:pPr>
          </w:p>
        </w:tc>
        <w:tc>
          <w:tcPr>
            <w:tcW w:w="2145" w:type="dxa"/>
          </w:tcPr>
          <w:p w14:paraId="3221156A" w14:textId="6943880C" w:rsidR="00BC5EE8" w:rsidRPr="007869D1" w:rsidDel="0016557E" w:rsidRDefault="00BC5EE8" w:rsidP="00354C57">
            <w:pPr>
              <w:rPr>
                <w:del w:id="80" w:author="Michael Baird" w:date="2021-10-22T11:28:00Z"/>
                <w:rFonts w:ascii="Cambria" w:eastAsia="Times New Roman" w:hAnsi="Cambria" w:cs="Arial"/>
                <w:strike/>
                <w:color w:val="FF0000"/>
                <w:rPrChange w:id="81" w:author="Tim Plowman" w:date="2021-10-22T09:47:00Z">
                  <w:rPr>
                    <w:del w:id="82" w:author="Michael Baird" w:date="2021-10-22T11:28:00Z"/>
                    <w:rFonts w:ascii="Cambria" w:eastAsia="Times New Roman" w:hAnsi="Cambria" w:cs="Arial"/>
                    <w:strike/>
                    <w:color w:val="FF0000"/>
                    <w:highlight w:val="yellow"/>
                  </w:rPr>
                </w:rPrChange>
              </w:rPr>
            </w:pPr>
            <w:del w:id="83" w:author="Michael Baird" w:date="2021-10-22T11:28:00Z">
              <w:r w:rsidRPr="007869D1" w:rsidDel="0016557E">
                <w:rPr>
                  <w:rFonts w:ascii="Cambria" w:eastAsia="Times New Roman" w:hAnsi="Cambria" w:cs="Arial"/>
                  <w:strike/>
                  <w:color w:val="FF0000"/>
                  <w:rPrChange w:id="84" w:author="Tim Plowman" w:date="2021-10-22T09:47:00Z">
                    <w:rPr>
                      <w:rFonts w:ascii="Cambria" w:eastAsia="Times New Roman" w:hAnsi="Cambria" w:cs="Arial"/>
                      <w:strike/>
                      <w:color w:val="FF0000"/>
                      <w:highlight w:val="yellow"/>
                    </w:rPr>
                  </w:rPrChange>
                </w:rPr>
                <w:delText>Set-Point reading after 5 hour</w:delText>
              </w:r>
              <w:r w:rsidR="00E44260" w:rsidRPr="007869D1" w:rsidDel="0016557E">
                <w:rPr>
                  <w:rFonts w:ascii="Cambria" w:eastAsia="Times New Roman" w:hAnsi="Cambria" w:cs="Arial"/>
                  <w:strike/>
                  <w:color w:val="FF0000"/>
                  <w:rPrChange w:id="85" w:author="Tim Plowman" w:date="2021-10-22T09:47:00Z">
                    <w:rPr>
                      <w:rFonts w:ascii="Cambria" w:eastAsia="Times New Roman" w:hAnsi="Cambria" w:cs="Arial"/>
                      <w:strike/>
                      <w:color w:val="FF0000"/>
                      <w:highlight w:val="yellow"/>
                    </w:rPr>
                  </w:rPrChange>
                </w:rPr>
                <w:delText>s</w:delText>
              </w:r>
            </w:del>
          </w:p>
          <w:p w14:paraId="3A3F50E9" w14:textId="5EC7348F" w:rsidR="00BC5EE8" w:rsidRPr="007869D1" w:rsidDel="0016557E" w:rsidRDefault="00BC5EE8" w:rsidP="00354C57">
            <w:pPr>
              <w:rPr>
                <w:del w:id="86" w:author="Michael Baird" w:date="2021-10-22T11:28:00Z"/>
                <w:rFonts w:ascii="Cambria" w:eastAsia="Times New Roman" w:hAnsi="Cambria" w:cs="Arial"/>
                <w:strike/>
                <w:color w:val="FF0000"/>
                <w:rPrChange w:id="87" w:author="Tim Plowman" w:date="2021-10-22T09:47:00Z">
                  <w:rPr>
                    <w:del w:id="88" w:author="Michael Baird" w:date="2021-10-22T11:28:00Z"/>
                    <w:rFonts w:ascii="Cambria" w:eastAsia="Times New Roman" w:hAnsi="Cambria" w:cs="Arial"/>
                    <w:strike/>
                    <w:color w:val="FF0000"/>
                    <w:highlight w:val="yellow"/>
                  </w:rPr>
                </w:rPrChange>
              </w:rPr>
            </w:pPr>
          </w:p>
          <w:p w14:paraId="2A0FC679" w14:textId="011C2844" w:rsidR="00BC5EE8" w:rsidRPr="007869D1" w:rsidDel="0016557E" w:rsidRDefault="00BC5EE8" w:rsidP="00354C57">
            <w:pPr>
              <w:rPr>
                <w:del w:id="89" w:author="Michael Baird" w:date="2021-10-22T11:28:00Z"/>
                <w:rFonts w:ascii="Cambria" w:eastAsia="Times New Roman" w:hAnsi="Cambria" w:cs="Arial"/>
                <w:strike/>
                <w:color w:val="FF0000"/>
                <w:rPrChange w:id="90" w:author="Tim Plowman" w:date="2021-10-22T09:47:00Z">
                  <w:rPr>
                    <w:del w:id="91" w:author="Michael Baird" w:date="2021-10-22T11:28:00Z"/>
                    <w:rFonts w:ascii="Cambria" w:eastAsia="Times New Roman" w:hAnsi="Cambria" w:cs="Arial"/>
                    <w:strike/>
                    <w:color w:val="FF0000"/>
                    <w:highlight w:val="yellow"/>
                  </w:rPr>
                </w:rPrChange>
              </w:rPr>
            </w:pPr>
            <w:del w:id="92" w:author="Michael Baird" w:date="2021-10-22T11:28:00Z">
              <w:r w:rsidRPr="007869D1" w:rsidDel="0016557E">
                <w:rPr>
                  <w:rFonts w:ascii="Cambria" w:eastAsia="Times New Roman" w:hAnsi="Cambria" w:cs="Arial"/>
                  <w:strike/>
                  <w:color w:val="FF0000"/>
                  <w:rPrChange w:id="93" w:author="Tim Plowman" w:date="2021-10-22T09:47:00Z">
                    <w:rPr>
                      <w:rFonts w:ascii="Cambria" w:eastAsia="Times New Roman" w:hAnsi="Cambria" w:cs="Arial"/>
                      <w:strike/>
                      <w:color w:val="FF0000"/>
                      <w:highlight w:val="yellow"/>
                    </w:rPr>
                  </w:rPrChange>
                </w:rPr>
                <w:delText xml:space="preserve">_____________ </w:delText>
              </w:r>
              <w:r w:rsidR="00E44260" w:rsidRPr="007869D1" w:rsidDel="0016557E">
                <w:rPr>
                  <w:rFonts w:ascii="Cambria" w:eastAsia="Times New Roman" w:hAnsi="Cambria" w:cs="Arial"/>
                  <w:strike/>
                  <w:color w:val="FF0000"/>
                  <w:rPrChange w:id="94" w:author="Tim Plowman" w:date="2021-10-22T09:47:00Z">
                    <w:rPr>
                      <w:rFonts w:ascii="Cambria" w:eastAsia="Times New Roman" w:hAnsi="Cambria" w:cs="Arial"/>
                      <w:strike/>
                      <w:color w:val="FF0000"/>
                      <w:highlight w:val="yellow"/>
                    </w:rPr>
                  </w:rPrChange>
                </w:rPr>
                <w:delText>°</w:delText>
              </w:r>
              <w:r w:rsidR="00287954" w:rsidRPr="007869D1" w:rsidDel="0016557E">
                <w:rPr>
                  <w:rFonts w:ascii="Cambria" w:eastAsia="Times New Roman" w:hAnsi="Cambria" w:cs="Arial"/>
                  <w:strike/>
                  <w:color w:val="FF0000"/>
                  <w:rPrChange w:id="95" w:author="Tim Plowman" w:date="2021-10-22T09:47:00Z">
                    <w:rPr>
                      <w:rFonts w:ascii="Cambria" w:eastAsia="Times New Roman" w:hAnsi="Cambria" w:cs="Arial"/>
                      <w:strike/>
                      <w:color w:val="FF0000"/>
                      <w:highlight w:val="yellow"/>
                    </w:rPr>
                  </w:rPrChange>
                </w:rPr>
                <w:delText>C</w:delText>
              </w:r>
            </w:del>
          </w:p>
          <w:p w14:paraId="1AF9749E" w14:textId="30415E52" w:rsidR="00BC5EE8" w:rsidRPr="007869D1" w:rsidDel="0016557E" w:rsidRDefault="00BC5EE8" w:rsidP="00354C57">
            <w:pPr>
              <w:rPr>
                <w:del w:id="96" w:author="Michael Baird" w:date="2021-10-22T11:28:00Z"/>
                <w:rFonts w:ascii="Cambria" w:eastAsia="Times New Roman" w:hAnsi="Cambria" w:cs="Arial"/>
                <w:strike/>
                <w:color w:val="FF0000"/>
                <w:rPrChange w:id="97" w:author="Tim Plowman" w:date="2021-10-22T09:47:00Z">
                  <w:rPr>
                    <w:del w:id="98" w:author="Michael Baird" w:date="2021-10-22T11:28:00Z"/>
                    <w:rFonts w:ascii="Cambria" w:eastAsia="Times New Roman" w:hAnsi="Cambria" w:cs="Arial"/>
                    <w:strike/>
                    <w:color w:val="FF0000"/>
                    <w:highlight w:val="yellow"/>
                  </w:rPr>
                </w:rPrChange>
              </w:rPr>
            </w:pPr>
          </w:p>
        </w:tc>
        <w:tc>
          <w:tcPr>
            <w:tcW w:w="1724" w:type="dxa"/>
            <w:vAlign w:val="center"/>
          </w:tcPr>
          <w:p w14:paraId="6EFB9D26" w14:textId="717FF8B8" w:rsidR="00BC5EE8" w:rsidRPr="00AE5044" w:rsidDel="0016557E" w:rsidRDefault="00BC5EE8" w:rsidP="00354C57">
            <w:pPr>
              <w:jc w:val="center"/>
              <w:rPr>
                <w:del w:id="99" w:author="Michael Baird" w:date="2021-10-22T11:28:00Z"/>
                <w:rFonts w:ascii="Cambria" w:eastAsia="Times New Roman" w:hAnsi="Cambria" w:cs="Arial"/>
                <w:strike/>
                <w:color w:val="FF0000"/>
              </w:rPr>
            </w:pPr>
            <w:del w:id="100" w:author="Michael Baird" w:date="2021-10-22T11:28:00Z">
              <w:r w:rsidRPr="00AE5044" w:rsidDel="0016557E">
                <w:rPr>
                  <w:rFonts w:ascii="Cambria" w:eastAsia="Times New Roman" w:hAnsi="Cambria" w:cs="Arial"/>
                  <w:strike/>
                  <w:color w:val="FF0000"/>
                </w:rPr>
                <w:delText>Pass   /       Fail</w:delText>
              </w:r>
            </w:del>
          </w:p>
        </w:tc>
        <w:tc>
          <w:tcPr>
            <w:tcW w:w="2425" w:type="dxa"/>
          </w:tcPr>
          <w:p w14:paraId="45C8AD25" w14:textId="55758F19" w:rsidR="00BC5EE8" w:rsidRPr="00AE5044" w:rsidDel="0016557E" w:rsidRDefault="00BC5EE8" w:rsidP="00354C57">
            <w:pPr>
              <w:rPr>
                <w:del w:id="101" w:author="Michael Baird" w:date="2021-10-22T11:28:00Z"/>
                <w:rFonts w:ascii="Cambria" w:eastAsia="Times New Roman" w:hAnsi="Cambria" w:cs="Arial"/>
                <w:strike/>
                <w:color w:val="FF0000"/>
              </w:rPr>
            </w:pPr>
          </w:p>
        </w:tc>
      </w:tr>
      <w:tr w:rsidR="00BC5EE8" w:rsidRPr="00DA6CBD" w:rsidDel="0016557E" w14:paraId="4D57F1A5" w14:textId="3C241549" w:rsidTr="00D7403B">
        <w:trPr>
          <w:del w:id="102" w:author="Michael Baird" w:date="2021-10-22T11:28:00Z"/>
        </w:trPr>
        <w:tc>
          <w:tcPr>
            <w:tcW w:w="3056" w:type="dxa"/>
            <w:vMerge w:val="restart"/>
          </w:tcPr>
          <w:p w14:paraId="5E8D955C" w14:textId="4355319F" w:rsidR="00BC5EE8" w:rsidRPr="00AE5044" w:rsidDel="0016557E" w:rsidRDefault="00BC5EE8" w:rsidP="00354C57">
            <w:pPr>
              <w:tabs>
                <w:tab w:val="left" w:pos="3510"/>
              </w:tabs>
              <w:rPr>
                <w:del w:id="103" w:author="Michael Baird" w:date="2021-10-22T11:28:00Z"/>
                <w:rFonts w:ascii="Cambria" w:eastAsia="Times New Roman" w:hAnsi="Cambria" w:cs="Arial"/>
                <w:strike/>
                <w:color w:val="FF0000"/>
              </w:rPr>
            </w:pPr>
            <w:del w:id="104" w:author="Michael Baird" w:date="2021-10-22T11:28:00Z">
              <w:r w:rsidRPr="00AE5044" w:rsidDel="0016557E">
                <w:rPr>
                  <w:rFonts w:ascii="Cambria" w:eastAsia="Times New Roman" w:hAnsi="Cambria" w:cs="Arial"/>
                  <w:strike/>
                  <w:color w:val="FF0000"/>
                </w:rPr>
                <w:delText>The data logger (average over at least 4 hour</w:delText>
              </w:r>
              <w:r w:rsidR="00E44260" w:rsidRPr="00AE5044" w:rsidDel="0016557E">
                <w:rPr>
                  <w:rFonts w:ascii="Cambria" w:eastAsia="Times New Roman" w:hAnsi="Cambria" w:cs="Arial"/>
                  <w:strike/>
                  <w:color w:val="FF0000"/>
                </w:rPr>
                <w:delText>s</w:delText>
              </w:r>
              <w:r w:rsidRPr="00AE5044" w:rsidDel="0016557E">
                <w:rPr>
                  <w:rFonts w:ascii="Cambria" w:eastAsia="Times New Roman" w:hAnsi="Cambria" w:cs="Arial"/>
                  <w:strike/>
                  <w:color w:val="FF0000"/>
                </w:rPr>
                <w:delText>), set-point must be in agreement within ± 10%.</w:delText>
              </w:r>
            </w:del>
          </w:p>
        </w:tc>
        <w:tc>
          <w:tcPr>
            <w:tcW w:w="2145" w:type="dxa"/>
          </w:tcPr>
          <w:p w14:paraId="03BE91C3" w14:textId="7DEED598" w:rsidR="00BC5EE8" w:rsidRPr="007869D1" w:rsidDel="0016557E" w:rsidRDefault="00BC5EE8" w:rsidP="00354C57">
            <w:pPr>
              <w:rPr>
                <w:del w:id="105" w:author="Michael Baird" w:date="2021-10-22T11:28:00Z"/>
                <w:rFonts w:ascii="Cambria" w:eastAsia="Times New Roman" w:hAnsi="Cambria" w:cs="Arial"/>
                <w:strike/>
                <w:color w:val="FF0000"/>
                <w:rPrChange w:id="106" w:author="Tim Plowman" w:date="2021-10-22T09:47:00Z">
                  <w:rPr>
                    <w:del w:id="107" w:author="Michael Baird" w:date="2021-10-22T11:28:00Z"/>
                    <w:rFonts w:ascii="Cambria" w:eastAsia="Times New Roman" w:hAnsi="Cambria" w:cs="Arial"/>
                    <w:strike/>
                    <w:color w:val="FF0000"/>
                    <w:highlight w:val="yellow"/>
                  </w:rPr>
                </w:rPrChange>
              </w:rPr>
            </w:pPr>
            <w:del w:id="108" w:author="Michael Baird" w:date="2021-10-22T11:28:00Z">
              <w:r w:rsidRPr="007869D1" w:rsidDel="0016557E">
                <w:rPr>
                  <w:rFonts w:ascii="Cambria" w:eastAsia="Times New Roman" w:hAnsi="Cambria" w:cs="Arial"/>
                  <w:strike/>
                  <w:color w:val="FF0000"/>
                  <w:rPrChange w:id="109" w:author="Tim Plowman" w:date="2021-10-22T09:47:00Z">
                    <w:rPr>
                      <w:rFonts w:ascii="Cambria" w:eastAsia="Times New Roman" w:hAnsi="Cambria" w:cs="Arial"/>
                      <w:strike/>
                      <w:color w:val="FF0000"/>
                      <w:highlight w:val="yellow"/>
                    </w:rPr>
                  </w:rPrChange>
                </w:rPr>
                <w:delText xml:space="preserve">Set-Point reading after 4 hours after </w:delText>
              </w:r>
              <w:r w:rsidR="003A44E1" w:rsidRPr="007869D1" w:rsidDel="0016557E">
                <w:rPr>
                  <w:rFonts w:ascii="Cambria" w:eastAsia="Times New Roman" w:hAnsi="Cambria" w:cs="Arial"/>
                  <w:strike/>
                  <w:color w:val="FF0000"/>
                  <w:rPrChange w:id="110" w:author="Tim Plowman" w:date="2021-10-22T09:47:00Z">
                    <w:rPr>
                      <w:rFonts w:ascii="Cambria" w:eastAsia="Times New Roman" w:hAnsi="Cambria" w:cs="Arial"/>
                      <w:strike/>
                      <w:color w:val="FF0000"/>
                      <w:highlight w:val="yellow"/>
                    </w:rPr>
                  </w:rPrChange>
                </w:rPr>
                <w:delText>equilibration</w:delText>
              </w:r>
            </w:del>
          </w:p>
          <w:p w14:paraId="40EA8922" w14:textId="4E851AB5" w:rsidR="00BC5EE8" w:rsidRPr="007869D1" w:rsidDel="0016557E" w:rsidRDefault="00BC5EE8" w:rsidP="00354C57">
            <w:pPr>
              <w:rPr>
                <w:del w:id="111" w:author="Michael Baird" w:date="2021-10-22T11:28:00Z"/>
                <w:rFonts w:ascii="Cambria" w:eastAsia="Times New Roman" w:hAnsi="Cambria" w:cs="Arial"/>
                <w:strike/>
                <w:color w:val="FF0000"/>
                <w:rPrChange w:id="112" w:author="Tim Plowman" w:date="2021-10-22T09:47:00Z">
                  <w:rPr>
                    <w:del w:id="113" w:author="Michael Baird" w:date="2021-10-22T11:28:00Z"/>
                    <w:rFonts w:ascii="Cambria" w:eastAsia="Times New Roman" w:hAnsi="Cambria" w:cs="Arial"/>
                    <w:strike/>
                    <w:color w:val="FF0000"/>
                    <w:highlight w:val="yellow"/>
                  </w:rPr>
                </w:rPrChange>
              </w:rPr>
            </w:pPr>
          </w:p>
          <w:p w14:paraId="78A7DF3B" w14:textId="6BD2109A" w:rsidR="00BC5EE8" w:rsidRPr="007869D1" w:rsidDel="0016557E" w:rsidRDefault="00BC5EE8" w:rsidP="00354C57">
            <w:pPr>
              <w:rPr>
                <w:del w:id="114" w:author="Michael Baird" w:date="2021-10-22T11:28:00Z"/>
                <w:rFonts w:ascii="Cambria" w:eastAsia="Times New Roman" w:hAnsi="Cambria" w:cs="Arial"/>
                <w:strike/>
                <w:color w:val="FF0000"/>
                <w:rPrChange w:id="115" w:author="Tim Plowman" w:date="2021-10-22T09:47:00Z">
                  <w:rPr>
                    <w:del w:id="116" w:author="Michael Baird" w:date="2021-10-22T11:28:00Z"/>
                    <w:rFonts w:ascii="Cambria" w:eastAsia="Times New Roman" w:hAnsi="Cambria" w:cs="Arial"/>
                    <w:strike/>
                    <w:color w:val="FF0000"/>
                    <w:highlight w:val="yellow"/>
                  </w:rPr>
                </w:rPrChange>
              </w:rPr>
            </w:pPr>
            <w:del w:id="117" w:author="Michael Baird" w:date="2021-10-22T11:28:00Z">
              <w:r w:rsidRPr="007869D1" w:rsidDel="0016557E">
                <w:rPr>
                  <w:rFonts w:ascii="Cambria" w:eastAsia="Times New Roman" w:hAnsi="Cambria" w:cs="Arial"/>
                  <w:strike/>
                  <w:color w:val="FF0000"/>
                  <w:rPrChange w:id="118" w:author="Tim Plowman" w:date="2021-10-22T09:47:00Z">
                    <w:rPr>
                      <w:rFonts w:ascii="Cambria" w:eastAsia="Times New Roman" w:hAnsi="Cambria" w:cs="Arial"/>
                      <w:strike/>
                      <w:color w:val="FF0000"/>
                      <w:highlight w:val="yellow"/>
                    </w:rPr>
                  </w:rPrChange>
                </w:rPr>
                <w:delText xml:space="preserve">_____________ </w:delText>
              </w:r>
              <w:r w:rsidR="00E44260" w:rsidRPr="007869D1" w:rsidDel="0016557E">
                <w:rPr>
                  <w:rFonts w:ascii="Cambria" w:eastAsia="Times New Roman" w:hAnsi="Cambria" w:cs="Arial"/>
                  <w:strike/>
                  <w:color w:val="FF0000"/>
                  <w:rPrChange w:id="119" w:author="Tim Plowman" w:date="2021-10-22T09:47:00Z">
                    <w:rPr>
                      <w:rFonts w:ascii="Cambria" w:eastAsia="Times New Roman" w:hAnsi="Cambria" w:cs="Arial"/>
                      <w:strike/>
                      <w:color w:val="FF0000"/>
                      <w:highlight w:val="yellow"/>
                    </w:rPr>
                  </w:rPrChange>
                </w:rPr>
                <w:delText>°C</w:delText>
              </w:r>
            </w:del>
          </w:p>
        </w:tc>
        <w:tc>
          <w:tcPr>
            <w:tcW w:w="1724" w:type="dxa"/>
            <w:vAlign w:val="center"/>
          </w:tcPr>
          <w:p w14:paraId="5B2BE174" w14:textId="7C9FDD1B" w:rsidR="00BC5EE8" w:rsidRPr="00AE5044" w:rsidDel="0016557E" w:rsidRDefault="00BC5EE8" w:rsidP="00354C57">
            <w:pPr>
              <w:jc w:val="center"/>
              <w:rPr>
                <w:del w:id="120" w:author="Michael Baird" w:date="2021-10-22T11:28:00Z"/>
                <w:rFonts w:ascii="Cambria" w:eastAsia="Times New Roman" w:hAnsi="Cambria" w:cs="Arial"/>
                <w:strike/>
                <w:color w:val="FF0000"/>
              </w:rPr>
            </w:pPr>
            <w:del w:id="121" w:author="Michael Baird" w:date="2021-10-22T11:28:00Z">
              <w:r w:rsidRPr="00AE5044" w:rsidDel="0016557E">
                <w:rPr>
                  <w:rFonts w:ascii="Cambria" w:eastAsia="Times New Roman" w:hAnsi="Cambria" w:cs="Arial"/>
                  <w:strike/>
                  <w:color w:val="FF0000"/>
                </w:rPr>
                <w:delText>Pass    /      Fail</w:delText>
              </w:r>
            </w:del>
          </w:p>
        </w:tc>
        <w:tc>
          <w:tcPr>
            <w:tcW w:w="2425" w:type="dxa"/>
          </w:tcPr>
          <w:p w14:paraId="3D750545" w14:textId="1BF25E9B" w:rsidR="00BC5EE8" w:rsidRPr="00AE5044" w:rsidDel="0016557E" w:rsidRDefault="00BC5EE8" w:rsidP="00354C57">
            <w:pPr>
              <w:rPr>
                <w:del w:id="122" w:author="Michael Baird" w:date="2021-10-22T11:28:00Z"/>
                <w:rFonts w:ascii="Cambria" w:eastAsia="Times New Roman" w:hAnsi="Cambria" w:cs="Arial"/>
                <w:strike/>
                <w:color w:val="FF0000"/>
              </w:rPr>
            </w:pPr>
          </w:p>
        </w:tc>
      </w:tr>
      <w:tr w:rsidR="00BC5EE8" w:rsidRPr="00DA6CBD" w:rsidDel="0016557E" w14:paraId="549D300E" w14:textId="4D638AF7" w:rsidTr="00D7403B">
        <w:trPr>
          <w:del w:id="123" w:author="Michael Baird" w:date="2021-10-22T11:28:00Z"/>
        </w:trPr>
        <w:tc>
          <w:tcPr>
            <w:tcW w:w="3056" w:type="dxa"/>
            <w:vMerge/>
          </w:tcPr>
          <w:p w14:paraId="5AAD17F6" w14:textId="4F51551B" w:rsidR="00BC5EE8" w:rsidRPr="00AE5044" w:rsidDel="0016557E" w:rsidRDefault="00BC5EE8" w:rsidP="00354C57">
            <w:pPr>
              <w:tabs>
                <w:tab w:val="left" w:pos="3510"/>
              </w:tabs>
              <w:rPr>
                <w:del w:id="124" w:author="Michael Baird" w:date="2021-10-22T11:28:00Z"/>
                <w:rFonts w:ascii="Cambria" w:eastAsia="Times New Roman" w:hAnsi="Cambria" w:cs="Arial"/>
                <w:strike/>
                <w:color w:val="FF0000"/>
              </w:rPr>
            </w:pPr>
          </w:p>
        </w:tc>
        <w:tc>
          <w:tcPr>
            <w:tcW w:w="2145" w:type="dxa"/>
          </w:tcPr>
          <w:p w14:paraId="2D49798E" w14:textId="2EF7EA95" w:rsidR="00BC5EE8" w:rsidRPr="007869D1" w:rsidDel="0016557E" w:rsidRDefault="00BC5EE8" w:rsidP="00354C57">
            <w:pPr>
              <w:rPr>
                <w:del w:id="125" w:author="Michael Baird" w:date="2021-10-22T11:28:00Z"/>
                <w:rFonts w:ascii="Cambria" w:eastAsia="Times New Roman" w:hAnsi="Cambria" w:cs="Arial"/>
                <w:strike/>
                <w:color w:val="FF0000"/>
                <w:rPrChange w:id="126" w:author="Tim Plowman" w:date="2021-10-22T09:47:00Z">
                  <w:rPr>
                    <w:del w:id="127" w:author="Michael Baird" w:date="2021-10-22T11:28:00Z"/>
                    <w:rFonts w:ascii="Cambria" w:eastAsia="Times New Roman" w:hAnsi="Cambria" w:cs="Arial"/>
                    <w:strike/>
                    <w:color w:val="FF0000"/>
                    <w:highlight w:val="yellow"/>
                  </w:rPr>
                </w:rPrChange>
              </w:rPr>
            </w:pPr>
            <w:del w:id="128" w:author="Michael Baird" w:date="2021-10-22T11:28:00Z">
              <w:r w:rsidRPr="007869D1" w:rsidDel="0016557E">
                <w:rPr>
                  <w:rFonts w:ascii="Cambria" w:eastAsia="Times New Roman" w:hAnsi="Cambria" w:cs="Arial"/>
                  <w:strike/>
                  <w:color w:val="FF0000"/>
                  <w:rPrChange w:id="129" w:author="Tim Plowman" w:date="2021-10-22T09:47:00Z">
                    <w:rPr>
                      <w:rFonts w:ascii="Cambria" w:eastAsia="Times New Roman" w:hAnsi="Cambria" w:cs="Arial"/>
                      <w:strike/>
                      <w:color w:val="FF0000"/>
                      <w:highlight w:val="yellow"/>
                    </w:rPr>
                  </w:rPrChange>
                </w:rPr>
                <w:delText>Display reading after 1 hour</w:delText>
              </w:r>
            </w:del>
          </w:p>
          <w:p w14:paraId="76C908B6" w14:textId="77EF282C" w:rsidR="00BC5EE8" w:rsidRPr="007869D1" w:rsidDel="0016557E" w:rsidRDefault="00BC5EE8" w:rsidP="00354C57">
            <w:pPr>
              <w:rPr>
                <w:del w:id="130" w:author="Michael Baird" w:date="2021-10-22T11:28:00Z"/>
                <w:rFonts w:ascii="Cambria" w:eastAsia="Times New Roman" w:hAnsi="Cambria" w:cs="Arial"/>
                <w:strike/>
                <w:color w:val="FF0000"/>
                <w:rPrChange w:id="131" w:author="Tim Plowman" w:date="2021-10-22T09:47:00Z">
                  <w:rPr>
                    <w:del w:id="132" w:author="Michael Baird" w:date="2021-10-22T11:28:00Z"/>
                    <w:rFonts w:ascii="Cambria" w:eastAsia="Times New Roman" w:hAnsi="Cambria" w:cs="Arial"/>
                    <w:strike/>
                    <w:color w:val="FF0000"/>
                    <w:highlight w:val="yellow"/>
                  </w:rPr>
                </w:rPrChange>
              </w:rPr>
            </w:pPr>
          </w:p>
          <w:p w14:paraId="3D7D12BB" w14:textId="5DC01619" w:rsidR="00BC5EE8" w:rsidRPr="007869D1" w:rsidDel="0016557E" w:rsidRDefault="00BC5EE8" w:rsidP="00354C57">
            <w:pPr>
              <w:rPr>
                <w:del w:id="133" w:author="Michael Baird" w:date="2021-10-22T11:28:00Z"/>
                <w:rFonts w:ascii="Cambria" w:eastAsia="Times New Roman" w:hAnsi="Cambria" w:cs="Arial"/>
                <w:strike/>
                <w:color w:val="FF0000"/>
                <w:rPrChange w:id="134" w:author="Tim Plowman" w:date="2021-10-22T09:47:00Z">
                  <w:rPr>
                    <w:del w:id="135" w:author="Michael Baird" w:date="2021-10-22T11:28:00Z"/>
                    <w:rFonts w:ascii="Cambria" w:eastAsia="Times New Roman" w:hAnsi="Cambria" w:cs="Arial"/>
                    <w:strike/>
                    <w:color w:val="FF0000"/>
                    <w:highlight w:val="yellow"/>
                  </w:rPr>
                </w:rPrChange>
              </w:rPr>
            </w:pPr>
            <w:del w:id="136" w:author="Michael Baird" w:date="2021-10-22T11:28:00Z">
              <w:r w:rsidRPr="007869D1" w:rsidDel="0016557E">
                <w:rPr>
                  <w:rFonts w:ascii="Cambria" w:eastAsia="Times New Roman" w:hAnsi="Cambria" w:cs="Arial"/>
                  <w:strike/>
                  <w:color w:val="FF0000"/>
                  <w:rPrChange w:id="137" w:author="Tim Plowman" w:date="2021-10-22T09:47:00Z">
                    <w:rPr>
                      <w:rFonts w:ascii="Cambria" w:eastAsia="Times New Roman" w:hAnsi="Cambria" w:cs="Arial"/>
                      <w:strike/>
                      <w:color w:val="FF0000"/>
                      <w:highlight w:val="yellow"/>
                    </w:rPr>
                  </w:rPrChange>
                </w:rPr>
                <w:delText xml:space="preserve">_____________ </w:delText>
              </w:r>
              <w:r w:rsidR="00E44260" w:rsidRPr="007869D1" w:rsidDel="0016557E">
                <w:rPr>
                  <w:rFonts w:ascii="Cambria" w:eastAsia="Times New Roman" w:hAnsi="Cambria" w:cs="Arial"/>
                  <w:strike/>
                  <w:color w:val="FF0000"/>
                  <w:rPrChange w:id="138" w:author="Tim Plowman" w:date="2021-10-22T09:47:00Z">
                    <w:rPr>
                      <w:rFonts w:ascii="Cambria" w:eastAsia="Times New Roman" w:hAnsi="Cambria" w:cs="Arial"/>
                      <w:strike/>
                      <w:color w:val="FF0000"/>
                      <w:highlight w:val="yellow"/>
                    </w:rPr>
                  </w:rPrChange>
                </w:rPr>
                <w:delText>°C</w:delText>
              </w:r>
            </w:del>
          </w:p>
        </w:tc>
        <w:tc>
          <w:tcPr>
            <w:tcW w:w="1724" w:type="dxa"/>
            <w:vAlign w:val="center"/>
          </w:tcPr>
          <w:p w14:paraId="02446C06" w14:textId="3CA8AF7A" w:rsidR="00BC5EE8" w:rsidRPr="00AE5044" w:rsidDel="0016557E" w:rsidRDefault="00BC5EE8" w:rsidP="00354C57">
            <w:pPr>
              <w:jc w:val="center"/>
              <w:rPr>
                <w:del w:id="139" w:author="Michael Baird" w:date="2021-10-22T11:28:00Z"/>
                <w:rFonts w:ascii="Cambria" w:eastAsia="Times New Roman" w:hAnsi="Cambria" w:cs="Arial"/>
                <w:strike/>
                <w:color w:val="FF0000"/>
              </w:rPr>
            </w:pPr>
            <w:del w:id="140" w:author="Michael Baird" w:date="2021-10-22T11:28:00Z">
              <w:r w:rsidRPr="00AE5044" w:rsidDel="0016557E">
                <w:rPr>
                  <w:rFonts w:ascii="Cambria" w:eastAsia="Times New Roman" w:hAnsi="Cambria" w:cs="Arial"/>
                  <w:strike/>
                  <w:color w:val="FF0000"/>
                </w:rPr>
                <w:delText>Pass    /      Fail</w:delText>
              </w:r>
            </w:del>
          </w:p>
        </w:tc>
        <w:tc>
          <w:tcPr>
            <w:tcW w:w="2425" w:type="dxa"/>
          </w:tcPr>
          <w:p w14:paraId="15F0DEBA" w14:textId="2E60A9EC" w:rsidR="00BC5EE8" w:rsidRPr="00AE5044" w:rsidDel="0016557E" w:rsidRDefault="00BC5EE8" w:rsidP="00354C57">
            <w:pPr>
              <w:rPr>
                <w:del w:id="141" w:author="Michael Baird" w:date="2021-10-22T11:28:00Z"/>
                <w:rFonts w:ascii="Cambria" w:eastAsia="Times New Roman" w:hAnsi="Cambria" w:cs="Arial"/>
                <w:strike/>
                <w:color w:val="FF0000"/>
              </w:rPr>
            </w:pPr>
          </w:p>
        </w:tc>
      </w:tr>
      <w:tr w:rsidR="00354C57" w:rsidRPr="00DA6CBD" w:rsidDel="0016557E" w14:paraId="108C4696" w14:textId="550668C5" w:rsidTr="00D7403B">
        <w:trPr>
          <w:del w:id="142" w:author="Michael Baird" w:date="2021-10-22T11:28:00Z"/>
        </w:trPr>
        <w:tc>
          <w:tcPr>
            <w:tcW w:w="3056" w:type="dxa"/>
          </w:tcPr>
          <w:p w14:paraId="60559716" w14:textId="70E653BC" w:rsidR="00354C57" w:rsidRPr="00AE5044" w:rsidDel="0016557E" w:rsidRDefault="00354C57" w:rsidP="00354C57">
            <w:pPr>
              <w:tabs>
                <w:tab w:val="left" w:pos="3510"/>
              </w:tabs>
              <w:rPr>
                <w:del w:id="143" w:author="Michael Baird" w:date="2021-10-22T11:28:00Z"/>
                <w:rFonts w:ascii="Cambria" w:eastAsia="Times New Roman" w:hAnsi="Cambria" w:cs="Arial"/>
                <w:strike/>
                <w:color w:val="FF0000"/>
              </w:rPr>
            </w:pPr>
            <w:del w:id="144" w:author="Michael Baird" w:date="2021-10-22T11:28:00Z">
              <w:r w:rsidRPr="00AE5044" w:rsidDel="0016557E">
                <w:rPr>
                  <w:rFonts w:ascii="Cambria" w:eastAsia="Times New Roman" w:hAnsi="Cambria" w:cs="Arial"/>
                  <w:strike/>
                  <w:color w:val="FF0000"/>
                </w:rPr>
                <w:delText xml:space="preserve">Temperature recorded should match the data logger temperature accurately over a time span of at least </w:delText>
              </w:r>
              <w:r w:rsidR="00E44260" w:rsidRPr="00AE5044" w:rsidDel="0016557E">
                <w:rPr>
                  <w:rFonts w:ascii="Cambria" w:eastAsia="Times New Roman" w:hAnsi="Cambria" w:cs="Arial"/>
                  <w:strike/>
                  <w:color w:val="FF0000"/>
                </w:rPr>
                <w:delText>one</w:delText>
              </w:r>
              <w:r w:rsidRPr="00AE5044" w:rsidDel="0016557E">
                <w:rPr>
                  <w:rFonts w:ascii="Cambria" w:eastAsia="Times New Roman" w:hAnsi="Cambria" w:cs="Arial"/>
                  <w:strike/>
                  <w:color w:val="FF0000"/>
                </w:rPr>
                <w:delText xml:space="preserve"> hour ± 10%.</w:delText>
              </w:r>
            </w:del>
          </w:p>
        </w:tc>
        <w:tc>
          <w:tcPr>
            <w:tcW w:w="2145" w:type="dxa"/>
            <w:vAlign w:val="center"/>
          </w:tcPr>
          <w:p w14:paraId="4E920C38" w14:textId="30AFFEC9" w:rsidR="00354C57" w:rsidRPr="00AE5044" w:rsidDel="0016557E" w:rsidRDefault="00354C57" w:rsidP="00354C57">
            <w:pPr>
              <w:rPr>
                <w:del w:id="145" w:author="Michael Baird" w:date="2021-10-22T11:28:00Z"/>
                <w:rFonts w:ascii="Cambria" w:eastAsia="Times New Roman" w:hAnsi="Cambria" w:cs="Arial"/>
                <w:strike/>
                <w:color w:val="FF0000"/>
              </w:rPr>
            </w:pPr>
            <w:del w:id="146" w:author="Michael Baird" w:date="2021-10-22T11:28:00Z">
              <w:r w:rsidRPr="00AE5044" w:rsidDel="0016557E">
                <w:rPr>
                  <w:rFonts w:ascii="Cambria" w:eastAsia="Times New Roman" w:hAnsi="Cambria" w:cs="Arial"/>
                  <w:strike/>
                  <w:color w:val="FF0000"/>
                </w:rPr>
                <w:delText>Results documented on data logger report</w:delText>
              </w:r>
            </w:del>
          </w:p>
        </w:tc>
        <w:tc>
          <w:tcPr>
            <w:tcW w:w="1724" w:type="dxa"/>
            <w:vAlign w:val="center"/>
          </w:tcPr>
          <w:p w14:paraId="53EBA964" w14:textId="03B34217" w:rsidR="00354C57" w:rsidRPr="00AE5044" w:rsidDel="0016557E" w:rsidRDefault="00354C57" w:rsidP="00354C57">
            <w:pPr>
              <w:jc w:val="center"/>
              <w:rPr>
                <w:del w:id="147" w:author="Michael Baird" w:date="2021-10-22T11:28:00Z"/>
                <w:rFonts w:ascii="Cambria" w:eastAsia="Times New Roman" w:hAnsi="Cambria" w:cs="Arial"/>
                <w:strike/>
                <w:color w:val="FF0000"/>
              </w:rPr>
            </w:pPr>
            <w:del w:id="148" w:author="Michael Baird" w:date="2021-10-22T11:28:00Z">
              <w:r w:rsidRPr="00AE5044" w:rsidDel="0016557E">
                <w:rPr>
                  <w:rFonts w:ascii="Cambria" w:eastAsia="Times New Roman" w:hAnsi="Cambria" w:cs="Arial"/>
                  <w:strike/>
                  <w:color w:val="FF0000"/>
                </w:rPr>
                <w:delText>Pass    /      Fail</w:delText>
              </w:r>
            </w:del>
          </w:p>
        </w:tc>
        <w:tc>
          <w:tcPr>
            <w:tcW w:w="2425" w:type="dxa"/>
          </w:tcPr>
          <w:p w14:paraId="12CE547F" w14:textId="0EFB2D52" w:rsidR="00354C57" w:rsidRPr="00AE5044" w:rsidDel="0016557E" w:rsidRDefault="00354C57" w:rsidP="00354C57">
            <w:pPr>
              <w:rPr>
                <w:del w:id="149" w:author="Michael Baird" w:date="2021-10-22T11:28:00Z"/>
                <w:rFonts w:ascii="Cambria" w:eastAsia="Times New Roman" w:hAnsi="Cambria" w:cs="Arial"/>
                <w:strike/>
                <w:color w:val="FF0000"/>
              </w:rPr>
            </w:pPr>
          </w:p>
        </w:tc>
      </w:tr>
    </w:tbl>
    <w:p w14:paraId="00A199A4" w14:textId="77777777" w:rsidR="00DA6CBD" w:rsidRPr="00DA6CBD" w:rsidRDefault="00DA6CBD" w:rsidP="00DA6CBD">
      <w:pPr>
        <w:rPr>
          <w:rFonts w:ascii="Cambria" w:eastAsia="Times New Roman" w:hAnsi="Cambria" w:cs="Arial"/>
        </w:rPr>
      </w:pPr>
    </w:p>
    <w:p w14:paraId="528FD6CF"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E Completed By (signature &amp; date): ________________________________________________________________</w:t>
      </w:r>
    </w:p>
    <w:p w14:paraId="5FB158C5" w14:textId="5BA69B6B" w:rsidR="006D7D80" w:rsidRPr="00DA6CBD" w:rsidRDefault="00DA6CBD" w:rsidP="006D7D80">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___________________________________________________________________</w:t>
      </w:r>
    </w:p>
    <w:sectPr w:rsidR="006D7D80" w:rsidRPr="00DA6CB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01E6A5" w14:textId="77777777" w:rsidR="00274B62" w:rsidRDefault="00274B62" w:rsidP="008D1A16">
      <w:pPr>
        <w:spacing w:after="0" w:line="240" w:lineRule="auto"/>
      </w:pPr>
      <w:r>
        <w:separator/>
      </w:r>
    </w:p>
  </w:endnote>
  <w:endnote w:type="continuationSeparator" w:id="0">
    <w:p w14:paraId="4C0C5F96" w14:textId="77777777" w:rsidR="00274B62" w:rsidRDefault="00274B62"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7E640418" w:rsidR="00FF4814" w:rsidRDefault="00FF4814" w:rsidP="00FF4814">
    <w:pPr>
      <w:pStyle w:val="Footer"/>
      <w:jc w:val="center"/>
      <w:rPr>
        <w:rFonts w:ascii="Cambria" w:hAnsi="Cambria"/>
      </w:rPr>
    </w:pPr>
  </w:p>
  <w:p w14:paraId="71518506" w14:textId="11139AD9" w:rsidR="00916557" w:rsidRPr="00FF4814" w:rsidRDefault="00916557" w:rsidP="00CE6968">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A508AD" w14:textId="77777777" w:rsidR="00274B62" w:rsidRDefault="00274B62" w:rsidP="008D1A16">
      <w:pPr>
        <w:spacing w:after="0" w:line="240" w:lineRule="auto"/>
      </w:pPr>
      <w:r>
        <w:separator/>
      </w:r>
    </w:p>
  </w:footnote>
  <w:footnote w:type="continuationSeparator" w:id="0">
    <w:p w14:paraId="255050CB" w14:textId="77777777" w:rsidR="00274B62" w:rsidRDefault="00274B62"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CE6968">
      <w:trPr>
        <w:trHeight w:val="720"/>
      </w:trPr>
      <w:tc>
        <w:tcPr>
          <w:tcW w:w="1008" w:type="pct"/>
          <w:tcBorders>
            <w:right w:val="nil"/>
          </w:tcBorders>
          <w:vAlign w:val="center"/>
        </w:tcPr>
        <w:p w14:paraId="7972EC2D" w14:textId="2DC70AF1" w:rsidR="00077956" w:rsidRDefault="00CE6968" w:rsidP="00077956">
          <w:pPr>
            <w:jc w:val="center"/>
          </w:pPr>
          <w:r>
            <w:rPr>
              <w:noProof/>
            </w:rPr>
            <w:drawing>
              <wp:inline distT="0" distB="0" distL="0" distR="0" wp14:anchorId="47FB8648" wp14:editId="4709AF39">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6729FD1D" w:rsidR="00077956" w:rsidRPr="00081D2C" w:rsidRDefault="00193602" w:rsidP="00077956">
          <w:pPr>
            <w:jc w:val="center"/>
            <w:rPr>
              <w:rFonts w:ascii="Cambria" w:hAnsi="Cambria" w:cs="Arial"/>
              <w:b/>
              <w:sz w:val="24"/>
              <w:szCs w:val="28"/>
            </w:rPr>
          </w:pPr>
          <w:r>
            <w:rPr>
              <w:rFonts w:ascii="Cambria" w:hAnsi="Cambria" w:cs="Arial"/>
              <w:b/>
              <w:sz w:val="24"/>
              <w:szCs w:val="28"/>
            </w:rPr>
            <w:t>Installation Qualification (IQ)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42BCDE38" w14:textId="21AFA569" w:rsidR="008A07A0" w:rsidRPr="008A07A0" w:rsidRDefault="008A07A0" w:rsidP="008A07A0">
          <w:pPr>
            <w:jc w:val="center"/>
            <w:rPr>
              <w:rFonts w:ascii="Cambria" w:eastAsia="Times New Roman" w:hAnsi="Cambria" w:cs="Arial"/>
              <w:b/>
              <w:sz w:val="24"/>
              <w:szCs w:val="28"/>
            </w:rPr>
          </w:pPr>
          <w:r w:rsidRPr="008A07A0">
            <w:rPr>
              <w:rFonts w:ascii="Cambria" w:eastAsia="Times New Roman" w:hAnsi="Cambria" w:cs="Arial"/>
              <w:b/>
              <w:sz w:val="24"/>
              <w:szCs w:val="28"/>
            </w:rPr>
            <w:t>VAP21-013-0</w:t>
          </w:r>
          <w:r>
            <w:rPr>
              <w:rFonts w:ascii="Cambria" w:eastAsia="Times New Roman" w:hAnsi="Cambria" w:cs="Arial"/>
              <w:b/>
              <w:sz w:val="24"/>
              <w:szCs w:val="28"/>
            </w:rPr>
            <w:t>1</w:t>
          </w:r>
          <w:ins w:id="150" w:author="Michael Baird" w:date="2021-10-22T11:28:00Z">
            <w:r w:rsidR="0016557E">
              <w:rPr>
                <w:rFonts w:ascii="Cambria" w:eastAsia="Times New Roman" w:hAnsi="Cambria" w:cs="Arial"/>
                <w:b/>
                <w:sz w:val="24"/>
                <w:szCs w:val="28"/>
              </w:rPr>
              <w:t xml:space="preserve"> REV. 02</w:t>
            </w:r>
          </w:ins>
        </w:p>
        <w:p w14:paraId="48DB74C8" w14:textId="62A5DEF0" w:rsidR="00081D2C" w:rsidRPr="00081D2C" w:rsidRDefault="008A07A0" w:rsidP="008A07A0">
          <w:pPr>
            <w:jc w:val="center"/>
            <w:rPr>
              <w:rFonts w:ascii="Cambria" w:hAnsi="Cambria" w:cs="Arial"/>
              <w:b/>
              <w:sz w:val="24"/>
              <w:szCs w:val="28"/>
            </w:rPr>
          </w:pPr>
          <w:r w:rsidRPr="008A07A0">
            <w:rPr>
              <w:rFonts w:ascii="Cambria" w:eastAsia="Times New Roman" w:hAnsi="Cambria" w:cs="Arial"/>
              <w:b/>
              <w:sz w:val="24"/>
              <w:szCs w:val="28"/>
            </w:rPr>
            <w:t>Incucell Incubator</w:t>
          </w:r>
        </w:p>
      </w:tc>
      <w:tc>
        <w:tcPr>
          <w:tcW w:w="1345" w:type="pct"/>
          <w:vAlign w:val="center"/>
        </w:tcPr>
        <w:p w14:paraId="261BEF01" w14:textId="7CFB5E83" w:rsidR="00077956" w:rsidRPr="000939E0" w:rsidRDefault="00077956" w:rsidP="00CE6968">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C8477D">
            <w:rPr>
              <w:rFonts w:ascii="Cambria" w:hAnsi="Cambria" w:cs="Arial"/>
              <w:sz w:val="18"/>
              <w:szCs w:val="18"/>
            </w:rPr>
            <w:t>FRM</w:t>
          </w:r>
          <w:r w:rsidR="00802CA8">
            <w:rPr>
              <w:rFonts w:ascii="Cambria" w:hAnsi="Cambria" w:cs="Arial"/>
              <w:sz w:val="18"/>
              <w:szCs w:val="18"/>
            </w:rPr>
            <w:t>020-002</w:t>
          </w:r>
        </w:p>
        <w:p w14:paraId="18ACC4BE" w14:textId="39DA682B" w:rsidR="00077956" w:rsidRPr="000939E0" w:rsidRDefault="00077956" w:rsidP="00CE6968">
          <w:pPr>
            <w:tabs>
              <w:tab w:val="right" w:pos="2299"/>
            </w:tabs>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CA10F5">
            <w:rPr>
              <w:rFonts w:ascii="Cambria" w:hAnsi="Cambria" w:cs="Arial"/>
              <w:sz w:val="18"/>
              <w:szCs w:val="18"/>
            </w:rPr>
            <w:t>0</w:t>
          </w:r>
          <w:r w:rsidR="007E6D96">
            <w:rPr>
              <w:rFonts w:ascii="Cambria" w:hAnsi="Cambria" w:cs="Arial"/>
              <w:sz w:val="18"/>
              <w:szCs w:val="18"/>
            </w:rPr>
            <w:t>3</w:t>
          </w:r>
        </w:p>
        <w:p w14:paraId="4229EFCE" w14:textId="1E8E0353" w:rsidR="00077956" w:rsidRPr="00815524" w:rsidRDefault="00077956" w:rsidP="00CE6968">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70B92"/>
    <w:multiLevelType w:val="hybridMultilevel"/>
    <w:tmpl w:val="3264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85097"/>
    <w:multiLevelType w:val="multilevel"/>
    <w:tmpl w:val="4000B56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7C533AF"/>
    <w:multiLevelType w:val="multilevel"/>
    <w:tmpl w:val="D0A6244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6"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F764CE0"/>
    <w:multiLevelType w:val="multilevel"/>
    <w:tmpl w:val="7AD6EED4"/>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9"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9"/>
  </w:num>
  <w:num w:numId="3">
    <w:abstractNumId w:val="2"/>
  </w:num>
  <w:num w:numId="4">
    <w:abstractNumId w:val="6"/>
  </w:num>
  <w:num w:numId="5">
    <w:abstractNumId w:val="7"/>
  </w:num>
  <w:num w:numId="6">
    <w:abstractNumId w:val="4"/>
  </w:num>
  <w:num w:numId="7">
    <w:abstractNumId w:val="0"/>
  </w:num>
  <w:num w:numId="8">
    <w:abstractNumId w:val="1"/>
  </w:num>
  <w:num w:numId="9">
    <w:abstractNumId w:val="5"/>
  </w:num>
  <w:num w:numId="10">
    <w:abstractNumId w:val="8"/>
  </w:num>
  <w:num w:numId="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hael Baird">
    <w15:presenceInfo w15:providerId="AD" w15:userId="S::michael@stimlabs.com::ca160424-0e69-4af1-aaf9-9c8e3cd993f1"/>
  </w15:person>
  <w15:person w15:author="Tim Plowman">
    <w15:presenceInfo w15:providerId="AD" w15:userId="S::Tim.Plowman@stimlabs.com::f861dc30-64fe-45d2-b819-4752c1a250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25CD"/>
    <w:rsid w:val="00014EED"/>
    <w:rsid w:val="00017509"/>
    <w:rsid w:val="00020A6C"/>
    <w:rsid w:val="00022916"/>
    <w:rsid w:val="00023B03"/>
    <w:rsid w:val="0002508E"/>
    <w:rsid w:val="00027AC7"/>
    <w:rsid w:val="0003261A"/>
    <w:rsid w:val="0003278D"/>
    <w:rsid w:val="00042916"/>
    <w:rsid w:val="00045D89"/>
    <w:rsid w:val="00046939"/>
    <w:rsid w:val="00046D4B"/>
    <w:rsid w:val="00050B56"/>
    <w:rsid w:val="00055855"/>
    <w:rsid w:val="00056501"/>
    <w:rsid w:val="00056CBD"/>
    <w:rsid w:val="00056E36"/>
    <w:rsid w:val="00060EA3"/>
    <w:rsid w:val="00065964"/>
    <w:rsid w:val="0007230B"/>
    <w:rsid w:val="00072C44"/>
    <w:rsid w:val="00076ADC"/>
    <w:rsid w:val="00077956"/>
    <w:rsid w:val="0008105E"/>
    <w:rsid w:val="0008163D"/>
    <w:rsid w:val="00081D2C"/>
    <w:rsid w:val="00083960"/>
    <w:rsid w:val="00091C96"/>
    <w:rsid w:val="00092121"/>
    <w:rsid w:val="000930F0"/>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6E26"/>
    <w:rsid w:val="000C71FA"/>
    <w:rsid w:val="000C7EDE"/>
    <w:rsid w:val="000E0D53"/>
    <w:rsid w:val="00100020"/>
    <w:rsid w:val="00115344"/>
    <w:rsid w:val="0012178E"/>
    <w:rsid w:val="00126D98"/>
    <w:rsid w:val="00127933"/>
    <w:rsid w:val="00132B03"/>
    <w:rsid w:val="00134935"/>
    <w:rsid w:val="00135645"/>
    <w:rsid w:val="0013616C"/>
    <w:rsid w:val="00144B98"/>
    <w:rsid w:val="00146DE9"/>
    <w:rsid w:val="001478A7"/>
    <w:rsid w:val="0015077A"/>
    <w:rsid w:val="00150C8B"/>
    <w:rsid w:val="001513B6"/>
    <w:rsid w:val="0015143C"/>
    <w:rsid w:val="00154036"/>
    <w:rsid w:val="00157B17"/>
    <w:rsid w:val="001609B4"/>
    <w:rsid w:val="0016169A"/>
    <w:rsid w:val="00161B35"/>
    <w:rsid w:val="00162A4A"/>
    <w:rsid w:val="0016557E"/>
    <w:rsid w:val="00166D0A"/>
    <w:rsid w:val="00170D15"/>
    <w:rsid w:val="001717B7"/>
    <w:rsid w:val="00171A18"/>
    <w:rsid w:val="00172327"/>
    <w:rsid w:val="0017350F"/>
    <w:rsid w:val="001746CE"/>
    <w:rsid w:val="00174CAA"/>
    <w:rsid w:val="00176A17"/>
    <w:rsid w:val="00177589"/>
    <w:rsid w:val="001779C2"/>
    <w:rsid w:val="001814DC"/>
    <w:rsid w:val="001824A8"/>
    <w:rsid w:val="00182E33"/>
    <w:rsid w:val="0019283F"/>
    <w:rsid w:val="00193602"/>
    <w:rsid w:val="001938B3"/>
    <w:rsid w:val="00193D8C"/>
    <w:rsid w:val="0019471B"/>
    <w:rsid w:val="00197A71"/>
    <w:rsid w:val="001A289B"/>
    <w:rsid w:val="001A55F4"/>
    <w:rsid w:val="001A7ACD"/>
    <w:rsid w:val="001B0891"/>
    <w:rsid w:val="001B2004"/>
    <w:rsid w:val="001B29A4"/>
    <w:rsid w:val="001B2F10"/>
    <w:rsid w:val="001B3C35"/>
    <w:rsid w:val="001C0D5E"/>
    <w:rsid w:val="001C2DE6"/>
    <w:rsid w:val="001C3C38"/>
    <w:rsid w:val="001C51CB"/>
    <w:rsid w:val="001C5F6E"/>
    <w:rsid w:val="001D0DBC"/>
    <w:rsid w:val="001D28AA"/>
    <w:rsid w:val="001D3574"/>
    <w:rsid w:val="001D61F0"/>
    <w:rsid w:val="001E2CCD"/>
    <w:rsid w:val="001E68F8"/>
    <w:rsid w:val="001E7554"/>
    <w:rsid w:val="001F114D"/>
    <w:rsid w:val="001F185B"/>
    <w:rsid w:val="001F3B6F"/>
    <w:rsid w:val="001F4795"/>
    <w:rsid w:val="002051E1"/>
    <w:rsid w:val="0021219D"/>
    <w:rsid w:val="0021255B"/>
    <w:rsid w:val="00213D01"/>
    <w:rsid w:val="002167D6"/>
    <w:rsid w:val="00221B8C"/>
    <w:rsid w:val="0022617B"/>
    <w:rsid w:val="002403FD"/>
    <w:rsid w:val="00241B64"/>
    <w:rsid w:val="00245531"/>
    <w:rsid w:val="00247719"/>
    <w:rsid w:val="002506C9"/>
    <w:rsid w:val="0026287B"/>
    <w:rsid w:val="00264C37"/>
    <w:rsid w:val="00270B67"/>
    <w:rsid w:val="00271225"/>
    <w:rsid w:val="002712CC"/>
    <w:rsid w:val="00272FCD"/>
    <w:rsid w:val="00274A8A"/>
    <w:rsid w:val="00274B62"/>
    <w:rsid w:val="0027515A"/>
    <w:rsid w:val="00277C19"/>
    <w:rsid w:val="00277F46"/>
    <w:rsid w:val="0028177B"/>
    <w:rsid w:val="00282C3C"/>
    <w:rsid w:val="0028411D"/>
    <w:rsid w:val="00284287"/>
    <w:rsid w:val="00284AD5"/>
    <w:rsid w:val="00287954"/>
    <w:rsid w:val="00291168"/>
    <w:rsid w:val="00292BAC"/>
    <w:rsid w:val="00293D7B"/>
    <w:rsid w:val="002944FA"/>
    <w:rsid w:val="00297ADD"/>
    <w:rsid w:val="00297C8E"/>
    <w:rsid w:val="002A0C64"/>
    <w:rsid w:val="002A40AC"/>
    <w:rsid w:val="002A4FAD"/>
    <w:rsid w:val="002A6F12"/>
    <w:rsid w:val="002B0017"/>
    <w:rsid w:val="002B5816"/>
    <w:rsid w:val="002C15FC"/>
    <w:rsid w:val="002C1B90"/>
    <w:rsid w:val="002C33CA"/>
    <w:rsid w:val="002C5662"/>
    <w:rsid w:val="002C5BEE"/>
    <w:rsid w:val="002D439E"/>
    <w:rsid w:val="002D4DE9"/>
    <w:rsid w:val="002D5CF7"/>
    <w:rsid w:val="002D6B20"/>
    <w:rsid w:val="002D7590"/>
    <w:rsid w:val="002D7C42"/>
    <w:rsid w:val="002E5904"/>
    <w:rsid w:val="002F2398"/>
    <w:rsid w:val="002F279B"/>
    <w:rsid w:val="002F3E11"/>
    <w:rsid w:val="002F6ADF"/>
    <w:rsid w:val="00300141"/>
    <w:rsid w:val="003050FE"/>
    <w:rsid w:val="00305C14"/>
    <w:rsid w:val="00310279"/>
    <w:rsid w:val="00313683"/>
    <w:rsid w:val="00317CAB"/>
    <w:rsid w:val="003228A5"/>
    <w:rsid w:val="003250B0"/>
    <w:rsid w:val="003314BA"/>
    <w:rsid w:val="003314C0"/>
    <w:rsid w:val="00331517"/>
    <w:rsid w:val="00332032"/>
    <w:rsid w:val="003332DB"/>
    <w:rsid w:val="00335933"/>
    <w:rsid w:val="003458C1"/>
    <w:rsid w:val="00354C57"/>
    <w:rsid w:val="0035749D"/>
    <w:rsid w:val="00361B1E"/>
    <w:rsid w:val="00367670"/>
    <w:rsid w:val="003765DF"/>
    <w:rsid w:val="0038311E"/>
    <w:rsid w:val="00385C43"/>
    <w:rsid w:val="00397E25"/>
    <w:rsid w:val="003A289D"/>
    <w:rsid w:val="003A44E1"/>
    <w:rsid w:val="003A7980"/>
    <w:rsid w:val="003B429B"/>
    <w:rsid w:val="003C2342"/>
    <w:rsid w:val="003C45F3"/>
    <w:rsid w:val="003C4FA9"/>
    <w:rsid w:val="003D08A2"/>
    <w:rsid w:val="003E00C3"/>
    <w:rsid w:val="003E1DC5"/>
    <w:rsid w:val="003E1F9E"/>
    <w:rsid w:val="003E36CC"/>
    <w:rsid w:val="003E4A32"/>
    <w:rsid w:val="003E775A"/>
    <w:rsid w:val="003F0E6A"/>
    <w:rsid w:val="003F5BDB"/>
    <w:rsid w:val="00407727"/>
    <w:rsid w:val="00411F08"/>
    <w:rsid w:val="00416904"/>
    <w:rsid w:val="004203F1"/>
    <w:rsid w:val="004253A9"/>
    <w:rsid w:val="0043200D"/>
    <w:rsid w:val="00436030"/>
    <w:rsid w:val="00442018"/>
    <w:rsid w:val="0044233F"/>
    <w:rsid w:val="0044567D"/>
    <w:rsid w:val="004456A2"/>
    <w:rsid w:val="00446937"/>
    <w:rsid w:val="00450801"/>
    <w:rsid w:val="00452DCD"/>
    <w:rsid w:val="004534DE"/>
    <w:rsid w:val="00454E86"/>
    <w:rsid w:val="00456443"/>
    <w:rsid w:val="00462EBA"/>
    <w:rsid w:val="00467BFC"/>
    <w:rsid w:val="00471234"/>
    <w:rsid w:val="00472D3A"/>
    <w:rsid w:val="00476062"/>
    <w:rsid w:val="00480749"/>
    <w:rsid w:val="00480F39"/>
    <w:rsid w:val="00482888"/>
    <w:rsid w:val="004845B2"/>
    <w:rsid w:val="00484A06"/>
    <w:rsid w:val="0048669C"/>
    <w:rsid w:val="004874BF"/>
    <w:rsid w:val="004930B9"/>
    <w:rsid w:val="004A1431"/>
    <w:rsid w:val="004A4BF8"/>
    <w:rsid w:val="004A6FFA"/>
    <w:rsid w:val="004A7F49"/>
    <w:rsid w:val="004B4165"/>
    <w:rsid w:val="004B4D66"/>
    <w:rsid w:val="004B78C7"/>
    <w:rsid w:val="004C14DA"/>
    <w:rsid w:val="004C1CC5"/>
    <w:rsid w:val="004C1F1F"/>
    <w:rsid w:val="004D5ED9"/>
    <w:rsid w:val="004D5F0F"/>
    <w:rsid w:val="004E0820"/>
    <w:rsid w:val="004E6964"/>
    <w:rsid w:val="004F2605"/>
    <w:rsid w:val="004F3E42"/>
    <w:rsid w:val="004F77A6"/>
    <w:rsid w:val="00502719"/>
    <w:rsid w:val="00503FF0"/>
    <w:rsid w:val="005078B5"/>
    <w:rsid w:val="00507B5F"/>
    <w:rsid w:val="0051329E"/>
    <w:rsid w:val="005231E0"/>
    <w:rsid w:val="00524E2B"/>
    <w:rsid w:val="005265CE"/>
    <w:rsid w:val="0053361E"/>
    <w:rsid w:val="00536097"/>
    <w:rsid w:val="00537F9E"/>
    <w:rsid w:val="005444B5"/>
    <w:rsid w:val="00545E41"/>
    <w:rsid w:val="00552AF2"/>
    <w:rsid w:val="00555DF6"/>
    <w:rsid w:val="00555E19"/>
    <w:rsid w:val="005561BE"/>
    <w:rsid w:val="005601DB"/>
    <w:rsid w:val="00564BD1"/>
    <w:rsid w:val="00565FF9"/>
    <w:rsid w:val="00566131"/>
    <w:rsid w:val="00567E5F"/>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96042"/>
    <w:rsid w:val="005A0DCD"/>
    <w:rsid w:val="005A3947"/>
    <w:rsid w:val="005A3BB6"/>
    <w:rsid w:val="005A5187"/>
    <w:rsid w:val="005B693B"/>
    <w:rsid w:val="005B6E90"/>
    <w:rsid w:val="005C3C56"/>
    <w:rsid w:val="005D09A0"/>
    <w:rsid w:val="005E2B39"/>
    <w:rsid w:val="005E2BD1"/>
    <w:rsid w:val="005E3144"/>
    <w:rsid w:val="005E494E"/>
    <w:rsid w:val="005E655D"/>
    <w:rsid w:val="005E7A89"/>
    <w:rsid w:val="005E7C91"/>
    <w:rsid w:val="005F187F"/>
    <w:rsid w:val="005F387A"/>
    <w:rsid w:val="005F6B31"/>
    <w:rsid w:val="00624860"/>
    <w:rsid w:val="00624EBD"/>
    <w:rsid w:val="006252C1"/>
    <w:rsid w:val="0063093E"/>
    <w:rsid w:val="006359DD"/>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B5D00"/>
    <w:rsid w:val="006B5FCF"/>
    <w:rsid w:val="006B6770"/>
    <w:rsid w:val="006C3CA2"/>
    <w:rsid w:val="006C7300"/>
    <w:rsid w:val="006D0148"/>
    <w:rsid w:val="006D0F26"/>
    <w:rsid w:val="006D4881"/>
    <w:rsid w:val="006D5F3E"/>
    <w:rsid w:val="006D6841"/>
    <w:rsid w:val="006D7D80"/>
    <w:rsid w:val="006E0268"/>
    <w:rsid w:val="006F6D8B"/>
    <w:rsid w:val="00705EA1"/>
    <w:rsid w:val="00706103"/>
    <w:rsid w:val="007100E4"/>
    <w:rsid w:val="0071049A"/>
    <w:rsid w:val="00710E5C"/>
    <w:rsid w:val="00714F52"/>
    <w:rsid w:val="007156A4"/>
    <w:rsid w:val="00723E2A"/>
    <w:rsid w:val="00724BF3"/>
    <w:rsid w:val="0072548D"/>
    <w:rsid w:val="00726945"/>
    <w:rsid w:val="0073250D"/>
    <w:rsid w:val="0073363A"/>
    <w:rsid w:val="00734B90"/>
    <w:rsid w:val="00741D56"/>
    <w:rsid w:val="00745857"/>
    <w:rsid w:val="00747A0B"/>
    <w:rsid w:val="007502A7"/>
    <w:rsid w:val="00751B2A"/>
    <w:rsid w:val="007541A4"/>
    <w:rsid w:val="0075457D"/>
    <w:rsid w:val="00754890"/>
    <w:rsid w:val="00756B7F"/>
    <w:rsid w:val="007611BE"/>
    <w:rsid w:val="0076135E"/>
    <w:rsid w:val="0076191C"/>
    <w:rsid w:val="007637C9"/>
    <w:rsid w:val="007639ED"/>
    <w:rsid w:val="00764AC8"/>
    <w:rsid w:val="00766FA5"/>
    <w:rsid w:val="007672DD"/>
    <w:rsid w:val="00767B9E"/>
    <w:rsid w:val="00772FC4"/>
    <w:rsid w:val="00773C28"/>
    <w:rsid w:val="00774FC9"/>
    <w:rsid w:val="007772E8"/>
    <w:rsid w:val="00777FA3"/>
    <w:rsid w:val="007869D1"/>
    <w:rsid w:val="007915A0"/>
    <w:rsid w:val="00794CAC"/>
    <w:rsid w:val="007A0528"/>
    <w:rsid w:val="007A0C40"/>
    <w:rsid w:val="007A16F8"/>
    <w:rsid w:val="007A1D21"/>
    <w:rsid w:val="007A2202"/>
    <w:rsid w:val="007A5776"/>
    <w:rsid w:val="007B010E"/>
    <w:rsid w:val="007B543E"/>
    <w:rsid w:val="007B7B14"/>
    <w:rsid w:val="007C308D"/>
    <w:rsid w:val="007C5990"/>
    <w:rsid w:val="007D4BA5"/>
    <w:rsid w:val="007D540E"/>
    <w:rsid w:val="007E4979"/>
    <w:rsid w:val="007E5C26"/>
    <w:rsid w:val="007E6D96"/>
    <w:rsid w:val="007E74CB"/>
    <w:rsid w:val="007F1277"/>
    <w:rsid w:val="007F1F30"/>
    <w:rsid w:val="007F43CD"/>
    <w:rsid w:val="00800520"/>
    <w:rsid w:val="00802CA8"/>
    <w:rsid w:val="00804383"/>
    <w:rsid w:val="00804E8B"/>
    <w:rsid w:val="00807BCA"/>
    <w:rsid w:val="00815524"/>
    <w:rsid w:val="00816242"/>
    <w:rsid w:val="00816343"/>
    <w:rsid w:val="00822739"/>
    <w:rsid w:val="008276CB"/>
    <w:rsid w:val="008309C6"/>
    <w:rsid w:val="0083159E"/>
    <w:rsid w:val="00832796"/>
    <w:rsid w:val="0083287E"/>
    <w:rsid w:val="00833626"/>
    <w:rsid w:val="008378CE"/>
    <w:rsid w:val="00841DEA"/>
    <w:rsid w:val="0084447C"/>
    <w:rsid w:val="00845B17"/>
    <w:rsid w:val="00845E42"/>
    <w:rsid w:val="00853666"/>
    <w:rsid w:val="00856625"/>
    <w:rsid w:val="008656C1"/>
    <w:rsid w:val="00866F0D"/>
    <w:rsid w:val="0087466F"/>
    <w:rsid w:val="00880029"/>
    <w:rsid w:val="00880392"/>
    <w:rsid w:val="008832EE"/>
    <w:rsid w:val="0089019D"/>
    <w:rsid w:val="00891A0E"/>
    <w:rsid w:val="00891DB3"/>
    <w:rsid w:val="008930DC"/>
    <w:rsid w:val="00896365"/>
    <w:rsid w:val="008A07A0"/>
    <w:rsid w:val="008A7C66"/>
    <w:rsid w:val="008B1505"/>
    <w:rsid w:val="008B430D"/>
    <w:rsid w:val="008C23E4"/>
    <w:rsid w:val="008D1A16"/>
    <w:rsid w:val="008D3A4F"/>
    <w:rsid w:val="008D72EE"/>
    <w:rsid w:val="008E4BD5"/>
    <w:rsid w:val="008E5713"/>
    <w:rsid w:val="008E6264"/>
    <w:rsid w:val="008F08AA"/>
    <w:rsid w:val="008F3701"/>
    <w:rsid w:val="008F795F"/>
    <w:rsid w:val="0090206D"/>
    <w:rsid w:val="00907B28"/>
    <w:rsid w:val="009137F1"/>
    <w:rsid w:val="0091489F"/>
    <w:rsid w:val="0091654D"/>
    <w:rsid w:val="00916557"/>
    <w:rsid w:val="00916803"/>
    <w:rsid w:val="00920E39"/>
    <w:rsid w:val="00922665"/>
    <w:rsid w:val="00922F9C"/>
    <w:rsid w:val="00923011"/>
    <w:rsid w:val="00926D9D"/>
    <w:rsid w:val="00946A8E"/>
    <w:rsid w:val="009470A2"/>
    <w:rsid w:val="00947F1D"/>
    <w:rsid w:val="009543C2"/>
    <w:rsid w:val="00957969"/>
    <w:rsid w:val="0096456F"/>
    <w:rsid w:val="00964ED0"/>
    <w:rsid w:val="009720C9"/>
    <w:rsid w:val="009765A5"/>
    <w:rsid w:val="009777F4"/>
    <w:rsid w:val="00980C3A"/>
    <w:rsid w:val="009811D6"/>
    <w:rsid w:val="0098129B"/>
    <w:rsid w:val="009812A4"/>
    <w:rsid w:val="009846E3"/>
    <w:rsid w:val="00990662"/>
    <w:rsid w:val="0099168E"/>
    <w:rsid w:val="00991EBD"/>
    <w:rsid w:val="0099246F"/>
    <w:rsid w:val="0099376C"/>
    <w:rsid w:val="009A3045"/>
    <w:rsid w:val="009A4AEF"/>
    <w:rsid w:val="009A5318"/>
    <w:rsid w:val="009B17C5"/>
    <w:rsid w:val="009B248D"/>
    <w:rsid w:val="009B2A7A"/>
    <w:rsid w:val="009B4D3E"/>
    <w:rsid w:val="009B513E"/>
    <w:rsid w:val="009C0EE9"/>
    <w:rsid w:val="009C5E53"/>
    <w:rsid w:val="009D0E0E"/>
    <w:rsid w:val="009D1136"/>
    <w:rsid w:val="009D35EA"/>
    <w:rsid w:val="009D398F"/>
    <w:rsid w:val="009E646C"/>
    <w:rsid w:val="009F07BF"/>
    <w:rsid w:val="009F46D2"/>
    <w:rsid w:val="009F5204"/>
    <w:rsid w:val="00A02D8B"/>
    <w:rsid w:val="00A14D45"/>
    <w:rsid w:val="00A158F5"/>
    <w:rsid w:val="00A17C23"/>
    <w:rsid w:val="00A20541"/>
    <w:rsid w:val="00A212ED"/>
    <w:rsid w:val="00A2251B"/>
    <w:rsid w:val="00A22C70"/>
    <w:rsid w:val="00A23D5F"/>
    <w:rsid w:val="00A26083"/>
    <w:rsid w:val="00A30393"/>
    <w:rsid w:val="00A30792"/>
    <w:rsid w:val="00A3160F"/>
    <w:rsid w:val="00A36E87"/>
    <w:rsid w:val="00A430A9"/>
    <w:rsid w:val="00A46280"/>
    <w:rsid w:val="00A471A3"/>
    <w:rsid w:val="00A47380"/>
    <w:rsid w:val="00A5070E"/>
    <w:rsid w:val="00A51A5E"/>
    <w:rsid w:val="00A5259C"/>
    <w:rsid w:val="00A63241"/>
    <w:rsid w:val="00A636A2"/>
    <w:rsid w:val="00A63947"/>
    <w:rsid w:val="00A670BA"/>
    <w:rsid w:val="00A71078"/>
    <w:rsid w:val="00A71AE3"/>
    <w:rsid w:val="00A753C0"/>
    <w:rsid w:val="00A754F1"/>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D5A47"/>
    <w:rsid w:val="00AD7B43"/>
    <w:rsid w:val="00AE064E"/>
    <w:rsid w:val="00AE1CB4"/>
    <w:rsid w:val="00AE4952"/>
    <w:rsid w:val="00AE5044"/>
    <w:rsid w:val="00AF1229"/>
    <w:rsid w:val="00AF17E8"/>
    <w:rsid w:val="00B02D0D"/>
    <w:rsid w:val="00B047D4"/>
    <w:rsid w:val="00B0521A"/>
    <w:rsid w:val="00B06AD8"/>
    <w:rsid w:val="00B10EA5"/>
    <w:rsid w:val="00B11D56"/>
    <w:rsid w:val="00B14CA6"/>
    <w:rsid w:val="00B16230"/>
    <w:rsid w:val="00B17758"/>
    <w:rsid w:val="00B217A5"/>
    <w:rsid w:val="00B217B1"/>
    <w:rsid w:val="00B21EE4"/>
    <w:rsid w:val="00B23B67"/>
    <w:rsid w:val="00B24C56"/>
    <w:rsid w:val="00B261D2"/>
    <w:rsid w:val="00B2622E"/>
    <w:rsid w:val="00B4011D"/>
    <w:rsid w:val="00B425FA"/>
    <w:rsid w:val="00B4299D"/>
    <w:rsid w:val="00B450AC"/>
    <w:rsid w:val="00B4538C"/>
    <w:rsid w:val="00B51E79"/>
    <w:rsid w:val="00B55289"/>
    <w:rsid w:val="00B576A8"/>
    <w:rsid w:val="00B61BF7"/>
    <w:rsid w:val="00B7727D"/>
    <w:rsid w:val="00B77AC0"/>
    <w:rsid w:val="00B82935"/>
    <w:rsid w:val="00B83C03"/>
    <w:rsid w:val="00B90C0D"/>
    <w:rsid w:val="00B93FC6"/>
    <w:rsid w:val="00B94B14"/>
    <w:rsid w:val="00B95968"/>
    <w:rsid w:val="00B96232"/>
    <w:rsid w:val="00BA16C7"/>
    <w:rsid w:val="00BA1E9F"/>
    <w:rsid w:val="00BA3C7E"/>
    <w:rsid w:val="00BA4DFA"/>
    <w:rsid w:val="00BA7230"/>
    <w:rsid w:val="00BA770E"/>
    <w:rsid w:val="00BB295A"/>
    <w:rsid w:val="00BB2DA4"/>
    <w:rsid w:val="00BB7190"/>
    <w:rsid w:val="00BC41D4"/>
    <w:rsid w:val="00BC5152"/>
    <w:rsid w:val="00BC5EE8"/>
    <w:rsid w:val="00BD0918"/>
    <w:rsid w:val="00BD3CF9"/>
    <w:rsid w:val="00BD5B12"/>
    <w:rsid w:val="00BD7340"/>
    <w:rsid w:val="00BE3886"/>
    <w:rsid w:val="00BE40C0"/>
    <w:rsid w:val="00C007A4"/>
    <w:rsid w:val="00C07721"/>
    <w:rsid w:val="00C10C78"/>
    <w:rsid w:val="00C1147B"/>
    <w:rsid w:val="00C1614A"/>
    <w:rsid w:val="00C16D65"/>
    <w:rsid w:val="00C21AF6"/>
    <w:rsid w:val="00C32F64"/>
    <w:rsid w:val="00C4207A"/>
    <w:rsid w:val="00C44BF2"/>
    <w:rsid w:val="00C45B53"/>
    <w:rsid w:val="00C47B4B"/>
    <w:rsid w:val="00C52314"/>
    <w:rsid w:val="00C52C30"/>
    <w:rsid w:val="00C53C92"/>
    <w:rsid w:val="00C53E58"/>
    <w:rsid w:val="00C62920"/>
    <w:rsid w:val="00C633A6"/>
    <w:rsid w:val="00C71213"/>
    <w:rsid w:val="00C76DB1"/>
    <w:rsid w:val="00C77EC2"/>
    <w:rsid w:val="00C830D7"/>
    <w:rsid w:val="00C8477D"/>
    <w:rsid w:val="00C84F11"/>
    <w:rsid w:val="00C91256"/>
    <w:rsid w:val="00C92F8A"/>
    <w:rsid w:val="00C9360C"/>
    <w:rsid w:val="00C96546"/>
    <w:rsid w:val="00CA10F5"/>
    <w:rsid w:val="00CA2385"/>
    <w:rsid w:val="00CA2E50"/>
    <w:rsid w:val="00CA49D0"/>
    <w:rsid w:val="00CB2AFF"/>
    <w:rsid w:val="00CB3591"/>
    <w:rsid w:val="00CB397E"/>
    <w:rsid w:val="00CB3FBB"/>
    <w:rsid w:val="00CC2B19"/>
    <w:rsid w:val="00CC39B8"/>
    <w:rsid w:val="00CC65E2"/>
    <w:rsid w:val="00CD3672"/>
    <w:rsid w:val="00CD4E11"/>
    <w:rsid w:val="00CD55D5"/>
    <w:rsid w:val="00CD7A87"/>
    <w:rsid w:val="00CE09AF"/>
    <w:rsid w:val="00CE30DE"/>
    <w:rsid w:val="00CE5F6D"/>
    <w:rsid w:val="00CE6968"/>
    <w:rsid w:val="00CF0749"/>
    <w:rsid w:val="00CF0EB1"/>
    <w:rsid w:val="00CF2435"/>
    <w:rsid w:val="00CF3D1E"/>
    <w:rsid w:val="00CF5833"/>
    <w:rsid w:val="00CF60E1"/>
    <w:rsid w:val="00CF7F2A"/>
    <w:rsid w:val="00D01341"/>
    <w:rsid w:val="00D022C4"/>
    <w:rsid w:val="00D07E75"/>
    <w:rsid w:val="00D10313"/>
    <w:rsid w:val="00D10D24"/>
    <w:rsid w:val="00D121B2"/>
    <w:rsid w:val="00D1268A"/>
    <w:rsid w:val="00D13698"/>
    <w:rsid w:val="00D153C6"/>
    <w:rsid w:val="00D16C2D"/>
    <w:rsid w:val="00D21EA1"/>
    <w:rsid w:val="00D232D9"/>
    <w:rsid w:val="00D33883"/>
    <w:rsid w:val="00D36DAB"/>
    <w:rsid w:val="00D46D27"/>
    <w:rsid w:val="00D53529"/>
    <w:rsid w:val="00D539E1"/>
    <w:rsid w:val="00D54C7F"/>
    <w:rsid w:val="00D56CF4"/>
    <w:rsid w:val="00D56DA8"/>
    <w:rsid w:val="00D62267"/>
    <w:rsid w:val="00D675B1"/>
    <w:rsid w:val="00D72F67"/>
    <w:rsid w:val="00D73B8A"/>
    <w:rsid w:val="00D75A2F"/>
    <w:rsid w:val="00D77DDD"/>
    <w:rsid w:val="00D809DF"/>
    <w:rsid w:val="00D86440"/>
    <w:rsid w:val="00D90D17"/>
    <w:rsid w:val="00DA07FF"/>
    <w:rsid w:val="00DA56E9"/>
    <w:rsid w:val="00DA6CBD"/>
    <w:rsid w:val="00DA73EA"/>
    <w:rsid w:val="00DB2BFE"/>
    <w:rsid w:val="00DD0976"/>
    <w:rsid w:val="00DD48EC"/>
    <w:rsid w:val="00DD667D"/>
    <w:rsid w:val="00DE1A0A"/>
    <w:rsid w:val="00DE2989"/>
    <w:rsid w:val="00DE5051"/>
    <w:rsid w:val="00DF0776"/>
    <w:rsid w:val="00DF7E8A"/>
    <w:rsid w:val="00E02F25"/>
    <w:rsid w:val="00E03F1B"/>
    <w:rsid w:val="00E071F9"/>
    <w:rsid w:val="00E07787"/>
    <w:rsid w:val="00E10DA7"/>
    <w:rsid w:val="00E1382E"/>
    <w:rsid w:val="00E13FC2"/>
    <w:rsid w:val="00E1639E"/>
    <w:rsid w:val="00E16576"/>
    <w:rsid w:val="00E20370"/>
    <w:rsid w:val="00E204E1"/>
    <w:rsid w:val="00E20888"/>
    <w:rsid w:val="00E23AF1"/>
    <w:rsid w:val="00E24151"/>
    <w:rsid w:val="00E24155"/>
    <w:rsid w:val="00E27A01"/>
    <w:rsid w:val="00E31706"/>
    <w:rsid w:val="00E34421"/>
    <w:rsid w:val="00E40497"/>
    <w:rsid w:val="00E4348F"/>
    <w:rsid w:val="00E44260"/>
    <w:rsid w:val="00E448F8"/>
    <w:rsid w:val="00E453F7"/>
    <w:rsid w:val="00E52066"/>
    <w:rsid w:val="00E537F9"/>
    <w:rsid w:val="00E538AB"/>
    <w:rsid w:val="00E538F6"/>
    <w:rsid w:val="00E5530F"/>
    <w:rsid w:val="00E61CEB"/>
    <w:rsid w:val="00E67120"/>
    <w:rsid w:val="00E67FF2"/>
    <w:rsid w:val="00E71A17"/>
    <w:rsid w:val="00E7633A"/>
    <w:rsid w:val="00E76930"/>
    <w:rsid w:val="00E777CE"/>
    <w:rsid w:val="00E82323"/>
    <w:rsid w:val="00E852BA"/>
    <w:rsid w:val="00E85407"/>
    <w:rsid w:val="00E90BF0"/>
    <w:rsid w:val="00E968B5"/>
    <w:rsid w:val="00E97353"/>
    <w:rsid w:val="00EA0084"/>
    <w:rsid w:val="00EA1821"/>
    <w:rsid w:val="00EA3764"/>
    <w:rsid w:val="00EA3859"/>
    <w:rsid w:val="00EB1298"/>
    <w:rsid w:val="00EB6561"/>
    <w:rsid w:val="00EB6EF7"/>
    <w:rsid w:val="00EB7482"/>
    <w:rsid w:val="00EB79D6"/>
    <w:rsid w:val="00EC0A21"/>
    <w:rsid w:val="00EC0CF5"/>
    <w:rsid w:val="00EC14AA"/>
    <w:rsid w:val="00EC2C36"/>
    <w:rsid w:val="00EE03BE"/>
    <w:rsid w:val="00EE0D7A"/>
    <w:rsid w:val="00EE1102"/>
    <w:rsid w:val="00EE1D87"/>
    <w:rsid w:val="00EE7A80"/>
    <w:rsid w:val="00EF32D6"/>
    <w:rsid w:val="00EF40B0"/>
    <w:rsid w:val="00EF76A8"/>
    <w:rsid w:val="00EF7DC3"/>
    <w:rsid w:val="00EF7F51"/>
    <w:rsid w:val="00F00A87"/>
    <w:rsid w:val="00F00EEA"/>
    <w:rsid w:val="00F040C5"/>
    <w:rsid w:val="00F04374"/>
    <w:rsid w:val="00F07FA7"/>
    <w:rsid w:val="00F21AA7"/>
    <w:rsid w:val="00F268FF"/>
    <w:rsid w:val="00F34620"/>
    <w:rsid w:val="00F405BB"/>
    <w:rsid w:val="00F4129C"/>
    <w:rsid w:val="00F431BD"/>
    <w:rsid w:val="00F57580"/>
    <w:rsid w:val="00F65654"/>
    <w:rsid w:val="00F66BFE"/>
    <w:rsid w:val="00F70097"/>
    <w:rsid w:val="00F7232C"/>
    <w:rsid w:val="00F72593"/>
    <w:rsid w:val="00F817AE"/>
    <w:rsid w:val="00F82087"/>
    <w:rsid w:val="00F82EA5"/>
    <w:rsid w:val="00F83E68"/>
    <w:rsid w:val="00F90848"/>
    <w:rsid w:val="00F977D5"/>
    <w:rsid w:val="00FA69E3"/>
    <w:rsid w:val="00FB03BF"/>
    <w:rsid w:val="00FB2370"/>
    <w:rsid w:val="00FB2757"/>
    <w:rsid w:val="00FB2F53"/>
    <w:rsid w:val="00FB5BFE"/>
    <w:rsid w:val="00FB5DD6"/>
    <w:rsid w:val="00FB63F5"/>
    <w:rsid w:val="00FC5EAC"/>
    <w:rsid w:val="00FD0AC5"/>
    <w:rsid w:val="00FD4F13"/>
    <w:rsid w:val="00FD53F7"/>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8477D"/>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paragraph" w:styleId="NoSpacing">
    <w:name w:val="No Spacing"/>
    <w:uiPriority w:val="1"/>
    <w:qFormat/>
    <w:rsid w:val="00F70097"/>
    <w:pPr>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6D11-BDFA-4A10-A02B-330CDC7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2282</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Michael Baird</cp:lastModifiedBy>
  <cp:revision>2</cp:revision>
  <cp:lastPrinted>2021-07-26T15:41:00Z</cp:lastPrinted>
  <dcterms:created xsi:type="dcterms:W3CDTF">2021-10-22T15:29:00Z</dcterms:created>
  <dcterms:modified xsi:type="dcterms:W3CDTF">2021-10-22T15:29:00Z</dcterms:modified>
</cp:coreProperties>
</file>