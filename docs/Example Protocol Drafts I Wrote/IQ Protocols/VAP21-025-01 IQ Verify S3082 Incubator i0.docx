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433F8B" w14:textId="77777777" w:rsidR="006D0F26" w:rsidRPr="00017DDC" w:rsidRDefault="006D0F26" w:rsidP="006D0F26">
      <w:pPr>
        <w:spacing w:after="0" w:line="240" w:lineRule="auto"/>
        <w:jc w:val="center"/>
        <w:rPr>
          <w:rFonts w:ascii="Cambria" w:hAnsi="Cambria"/>
          <w:b/>
          <w:rPrChange w:id="0" w:author="Alexander Waters" w:date="2021-10-27T11:54:00Z">
            <w:rPr>
              <w:b/>
            </w:rPr>
          </w:rPrChange>
        </w:rPr>
      </w:pPr>
    </w:p>
    <w:p w14:paraId="3A38156A" w14:textId="762B278B" w:rsidR="00C35A72" w:rsidRPr="00017DDC" w:rsidRDefault="008D3A4F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1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2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PURPOSE</w:t>
      </w:r>
    </w:p>
    <w:p w14:paraId="7098EE9D" w14:textId="111EE14B" w:rsidR="00C35A72" w:rsidRPr="00017DDC" w:rsidRDefault="00C35A72" w:rsidP="00C35A72">
      <w:pPr>
        <w:pStyle w:val="ListParagraph"/>
        <w:numPr>
          <w:ilvl w:val="1"/>
          <w:numId w:val="8"/>
        </w:numPr>
        <w:rPr>
          <w:rFonts w:ascii="Cambria" w:hAnsi="Cambria" w:cs="Arial"/>
          <w:bCs/>
          <w:rPrChange w:id="3" w:author="Alexander Waters" w:date="2021-10-27T11:54:00Z">
            <w:rPr>
              <w:rFonts w:ascii="Cambria" w:hAnsi="Cambria" w:cs="Arial"/>
              <w:bCs/>
            </w:rPr>
          </w:rPrChange>
        </w:rPr>
      </w:pPr>
      <w:r w:rsidRPr="00017DDC">
        <w:rPr>
          <w:rFonts w:ascii="Cambria" w:hAnsi="Cambria" w:cs="Arial"/>
          <w:bCs/>
          <w:rPrChange w:id="4" w:author="Alexander Waters" w:date="2021-10-27T11:54:00Z">
            <w:rPr>
              <w:rFonts w:ascii="Cambria" w:hAnsi="Cambria" w:cs="Arial"/>
              <w:bCs/>
            </w:rPr>
          </w:rPrChange>
        </w:rPr>
        <w:t xml:space="preserve">The purpose of this </w:t>
      </w:r>
      <w:r w:rsidR="004031D3" w:rsidRPr="00017DDC">
        <w:rPr>
          <w:rFonts w:ascii="Cambria" w:hAnsi="Cambria" w:cs="Arial"/>
          <w:bCs/>
          <w:rPrChange w:id="5" w:author="Alexander Waters" w:date="2021-10-27T11:54:00Z">
            <w:rPr>
              <w:rFonts w:ascii="Cambria" w:hAnsi="Cambria" w:cs="Arial"/>
              <w:bCs/>
            </w:rPr>
          </w:rPrChange>
        </w:rPr>
        <w:t>installation qualification protocol</w:t>
      </w:r>
      <w:r w:rsidRPr="00017DDC">
        <w:rPr>
          <w:rFonts w:ascii="Cambria" w:hAnsi="Cambria" w:cs="Arial"/>
          <w:bCs/>
          <w:rPrChange w:id="6" w:author="Alexander Waters" w:date="2021-10-27T11:54:00Z">
            <w:rPr>
              <w:rFonts w:ascii="Cambria" w:hAnsi="Cambria" w:cs="Arial"/>
              <w:bCs/>
            </w:rPr>
          </w:rPrChange>
        </w:rPr>
        <w:t xml:space="preserve"> is to define the installation qualification </w:t>
      </w:r>
      <w:r w:rsidR="00830B38" w:rsidRPr="00017DDC">
        <w:rPr>
          <w:rFonts w:ascii="Cambria" w:hAnsi="Cambria" w:cs="Arial"/>
          <w:bCs/>
          <w:rPrChange w:id="7" w:author="Alexander Waters" w:date="2021-10-27T11:54:00Z">
            <w:rPr>
              <w:rFonts w:ascii="Cambria" w:hAnsi="Cambria" w:cs="Arial"/>
              <w:bCs/>
            </w:rPr>
          </w:rPrChange>
        </w:rPr>
        <w:t>scheme</w:t>
      </w:r>
      <w:r w:rsidRPr="00017DDC">
        <w:rPr>
          <w:rFonts w:ascii="Cambria" w:hAnsi="Cambria" w:cs="Arial"/>
          <w:bCs/>
          <w:rPrChange w:id="8" w:author="Alexander Waters" w:date="2021-10-27T11:54:00Z">
            <w:rPr>
              <w:rFonts w:ascii="Cambria" w:hAnsi="Cambria" w:cs="Arial"/>
              <w:bCs/>
            </w:rPr>
          </w:rPrChange>
        </w:rPr>
        <w:t xml:space="preserve"> for the initial installation and commissioning of the </w:t>
      </w:r>
      <w:r w:rsidR="00DE5B5C" w:rsidRPr="00017DDC">
        <w:rPr>
          <w:rFonts w:ascii="Cambria" w:hAnsi="Cambria" w:cs="Arial"/>
          <w:rPrChange w:id="9" w:author="Alexander Waters" w:date="2021-10-27T11:54:00Z">
            <w:rPr>
              <w:rFonts w:ascii="Cambria" w:hAnsi="Cambria" w:cs="Arial"/>
            </w:rPr>
          </w:rPrChange>
        </w:rPr>
        <w:t xml:space="preserve">VERIFY™ S3082 Incubator that </w:t>
      </w:r>
      <w:r w:rsidR="004031D3" w:rsidRPr="00017DDC">
        <w:rPr>
          <w:rFonts w:ascii="Cambria" w:hAnsi="Cambria" w:cs="Arial"/>
          <w:rPrChange w:id="10" w:author="Alexander Waters" w:date="2021-10-27T11:54:00Z">
            <w:rPr>
              <w:rFonts w:ascii="Cambria" w:hAnsi="Cambria" w:cs="Arial"/>
            </w:rPr>
          </w:rPrChange>
        </w:rPr>
        <w:t>is to be</w:t>
      </w:r>
      <w:r w:rsidR="00DE5B5C" w:rsidRPr="00017DDC">
        <w:rPr>
          <w:rFonts w:ascii="Cambria" w:hAnsi="Cambria" w:cs="Arial"/>
          <w:rPrChange w:id="11" w:author="Alexander Waters" w:date="2021-10-27T11:54:00Z">
            <w:rPr>
              <w:rFonts w:ascii="Cambria" w:hAnsi="Cambria" w:cs="Arial"/>
            </w:rPr>
          </w:rPrChange>
        </w:rPr>
        <w:t xml:space="preserve"> installed</w:t>
      </w:r>
      <w:r w:rsidR="004031D3" w:rsidRPr="00017DDC">
        <w:rPr>
          <w:rFonts w:ascii="Cambria" w:hAnsi="Cambria" w:cs="Arial"/>
          <w:rPrChange w:id="12" w:author="Alexander Waters" w:date="2021-10-27T11:54:00Z">
            <w:rPr>
              <w:rFonts w:ascii="Cambria" w:hAnsi="Cambria" w:cs="Arial"/>
            </w:rPr>
          </w:rPrChange>
        </w:rPr>
        <w:t xml:space="preserve"> as a mobile unit</w:t>
      </w:r>
      <w:r w:rsidR="00DE5B5C" w:rsidRPr="00017DDC">
        <w:rPr>
          <w:rFonts w:ascii="Cambria" w:hAnsi="Cambria" w:cs="Arial"/>
          <w:rPrChange w:id="13" w:author="Alexander Waters" w:date="2021-10-27T11:54:00Z">
            <w:rPr>
              <w:rFonts w:ascii="Cambria" w:hAnsi="Cambria" w:cs="Arial"/>
            </w:rPr>
          </w:rPrChange>
        </w:rPr>
        <w:t xml:space="preserve"> at the Roswell, GA location of StimLabs. </w:t>
      </w:r>
      <w:r w:rsidR="00892A7A" w:rsidRPr="00017DDC">
        <w:rPr>
          <w:rFonts w:ascii="Cambria" w:hAnsi="Cambria" w:cs="Arial"/>
          <w:rPrChange w:id="14" w:author="Alexander Waters" w:date="2021-10-27T11:54:00Z">
            <w:rPr>
              <w:rFonts w:ascii="Cambria" w:hAnsi="Cambria" w:cs="Arial"/>
            </w:rPr>
          </w:rPrChange>
        </w:rPr>
        <w:t>The equipment is to be validated as a mobile unit</w:t>
      </w:r>
      <w:r w:rsidR="005E1414" w:rsidRPr="00017DDC">
        <w:rPr>
          <w:rFonts w:ascii="Cambria" w:hAnsi="Cambria" w:cs="Arial"/>
          <w:rPrChange w:id="15" w:author="Alexander Waters" w:date="2021-10-27T11:54:00Z">
            <w:rPr>
              <w:rFonts w:ascii="Cambria" w:hAnsi="Cambria" w:cs="Arial"/>
            </w:rPr>
          </w:rPrChange>
        </w:rPr>
        <w:t xml:space="preserve"> so that it may be utilized in any </w:t>
      </w:r>
      <w:r w:rsidR="002D1875" w:rsidRPr="00017DDC">
        <w:rPr>
          <w:rFonts w:ascii="Cambria" w:hAnsi="Cambria" w:cs="Arial"/>
          <w:rPrChange w:id="16" w:author="Alexander Waters" w:date="2021-10-27T11:54:00Z">
            <w:rPr>
              <w:rFonts w:ascii="Cambria" w:hAnsi="Cambria" w:cs="Arial"/>
            </w:rPr>
          </w:rPrChange>
        </w:rPr>
        <w:t>ISO 7 classified cleanroom at StimLabs.</w:t>
      </w:r>
    </w:p>
    <w:p w14:paraId="19AAEC8D" w14:textId="11589B96" w:rsidR="00CC39B8" w:rsidRPr="00017DDC" w:rsidRDefault="008D3A4F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17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18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SCOPE</w:t>
      </w:r>
    </w:p>
    <w:p w14:paraId="0F5594F3" w14:textId="2A0CE499" w:rsidR="00126C07" w:rsidRPr="00017DDC" w:rsidRDefault="00126C07" w:rsidP="00126C07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  <w:rPrChange w:id="19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Cs/>
          <w:rPrChange w:id="20" w:author="Alexander Waters" w:date="2021-10-27T11:54:00Z">
            <w:rPr>
              <w:rFonts w:ascii="Cambria" w:hAnsi="Cambria" w:cs="Arial"/>
              <w:bCs/>
            </w:rPr>
          </w:rPrChange>
        </w:rPr>
        <w:t xml:space="preserve">This IQ protocol applies to the </w:t>
      </w:r>
      <w:r w:rsidRPr="00017DDC">
        <w:rPr>
          <w:rFonts w:ascii="Cambria" w:hAnsi="Cambria" w:cs="Arial"/>
          <w:rPrChange w:id="21" w:author="Alexander Waters" w:date="2021-10-27T11:54:00Z">
            <w:rPr>
              <w:rFonts w:ascii="Cambria" w:hAnsi="Cambria" w:cs="Arial"/>
            </w:rPr>
          </w:rPrChange>
        </w:rPr>
        <w:t>VERIFY™ S3082 Incubator</w:t>
      </w:r>
      <w:r w:rsidR="0075443C" w:rsidRPr="00017DDC">
        <w:rPr>
          <w:rFonts w:ascii="Cambria" w:hAnsi="Cambria" w:cs="Arial"/>
          <w:rPrChange w:id="22" w:author="Alexander Waters" w:date="2021-10-27T11:54:00Z">
            <w:rPr>
              <w:rFonts w:ascii="Cambria" w:hAnsi="Cambria" w:cs="Arial"/>
            </w:rPr>
          </w:rPrChange>
        </w:rPr>
        <w:t xml:space="preserve">. The VERIFY™ S3082 Incubator </w:t>
      </w:r>
      <w:r w:rsidR="00C33B78" w:rsidRPr="00017DDC">
        <w:rPr>
          <w:rFonts w:ascii="Cambria" w:hAnsi="Cambria" w:cs="Arial"/>
          <w:rPrChange w:id="23" w:author="Alexander Waters" w:date="2021-10-27T11:54:00Z">
            <w:rPr>
              <w:rFonts w:ascii="Cambria" w:hAnsi="Cambria" w:cs="Arial"/>
            </w:rPr>
          </w:rPrChange>
        </w:rPr>
        <w:t xml:space="preserve">is designed for use with </w:t>
      </w:r>
      <w:r w:rsidR="00D40788" w:rsidRPr="00017DDC">
        <w:rPr>
          <w:rFonts w:ascii="Cambria" w:hAnsi="Cambria" w:cs="Arial"/>
          <w:bCs/>
          <w:rPrChange w:id="24" w:author="Alexander Waters" w:date="2021-10-27T11:54:00Z">
            <w:rPr>
              <w:rFonts w:ascii="Cambria" w:hAnsi="Cambria" w:cs="Arial"/>
              <w:bCs/>
            </w:rPr>
          </w:rPrChange>
        </w:rPr>
        <w:t xml:space="preserve">VERIFY™ Self-Contained Biological Indicators (SCBIs). This equipment is utilized </w:t>
      </w:r>
      <w:r w:rsidR="00DA2EC9" w:rsidRPr="00017DDC">
        <w:rPr>
          <w:rFonts w:ascii="Cambria" w:hAnsi="Cambria" w:cs="Arial"/>
          <w:bCs/>
          <w:rPrChange w:id="25" w:author="Alexander Waters" w:date="2021-10-27T11:54:00Z">
            <w:rPr>
              <w:rFonts w:ascii="Cambria" w:hAnsi="Cambria" w:cs="Arial"/>
              <w:bCs/>
            </w:rPr>
          </w:rPrChange>
        </w:rPr>
        <w:t>to</w:t>
      </w:r>
      <w:r w:rsidR="00D40788" w:rsidRPr="00017DDC">
        <w:rPr>
          <w:rFonts w:ascii="Cambria" w:hAnsi="Cambria" w:cs="Arial"/>
          <w:bCs/>
          <w:rPrChange w:id="26" w:author="Alexander Waters" w:date="2021-10-27T11:54:00Z">
            <w:rPr>
              <w:rFonts w:ascii="Cambria" w:hAnsi="Cambria" w:cs="Arial"/>
              <w:bCs/>
            </w:rPr>
          </w:rPrChange>
        </w:rPr>
        <w:t xml:space="preserve"> </w:t>
      </w:r>
      <w:r w:rsidR="005E2D04" w:rsidRPr="00017DDC">
        <w:rPr>
          <w:rFonts w:ascii="Cambria" w:hAnsi="Cambria" w:cs="Arial"/>
          <w:bCs/>
          <w:rPrChange w:id="27" w:author="Alexander Waters" w:date="2021-10-27T11:54:00Z">
            <w:rPr>
              <w:rFonts w:ascii="Cambria" w:hAnsi="Cambria" w:cs="Arial"/>
              <w:bCs/>
            </w:rPr>
          </w:rPrChange>
        </w:rPr>
        <w:t>prov</w:t>
      </w:r>
      <w:r w:rsidR="006D69F1" w:rsidRPr="00017DDC">
        <w:rPr>
          <w:rFonts w:ascii="Cambria" w:hAnsi="Cambria" w:cs="Arial"/>
          <w:bCs/>
          <w:rPrChange w:id="28" w:author="Alexander Waters" w:date="2021-10-27T11:54:00Z">
            <w:rPr>
              <w:rFonts w:ascii="Cambria" w:hAnsi="Cambria" w:cs="Arial"/>
              <w:bCs/>
            </w:rPr>
          </w:rPrChange>
        </w:rPr>
        <w:t xml:space="preserve">ide objective evidence </w:t>
      </w:r>
      <w:r w:rsidR="00DA2EC9" w:rsidRPr="00017DDC">
        <w:rPr>
          <w:rFonts w:ascii="Cambria" w:hAnsi="Cambria" w:cs="Arial"/>
          <w:bCs/>
          <w:rPrChange w:id="29" w:author="Alexander Waters" w:date="2021-10-27T11:54:00Z">
            <w:rPr>
              <w:rFonts w:ascii="Cambria" w:hAnsi="Cambria" w:cs="Arial"/>
              <w:bCs/>
            </w:rPr>
          </w:rPrChange>
        </w:rPr>
        <w:t>for determining</w:t>
      </w:r>
      <w:r w:rsidR="009B0CDF" w:rsidRPr="00017DDC">
        <w:rPr>
          <w:rFonts w:ascii="Cambria" w:hAnsi="Cambria" w:cs="Arial"/>
          <w:bCs/>
          <w:rPrChange w:id="30" w:author="Alexander Waters" w:date="2021-10-27T11:54:00Z">
            <w:rPr>
              <w:rFonts w:ascii="Cambria" w:hAnsi="Cambria" w:cs="Arial"/>
              <w:bCs/>
            </w:rPr>
          </w:rPrChange>
        </w:rPr>
        <w:t xml:space="preserve"> the efficacy of sterilization processes conducted at StimLabs. </w:t>
      </w:r>
    </w:p>
    <w:p w14:paraId="4BAA8744" w14:textId="126827D3" w:rsidR="00F4449E" w:rsidRPr="00017DDC" w:rsidRDefault="00F4449E" w:rsidP="00126C07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  <w:rPrChange w:id="31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Cs/>
          <w:rPrChange w:id="32" w:author="Alexander Waters" w:date="2021-10-27T11:54:00Z">
            <w:rPr>
              <w:rFonts w:ascii="Cambria" w:hAnsi="Cambria" w:cs="Arial"/>
              <w:bCs/>
            </w:rPr>
          </w:rPrChange>
        </w:rPr>
        <w:t xml:space="preserve">This equipment </w:t>
      </w:r>
      <w:proofErr w:type="gramStart"/>
      <w:r w:rsidRPr="00017DDC">
        <w:rPr>
          <w:rFonts w:ascii="Cambria" w:hAnsi="Cambria" w:cs="Arial"/>
          <w:bCs/>
          <w:rPrChange w:id="33" w:author="Alexander Waters" w:date="2021-10-27T11:54:00Z">
            <w:rPr>
              <w:rFonts w:ascii="Cambria" w:hAnsi="Cambria" w:cs="Arial"/>
              <w:bCs/>
            </w:rPr>
          </w:rPrChange>
        </w:rPr>
        <w:t>is located in</w:t>
      </w:r>
      <w:proofErr w:type="gramEnd"/>
      <w:r w:rsidRPr="00017DDC">
        <w:rPr>
          <w:rFonts w:ascii="Cambria" w:hAnsi="Cambria" w:cs="Arial"/>
          <w:bCs/>
          <w:rPrChange w:id="34" w:author="Alexander Waters" w:date="2021-10-27T11:54:00Z">
            <w:rPr>
              <w:rFonts w:ascii="Cambria" w:hAnsi="Cambria" w:cs="Arial"/>
              <w:bCs/>
            </w:rPr>
          </w:rPrChange>
        </w:rPr>
        <w:t xml:space="preserve"> the existing cleanroom at</w:t>
      </w:r>
      <w:r w:rsidR="00A72B6C" w:rsidRPr="00017DDC">
        <w:rPr>
          <w:rFonts w:ascii="Cambria" w:hAnsi="Cambria" w:cs="Arial"/>
          <w:bCs/>
          <w:rPrChange w:id="35" w:author="Alexander Waters" w:date="2021-10-27T11:54:00Z">
            <w:rPr>
              <w:rFonts w:ascii="Cambria" w:hAnsi="Cambria" w:cs="Arial"/>
              <w:bCs/>
            </w:rPr>
          </w:rPrChange>
        </w:rPr>
        <w:t xml:space="preserve"> the</w:t>
      </w:r>
      <w:r w:rsidRPr="00017DDC">
        <w:rPr>
          <w:rFonts w:ascii="Cambria" w:hAnsi="Cambria" w:cs="Arial"/>
          <w:bCs/>
          <w:rPrChange w:id="36" w:author="Alexander Waters" w:date="2021-10-27T11:54:00Z">
            <w:rPr>
              <w:rFonts w:ascii="Cambria" w:hAnsi="Cambria" w:cs="Arial"/>
              <w:bCs/>
            </w:rPr>
          </w:rPrChange>
        </w:rPr>
        <w:t xml:space="preserve"> StimLabs</w:t>
      </w:r>
      <w:r w:rsidR="00A72B6C" w:rsidRPr="00017DDC">
        <w:rPr>
          <w:rFonts w:ascii="Cambria" w:hAnsi="Cambria" w:cs="Arial"/>
          <w:bCs/>
          <w:rPrChange w:id="37" w:author="Alexander Waters" w:date="2021-10-27T11:54:00Z">
            <w:rPr>
              <w:rFonts w:ascii="Cambria" w:hAnsi="Cambria" w:cs="Arial"/>
              <w:bCs/>
            </w:rPr>
          </w:rPrChange>
        </w:rPr>
        <w:t xml:space="preserve"> facility in Roswell, GA.</w:t>
      </w:r>
    </w:p>
    <w:p w14:paraId="02D2CB48" w14:textId="4C1F8B4B" w:rsidR="006D0F26" w:rsidRPr="00017DDC" w:rsidRDefault="006D0F26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38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39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BACKGROUND</w:t>
      </w:r>
    </w:p>
    <w:p w14:paraId="4A3BB48D" w14:textId="77777777" w:rsidR="00B30C2C" w:rsidRPr="00017DDC" w:rsidRDefault="00B30C2C" w:rsidP="00B30C2C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  <w:rPrChange w:id="40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rPrChange w:id="41" w:author="Alexander Waters" w:date="2021-10-27T11:54:00Z">
            <w:rPr>
              <w:rFonts w:ascii="Cambria" w:hAnsi="Cambria" w:cs="Arial"/>
            </w:rPr>
          </w:rPrChange>
        </w:rPr>
        <w:t>StimLabs is a tissue bank involved in processing human derived tissues to generate products for transplantation. The VERIFY™ S3082 Incubator is designed to incubate VERIFY™ Self-Contained Biological Indicators (SCBIs) at 57℃ following a steam sterilization cycle.</w:t>
      </w:r>
    </w:p>
    <w:p w14:paraId="6F8A6235" w14:textId="77777777" w:rsidR="00B30C2C" w:rsidRPr="00017DDC" w:rsidRDefault="00B30C2C" w:rsidP="00B30C2C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  <w:rPrChange w:id="42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rPrChange w:id="43" w:author="Alexander Waters" w:date="2021-10-27T11:54:00Z">
            <w:rPr>
              <w:rFonts w:ascii="Cambria" w:hAnsi="Cambria" w:cs="Arial"/>
            </w:rPr>
          </w:rPrChange>
        </w:rPr>
        <w:t>Successful completion of this validation study will ensure conditions during tissue processing are met to kill a specified number of microorganisms for given sterilization processes and subsequently provide a level of confidence in the efficacy of the sterilization processes.</w:t>
      </w:r>
      <w:del w:id="44" w:author="Alexander Waters" w:date="2021-10-27T09:51:00Z">
        <w:r w:rsidRPr="00017DDC" w:rsidDel="00AC704B">
          <w:rPr>
            <w:rFonts w:ascii="Cambria" w:hAnsi="Cambria" w:cs="Arial"/>
            <w:rPrChange w:id="45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</w:p>
    <w:p w14:paraId="712F9A34" w14:textId="500CAC1F" w:rsidR="00B30C2C" w:rsidRPr="00017DDC" w:rsidRDefault="00120F9C" w:rsidP="00B30C2C">
      <w:pPr>
        <w:pStyle w:val="ListParagraph"/>
        <w:numPr>
          <w:ilvl w:val="1"/>
          <w:numId w:val="8"/>
        </w:numPr>
        <w:rPr>
          <w:ins w:id="46" w:author="Alexander Waters" w:date="2021-10-27T09:50:00Z"/>
          <w:rFonts w:ascii="Cambria" w:hAnsi="Cambria" w:cs="Arial"/>
          <w:bCs/>
          <w:rPrChange w:id="47" w:author="Alexander Waters" w:date="2021-10-27T11:54:00Z">
            <w:rPr>
              <w:ins w:id="48" w:author="Alexander Waters" w:date="2021-10-27T09:50:00Z"/>
              <w:rFonts w:ascii="Cambria" w:hAnsi="Cambria" w:cs="Arial"/>
              <w:bCs/>
            </w:rPr>
          </w:rPrChange>
        </w:rPr>
      </w:pPr>
      <w:ins w:id="49" w:author="Alexander Waters" w:date="2021-10-27T09:47:00Z">
        <w:r w:rsidRPr="00017DDC">
          <w:rPr>
            <w:rFonts w:ascii="Cambria" w:hAnsi="Cambria" w:cs="Arial"/>
            <w:bCs/>
            <w:rPrChange w:id="50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>To ensure</w:t>
        </w:r>
        <w:r w:rsidR="00840642" w:rsidRPr="00017DDC">
          <w:rPr>
            <w:rFonts w:ascii="Cambria" w:hAnsi="Cambria" w:cs="Arial"/>
            <w:bCs/>
            <w:rPrChange w:id="51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 xml:space="preserve"> the incubator is fit for the intended purpose(s), St</w:t>
        </w:r>
      </w:ins>
      <w:ins w:id="52" w:author="Alexander Waters" w:date="2021-10-27T09:48:00Z">
        <w:r w:rsidR="00840642" w:rsidRPr="00017DDC">
          <w:rPr>
            <w:rFonts w:ascii="Cambria" w:hAnsi="Cambria" w:cs="Arial"/>
            <w:bCs/>
            <w:rPrChange w:id="53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 xml:space="preserve">imLabs will perform an installation qualification and continue to monitor the performance of the incubator while it is being used </w:t>
        </w:r>
        <w:r w:rsidR="000E5D06" w:rsidRPr="00017DDC">
          <w:rPr>
            <w:rFonts w:ascii="Cambria" w:hAnsi="Cambria" w:cs="Arial"/>
            <w:bCs/>
            <w:rPrChange w:id="54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to incubate </w:t>
        </w:r>
      </w:ins>
      <w:ins w:id="55" w:author="Alexander Waters" w:date="2021-10-27T09:49:00Z">
        <w:r w:rsidR="000E5D06" w:rsidRPr="00017DDC">
          <w:rPr>
            <w:rFonts w:ascii="Cambria" w:hAnsi="Cambria" w:cs="Arial"/>
            <w:rPrChange w:id="56" w:author="Alexander Waters" w:date="2021-10-27T11:54:00Z">
              <w:rPr>
                <w:rFonts w:ascii="Cambria" w:hAnsi="Cambria" w:cs="Arial"/>
              </w:rPr>
            </w:rPrChange>
          </w:rPr>
          <w:t>VERIFY™ Self-Contained Biological Indicators (SCBIs)</w:t>
        </w:r>
        <w:r w:rsidR="00606768" w:rsidRPr="00017DDC">
          <w:rPr>
            <w:rFonts w:ascii="Cambria" w:hAnsi="Cambria" w:cs="Arial"/>
            <w:rPrChange w:id="57" w:author="Alexander Waters" w:date="2021-10-27T11:54:00Z">
              <w:rPr>
                <w:rFonts w:ascii="Cambria" w:hAnsi="Cambria" w:cs="Arial"/>
              </w:rPr>
            </w:rPrChange>
          </w:rPr>
          <w:t>.</w:t>
        </w:r>
      </w:ins>
    </w:p>
    <w:p w14:paraId="272AFDF3" w14:textId="3083EC4A" w:rsidR="00B44E31" w:rsidRPr="00017DDC" w:rsidRDefault="00B44E31" w:rsidP="00B30C2C">
      <w:pPr>
        <w:pStyle w:val="ListParagraph"/>
        <w:numPr>
          <w:ilvl w:val="1"/>
          <w:numId w:val="8"/>
        </w:numPr>
        <w:rPr>
          <w:rFonts w:ascii="Cambria" w:hAnsi="Cambria" w:cs="Arial"/>
          <w:bCs/>
          <w:rPrChange w:id="58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ins w:id="59" w:author="Alexander Waters" w:date="2021-10-27T09:50:00Z">
        <w:r w:rsidRPr="00017DDC">
          <w:rPr>
            <w:rFonts w:ascii="Cambria" w:hAnsi="Cambria" w:cs="Arial"/>
            <w:rPrChange w:id="60" w:author="Alexander Waters" w:date="2021-10-27T11:54:00Z">
              <w:rPr>
                <w:rFonts w:ascii="Cambria" w:hAnsi="Cambria" w:cs="Arial"/>
              </w:rPr>
            </w:rPrChange>
          </w:rPr>
          <w:t xml:space="preserve">The equipment is to be calibrated by an independent contractor that is an approved supplier prior to initiation of </w:t>
        </w:r>
        <w:r w:rsidR="00AC704B" w:rsidRPr="00017DDC">
          <w:rPr>
            <w:rFonts w:ascii="Cambria" w:hAnsi="Cambria" w:cs="Arial"/>
            <w:rPrChange w:id="61" w:author="Alexander Waters" w:date="2021-10-27T11:54:00Z">
              <w:rPr>
                <w:rFonts w:ascii="Cambria" w:hAnsi="Cambria" w:cs="Arial"/>
              </w:rPr>
            </w:rPrChange>
          </w:rPr>
          <w:t>validation activities.</w:t>
        </w:r>
      </w:ins>
    </w:p>
    <w:p w14:paraId="6A867019" w14:textId="5DB9F9A5" w:rsidR="00CC39B8" w:rsidRPr="00017DDC" w:rsidRDefault="00AB623D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62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3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REFERENCES</w:t>
      </w:r>
    </w:p>
    <w:p w14:paraId="03CA6AD0" w14:textId="77777777" w:rsidR="00A30792" w:rsidRPr="00017DDC" w:rsidRDefault="00A30792" w:rsidP="00A30792">
      <w:pPr>
        <w:pStyle w:val="ListParagraph"/>
        <w:numPr>
          <w:ilvl w:val="1"/>
          <w:numId w:val="8"/>
        </w:numPr>
        <w:rPr>
          <w:rFonts w:ascii="Cambria" w:hAnsi="Cambria" w:cs="Arial"/>
          <w:rPrChange w:id="64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5" w:author="Alexander Waters" w:date="2021-10-27T11:54:00Z">
            <w:rPr>
              <w:rFonts w:ascii="Cambria" w:hAnsi="Cambria" w:cs="Arial"/>
            </w:rPr>
          </w:rPrChange>
        </w:rPr>
        <w:t>Food and Drug Administration 21 CFR Part 1271</w:t>
      </w:r>
    </w:p>
    <w:p w14:paraId="07705654" w14:textId="77777777" w:rsidR="00A30792" w:rsidRPr="00017DDC" w:rsidRDefault="00A30792" w:rsidP="00A30792">
      <w:pPr>
        <w:pStyle w:val="ListParagraph"/>
        <w:numPr>
          <w:ilvl w:val="1"/>
          <w:numId w:val="8"/>
        </w:numPr>
        <w:rPr>
          <w:rFonts w:ascii="Cambria" w:hAnsi="Cambria" w:cs="Arial"/>
          <w:rPrChange w:id="66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7" w:author="Alexander Waters" w:date="2021-10-27T11:54:00Z">
            <w:rPr>
              <w:rFonts w:ascii="Cambria" w:hAnsi="Cambria" w:cs="Arial"/>
            </w:rPr>
          </w:rPrChange>
        </w:rPr>
        <w:t xml:space="preserve">American Association for Tissue Banks </w:t>
      </w:r>
      <w:r w:rsidRPr="00017DDC">
        <w:rPr>
          <w:rFonts w:ascii="Cambria" w:hAnsi="Cambria" w:cs="Arial"/>
          <w:i/>
          <w:rPrChange w:id="68" w:author="Alexander Waters" w:date="2021-10-27T11:54:00Z">
            <w:rPr>
              <w:rFonts w:ascii="Cambria" w:hAnsi="Cambria" w:cs="Arial"/>
              <w:i/>
            </w:rPr>
          </w:rPrChange>
        </w:rPr>
        <w:t>Standards for Tissue Banking</w:t>
      </w:r>
    </w:p>
    <w:p w14:paraId="5CF3A67F" w14:textId="77777777" w:rsidR="00A30792" w:rsidRPr="00017DDC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9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70" w:author="Alexander Waters" w:date="2021-10-27T11:54:00Z">
            <w:rPr>
              <w:rFonts w:ascii="Cambria" w:hAnsi="Cambria" w:cs="Arial"/>
            </w:rPr>
          </w:rPrChange>
        </w:rPr>
        <w:t xml:space="preserve">Equipment Manual </w:t>
      </w:r>
    </w:p>
    <w:p w14:paraId="0A473500" w14:textId="77777777" w:rsidR="00A30792" w:rsidRPr="00017DDC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71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72" w:author="Alexander Waters" w:date="2021-10-27T11:54:00Z">
            <w:rPr>
              <w:rFonts w:ascii="Cambria" w:hAnsi="Cambria" w:cs="Arial"/>
            </w:rPr>
          </w:rPrChange>
        </w:rPr>
        <w:t xml:space="preserve">FDA Guidance for Industry – Process Validation: General Principles and Practices </w:t>
      </w:r>
    </w:p>
    <w:p w14:paraId="68C8F2D3" w14:textId="77777777" w:rsidR="00A30792" w:rsidRPr="00017DDC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73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74" w:author="Alexander Waters" w:date="2021-10-27T11:54:00Z">
            <w:rPr>
              <w:rFonts w:ascii="Cambria" w:hAnsi="Cambria" w:cs="Arial"/>
            </w:rPr>
          </w:rPrChange>
        </w:rPr>
        <w:t>GHTF/SG3/N99-10:2004 Quality Management Systems – Process Validation Guidance</w:t>
      </w:r>
    </w:p>
    <w:p w14:paraId="001880D7" w14:textId="7B92D264" w:rsidR="00A30792" w:rsidRPr="00017DDC" w:rsidDel="00F95F2D" w:rsidRDefault="00C54D92" w:rsidP="00C8477D">
      <w:pPr>
        <w:pStyle w:val="ListParagraph"/>
        <w:numPr>
          <w:ilvl w:val="0"/>
          <w:numId w:val="8"/>
        </w:numPr>
        <w:rPr>
          <w:del w:id="75" w:author="Alexander Waters" w:date="2021-10-27T09:26:00Z"/>
          <w:rFonts w:ascii="Cambria" w:hAnsi="Cambria" w:cs="Arial"/>
          <w:rPrChange w:id="76" w:author="Alexander Waters" w:date="2021-10-27T11:54:00Z">
            <w:rPr>
              <w:del w:id="77" w:author="Alexander Waters" w:date="2021-10-27T09:26:00Z"/>
              <w:rFonts w:ascii="Cambria" w:hAnsi="Cambria" w:cs="Arial"/>
            </w:rPr>
          </w:rPrChange>
        </w:rPr>
      </w:pPr>
      <w:ins w:id="78" w:author="Alexander Waters" w:date="2021-10-27T09:26:00Z">
        <w:r w:rsidRPr="00017DDC">
          <w:rPr>
            <w:rFonts w:ascii="Cambria" w:hAnsi="Cambria" w:cs="Arial"/>
            <w:rPrChange w:id="79" w:author="Alexander Waters" w:date="2021-10-27T11:54:00Z">
              <w:rPr>
                <w:rFonts w:ascii="Cambria" w:hAnsi="Cambria" w:cs="Arial"/>
              </w:rPr>
            </w:rPrChange>
          </w:rPr>
          <w:lastRenderedPageBreak/>
          <w:t>VAP21-025-00 Verify S3082</w:t>
        </w:r>
      </w:ins>
      <w:ins w:id="80" w:author="Alexander Waters" w:date="2021-10-27T09:30:00Z">
        <w:r w:rsidR="00627C24" w:rsidRPr="00017DDC">
          <w:rPr>
            <w:rFonts w:ascii="Cambria" w:hAnsi="Cambria" w:cs="Arial"/>
            <w:rPrChange w:id="81" w:author="Alexander Waters" w:date="2021-10-27T11:54:00Z">
              <w:rPr>
                <w:rFonts w:ascii="Cambria" w:hAnsi="Cambria" w:cs="Arial"/>
              </w:rPr>
            </w:rPrChange>
          </w:rPr>
          <w:t xml:space="preserve"> Incubator</w:t>
        </w:r>
        <w:r w:rsidR="00F83B4B" w:rsidRPr="00017DDC">
          <w:rPr>
            <w:rFonts w:ascii="Cambria" w:hAnsi="Cambria" w:cs="Arial"/>
            <w:rPrChange w:id="82" w:author="Alexander Waters" w:date="2021-10-27T11:54:00Z">
              <w:rPr>
                <w:rFonts w:ascii="Cambria" w:hAnsi="Cambria" w:cs="Arial"/>
              </w:rPr>
            </w:rPrChange>
          </w:rPr>
          <w:t xml:space="preserve"> Process Validation Plan (PVP)</w:t>
        </w:r>
      </w:ins>
      <w:del w:id="83" w:author="Alexander Waters" w:date="2021-10-27T09:26:00Z">
        <w:r w:rsidR="00A30792" w:rsidRPr="00017DDC" w:rsidDel="00C54D92">
          <w:rPr>
            <w:rFonts w:ascii="Cambria" w:hAnsi="Cambria" w:cs="Arial"/>
            <w:rPrChange w:id="84" w:author="Alexander Waters" w:date="2021-10-27T11:54:00Z">
              <w:rPr>
                <w:rFonts w:ascii="Cambria" w:hAnsi="Cambria" w:cs="Arial"/>
              </w:rPr>
            </w:rPrChange>
          </w:rPr>
          <w:delText>Process Validation Plan (PVP)</w:delText>
        </w:r>
      </w:del>
    </w:p>
    <w:p w14:paraId="4A9E4076" w14:textId="77777777" w:rsidR="00F95F2D" w:rsidRPr="00017DDC" w:rsidRDefault="00F95F2D" w:rsidP="00C8477D">
      <w:pPr>
        <w:pStyle w:val="ListParagraph"/>
        <w:numPr>
          <w:ilvl w:val="1"/>
          <w:numId w:val="8"/>
        </w:numPr>
        <w:rPr>
          <w:ins w:id="85" w:author="Alexander Waters" w:date="2021-10-27T09:54:00Z"/>
          <w:rFonts w:ascii="Cambria" w:hAnsi="Cambria" w:cs="Arial"/>
          <w:rPrChange w:id="86" w:author="Alexander Waters" w:date="2021-10-27T11:54:00Z">
            <w:rPr>
              <w:ins w:id="87" w:author="Alexander Waters" w:date="2021-10-27T09:54:00Z"/>
              <w:rFonts w:ascii="Cambria" w:hAnsi="Cambria" w:cs="Arial"/>
            </w:rPr>
          </w:rPrChange>
        </w:rPr>
      </w:pPr>
    </w:p>
    <w:p w14:paraId="7AE9D5B1" w14:textId="217A1F57" w:rsidR="00F83B4B" w:rsidRPr="00017DDC" w:rsidRDefault="00DB158F">
      <w:pPr>
        <w:pStyle w:val="ListParagraph"/>
        <w:numPr>
          <w:ilvl w:val="1"/>
          <w:numId w:val="8"/>
        </w:numPr>
        <w:rPr>
          <w:ins w:id="88" w:author="Alexander Waters" w:date="2021-10-27T09:31:00Z"/>
          <w:rFonts w:ascii="Cambria" w:hAnsi="Cambria" w:cs="Arial"/>
          <w:rPrChange w:id="89" w:author="Alexander Waters" w:date="2021-10-27T11:54:00Z">
            <w:rPr>
              <w:ins w:id="90" w:author="Alexander Waters" w:date="2021-10-27T09:31:00Z"/>
            </w:rPr>
          </w:rPrChange>
        </w:rPr>
      </w:pPr>
      <w:ins w:id="91" w:author="Alexander Waters" w:date="2021-10-27T09:53:00Z">
        <w:r w:rsidRPr="00017DDC">
          <w:rPr>
            <w:rFonts w:ascii="Cambria" w:hAnsi="Cambria" w:cs="Arial"/>
            <w:rPrChange w:id="92" w:author="Alexander Waters" w:date="2021-10-27T11:54:00Z">
              <w:rPr>
                <w:rFonts w:ascii="Cambria" w:hAnsi="Cambria" w:cs="Arial"/>
              </w:rPr>
            </w:rPrChange>
          </w:rPr>
          <w:t>PCR21-036</w:t>
        </w:r>
      </w:ins>
      <w:ins w:id="93" w:author="Alexander Waters" w:date="2021-10-27T09:54:00Z">
        <w:r w:rsidR="003460E4" w:rsidRPr="00017DDC">
          <w:rPr>
            <w:rFonts w:ascii="Cambria" w:hAnsi="Cambria" w:cs="Arial"/>
            <w:rPrChange w:id="94" w:author="Alexander Waters" w:date="2021-10-27T11:54:00Z">
              <w:rPr>
                <w:rFonts w:ascii="Cambria" w:hAnsi="Cambria" w:cs="Arial"/>
              </w:rPr>
            </w:rPrChange>
          </w:rPr>
          <w:t>-New Incubator</w:t>
        </w:r>
      </w:ins>
    </w:p>
    <w:p w14:paraId="42875F7A" w14:textId="6F0D65C0" w:rsidR="00CC39B8" w:rsidRPr="00017DDC" w:rsidRDefault="00AB623D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95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96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DEFINITIONS</w:t>
      </w:r>
    </w:p>
    <w:p w14:paraId="2D26E4B5" w14:textId="625FFC6E" w:rsidR="00B23B67" w:rsidRPr="00017DDC" w:rsidRDefault="006D0F26" w:rsidP="00C8477D">
      <w:pPr>
        <w:pStyle w:val="ListParagraph"/>
        <w:numPr>
          <w:ilvl w:val="1"/>
          <w:numId w:val="8"/>
        </w:numPr>
        <w:rPr>
          <w:ins w:id="97" w:author="Alexander Waters" w:date="2021-10-27T09:55:00Z"/>
          <w:rFonts w:ascii="Cambria" w:hAnsi="Cambria" w:cs="Arial"/>
          <w:rPrChange w:id="98" w:author="Alexander Waters" w:date="2021-10-27T11:54:00Z">
            <w:rPr>
              <w:ins w:id="99" w:author="Alexander Waters" w:date="2021-10-27T09:55:00Z"/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00" w:author="Alexander Waters" w:date="2021-10-27T11:54:00Z">
            <w:rPr>
              <w:rFonts w:ascii="Cambria" w:hAnsi="Cambria" w:cs="Arial"/>
              <w:b/>
            </w:rPr>
          </w:rPrChange>
        </w:rPr>
        <w:t>Acceptance Criteria</w:t>
      </w:r>
      <w:r w:rsidR="00B23B67" w:rsidRPr="00017DDC">
        <w:rPr>
          <w:rFonts w:ascii="Cambria" w:hAnsi="Cambria" w:cs="Arial"/>
          <w:b/>
          <w:rPrChange w:id="101" w:author="Alexander Waters" w:date="2021-10-27T11:54:00Z">
            <w:rPr>
              <w:rFonts w:ascii="Cambria" w:hAnsi="Cambria" w:cs="Arial"/>
              <w:b/>
            </w:rPr>
          </w:rPrChange>
        </w:rPr>
        <w:t>:</w:t>
      </w:r>
      <w:r w:rsidRPr="00017DDC">
        <w:rPr>
          <w:rFonts w:ascii="Cambria" w:hAnsi="Cambria" w:cs="Arial"/>
          <w:rPrChange w:id="102" w:author="Alexander Waters" w:date="2021-10-27T11:54:00Z">
            <w:rPr>
              <w:rFonts w:ascii="Cambria" w:hAnsi="Cambria" w:cs="Arial"/>
            </w:rPr>
          </w:rPrChange>
        </w:rPr>
        <w:t xml:space="preserve"> </w:t>
      </w:r>
      <w:del w:id="103" w:author="Alexander Waters" w:date="2021-10-27T09:31:00Z">
        <w:r w:rsidRPr="00017DDC" w:rsidDel="00F83B4B">
          <w:rPr>
            <w:rFonts w:ascii="Cambria" w:hAnsi="Cambria" w:cs="Arial"/>
            <w:rPrChange w:id="104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  <w:r w:rsidRPr="00017DDC">
        <w:rPr>
          <w:rFonts w:ascii="Cambria" w:hAnsi="Cambria" w:cs="Arial"/>
          <w:rPrChange w:id="105" w:author="Alexander Waters" w:date="2021-10-27T11:54:00Z">
            <w:rPr>
              <w:rFonts w:ascii="Cambria" w:hAnsi="Cambria" w:cs="Arial"/>
            </w:rPr>
          </w:rPrChange>
        </w:rPr>
        <w:t>Pre</w:t>
      </w:r>
      <w:del w:id="106" w:author="Alexander Waters" w:date="2021-10-27T09:31:00Z">
        <w:r w:rsidRPr="00017DDC" w:rsidDel="00F83B4B">
          <w:rPr>
            <w:rFonts w:ascii="Cambria" w:hAnsi="Cambria" w:cs="Arial"/>
            <w:rPrChange w:id="107" w:author="Alexander Waters" w:date="2021-10-27T11:54:00Z">
              <w:rPr>
                <w:rFonts w:ascii="Cambria" w:hAnsi="Cambria" w:cs="Arial"/>
              </w:rPr>
            </w:rPrChange>
          </w:rPr>
          <w:delText>-</w:delText>
        </w:r>
      </w:del>
      <w:r w:rsidRPr="00017DDC">
        <w:rPr>
          <w:rFonts w:ascii="Cambria" w:hAnsi="Cambria" w:cs="Arial"/>
          <w:rPrChange w:id="108" w:author="Alexander Waters" w:date="2021-10-27T11:54:00Z">
            <w:rPr>
              <w:rFonts w:ascii="Cambria" w:hAnsi="Cambria" w:cs="Arial"/>
            </w:rPr>
          </w:rPrChange>
        </w:rPr>
        <w:t xml:space="preserve">determined requirements upon which pass/fail decisions are based. </w:t>
      </w:r>
      <w:del w:id="109" w:author="Alexander Waters" w:date="2021-10-27T09:31:00Z">
        <w:r w:rsidRPr="00017DDC" w:rsidDel="00F83B4B">
          <w:rPr>
            <w:rFonts w:ascii="Cambria" w:hAnsi="Cambria" w:cs="Arial"/>
            <w:rPrChange w:id="110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  <w:r w:rsidRPr="00017DDC">
        <w:rPr>
          <w:rFonts w:ascii="Cambria" w:hAnsi="Cambria" w:cs="Arial"/>
          <w:rPrChange w:id="111" w:author="Alexander Waters" w:date="2021-10-27T11:54:00Z">
            <w:rPr>
              <w:rFonts w:ascii="Cambria" w:hAnsi="Cambria" w:cs="Arial"/>
            </w:rPr>
          </w:rPrChange>
        </w:rPr>
        <w:t>Acceptance criteria are specific and measur</w:t>
      </w:r>
      <w:del w:id="112" w:author="Alexander Waters" w:date="2021-10-27T09:31:00Z">
        <w:r w:rsidRPr="00017DDC" w:rsidDel="00392D11">
          <w:rPr>
            <w:rFonts w:ascii="Cambria" w:hAnsi="Cambria" w:cs="Arial"/>
            <w:rPrChange w:id="113" w:author="Alexander Waters" w:date="2021-10-27T11:54:00Z">
              <w:rPr>
                <w:rFonts w:ascii="Cambria" w:hAnsi="Cambria" w:cs="Arial"/>
              </w:rPr>
            </w:rPrChange>
          </w:rPr>
          <w:delText>e</w:delText>
        </w:r>
      </w:del>
      <w:r w:rsidRPr="00017DDC">
        <w:rPr>
          <w:rFonts w:ascii="Cambria" w:hAnsi="Cambria" w:cs="Arial"/>
          <w:rPrChange w:id="114" w:author="Alexander Waters" w:date="2021-10-27T11:54:00Z">
            <w:rPr>
              <w:rFonts w:ascii="Cambria" w:hAnsi="Cambria" w:cs="Arial"/>
            </w:rPr>
          </w:rPrChange>
        </w:rPr>
        <w:t>able</w:t>
      </w:r>
      <w:r w:rsidR="00B23B67" w:rsidRPr="00017DDC">
        <w:rPr>
          <w:rFonts w:ascii="Cambria" w:hAnsi="Cambria" w:cs="Arial"/>
          <w:rPrChange w:id="115" w:author="Alexander Waters" w:date="2021-10-27T11:54:00Z">
            <w:rPr>
              <w:rFonts w:ascii="Cambria" w:hAnsi="Cambria" w:cs="Arial"/>
            </w:rPr>
          </w:rPrChange>
        </w:rPr>
        <w:t>.</w:t>
      </w:r>
      <w:del w:id="116" w:author="Alexander Waters" w:date="2021-10-27T09:31:00Z">
        <w:r w:rsidR="00B23B67" w:rsidRPr="00017DDC" w:rsidDel="00392D11">
          <w:rPr>
            <w:rFonts w:ascii="Cambria" w:hAnsi="Cambria" w:cs="Arial"/>
            <w:rPrChange w:id="117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</w:p>
    <w:p w14:paraId="1763F223" w14:textId="313792F4" w:rsidR="00B07DC1" w:rsidRPr="00017DDC" w:rsidRDefault="00B07DC1">
      <w:pPr>
        <w:pStyle w:val="ListParagraph"/>
        <w:numPr>
          <w:ilvl w:val="1"/>
          <w:numId w:val="8"/>
        </w:numPr>
        <w:rPr>
          <w:rFonts w:ascii="Cambria" w:hAnsi="Cambria" w:cs="Arial"/>
          <w:rPrChange w:id="118" w:author="Alexander Waters" w:date="2021-10-27T11:54:00Z">
            <w:rPr/>
          </w:rPrChange>
        </w:rPr>
      </w:pPr>
      <w:ins w:id="119" w:author="Alexander Waters" w:date="2021-10-27T09:55:00Z">
        <w:r w:rsidRPr="00017DDC">
          <w:rPr>
            <w:rFonts w:ascii="Cambria" w:hAnsi="Cambria" w:cs="Arial"/>
            <w:b/>
            <w:rPrChange w:id="120" w:author="Alexander Waters" w:date="2021-10-27T11:54:00Z">
              <w:rPr>
                <w:rFonts w:ascii="Cambria" w:hAnsi="Cambria" w:cs="Arial"/>
                <w:b/>
              </w:rPr>
            </w:rPrChange>
          </w:rPr>
          <w:t>Biological Indicator (BI):</w:t>
        </w:r>
        <w:r w:rsidRPr="00017DDC">
          <w:rPr>
            <w:rFonts w:ascii="Cambria" w:hAnsi="Cambria" w:cs="Arial"/>
            <w:rPrChange w:id="121" w:author="Alexander Waters" w:date="2021-10-27T11:54:00Z">
              <w:rPr>
                <w:rFonts w:ascii="Cambria" w:hAnsi="Cambria" w:cs="Arial"/>
              </w:rPr>
            </w:rPrChange>
          </w:rPr>
          <w:t xml:space="preserve"> Test systems containing viable microorganisms providing a defined resistance to a specific sterilization process.</w:t>
        </w:r>
      </w:ins>
    </w:p>
    <w:p w14:paraId="2D5597C5" w14:textId="24AE3FCF" w:rsidR="00FF4455" w:rsidRPr="00017DDC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122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23" w:author="Alexander Waters" w:date="2021-10-27T11:54:00Z">
            <w:rPr>
              <w:rFonts w:ascii="Cambria" w:hAnsi="Cambria" w:cs="Arial"/>
              <w:b/>
            </w:rPr>
          </w:rPrChange>
        </w:rPr>
        <w:t>Critical to Quality</w:t>
      </w:r>
      <w:r w:rsidR="00FF4455" w:rsidRPr="00017DDC">
        <w:rPr>
          <w:rFonts w:ascii="Cambria" w:hAnsi="Cambria" w:cs="Arial"/>
          <w:b/>
          <w:rPrChange w:id="124" w:author="Alexander Waters" w:date="2021-10-27T11:54:00Z">
            <w:rPr>
              <w:rFonts w:ascii="Cambria" w:hAnsi="Cambria" w:cs="Arial"/>
              <w:b/>
            </w:rPr>
          </w:rPrChange>
        </w:rPr>
        <w:t xml:space="preserve">: </w:t>
      </w:r>
      <w:del w:id="125" w:author="Alexander Waters" w:date="2021-10-27T09:31:00Z">
        <w:r w:rsidR="00FF4455" w:rsidRPr="00017DDC" w:rsidDel="00392D11">
          <w:rPr>
            <w:rFonts w:ascii="Cambria" w:hAnsi="Cambria" w:cs="Arial"/>
            <w:b/>
            <w:rPrChange w:id="126" w:author="Alexander Waters" w:date="2021-10-27T11:54:00Z">
              <w:rPr>
                <w:rFonts w:ascii="Cambria" w:hAnsi="Cambria" w:cs="Arial"/>
                <w:b/>
              </w:rPr>
            </w:rPrChange>
          </w:rPr>
          <w:delText xml:space="preserve"> </w:delText>
        </w:r>
      </w:del>
      <w:r w:rsidRPr="00017DDC">
        <w:rPr>
          <w:rFonts w:ascii="Cambria" w:hAnsi="Cambria" w:cs="Arial"/>
          <w:rPrChange w:id="127" w:author="Alexander Waters" w:date="2021-10-27T11:54:00Z">
            <w:rPr>
              <w:rFonts w:ascii="Cambria" w:hAnsi="Cambria" w:cs="Arial"/>
            </w:rPr>
          </w:rPrChange>
        </w:rPr>
        <w:t xml:space="preserve">Attribute of a part, assembly, sub-assembly, </w:t>
      </w:r>
      <w:proofErr w:type="gramStart"/>
      <w:r w:rsidRPr="00017DDC">
        <w:rPr>
          <w:rFonts w:ascii="Cambria" w:hAnsi="Cambria" w:cs="Arial"/>
          <w:rPrChange w:id="128" w:author="Alexander Waters" w:date="2021-10-27T11:54:00Z">
            <w:rPr>
              <w:rFonts w:ascii="Cambria" w:hAnsi="Cambria" w:cs="Arial"/>
            </w:rPr>
          </w:rPrChange>
        </w:rPr>
        <w:t>product</w:t>
      </w:r>
      <w:proofErr w:type="gramEnd"/>
      <w:r w:rsidRPr="00017DDC">
        <w:rPr>
          <w:rFonts w:ascii="Cambria" w:hAnsi="Cambria" w:cs="Arial"/>
          <w:rPrChange w:id="129" w:author="Alexander Waters" w:date="2021-10-27T11:54:00Z">
            <w:rPr>
              <w:rFonts w:ascii="Cambria" w:hAnsi="Cambria" w:cs="Arial"/>
            </w:rPr>
          </w:rPrChange>
        </w:rPr>
        <w:t xml:space="preserve"> or process that has direct and significant impact on its actual or perceived quality to the customer or end user</w:t>
      </w:r>
      <w:r w:rsidR="00FF4455" w:rsidRPr="00017DDC">
        <w:rPr>
          <w:rFonts w:ascii="Cambria" w:hAnsi="Cambria" w:cs="Arial"/>
          <w:rPrChange w:id="130" w:author="Alexander Waters" w:date="2021-10-27T11:54:00Z">
            <w:rPr>
              <w:rFonts w:ascii="Cambria" w:hAnsi="Cambria" w:cs="Arial"/>
            </w:rPr>
          </w:rPrChange>
        </w:rPr>
        <w:t>.</w:t>
      </w:r>
      <w:del w:id="131" w:author="Alexander Waters" w:date="2021-10-27T09:32:00Z">
        <w:r w:rsidR="00FF4455" w:rsidRPr="00017DDC" w:rsidDel="00392D11">
          <w:rPr>
            <w:rFonts w:ascii="Cambria" w:hAnsi="Cambria" w:cs="Arial"/>
            <w:rPrChange w:id="132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</w:p>
    <w:p w14:paraId="24ED5BAB" w14:textId="30C73EEB" w:rsidR="00FF4455" w:rsidRPr="00017DDC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133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34" w:author="Alexander Waters" w:date="2021-10-27T11:54:00Z">
            <w:rPr>
              <w:rFonts w:ascii="Cambria" w:hAnsi="Cambria" w:cs="Arial"/>
              <w:b/>
            </w:rPr>
          </w:rPrChange>
        </w:rPr>
        <w:t>Deviation</w:t>
      </w:r>
      <w:r w:rsidR="00FF4455" w:rsidRPr="00017DDC">
        <w:rPr>
          <w:rFonts w:ascii="Cambria" w:hAnsi="Cambria" w:cs="Arial"/>
          <w:b/>
          <w:rPrChange w:id="135" w:author="Alexander Waters" w:date="2021-10-27T11:54:00Z">
            <w:rPr>
              <w:rFonts w:ascii="Cambria" w:hAnsi="Cambria" w:cs="Arial"/>
              <w:b/>
            </w:rPr>
          </w:rPrChange>
        </w:rPr>
        <w:t>:</w:t>
      </w:r>
      <w:del w:id="136" w:author="Alexander Waters" w:date="2021-10-27T09:32:00Z">
        <w:r w:rsidR="00FF4455" w:rsidRPr="00017DDC" w:rsidDel="00392D11">
          <w:rPr>
            <w:rFonts w:ascii="Cambria" w:hAnsi="Cambria" w:cs="Arial"/>
            <w:b/>
            <w:rPrChange w:id="137" w:author="Alexander Waters" w:date="2021-10-27T11:54:00Z">
              <w:rPr>
                <w:rFonts w:ascii="Cambria" w:hAnsi="Cambria" w:cs="Arial"/>
                <w:b/>
              </w:rPr>
            </w:rPrChange>
          </w:rPr>
          <w:delText xml:space="preserve"> </w:delText>
        </w:r>
      </w:del>
      <w:r w:rsidR="00FF4455" w:rsidRPr="00017DDC">
        <w:rPr>
          <w:rFonts w:ascii="Cambria" w:hAnsi="Cambria" w:cs="Arial"/>
          <w:b/>
          <w:rPrChange w:id="138" w:author="Alexander Waters" w:date="2021-10-27T11:54:00Z">
            <w:rPr>
              <w:rFonts w:ascii="Cambria" w:hAnsi="Cambria" w:cs="Arial"/>
              <w:b/>
            </w:rPr>
          </w:rPrChange>
        </w:rPr>
        <w:t xml:space="preserve"> </w:t>
      </w:r>
      <w:r w:rsidR="00FF4455" w:rsidRPr="00017DDC">
        <w:rPr>
          <w:rFonts w:ascii="Cambria" w:hAnsi="Cambria" w:cs="Arial"/>
          <w:rPrChange w:id="139" w:author="Alexander Waters" w:date="2021-10-27T11:54:00Z">
            <w:rPr>
              <w:rFonts w:ascii="Cambria" w:hAnsi="Cambria" w:cs="Arial"/>
            </w:rPr>
          </w:rPrChange>
        </w:rPr>
        <w:t xml:space="preserve">The </w:t>
      </w:r>
      <w:r w:rsidRPr="00017DDC">
        <w:rPr>
          <w:rFonts w:ascii="Cambria" w:hAnsi="Cambria" w:cs="Arial"/>
          <w:rPrChange w:id="140" w:author="Alexander Waters" w:date="2021-10-27T11:54:00Z">
            <w:rPr>
              <w:rFonts w:ascii="Cambria" w:hAnsi="Cambria" w:cs="Arial"/>
            </w:rPr>
          </w:rPrChange>
        </w:rPr>
        <w:t>action of departing from an established method, procedure, or acceptance criteria</w:t>
      </w:r>
      <w:r w:rsidR="00FF4455" w:rsidRPr="00017DDC">
        <w:rPr>
          <w:rFonts w:ascii="Cambria" w:hAnsi="Cambria" w:cs="Arial"/>
          <w:rPrChange w:id="141" w:author="Alexander Waters" w:date="2021-10-27T11:54:00Z">
            <w:rPr>
              <w:rFonts w:ascii="Cambria" w:hAnsi="Cambria" w:cs="Arial"/>
            </w:rPr>
          </w:rPrChange>
        </w:rPr>
        <w:t>.</w:t>
      </w:r>
    </w:p>
    <w:p w14:paraId="59F6E585" w14:textId="2F574FC5" w:rsidR="00FF4455" w:rsidRPr="00017DDC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142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43" w:author="Alexander Waters" w:date="2021-10-27T11:54:00Z">
            <w:rPr>
              <w:rFonts w:ascii="Cambria" w:hAnsi="Cambria" w:cs="Arial"/>
              <w:b/>
            </w:rPr>
          </w:rPrChange>
        </w:rPr>
        <w:t>Installation Qualification (IQ)</w:t>
      </w:r>
      <w:r w:rsidR="00FF4455" w:rsidRPr="00017DDC">
        <w:rPr>
          <w:rFonts w:ascii="Cambria" w:hAnsi="Cambria" w:cs="Arial"/>
          <w:b/>
          <w:rPrChange w:id="144" w:author="Alexander Waters" w:date="2021-10-27T11:54:00Z">
            <w:rPr>
              <w:rFonts w:ascii="Cambria" w:hAnsi="Cambria" w:cs="Arial"/>
              <w:b/>
            </w:rPr>
          </w:rPrChange>
        </w:rPr>
        <w:t>:</w:t>
      </w:r>
      <w:r w:rsidR="00FF4455" w:rsidRPr="00017DDC">
        <w:rPr>
          <w:rFonts w:ascii="Cambria" w:hAnsi="Cambria" w:cs="Arial"/>
          <w:rPrChange w:id="145" w:author="Alexander Waters" w:date="2021-10-27T11:54:00Z">
            <w:rPr>
              <w:rFonts w:ascii="Cambria" w:hAnsi="Cambria" w:cs="Arial"/>
            </w:rPr>
          </w:rPrChange>
        </w:rPr>
        <w:t xml:space="preserve"> </w:t>
      </w:r>
      <w:del w:id="146" w:author="Alexander Waters" w:date="2021-10-27T09:32:00Z">
        <w:r w:rsidR="00FF4455" w:rsidRPr="00017DDC" w:rsidDel="00392D11">
          <w:rPr>
            <w:rFonts w:ascii="Cambria" w:hAnsi="Cambria" w:cs="Arial"/>
            <w:rPrChange w:id="147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  <w:r w:rsidRPr="00017DDC">
        <w:rPr>
          <w:rFonts w:ascii="Cambria" w:hAnsi="Cambria" w:cs="Arial"/>
          <w:rPrChange w:id="148" w:author="Alexander Waters" w:date="2021-10-27T11:54:00Z">
            <w:rPr>
              <w:rFonts w:ascii="Cambria" w:hAnsi="Cambria" w:cs="Arial"/>
            </w:rPr>
          </w:rPrChange>
        </w:rPr>
        <w:t>Establishing by objective evidence that all key aspects of the process equipment and ancillary system installation adhere to the manufacturer’s approved specification(s).</w:t>
      </w:r>
      <w:del w:id="149" w:author="Alexander Waters" w:date="2021-10-27T09:32:00Z">
        <w:r w:rsidRPr="00017DDC" w:rsidDel="00392D11">
          <w:rPr>
            <w:rFonts w:ascii="Cambria" w:hAnsi="Cambria" w:cs="Arial"/>
            <w:rPrChange w:id="150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</w:p>
    <w:p w14:paraId="7F9083DB" w14:textId="0D8346FE" w:rsidR="00367670" w:rsidRPr="00017DDC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151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52" w:author="Alexander Waters" w:date="2021-10-27T11:54:00Z">
            <w:rPr>
              <w:rFonts w:ascii="Cambria" w:hAnsi="Cambria" w:cs="Arial"/>
              <w:b/>
            </w:rPr>
          </w:rPrChange>
        </w:rPr>
        <w:t>Process Validation</w:t>
      </w:r>
      <w:r w:rsidR="00046D4B" w:rsidRPr="00017DDC">
        <w:rPr>
          <w:rFonts w:ascii="Cambria" w:hAnsi="Cambria" w:cs="Arial"/>
          <w:b/>
          <w:rPrChange w:id="153" w:author="Alexander Waters" w:date="2021-10-27T11:54:00Z">
            <w:rPr>
              <w:rFonts w:ascii="Cambria" w:hAnsi="Cambria" w:cs="Arial"/>
              <w:b/>
            </w:rPr>
          </w:rPrChange>
        </w:rPr>
        <w:t>:</w:t>
      </w:r>
      <w:r w:rsidR="00B23B67" w:rsidRPr="00017DDC">
        <w:rPr>
          <w:rFonts w:ascii="Cambria" w:hAnsi="Cambria" w:cs="Arial"/>
          <w:b/>
          <w:rPrChange w:id="154" w:author="Alexander Waters" w:date="2021-10-27T11:54:00Z">
            <w:rPr>
              <w:rFonts w:ascii="Cambria" w:hAnsi="Cambria" w:cs="Arial"/>
              <w:b/>
            </w:rPr>
          </w:rPrChange>
        </w:rPr>
        <w:t xml:space="preserve"> </w:t>
      </w:r>
      <w:del w:id="155" w:author="Alexander Waters" w:date="2021-10-27T09:32:00Z">
        <w:r w:rsidR="00B23B67" w:rsidRPr="00017DDC" w:rsidDel="00392D11">
          <w:rPr>
            <w:rFonts w:ascii="Cambria" w:hAnsi="Cambria" w:cs="Arial"/>
            <w:b/>
            <w:rPrChange w:id="156" w:author="Alexander Waters" w:date="2021-10-27T11:54:00Z">
              <w:rPr>
                <w:rFonts w:ascii="Cambria" w:hAnsi="Cambria" w:cs="Arial"/>
                <w:b/>
              </w:rPr>
            </w:rPrChange>
          </w:rPr>
          <w:delText xml:space="preserve"> </w:delText>
        </w:r>
      </w:del>
      <w:r w:rsidR="00367670" w:rsidRPr="00017DDC">
        <w:rPr>
          <w:rFonts w:ascii="Cambria" w:hAnsi="Cambria" w:cs="Arial"/>
          <w:rPrChange w:id="157" w:author="Alexander Waters" w:date="2021-10-27T11:54:00Z">
            <w:rPr>
              <w:rFonts w:ascii="Cambria" w:hAnsi="Cambria" w:cs="Arial"/>
            </w:rPr>
          </w:rPrChange>
        </w:rPr>
        <w:t>A mechanism to ensure that a process</w:t>
      </w:r>
      <w:ins w:id="158" w:author="Alexander Waters" w:date="2021-10-27T09:32:00Z">
        <w:r w:rsidR="00392D11" w:rsidRPr="00017DDC">
          <w:rPr>
            <w:rFonts w:ascii="Cambria" w:hAnsi="Cambria" w:cs="Arial"/>
            <w:rPrChange w:id="159" w:author="Alexander Waters" w:date="2021-10-27T11:54:00Z">
              <w:rPr>
                <w:rFonts w:ascii="Cambria" w:hAnsi="Cambria" w:cs="Arial"/>
              </w:rPr>
            </w:rPrChange>
          </w:rPr>
          <w:t>,</w:t>
        </w:r>
      </w:ins>
      <w:r w:rsidR="00367670" w:rsidRPr="00017DDC">
        <w:rPr>
          <w:rFonts w:ascii="Cambria" w:hAnsi="Cambria" w:cs="Arial"/>
          <w:rPrChange w:id="160" w:author="Alexander Waters" w:date="2021-10-27T11:54:00Z">
            <w:rPr>
              <w:rFonts w:ascii="Cambria" w:hAnsi="Cambria" w:cs="Arial"/>
            </w:rPr>
          </w:rPrChange>
        </w:rPr>
        <w:t xml:space="preserve"> whose output is not fully verifiable by inspection and test</w:t>
      </w:r>
      <w:ins w:id="161" w:author="Alexander Waters" w:date="2021-10-27T09:32:00Z">
        <w:r w:rsidR="00392D11" w:rsidRPr="00017DDC">
          <w:rPr>
            <w:rFonts w:ascii="Cambria" w:hAnsi="Cambria" w:cs="Arial"/>
            <w:rPrChange w:id="162" w:author="Alexander Waters" w:date="2021-10-27T11:54:00Z">
              <w:rPr>
                <w:rFonts w:ascii="Cambria" w:hAnsi="Cambria" w:cs="Arial"/>
              </w:rPr>
            </w:rPrChange>
          </w:rPr>
          <w:t>ing,</w:t>
        </w:r>
      </w:ins>
      <w:r w:rsidR="00367670" w:rsidRPr="00017DDC">
        <w:rPr>
          <w:rFonts w:ascii="Cambria" w:hAnsi="Cambria" w:cs="Arial"/>
          <w:rPrChange w:id="163" w:author="Alexander Waters" w:date="2021-10-27T11:54:00Z">
            <w:rPr>
              <w:rFonts w:ascii="Cambria" w:hAnsi="Cambria" w:cs="Arial"/>
            </w:rPr>
          </w:rPrChange>
        </w:rPr>
        <w:t xml:space="preserve"> is capable of consistently (repeatedly and reliably) producing a result or product that meets pr</w:t>
      </w:r>
      <w:ins w:id="164" w:author="Alexander Waters" w:date="2021-10-27T09:33:00Z">
        <w:r w:rsidR="00B5308B" w:rsidRPr="00017DDC">
          <w:rPr>
            <w:rFonts w:ascii="Cambria" w:hAnsi="Cambria" w:cs="Arial"/>
            <w:rPrChange w:id="165" w:author="Alexander Waters" w:date="2021-10-27T11:54:00Z">
              <w:rPr>
                <w:rFonts w:ascii="Cambria" w:hAnsi="Cambria" w:cs="Arial"/>
              </w:rPr>
            </w:rPrChange>
          </w:rPr>
          <w:t>e</w:t>
        </w:r>
      </w:ins>
      <w:del w:id="166" w:author="Alexander Waters" w:date="2021-10-27T09:33:00Z">
        <w:r w:rsidR="00367670" w:rsidRPr="00017DDC" w:rsidDel="00B5308B">
          <w:rPr>
            <w:rFonts w:ascii="Cambria" w:hAnsi="Cambria" w:cs="Arial"/>
            <w:rPrChange w:id="167" w:author="Alexander Waters" w:date="2021-10-27T11:54:00Z">
              <w:rPr>
                <w:rFonts w:ascii="Cambria" w:hAnsi="Cambria" w:cs="Arial"/>
              </w:rPr>
            </w:rPrChange>
          </w:rPr>
          <w:delText>e-</w:delText>
        </w:r>
      </w:del>
      <w:r w:rsidR="00367670" w:rsidRPr="00017DDC">
        <w:rPr>
          <w:rFonts w:ascii="Cambria" w:hAnsi="Cambria" w:cs="Arial"/>
          <w:rPrChange w:id="168" w:author="Alexander Waters" w:date="2021-10-27T11:54:00Z">
            <w:rPr>
              <w:rFonts w:ascii="Cambria" w:hAnsi="Cambria" w:cs="Arial"/>
            </w:rPr>
          </w:rPrChange>
        </w:rPr>
        <w:t xml:space="preserve">determined requirements. </w:t>
      </w:r>
      <w:del w:id="169" w:author="Alexander Waters" w:date="2021-10-27T09:33:00Z">
        <w:r w:rsidR="00367670" w:rsidRPr="00017DDC" w:rsidDel="00392D11">
          <w:rPr>
            <w:rFonts w:ascii="Cambria" w:hAnsi="Cambria" w:cs="Arial"/>
            <w:rPrChange w:id="170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  <w:r w:rsidR="00367670" w:rsidRPr="00017DDC">
        <w:rPr>
          <w:rFonts w:ascii="Cambria" w:hAnsi="Cambria" w:cs="Arial"/>
          <w:rPrChange w:id="171" w:author="Alexander Waters" w:date="2021-10-27T11:54:00Z">
            <w:rPr>
              <w:rFonts w:ascii="Cambria" w:hAnsi="Cambria" w:cs="Arial"/>
            </w:rPr>
          </w:rPrChange>
        </w:rPr>
        <w:t>Process validation proves that a process is under control and is used to determine the process variables, acceptable limits for those variables, and to establish appropriate in-process controls.</w:t>
      </w:r>
    </w:p>
    <w:p w14:paraId="20911354" w14:textId="4B810688" w:rsidR="00367670" w:rsidRPr="00017DDC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172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73" w:author="Alexander Waters" w:date="2021-10-27T11:54:00Z">
            <w:rPr>
              <w:rFonts w:ascii="Cambria" w:hAnsi="Cambria" w:cs="Arial"/>
              <w:b/>
            </w:rPr>
          </w:rPrChange>
        </w:rPr>
        <w:t>Protocol:</w:t>
      </w:r>
      <w:del w:id="174" w:author="Alexander Waters" w:date="2021-10-27T09:33:00Z">
        <w:r w:rsidRPr="00017DDC" w:rsidDel="00B5308B">
          <w:rPr>
            <w:rFonts w:ascii="Cambria" w:hAnsi="Cambria" w:cs="Arial"/>
            <w:b/>
            <w:rPrChange w:id="175" w:author="Alexander Waters" w:date="2021-10-27T11:54:00Z">
              <w:rPr>
                <w:rFonts w:ascii="Cambria" w:hAnsi="Cambria" w:cs="Arial"/>
                <w:b/>
              </w:rPr>
            </w:rPrChange>
          </w:rPr>
          <w:delText xml:space="preserve"> </w:delText>
        </w:r>
      </w:del>
      <w:r w:rsidRPr="00017DDC">
        <w:rPr>
          <w:rFonts w:ascii="Cambria" w:hAnsi="Cambria" w:cs="Arial"/>
          <w:b/>
          <w:rPrChange w:id="176" w:author="Alexander Waters" w:date="2021-10-27T11:54:00Z">
            <w:rPr>
              <w:rFonts w:ascii="Cambria" w:hAnsi="Cambria" w:cs="Arial"/>
              <w:b/>
            </w:rPr>
          </w:rPrChange>
        </w:rPr>
        <w:t xml:space="preserve"> </w:t>
      </w:r>
      <w:r w:rsidR="00367670" w:rsidRPr="00017DDC">
        <w:rPr>
          <w:rFonts w:ascii="Cambria" w:hAnsi="Cambria" w:cs="Arial"/>
          <w:rPrChange w:id="177" w:author="Alexander Waters" w:date="2021-10-27T11:54:00Z">
            <w:rPr>
              <w:rFonts w:ascii="Cambria" w:hAnsi="Cambria" w:cs="Arial"/>
            </w:rPr>
          </w:rPrChange>
        </w:rPr>
        <w:t>A pre-approved and prospective document that states the requirements and procedures for conducting a validation.</w:t>
      </w:r>
      <w:del w:id="178" w:author="Alexander Waters" w:date="2021-10-27T09:33:00Z">
        <w:r w:rsidR="00367670" w:rsidRPr="00017DDC" w:rsidDel="001C344C">
          <w:rPr>
            <w:rFonts w:ascii="Cambria" w:hAnsi="Cambria" w:cs="Arial"/>
            <w:rPrChange w:id="179" w:author="Alexander Waters" w:date="2021-10-27T11:54:00Z">
              <w:rPr>
                <w:rFonts w:ascii="Cambria" w:hAnsi="Cambria" w:cs="Arial"/>
              </w:rPr>
            </w:rPrChange>
          </w:rPr>
          <w:delText xml:space="preserve">  </w:delText>
        </w:r>
      </w:del>
    </w:p>
    <w:p w14:paraId="21E82651" w14:textId="6233F425" w:rsidR="00367670" w:rsidRPr="00017DDC" w:rsidRDefault="00367670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180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81" w:author="Alexander Waters" w:date="2021-10-27T11:54:00Z">
            <w:rPr>
              <w:rFonts w:ascii="Cambria" w:hAnsi="Cambria" w:cs="Arial"/>
              <w:b/>
            </w:rPr>
          </w:rPrChange>
        </w:rPr>
        <w:t>Validation/Study</w:t>
      </w:r>
      <w:r w:rsidR="006D0F26" w:rsidRPr="00017DDC">
        <w:rPr>
          <w:rFonts w:ascii="Cambria" w:hAnsi="Cambria" w:cs="Arial"/>
          <w:b/>
          <w:rPrChange w:id="182" w:author="Alexander Waters" w:date="2021-10-27T11:54:00Z">
            <w:rPr>
              <w:rFonts w:ascii="Cambria" w:hAnsi="Cambria" w:cs="Arial"/>
              <w:b/>
            </w:rPr>
          </w:rPrChange>
        </w:rPr>
        <w:t xml:space="preserve"> Leader:</w:t>
      </w:r>
      <w:r w:rsidRPr="00017DDC">
        <w:rPr>
          <w:rFonts w:ascii="Cambria" w:hAnsi="Cambria" w:cs="Arial"/>
          <w:b/>
          <w:rPrChange w:id="183" w:author="Alexander Waters" w:date="2021-10-27T11:54:00Z">
            <w:rPr>
              <w:rFonts w:ascii="Cambria" w:hAnsi="Cambria" w:cs="Arial"/>
              <w:b/>
            </w:rPr>
          </w:rPrChange>
        </w:rPr>
        <w:t xml:space="preserve"> </w:t>
      </w:r>
      <w:r w:rsidRPr="00017DDC">
        <w:rPr>
          <w:rFonts w:ascii="Cambria" w:hAnsi="Cambria" w:cs="Arial"/>
          <w:rPrChange w:id="184" w:author="Alexander Waters" w:date="2021-10-27T11:54:00Z">
            <w:rPr>
              <w:rFonts w:ascii="Cambria" w:hAnsi="Cambria" w:cs="Arial"/>
            </w:rPr>
          </w:rPrChange>
        </w:rPr>
        <w:t>The individual who has</w:t>
      </w:r>
      <w:del w:id="185" w:author="Alexander Waters" w:date="2021-10-27T09:33:00Z">
        <w:r w:rsidRPr="00017DDC" w:rsidDel="001C344C">
          <w:rPr>
            <w:rFonts w:ascii="Cambria" w:hAnsi="Cambria" w:cs="Arial"/>
            <w:rPrChange w:id="186" w:author="Alexander Waters" w:date="2021-10-27T11:54:00Z">
              <w:rPr>
                <w:rFonts w:ascii="Cambria" w:hAnsi="Cambria" w:cs="Arial"/>
              </w:rPr>
            </w:rPrChange>
          </w:rPr>
          <w:delText xml:space="preserve"> the</w:delText>
        </w:r>
      </w:del>
      <w:r w:rsidRPr="00017DDC">
        <w:rPr>
          <w:rFonts w:ascii="Cambria" w:hAnsi="Cambria" w:cs="Arial"/>
          <w:rPrChange w:id="187" w:author="Alexander Waters" w:date="2021-10-27T11:54:00Z">
            <w:rPr>
              <w:rFonts w:ascii="Cambria" w:hAnsi="Cambria" w:cs="Arial"/>
            </w:rPr>
          </w:rPrChange>
        </w:rPr>
        <w:t xml:space="preserve"> responsibility and authority over the operation of the equipment or process being validated.</w:t>
      </w:r>
      <w:del w:id="188" w:author="Alexander Waters" w:date="2021-10-27T09:33:00Z">
        <w:r w:rsidRPr="00017DDC" w:rsidDel="001C344C">
          <w:rPr>
            <w:rFonts w:ascii="Cambria" w:hAnsi="Cambria" w:cs="Arial"/>
            <w:rPrChange w:id="189" w:author="Alexander Waters" w:date="2021-10-27T11:54:00Z">
              <w:rPr>
                <w:rFonts w:ascii="Cambria" w:hAnsi="Cambria" w:cs="Arial"/>
              </w:rPr>
            </w:rPrChange>
          </w:rPr>
          <w:delText xml:space="preserve"> </w:delText>
        </w:r>
      </w:del>
    </w:p>
    <w:p w14:paraId="6353DB01" w14:textId="1CF86E09" w:rsidR="00921BDD" w:rsidRPr="00017DDC" w:rsidRDefault="006D0F26" w:rsidP="00C8477D">
      <w:pPr>
        <w:pStyle w:val="ListParagraph"/>
        <w:numPr>
          <w:ilvl w:val="1"/>
          <w:numId w:val="8"/>
        </w:numPr>
        <w:rPr>
          <w:ins w:id="190" w:author="Alexander Waters" w:date="2021-10-27T11:52:00Z"/>
          <w:rFonts w:ascii="Cambria" w:hAnsi="Cambria" w:cs="Arial"/>
          <w:rPrChange w:id="191" w:author="Alexander Waters" w:date="2021-10-27T11:54:00Z">
            <w:rPr>
              <w:ins w:id="192" w:author="Alexander Waters" w:date="2021-10-27T11:52:00Z"/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rPrChange w:id="193" w:author="Alexander Waters" w:date="2021-10-27T11:54:00Z">
            <w:rPr>
              <w:rFonts w:ascii="Cambria" w:hAnsi="Cambria" w:cs="Arial"/>
              <w:b/>
            </w:rPr>
          </w:rPrChange>
        </w:rPr>
        <w:t xml:space="preserve">Verification: </w:t>
      </w:r>
      <w:del w:id="194" w:author="Alexander Waters" w:date="2021-10-27T09:34:00Z">
        <w:r w:rsidRPr="00017DDC" w:rsidDel="001C344C">
          <w:rPr>
            <w:rFonts w:ascii="Cambria" w:hAnsi="Cambria" w:cs="Arial"/>
            <w:b/>
            <w:rPrChange w:id="195" w:author="Alexander Waters" w:date="2021-10-27T11:54:00Z">
              <w:rPr>
                <w:rFonts w:ascii="Cambria" w:hAnsi="Cambria" w:cs="Arial"/>
                <w:b/>
              </w:rPr>
            </w:rPrChange>
          </w:rPr>
          <w:delText xml:space="preserve"> </w:delText>
        </w:r>
      </w:del>
      <w:r w:rsidR="00367670" w:rsidRPr="00017DDC">
        <w:rPr>
          <w:rFonts w:ascii="Cambria" w:hAnsi="Cambria" w:cs="Arial"/>
          <w:rPrChange w:id="196" w:author="Alexander Waters" w:date="2021-10-27T11:54:00Z">
            <w:rPr>
              <w:rFonts w:ascii="Cambria" w:hAnsi="Cambria" w:cs="Arial"/>
            </w:rPr>
          </w:rPrChange>
        </w:rPr>
        <w:t>Confirmation by examination</w:t>
      </w:r>
      <w:ins w:id="197" w:author="Alexander Waters" w:date="2021-10-27T09:34:00Z">
        <w:r w:rsidR="001C344C" w:rsidRPr="00017DDC">
          <w:rPr>
            <w:rFonts w:ascii="Cambria" w:hAnsi="Cambria" w:cs="Arial"/>
            <w:rPrChange w:id="198" w:author="Alexander Waters" w:date="2021-10-27T11:54:00Z">
              <w:rPr>
                <w:rFonts w:ascii="Cambria" w:hAnsi="Cambria" w:cs="Arial"/>
              </w:rPr>
            </w:rPrChange>
          </w:rPr>
          <w:t>,</w:t>
        </w:r>
      </w:ins>
      <w:r w:rsidR="00367670" w:rsidRPr="00017DDC">
        <w:rPr>
          <w:rFonts w:ascii="Cambria" w:hAnsi="Cambria" w:cs="Arial"/>
          <w:rPrChange w:id="199" w:author="Alexander Waters" w:date="2021-10-27T11:54:00Z">
            <w:rPr>
              <w:rFonts w:ascii="Cambria" w:hAnsi="Cambria" w:cs="Arial"/>
            </w:rPr>
          </w:rPrChange>
        </w:rPr>
        <w:t xml:space="preserve"> with</w:t>
      </w:r>
      <w:del w:id="200" w:author="Alexander Waters" w:date="2021-10-27T09:34:00Z">
        <w:r w:rsidR="00367670" w:rsidRPr="00017DDC" w:rsidDel="001C344C">
          <w:rPr>
            <w:rFonts w:ascii="Cambria" w:hAnsi="Cambria" w:cs="Arial"/>
            <w:rPrChange w:id="201" w:author="Alexander Waters" w:date="2021-10-27T11:54:00Z">
              <w:rPr>
                <w:rFonts w:ascii="Cambria" w:hAnsi="Cambria" w:cs="Arial"/>
              </w:rPr>
            </w:rPrChange>
          </w:rPr>
          <w:delText xml:space="preserve"> a</w:delText>
        </w:r>
      </w:del>
      <w:r w:rsidR="00367670" w:rsidRPr="00017DDC">
        <w:rPr>
          <w:rFonts w:ascii="Cambria" w:hAnsi="Cambria" w:cs="Arial"/>
          <w:rPrChange w:id="202" w:author="Alexander Waters" w:date="2021-10-27T11:54:00Z">
            <w:rPr>
              <w:rFonts w:ascii="Cambria" w:hAnsi="Cambria" w:cs="Arial"/>
            </w:rPr>
          </w:rPrChange>
        </w:rPr>
        <w:t xml:space="preserve"> provision of documented evidence</w:t>
      </w:r>
      <w:ins w:id="203" w:author="Alexander Waters" w:date="2021-10-27T09:34:00Z">
        <w:r w:rsidR="001C344C" w:rsidRPr="00017DDC">
          <w:rPr>
            <w:rFonts w:ascii="Cambria" w:hAnsi="Cambria" w:cs="Arial"/>
            <w:rPrChange w:id="204" w:author="Alexander Waters" w:date="2021-10-27T11:54:00Z">
              <w:rPr>
                <w:rFonts w:ascii="Cambria" w:hAnsi="Cambria" w:cs="Arial"/>
              </w:rPr>
            </w:rPrChange>
          </w:rPr>
          <w:t>,</w:t>
        </w:r>
      </w:ins>
      <w:r w:rsidR="00367670" w:rsidRPr="00017DDC">
        <w:rPr>
          <w:rFonts w:ascii="Cambria" w:hAnsi="Cambria" w:cs="Arial"/>
          <w:rPrChange w:id="205" w:author="Alexander Waters" w:date="2021-10-27T11:54:00Z">
            <w:rPr>
              <w:rFonts w:ascii="Cambria" w:hAnsi="Cambria" w:cs="Arial"/>
            </w:rPr>
          </w:rPrChange>
        </w:rPr>
        <w:t xml:space="preserve"> that a specific requirement has been fulfilled.</w:t>
      </w:r>
    </w:p>
    <w:p w14:paraId="202094C8" w14:textId="2C0AE4A7" w:rsidR="00367670" w:rsidRPr="00017DDC" w:rsidRDefault="00921BDD" w:rsidP="00921BDD">
      <w:pPr>
        <w:rPr>
          <w:rFonts w:ascii="Cambria" w:hAnsi="Cambria" w:cs="Arial"/>
          <w:rPrChange w:id="206" w:author="Alexander Waters" w:date="2021-10-27T11:54:00Z">
            <w:rPr/>
          </w:rPrChange>
        </w:rPr>
        <w:pPrChange w:id="207" w:author="Alexander Waters" w:date="2021-10-27T11:52:00Z">
          <w:pPr>
            <w:pStyle w:val="ListParagraph"/>
            <w:numPr>
              <w:ilvl w:val="1"/>
              <w:numId w:val="8"/>
            </w:numPr>
            <w:ind w:left="1440" w:hanging="720"/>
          </w:pPr>
        </w:pPrChange>
      </w:pPr>
      <w:ins w:id="208" w:author="Alexander Waters" w:date="2021-10-27T11:52:00Z">
        <w:r w:rsidRPr="00017DDC">
          <w:rPr>
            <w:rFonts w:ascii="Cambria" w:hAnsi="Cambria" w:cs="Arial"/>
            <w:rPrChange w:id="209" w:author="Alexander Waters" w:date="2021-10-27T11:54:00Z">
              <w:rPr>
                <w:rFonts w:ascii="Cambria" w:hAnsi="Cambria" w:cs="Arial"/>
              </w:rPr>
            </w:rPrChange>
          </w:rPr>
          <w:br w:type="page"/>
        </w:r>
      </w:ins>
    </w:p>
    <w:p w14:paraId="5E66907A" w14:textId="0F253087" w:rsidR="00CC39B8" w:rsidRPr="00017DDC" w:rsidRDefault="008B1505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210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211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RESPONSIBILITIES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18"/>
        <w:gridCol w:w="1753"/>
        <w:gridCol w:w="1319"/>
        <w:gridCol w:w="1320"/>
        <w:gridCol w:w="1320"/>
        <w:gridCol w:w="1320"/>
      </w:tblGrid>
      <w:tr w:rsidR="00D60ECF" w:rsidRPr="00017DDC" w14:paraId="0D19D6A8" w14:textId="77777777" w:rsidTr="000A1E1D">
        <w:tc>
          <w:tcPr>
            <w:tcW w:w="1008" w:type="pct"/>
          </w:tcPr>
          <w:p w14:paraId="2CD42DF6" w14:textId="77777777" w:rsidR="00D60ECF" w:rsidRPr="00017DDC" w:rsidRDefault="00D60ECF" w:rsidP="000A1E1D">
            <w:pPr>
              <w:jc w:val="center"/>
              <w:rPr>
                <w:rFonts w:ascii="Cambria" w:hAnsi="Cambria"/>
                <w:b/>
                <w:rPrChange w:id="212" w:author="Alexander Waters" w:date="2021-10-27T11:54:00Z">
                  <w:rPr>
                    <w:rFonts w:ascii="Cambria" w:hAnsi="Cambria"/>
                    <w:b/>
                  </w:rPr>
                </w:rPrChange>
              </w:rPr>
            </w:pPr>
            <w:r w:rsidRPr="00017DDC">
              <w:rPr>
                <w:rFonts w:ascii="Cambria" w:hAnsi="Cambria"/>
                <w:b/>
                <w:rPrChange w:id="213" w:author="Alexander Waters" w:date="2021-10-27T11:54:00Z">
                  <w:rPr>
                    <w:rFonts w:ascii="Cambria" w:hAnsi="Cambria"/>
                    <w:b/>
                  </w:rPr>
                </w:rPrChange>
              </w:rPr>
              <w:t>Function</w:t>
            </w:r>
          </w:p>
        </w:tc>
        <w:tc>
          <w:tcPr>
            <w:tcW w:w="984" w:type="pct"/>
          </w:tcPr>
          <w:p w14:paraId="62F4087D" w14:textId="77777777" w:rsidR="00D60ECF" w:rsidRPr="00017DDC" w:rsidRDefault="00D60ECF" w:rsidP="000A1E1D">
            <w:pPr>
              <w:jc w:val="center"/>
              <w:rPr>
                <w:rFonts w:ascii="Cambria" w:hAnsi="Cambria"/>
                <w:b/>
                <w:rPrChange w:id="214" w:author="Alexander Waters" w:date="2021-10-27T11:54:00Z">
                  <w:rPr>
                    <w:rFonts w:ascii="Cambria" w:hAnsi="Cambria"/>
                    <w:b/>
                  </w:rPr>
                </w:rPrChange>
              </w:rPr>
            </w:pPr>
            <w:r w:rsidRPr="00017DDC">
              <w:rPr>
                <w:rFonts w:ascii="Cambria" w:hAnsi="Cambria"/>
                <w:b/>
                <w:rPrChange w:id="215" w:author="Alexander Waters" w:date="2021-10-27T11:54:00Z">
                  <w:rPr>
                    <w:rFonts w:ascii="Cambria" w:hAnsi="Cambria"/>
                    <w:b/>
                  </w:rPr>
                </w:rPrChange>
              </w:rPr>
              <w:t>Name</w:t>
            </w:r>
          </w:p>
        </w:tc>
        <w:tc>
          <w:tcPr>
            <w:tcW w:w="752" w:type="pct"/>
          </w:tcPr>
          <w:p w14:paraId="46F6803F" w14:textId="77777777" w:rsidR="00D60ECF" w:rsidRPr="00017DDC" w:rsidRDefault="00D60ECF" w:rsidP="000A1E1D">
            <w:pPr>
              <w:jc w:val="center"/>
              <w:rPr>
                <w:rFonts w:ascii="Cambria" w:hAnsi="Cambria"/>
                <w:b/>
                <w:rPrChange w:id="216" w:author="Alexander Waters" w:date="2021-10-27T11:54:00Z">
                  <w:rPr>
                    <w:rFonts w:ascii="Cambria" w:hAnsi="Cambria"/>
                    <w:b/>
                  </w:rPr>
                </w:rPrChange>
              </w:rPr>
            </w:pPr>
            <w:r w:rsidRPr="00017DDC">
              <w:rPr>
                <w:rFonts w:ascii="Cambria" w:hAnsi="Cambria"/>
                <w:b/>
                <w:rPrChange w:id="217" w:author="Alexander Waters" w:date="2021-10-27T11:54:00Z">
                  <w:rPr>
                    <w:rFonts w:ascii="Cambria" w:hAnsi="Cambria"/>
                    <w:b/>
                  </w:rPr>
                </w:rPrChange>
              </w:rPr>
              <w:t>Author Protocols &amp; Reports</w:t>
            </w:r>
          </w:p>
        </w:tc>
        <w:tc>
          <w:tcPr>
            <w:tcW w:w="752" w:type="pct"/>
          </w:tcPr>
          <w:p w14:paraId="79A2CCBF" w14:textId="77777777" w:rsidR="00D60ECF" w:rsidRPr="00017DDC" w:rsidRDefault="00D60ECF" w:rsidP="000A1E1D">
            <w:pPr>
              <w:jc w:val="center"/>
              <w:rPr>
                <w:rFonts w:ascii="Cambria" w:hAnsi="Cambria"/>
                <w:b/>
                <w:rPrChange w:id="218" w:author="Alexander Waters" w:date="2021-10-27T11:54:00Z">
                  <w:rPr>
                    <w:rFonts w:ascii="Cambria" w:hAnsi="Cambria"/>
                    <w:b/>
                  </w:rPr>
                </w:rPrChange>
              </w:rPr>
            </w:pPr>
            <w:r w:rsidRPr="00017DDC">
              <w:rPr>
                <w:rFonts w:ascii="Cambria" w:hAnsi="Cambria"/>
                <w:b/>
                <w:rPrChange w:id="219" w:author="Alexander Waters" w:date="2021-10-27T11:54:00Z">
                  <w:rPr>
                    <w:rFonts w:ascii="Cambria" w:hAnsi="Cambria"/>
                    <w:b/>
                  </w:rPr>
                </w:rPrChange>
              </w:rPr>
              <w:t>Approve Protocols &amp; Reports</w:t>
            </w:r>
          </w:p>
        </w:tc>
        <w:tc>
          <w:tcPr>
            <w:tcW w:w="752" w:type="pct"/>
          </w:tcPr>
          <w:p w14:paraId="7595AFBF" w14:textId="77777777" w:rsidR="00D60ECF" w:rsidRPr="00017DDC" w:rsidRDefault="00D60ECF" w:rsidP="000A1E1D">
            <w:pPr>
              <w:jc w:val="center"/>
              <w:rPr>
                <w:rFonts w:ascii="Cambria" w:hAnsi="Cambria"/>
                <w:b/>
                <w:rPrChange w:id="220" w:author="Alexander Waters" w:date="2021-10-27T11:54:00Z">
                  <w:rPr>
                    <w:rFonts w:ascii="Cambria" w:hAnsi="Cambria"/>
                    <w:b/>
                  </w:rPr>
                </w:rPrChange>
              </w:rPr>
            </w:pPr>
            <w:r w:rsidRPr="00017DDC">
              <w:rPr>
                <w:rFonts w:ascii="Cambria" w:hAnsi="Cambria"/>
                <w:b/>
                <w:rPrChange w:id="221" w:author="Alexander Waters" w:date="2021-10-27T11:54:00Z">
                  <w:rPr>
                    <w:rFonts w:ascii="Cambria" w:hAnsi="Cambria"/>
                    <w:b/>
                  </w:rPr>
                </w:rPrChange>
              </w:rPr>
              <w:t>Execute Protocol</w:t>
            </w:r>
          </w:p>
        </w:tc>
        <w:tc>
          <w:tcPr>
            <w:tcW w:w="752" w:type="pct"/>
          </w:tcPr>
          <w:p w14:paraId="0A84360A" w14:textId="77777777" w:rsidR="00D60ECF" w:rsidRPr="00017DDC" w:rsidRDefault="00D60ECF" w:rsidP="000A1E1D">
            <w:pPr>
              <w:jc w:val="center"/>
              <w:rPr>
                <w:rFonts w:ascii="Cambria" w:hAnsi="Cambria"/>
                <w:b/>
                <w:rPrChange w:id="222" w:author="Alexander Waters" w:date="2021-10-27T11:54:00Z">
                  <w:rPr>
                    <w:rFonts w:ascii="Cambria" w:hAnsi="Cambria"/>
                    <w:b/>
                  </w:rPr>
                </w:rPrChange>
              </w:rPr>
            </w:pPr>
            <w:r w:rsidRPr="00017DDC">
              <w:rPr>
                <w:rFonts w:ascii="Cambria" w:hAnsi="Cambria"/>
                <w:b/>
                <w:rPrChange w:id="223" w:author="Alexander Waters" w:date="2021-10-27T11:54:00Z">
                  <w:rPr>
                    <w:rFonts w:ascii="Cambria" w:hAnsi="Cambria"/>
                    <w:b/>
                  </w:rPr>
                </w:rPrChange>
              </w:rPr>
              <w:t>WI, SOP’s, FORMS</w:t>
            </w:r>
          </w:p>
        </w:tc>
      </w:tr>
      <w:tr w:rsidR="00D60ECF" w:rsidRPr="00017DDC" w14:paraId="211DF504" w14:textId="77777777" w:rsidTr="000A1E1D">
        <w:tc>
          <w:tcPr>
            <w:tcW w:w="1008" w:type="pct"/>
          </w:tcPr>
          <w:p w14:paraId="334CA746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24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25" w:author="Alexander Waters" w:date="2021-10-27T11:54:00Z">
                  <w:rPr>
                    <w:rFonts w:ascii="Cambria" w:hAnsi="Cambria"/>
                  </w:rPr>
                </w:rPrChange>
              </w:rPr>
              <w:t>Validation/Study Leader</w:t>
            </w:r>
          </w:p>
        </w:tc>
        <w:tc>
          <w:tcPr>
            <w:tcW w:w="984" w:type="pct"/>
          </w:tcPr>
          <w:p w14:paraId="1EBA03C5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26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27" w:author="Alexander Waters" w:date="2021-10-27T11:54:00Z">
                  <w:rPr>
                    <w:rFonts w:ascii="Cambria" w:hAnsi="Cambria"/>
                  </w:rPr>
                </w:rPrChange>
              </w:rPr>
              <w:t>Alexander Waters</w:t>
            </w:r>
          </w:p>
        </w:tc>
        <w:tc>
          <w:tcPr>
            <w:tcW w:w="752" w:type="pct"/>
          </w:tcPr>
          <w:p w14:paraId="612F6026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28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29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71888BDC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0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31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1E6A7301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2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74CABF68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3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  <w:tr w:rsidR="00D60ECF" w:rsidRPr="00017DDC" w14:paraId="17261177" w14:textId="77777777" w:rsidTr="000A1E1D">
        <w:tc>
          <w:tcPr>
            <w:tcW w:w="1008" w:type="pct"/>
          </w:tcPr>
          <w:p w14:paraId="154D543A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4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35" w:author="Alexander Waters" w:date="2021-10-27T11:54:00Z">
                  <w:rPr>
                    <w:rFonts w:ascii="Cambria" w:hAnsi="Cambria"/>
                  </w:rPr>
                </w:rPrChange>
              </w:rPr>
              <w:t>Validation Reviewer</w:t>
            </w:r>
          </w:p>
        </w:tc>
        <w:tc>
          <w:tcPr>
            <w:tcW w:w="984" w:type="pct"/>
          </w:tcPr>
          <w:p w14:paraId="52A4EA45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6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37" w:author="Alexander Waters" w:date="2021-10-27T11:54:00Z">
                  <w:rPr>
                    <w:rFonts w:ascii="Cambria" w:hAnsi="Cambria"/>
                  </w:rPr>
                </w:rPrChange>
              </w:rPr>
              <w:t>Rob Frye</w:t>
            </w:r>
          </w:p>
        </w:tc>
        <w:tc>
          <w:tcPr>
            <w:tcW w:w="752" w:type="pct"/>
          </w:tcPr>
          <w:p w14:paraId="1BBC318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8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1DC60249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39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40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50525AF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41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0279D67C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42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  <w:tr w:rsidR="00D60ECF" w:rsidRPr="00017DDC" w14:paraId="59F13BBA" w14:textId="77777777" w:rsidTr="000A1E1D">
        <w:tc>
          <w:tcPr>
            <w:tcW w:w="1008" w:type="pct"/>
          </w:tcPr>
          <w:p w14:paraId="2A78C179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43" w:author="Alexander Waters" w:date="2021-10-27T11:54:00Z">
                  <w:rPr>
                    <w:rFonts w:ascii="Cambria" w:hAnsi="Cambria"/>
                  </w:rPr>
                </w:rPrChange>
              </w:rPr>
            </w:pPr>
            <w:proofErr w:type="spellStart"/>
            <w:r w:rsidRPr="00017DDC">
              <w:rPr>
                <w:rFonts w:ascii="Cambria" w:hAnsi="Cambria"/>
                <w:rPrChange w:id="244" w:author="Alexander Waters" w:date="2021-10-27T11:54:00Z">
                  <w:rPr>
                    <w:rFonts w:ascii="Cambria" w:hAnsi="Cambria"/>
                  </w:rPr>
                </w:rPrChange>
              </w:rPr>
              <w:lastRenderedPageBreak/>
              <w:t>MwER</w:t>
            </w:r>
            <w:proofErr w:type="spellEnd"/>
            <w:r w:rsidRPr="00017DDC">
              <w:rPr>
                <w:rFonts w:ascii="Cambria" w:hAnsi="Cambria"/>
                <w:rPrChange w:id="245" w:author="Alexander Waters" w:date="2021-10-27T11:54:00Z">
                  <w:rPr>
                    <w:rFonts w:ascii="Cambria" w:hAnsi="Cambria"/>
                  </w:rPr>
                </w:rPrChange>
              </w:rPr>
              <w:t>/MR/HOQ/TBD</w:t>
            </w:r>
          </w:p>
        </w:tc>
        <w:tc>
          <w:tcPr>
            <w:tcW w:w="984" w:type="pct"/>
          </w:tcPr>
          <w:p w14:paraId="75A3151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46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47" w:author="Alexander Waters" w:date="2021-10-27T11:54:00Z">
                  <w:rPr>
                    <w:rFonts w:ascii="Cambria" w:hAnsi="Cambria"/>
                  </w:rPr>
                </w:rPrChange>
              </w:rPr>
              <w:t>Melissa O’Connor</w:t>
            </w:r>
          </w:p>
        </w:tc>
        <w:tc>
          <w:tcPr>
            <w:tcW w:w="752" w:type="pct"/>
          </w:tcPr>
          <w:p w14:paraId="0C6E421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48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7CEB5C7A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49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50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6C479D84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51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1272D20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52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  <w:tr w:rsidR="00D60ECF" w:rsidRPr="00017DDC" w14:paraId="671240D1" w14:textId="77777777" w:rsidTr="000A1E1D">
        <w:tc>
          <w:tcPr>
            <w:tcW w:w="1008" w:type="pct"/>
          </w:tcPr>
          <w:p w14:paraId="168D23D7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53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54" w:author="Alexander Waters" w:date="2021-10-27T11:54:00Z">
                  <w:rPr>
                    <w:rFonts w:ascii="Cambria" w:hAnsi="Cambria"/>
                  </w:rPr>
                </w:rPrChange>
              </w:rPr>
              <w:t>Director of Quality</w:t>
            </w:r>
          </w:p>
        </w:tc>
        <w:tc>
          <w:tcPr>
            <w:tcW w:w="984" w:type="pct"/>
          </w:tcPr>
          <w:p w14:paraId="3FA4BDB5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55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56" w:author="Alexander Waters" w:date="2021-10-27T11:54:00Z">
                  <w:rPr>
                    <w:rFonts w:ascii="Cambria" w:hAnsi="Cambria"/>
                  </w:rPr>
                </w:rPrChange>
              </w:rPr>
              <w:t>Stacy Harmon</w:t>
            </w:r>
          </w:p>
        </w:tc>
        <w:tc>
          <w:tcPr>
            <w:tcW w:w="752" w:type="pct"/>
          </w:tcPr>
          <w:p w14:paraId="2E0E90FC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57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7FDCF147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58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59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5A2139E9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0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47B78912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1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  <w:tr w:rsidR="00D60ECF" w:rsidRPr="00017DDC" w14:paraId="3F125524" w14:textId="77777777" w:rsidTr="000A1E1D">
        <w:tc>
          <w:tcPr>
            <w:tcW w:w="1008" w:type="pct"/>
          </w:tcPr>
          <w:p w14:paraId="424D847E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2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63" w:author="Alexander Waters" w:date="2021-10-27T11:54:00Z">
                  <w:rPr>
                    <w:rFonts w:ascii="Cambria" w:hAnsi="Cambria"/>
                  </w:rPr>
                </w:rPrChange>
              </w:rPr>
              <w:t>Continuous Improvement/Quality Engineering Manager</w:t>
            </w:r>
          </w:p>
        </w:tc>
        <w:tc>
          <w:tcPr>
            <w:tcW w:w="984" w:type="pct"/>
          </w:tcPr>
          <w:p w14:paraId="32E0A533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4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65" w:author="Alexander Waters" w:date="2021-10-27T11:54:00Z">
                  <w:rPr>
                    <w:rFonts w:ascii="Cambria" w:hAnsi="Cambria"/>
                  </w:rPr>
                </w:rPrChange>
              </w:rPr>
              <w:t>Justin Junnier</w:t>
            </w:r>
          </w:p>
        </w:tc>
        <w:tc>
          <w:tcPr>
            <w:tcW w:w="752" w:type="pct"/>
          </w:tcPr>
          <w:p w14:paraId="6F2E5DAE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6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60CCD957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7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68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2DBAC5A2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69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713CA852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0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  <w:tr w:rsidR="00D60ECF" w:rsidRPr="00017DDC" w14:paraId="2665682B" w14:textId="77777777" w:rsidTr="000A1E1D">
        <w:tc>
          <w:tcPr>
            <w:tcW w:w="1008" w:type="pct"/>
          </w:tcPr>
          <w:p w14:paraId="3D590997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1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72" w:author="Alexander Waters" w:date="2021-10-27T11:54:00Z">
                  <w:rPr>
                    <w:rFonts w:ascii="Cambria" w:hAnsi="Cambria"/>
                  </w:rPr>
                </w:rPrChange>
              </w:rPr>
              <w:t>Operations Management</w:t>
            </w:r>
          </w:p>
        </w:tc>
        <w:tc>
          <w:tcPr>
            <w:tcW w:w="984" w:type="pct"/>
          </w:tcPr>
          <w:p w14:paraId="1BD1B296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3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74" w:author="Alexander Waters" w:date="2021-10-27T11:54:00Z">
                  <w:rPr>
                    <w:rFonts w:ascii="Cambria" w:hAnsi="Cambria"/>
                  </w:rPr>
                </w:rPrChange>
              </w:rPr>
              <w:t>Michael Baird</w:t>
            </w:r>
          </w:p>
        </w:tc>
        <w:tc>
          <w:tcPr>
            <w:tcW w:w="752" w:type="pct"/>
          </w:tcPr>
          <w:p w14:paraId="56BCD7F8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5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25B616C4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6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77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55943697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8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31FF3372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79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  <w:tr w:rsidR="00D60ECF" w:rsidRPr="00017DDC" w14:paraId="28073BF5" w14:textId="77777777" w:rsidTr="000A1E1D">
        <w:tc>
          <w:tcPr>
            <w:tcW w:w="1008" w:type="pct"/>
          </w:tcPr>
          <w:p w14:paraId="1B5A059A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0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81" w:author="Alexander Waters" w:date="2021-10-27T11:54:00Z">
                  <w:rPr>
                    <w:rFonts w:ascii="Cambria" w:hAnsi="Cambria"/>
                  </w:rPr>
                </w:rPrChange>
              </w:rPr>
              <w:t>Operations Management</w:t>
            </w:r>
          </w:p>
        </w:tc>
        <w:tc>
          <w:tcPr>
            <w:tcW w:w="984" w:type="pct"/>
          </w:tcPr>
          <w:p w14:paraId="67959F76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2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83" w:author="Alexander Waters" w:date="2021-10-27T11:54:00Z">
                  <w:rPr>
                    <w:rFonts w:ascii="Cambria" w:hAnsi="Cambria"/>
                  </w:rPr>
                </w:rPrChange>
              </w:rPr>
              <w:t>Dana McCullough</w:t>
            </w:r>
          </w:p>
        </w:tc>
        <w:tc>
          <w:tcPr>
            <w:tcW w:w="752" w:type="pct"/>
          </w:tcPr>
          <w:p w14:paraId="72136CB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4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6E3FD764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5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223708D9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6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345B2780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7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88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</w:tr>
      <w:tr w:rsidR="00D60ECF" w:rsidRPr="00017DDC" w14:paraId="2DECCA92" w14:textId="77777777" w:rsidTr="000A1E1D">
        <w:tc>
          <w:tcPr>
            <w:tcW w:w="1008" w:type="pct"/>
          </w:tcPr>
          <w:p w14:paraId="3893F368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89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90" w:author="Alexander Waters" w:date="2021-10-27T11:54:00Z">
                  <w:rPr>
                    <w:rFonts w:ascii="Cambria" w:hAnsi="Cambria"/>
                  </w:rPr>
                </w:rPrChange>
              </w:rPr>
              <w:t>Operations</w:t>
            </w:r>
          </w:p>
        </w:tc>
        <w:tc>
          <w:tcPr>
            <w:tcW w:w="984" w:type="pct"/>
          </w:tcPr>
          <w:p w14:paraId="1EEDA89C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91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92" w:author="Alexander Waters" w:date="2021-10-27T11:54:00Z">
                  <w:rPr>
                    <w:rFonts w:ascii="Cambria" w:hAnsi="Cambria"/>
                  </w:rPr>
                </w:rPrChange>
              </w:rPr>
              <w:t>Trained Technicians</w:t>
            </w:r>
          </w:p>
        </w:tc>
        <w:tc>
          <w:tcPr>
            <w:tcW w:w="752" w:type="pct"/>
          </w:tcPr>
          <w:p w14:paraId="1E6A3B9F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93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6C7DF928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94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  <w:tc>
          <w:tcPr>
            <w:tcW w:w="752" w:type="pct"/>
          </w:tcPr>
          <w:p w14:paraId="37CC6ECA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95" w:author="Alexander Waters" w:date="2021-10-27T11:54:00Z">
                  <w:rPr>
                    <w:rFonts w:ascii="Cambria" w:hAnsi="Cambria"/>
                  </w:rPr>
                </w:rPrChange>
              </w:rPr>
            </w:pPr>
            <w:r w:rsidRPr="00017DDC">
              <w:rPr>
                <w:rFonts w:ascii="Cambria" w:hAnsi="Cambria"/>
                <w:rPrChange w:id="296" w:author="Alexander Waters" w:date="2021-10-27T11:54:00Z">
                  <w:rPr>
                    <w:rFonts w:ascii="Cambria" w:hAnsi="Cambria"/>
                  </w:rPr>
                </w:rPrChange>
              </w:rPr>
              <w:t>X</w:t>
            </w:r>
          </w:p>
        </w:tc>
        <w:tc>
          <w:tcPr>
            <w:tcW w:w="752" w:type="pct"/>
          </w:tcPr>
          <w:p w14:paraId="38C30D94" w14:textId="77777777" w:rsidR="00D60ECF" w:rsidRPr="00017DDC" w:rsidRDefault="00D60ECF" w:rsidP="000A1E1D">
            <w:pPr>
              <w:jc w:val="center"/>
              <w:rPr>
                <w:rFonts w:ascii="Cambria" w:hAnsi="Cambria"/>
                <w:rPrChange w:id="297" w:author="Alexander Waters" w:date="2021-10-27T11:54:00Z">
                  <w:rPr>
                    <w:rFonts w:ascii="Cambria" w:hAnsi="Cambria"/>
                  </w:rPr>
                </w:rPrChange>
              </w:rPr>
            </w:pPr>
          </w:p>
        </w:tc>
      </w:tr>
    </w:tbl>
    <w:p w14:paraId="48E3E040" w14:textId="1A3A0DE6" w:rsidR="00B17758" w:rsidRPr="00017DDC" w:rsidRDefault="00B17758" w:rsidP="00B17758">
      <w:pPr>
        <w:ind w:left="2160" w:hanging="936"/>
        <w:rPr>
          <w:rFonts w:ascii="Cambria" w:hAnsi="Cambria" w:cs="Arial"/>
          <w:rPrChange w:id="298" w:author="Alexander Waters" w:date="2021-10-27T11:54:00Z">
            <w:rPr>
              <w:rFonts w:ascii="Cambria" w:hAnsi="Cambria" w:cs="Arial"/>
            </w:rPr>
          </w:rPrChange>
        </w:rPr>
      </w:pPr>
    </w:p>
    <w:p w14:paraId="5DBB0570" w14:textId="60E76506" w:rsidR="00CC39B8" w:rsidRPr="00017DDC" w:rsidRDefault="00367670" w:rsidP="00C8477D">
      <w:pPr>
        <w:pStyle w:val="ListParagraph"/>
        <w:numPr>
          <w:ilvl w:val="0"/>
          <w:numId w:val="8"/>
        </w:numPr>
        <w:rPr>
          <w:ins w:id="299" w:author="Alexander Waters" w:date="2021-10-27T10:52:00Z"/>
          <w:rFonts w:ascii="Cambria" w:hAnsi="Cambria" w:cs="Arial"/>
          <w:rPrChange w:id="300" w:author="Alexander Waters" w:date="2021-10-27T11:54:00Z">
            <w:rPr>
              <w:ins w:id="301" w:author="Alexander Waters" w:date="2021-10-27T10:52:00Z"/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302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SAFETY CONSIDERATIONS</w:t>
      </w:r>
    </w:p>
    <w:p w14:paraId="281B730B" w14:textId="76EF416E" w:rsidR="00EE60E0" w:rsidRPr="00017DDC" w:rsidRDefault="00EE60E0" w:rsidP="009C30B4">
      <w:pPr>
        <w:pStyle w:val="ListParagraph"/>
        <w:numPr>
          <w:ilvl w:val="1"/>
          <w:numId w:val="8"/>
        </w:numPr>
        <w:rPr>
          <w:ins w:id="303" w:author="Alexander Waters" w:date="2021-10-27T10:52:00Z"/>
          <w:rFonts w:ascii="Cambria" w:hAnsi="Cambria" w:cs="Arial"/>
          <w:bCs/>
          <w:rPrChange w:id="304" w:author="Alexander Waters" w:date="2021-10-27T11:54:00Z">
            <w:rPr>
              <w:ins w:id="305" w:author="Alexander Waters" w:date="2021-10-27T10:52:00Z"/>
              <w:rFonts w:ascii="Cambria" w:hAnsi="Cambria" w:cs="Arial"/>
              <w:bCs/>
            </w:rPr>
          </w:rPrChange>
        </w:rPr>
        <w:pPrChange w:id="306" w:author="Alexander Waters" w:date="2021-10-27T11:42:00Z">
          <w:pPr>
            <w:pStyle w:val="ListParagraph"/>
            <w:numPr>
              <w:numId w:val="8"/>
            </w:numPr>
            <w:ind w:hanging="720"/>
          </w:pPr>
        </w:pPrChange>
      </w:pPr>
      <w:ins w:id="307" w:author="Alexander Waters" w:date="2021-10-27T10:52:00Z">
        <w:r w:rsidRPr="00017DDC">
          <w:rPr>
            <w:rFonts w:ascii="Cambria" w:hAnsi="Cambria" w:cs="Arial"/>
            <w:bCs/>
            <w:rPrChange w:id="308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 xml:space="preserve">Do not use </w:t>
        </w:r>
        <w:r w:rsidR="0053414B" w:rsidRPr="00017DDC">
          <w:rPr>
            <w:rFonts w:ascii="Cambria" w:hAnsi="Cambria" w:cs="Arial"/>
            <w:bCs/>
            <w:rPrChange w:id="309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the equipment </w:t>
        </w:r>
        <w:r w:rsidRPr="00017DDC">
          <w:rPr>
            <w:rFonts w:ascii="Cambria" w:hAnsi="Cambria" w:cs="Arial"/>
            <w:bCs/>
            <w:rPrChange w:id="310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 xml:space="preserve">in the presence </w:t>
        </w:r>
        <w:r w:rsidR="0053414B" w:rsidRPr="00017DDC">
          <w:rPr>
            <w:rFonts w:ascii="Cambria" w:hAnsi="Cambria" w:cs="Arial"/>
            <w:bCs/>
            <w:rPrChange w:id="311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>of flammable or combustible chemicals or gasses.</w:t>
        </w:r>
      </w:ins>
    </w:p>
    <w:p w14:paraId="53AE0349" w14:textId="0719B2BA" w:rsidR="0053414B" w:rsidRPr="00017DDC" w:rsidRDefault="0053414B" w:rsidP="009C30B4">
      <w:pPr>
        <w:pStyle w:val="ListParagraph"/>
        <w:numPr>
          <w:ilvl w:val="1"/>
          <w:numId w:val="8"/>
        </w:numPr>
        <w:rPr>
          <w:ins w:id="312" w:author="Alexander Waters" w:date="2021-10-27T11:16:00Z"/>
          <w:rFonts w:ascii="Cambria" w:hAnsi="Cambria" w:cs="Arial"/>
          <w:bCs/>
          <w:rPrChange w:id="313" w:author="Alexander Waters" w:date="2021-10-27T11:54:00Z">
            <w:rPr>
              <w:ins w:id="314" w:author="Alexander Waters" w:date="2021-10-27T11:16:00Z"/>
              <w:rFonts w:ascii="Cambria" w:hAnsi="Cambria" w:cs="Arial"/>
              <w:bCs/>
            </w:rPr>
          </w:rPrChange>
        </w:rPr>
        <w:pPrChange w:id="315" w:author="Alexander Waters" w:date="2021-10-27T11:42:00Z">
          <w:pPr>
            <w:pStyle w:val="ListParagraph"/>
            <w:numPr>
              <w:numId w:val="8"/>
            </w:numPr>
            <w:ind w:hanging="720"/>
          </w:pPr>
        </w:pPrChange>
      </w:pPr>
      <w:ins w:id="316" w:author="Alexander Waters" w:date="2021-10-27T10:52:00Z">
        <w:r w:rsidRPr="00017DDC">
          <w:rPr>
            <w:rFonts w:ascii="Cambria" w:hAnsi="Cambria" w:cs="Arial"/>
            <w:bCs/>
            <w:rPrChange w:id="317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Do not place the equipment </w:t>
        </w:r>
      </w:ins>
      <w:ins w:id="318" w:author="Alexander Waters" w:date="2021-10-27T10:53:00Z">
        <w:r w:rsidR="003C2278" w:rsidRPr="00017DDC">
          <w:rPr>
            <w:rFonts w:ascii="Cambria" w:hAnsi="Cambria" w:cs="Arial"/>
            <w:bCs/>
            <w:rPrChange w:id="319" w:author="Alexander Waters" w:date="2021-10-27T11:54:00Z">
              <w:rPr>
                <w:rFonts w:ascii="Cambria" w:hAnsi="Cambria" w:cs="Arial"/>
                <w:bCs/>
              </w:rPr>
            </w:rPrChange>
          </w:rPr>
          <w:t>near air conditioning or heating vents</w:t>
        </w:r>
        <w:r w:rsidR="005C1520" w:rsidRPr="00017DDC">
          <w:rPr>
            <w:rFonts w:ascii="Cambria" w:hAnsi="Cambria" w:cs="Arial"/>
            <w:bCs/>
            <w:rPrChange w:id="320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 or sources</w:t>
        </w:r>
      </w:ins>
      <w:ins w:id="321" w:author="Alexander Waters" w:date="2021-10-27T11:18:00Z">
        <w:r w:rsidR="00454B5D" w:rsidRPr="00017DDC">
          <w:rPr>
            <w:rFonts w:ascii="Cambria" w:hAnsi="Cambria" w:cs="Arial"/>
            <w:bCs/>
            <w:rPrChange w:id="322" w:author="Alexander Waters" w:date="2021-10-27T11:54:00Z">
              <w:rPr>
                <w:rFonts w:ascii="Cambria" w:hAnsi="Cambria" w:cs="Arial"/>
                <w:bCs/>
              </w:rPr>
            </w:rPrChange>
          </w:rPr>
          <w:t>.</w:t>
        </w:r>
      </w:ins>
    </w:p>
    <w:p w14:paraId="091E7904" w14:textId="4AA963CB" w:rsidR="00C16B16" w:rsidRPr="00017DDC" w:rsidRDefault="00C16B16" w:rsidP="009C30B4">
      <w:pPr>
        <w:pStyle w:val="ListParagraph"/>
        <w:numPr>
          <w:ilvl w:val="1"/>
          <w:numId w:val="8"/>
        </w:numPr>
        <w:rPr>
          <w:ins w:id="323" w:author="Alexander Waters" w:date="2021-10-27T10:53:00Z"/>
          <w:rFonts w:ascii="Cambria" w:hAnsi="Cambria" w:cs="Arial"/>
          <w:bCs/>
          <w:rPrChange w:id="324" w:author="Alexander Waters" w:date="2021-10-27T11:54:00Z">
            <w:rPr>
              <w:ins w:id="325" w:author="Alexander Waters" w:date="2021-10-27T10:53:00Z"/>
              <w:rFonts w:ascii="Cambria" w:hAnsi="Cambria" w:cs="Arial"/>
              <w:bCs/>
            </w:rPr>
          </w:rPrChange>
        </w:rPr>
        <w:pPrChange w:id="326" w:author="Alexander Waters" w:date="2021-10-27T11:42:00Z">
          <w:pPr>
            <w:pStyle w:val="ListParagraph"/>
            <w:numPr>
              <w:numId w:val="8"/>
            </w:numPr>
            <w:ind w:hanging="720"/>
          </w:pPr>
        </w:pPrChange>
      </w:pPr>
      <w:ins w:id="327" w:author="Alexander Waters" w:date="2021-10-27T11:16:00Z">
        <w:r w:rsidRPr="00017DDC">
          <w:rPr>
            <w:rFonts w:ascii="Cambria" w:hAnsi="Cambria" w:cs="Arial"/>
            <w:bCs/>
            <w:rPrChange w:id="328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Do not install the </w:t>
        </w:r>
      </w:ins>
      <w:ins w:id="329" w:author="Alexander Waters" w:date="2021-10-27T11:17:00Z">
        <w:r w:rsidR="00440B45" w:rsidRPr="00017DDC">
          <w:rPr>
            <w:rFonts w:ascii="Cambria" w:hAnsi="Cambria" w:cs="Arial"/>
            <w:bCs/>
            <w:rPrChange w:id="330" w:author="Alexander Waters" w:date="2021-10-27T11:54:00Z">
              <w:rPr>
                <w:rFonts w:ascii="Cambria" w:hAnsi="Cambria" w:cs="Arial"/>
                <w:bCs/>
              </w:rPr>
            </w:rPrChange>
          </w:rPr>
          <w:t>equipment</w:t>
        </w:r>
      </w:ins>
      <w:ins w:id="331" w:author="Alexander Waters" w:date="2021-10-27T11:16:00Z">
        <w:r w:rsidRPr="00017DDC">
          <w:rPr>
            <w:rFonts w:ascii="Cambria" w:hAnsi="Cambria" w:cs="Arial"/>
            <w:bCs/>
            <w:rPrChange w:id="332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 in a humid pl</w:t>
        </w:r>
      </w:ins>
      <w:ins w:id="333" w:author="Alexander Waters" w:date="2021-10-27T11:17:00Z">
        <w:r w:rsidR="00440B45" w:rsidRPr="00017DDC">
          <w:rPr>
            <w:rFonts w:ascii="Cambria" w:hAnsi="Cambria" w:cs="Arial"/>
            <w:bCs/>
            <w:rPrChange w:id="334" w:author="Alexander Waters" w:date="2021-10-27T11:54:00Z">
              <w:rPr>
                <w:rFonts w:ascii="Cambria" w:hAnsi="Cambria" w:cs="Arial"/>
                <w:bCs/>
              </w:rPr>
            </w:rPrChange>
          </w:rPr>
          <w:t>ace or an area where it may be splashed by water.</w:t>
        </w:r>
      </w:ins>
    </w:p>
    <w:p w14:paraId="67C682B4" w14:textId="60C7F1E3" w:rsidR="005C1520" w:rsidRPr="00017DDC" w:rsidRDefault="003356B0" w:rsidP="009C30B4">
      <w:pPr>
        <w:pStyle w:val="ListParagraph"/>
        <w:numPr>
          <w:ilvl w:val="1"/>
          <w:numId w:val="8"/>
        </w:numPr>
        <w:rPr>
          <w:ins w:id="335" w:author="Alexander Waters" w:date="2021-10-27T11:15:00Z"/>
          <w:rFonts w:ascii="Cambria" w:hAnsi="Cambria" w:cs="Arial"/>
          <w:bCs/>
          <w:rPrChange w:id="336" w:author="Alexander Waters" w:date="2021-10-27T11:54:00Z">
            <w:rPr>
              <w:ins w:id="337" w:author="Alexander Waters" w:date="2021-10-27T11:15:00Z"/>
              <w:rFonts w:ascii="Cambria" w:hAnsi="Cambria" w:cs="Arial"/>
              <w:bCs/>
            </w:rPr>
          </w:rPrChange>
        </w:rPr>
        <w:pPrChange w:id="338" w:author="Alexander Waters" w:date="2021-10-27T11:42:00Z">
          <w:pPr>
            <w:pStyle w:val="ListParagraph"/>
            <w:numPr>
              <w:numId w:val="8"/>
            </w:numPr>
            <w:ind w:hanging="720"/>
          </w:pPr>
        </w:pPrChange>
      </w:pPr>
      <w:ins w:id="339" w:author="Alexander Waters" w:date="2021-10-27T11:15:00Z">
        <w:r w:rsidRPr="00017DDC">
          <w:rPr>
            <w:rFonts w:ascii="Cambria" w:hAnsi="Cambria" w:cs="Arial"/>
            <w:bCs/>
            <w:rPrChange w:id="340" w:author="Alexander Waters" w:date="2021-10-27T11:54:00Z">
              <w:rPr>
                <w:rFonts w:ascii="Cambria" w:hAnsi="Cambria" w:cs="Arial"/>
                <w:bCs/>
              </w:rPr>
            </w:rPrChange>
          </w:rPr>
          <w:t>Unplug the incubator from its power supply prior to conducting any maintenance or repair activities.</w:t>
        </w:r>
      </w:ins>
    </w:p>
    <w:p w14:paraId="71976BE7" w14:textId="10EC653B" w:rsidR="003356B0" w:rsidRPr="00017DDC" w:rsidRDefault="003F1BB4" w:rsidP="009C30B4">
      <w:pPr>
        <w:pStyle w:val="ListParagraph"/>
        <w:numPr>
          <w:ilvl w:val="1"/>
          <w:numId w:val="8"/>
        </w:numPr>
        <w:rPr>
          <w:ins w:id="341" w:author="Alexander Waters" w:date="2021-10-27T11:16:00Z"/>
          <w:rFonts w:ascii="Cambria" w:hAnsi="Cambria" w:cs="Arial"/>
          <w:bCs/>
          <w:rPrChange w:id="342" w:author="Alexander Waters" w:date="2021-10-27T11:54:00Z">
            <w:rPr>
              <w:ins w:id="343" w:author="Alexander Waters" w:date="2021-10-27T11:16:00Z"/>
              <w:rFonts w:ascii="Cambria" w:hAnsi="Cambria" w:cs="Arial"/>
              <w:bCs/>
            </w:rPr>
          </w:rPrChange>
        </w:rPr>
        <w:pPrChange w:id="344" w:author="Alexander Waters" w:date="2021-10-27T11:42:00Z">
          <w:pPr>
            <w:pStyle w:val="ListParagraph"/>
            <w:numPr>
              <w:numId w:val="8"/>
            </w:numPr>
            <w:ind w:hanging="720"/>
          </w:pPr>
        </w:pPrChange>
      </w:pPr>
      <w:ins w:id="345" w:author="Alexander Waters" w:date="2021-10-27T11:16:00Z">
        <w:r w:rsidRPr="00017DDC">
          <w:rPr>
            <w:rFonts w:ascii="Cambria" w:hAnsi="Cambria" w:cs="Arial"/>
            <w:bCs/>
            <w:rPrChange w:id="346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Ensure the </w:t>
        </w:r>
      </w:ins>
      <w:ins w:id="347" w:author="Alexander Waters" w:date="2021-10-27T11:17:00Z">
        <w:r w:rsidR="00440B45" w:rsidRPr="00017DDC">
          <w:rPr>
            <w:rFonts w:ascii="Cambria" w:hAnsi="Cambria" w:cs="Arial"/>
            <w:bCs/>
            <w:rPrChange w:id="348" w:author="Alexander Waters" w:date="2021-10-27T11:54:00Z">
              <w:rPr>
                <w:rFonts w:ascii="Cambria" w:hAnsi="Cambria" w:cs="Arial"/>
                <w:bCs/>
              </w:rPr>
            </w:rPrChange>
          </w:rPr>
          <w:t>equipment</w:t>
        </w:r>
      </w:ins>
      <w:ins w:id="349" w:author="Alexander Waters" w:date="2021-10-27T11:16:00Z">
        <w:r w:rsidRPr="00017DDC">
          <w:rPr>
            <w:rFonts w:ascii="Cambria" w:hAnsi="Cambria" w:cs="Arial"/>
            <w:bCs/>
            <w:rPrChange w:id="350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 is installed on a level sturdy surface.</w:t>
        </w:r>
      </w:ins>
    </w:p>
    <w:p w14:paraId="0D9ADE87" w14:textId="4AA46DB8" w:rsidR="00C16B16" w:rsidRPr="00017DDC" w:rsidRDefault="00C16B16" w:rsidP="009C30B4">
      <w:pPr>
        <w:pStyle w:val="ListParagraph"/>
        <w:numPr>
          <w:ilvl w:val="1"/>
          <w:numId w:val="8"/>
        </w:numPr>
        <w:rPr>
          <w:ins w:id="351" w:author="Alexander Waters" w:date="2021-10-27T10:39:00Z"/>
          <w:rFonts w:ascii="Cambria" w:hAnsi="Cambria" w:cs="Arial"/>
          <w:bCs/>
          <w:rPrChange w:id="352" w:author="Alexander Waters" w:date="2021-10-27T11:54:00Z">
            <w:rPr>
              <w:ins w:id="353" w:author="Alexander Waters" w:date="2021-10-27T10:39:00Z"/>
              <w:rFonts w:ascii="Cambria" w:hAnsi="Cambria" w:cs="Arial"/>
              <w:b/>
              <w:u w:val="single"/>
            </w:rPr>
          </w:rPrChange>
        </w:rPr>
        <w:pPrChange w:id="354" w:author="Alexander Waters" w:date="2021-10-27T11:42:00Z">
          <w:pPr>
            <w:pStyle w:val="ListParagraph"/>
            <w:numPr>
              <w:numId w:val="8"/>
            </w:numPr>
            <w:ind w:hanging="720"/>
          </w:pPr>
        </w:pPrChange>
      </w:pPr>
      <w:ins w:id="355" w:author="Alexander Waters" w:date="2021-10-27T11:16:00Z">
        <w:r w:rsidRPr="00017DDC">
          <w:rPr>
            <w:rFonts w:ascii="Cambria" w:hAnsi="Cambria" w:cs="Arial"/>
            <w:bCs/>
            <w:rPrChange w:id="356" w:author="Alexander Waters" w:date="2021-10-27T11:54:00Z">
              <w:rPr>
                <w:rFonts w:ascii="Cambria" w:hAnsi="Cambria" w:cs="Arial"/>
                <w:bCs/>
              </w:rPr>
            </w:rPrChange>
          </w:rPr>
          <w:t>Use the correct utility connection(s).</w:t>
        </w:r>
      </w:ins>
    </w:p>
    <w:p w14:paraId="69EFE5AB" w14:textId="43E5C5F0" w:rsidR="006D7655" w:rsidRPr="00017DDC" w:rsidDel="00EE60E0" w:rsidRDefault="006D7655">
      <w:pPr>
        <w:pStyle w:val="ListParagraph"/>
        <w:numPr>
          <w:ilvl w:val="1"/>
          <w:numId w:val="8"/>
        </w:numPr>
        <w:rPr>
          <w:del w:id="357" w:author="Alexander Waters" w:date="2021-10-27T10:52:00Z"/>
          <w:rFonts w:ascii="Cambria" w:hAnsi="Cambria" w:cs="Arial"/>
          <w:rPrChange w:id="358" w:author="Alexander Waters" w:date="2021-10-27T11:54:00Z">
            <w:rPr>
              <w:del w:id="359" w:author="Alexander Waters" w:date="2021-10-27T10:52:00Z"/>
            </w:rPr>
          </w:rPrChange>
        </w:rPr>
        <w:pPrChange w:id="360" w:author="Alexander Waters" w:date="2021-10-27T10:40:00Z">
          <w:pPr>
            <w:pStyle w:val="ListParagraph"/>
            <w:numPr>
              <w:numId w:val="8"/>
            </w:numPr>
            <w:ind w:hanging="720"/>
          </w:pPr>
        </w:pPrChange>
      </w:pPr>
    </w:p>
    <w:p w14:paraId="6ACC7253" w14:textId="11EDBD3F" w:rsidR="00CC39B8" w:rsidRPr="00017DDC" w:rsidDel="00395D4A" w:rsidRDefault="00174CAA" w:rsidP="00060895">
      <w:pPr>
        <w:pStyle w:val="ListParagraph"/>
        <w:numPr>
          <w:ilvl w:val="0"/>
          <w:numId w:val="8"/>
        </w:numPr>
        <w:rPr>
          <w:del w:id="361" w:author="Alexander Waters" w:date="2021-10-27T11:41:00Z"/>
          <w:rFonts w:ascii="Cambria" w:hAnsi="Cambria" w:cs="Arial"/>
          <w:b/>
          <w:u w:val="single"/>
          <w:rPrChange w:id="362" w:author="Alexander Waters" w:date="2021-10-27T11:54:00Z">
            <w:rPr>
              <w:del w:id="363" w:author="Alexander Waters" w:date="2021-10-27T11:41:00Z"/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364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EQUIPMENT</w:t>
      </w:r>
    </w:p>
    <w:p w14:paraId="6881DF6B" w14:textId="77777777" w:rsidR="00395D4A" w:rsidRPr="00017DDC" w:rsidRDefault="00395D4A" w:rsidP="00395D4A">
      <w:pPr>
        <w:pStyle w:val="ListParagraph"/>
        <w:numPr>
          <w:ilvl w:val="0"/>
          <w:numId w:val="8"/>
        </w:numPr>
        <w:rPr>
          <w:ins w:id="365" w:author="Alexander Waters" w:date="2021-10-27T11:43:00Z"/>
          <w:rFonts w:ascii="Cambria" w:hAnsi="Cambria" w:cs="Arial"/>
          <w:b/>
          <w:u w:val="single"/>
          <w:rPrChange w:id="366" w:author="Alexander Waters" w:date="2021-10-27T11:54:00Z">
            <w:rPr>
              <w:ins w:id="367" w:author="Alexander Waters" w:date="2021-10-27T11:43:00Z"/>
              <w:rFonts w:ascii="Cambria" w:hAnsi="Cambria" w:cs="Arial"/>
              <w:b/>
              <w:u w:val="single"/>
            </w:rPr>
          </w:rPrChange>
        </w:rPr>
        <w:pPrChange w:id="368" w:author="Alexander Waters" w:date="2021-10-27T11:43:00Z">
          <w:pPr>
            <w:pStyle w:val="ListParagraph"/>
            <w:numPr>
              <w:numId w:val="8"/>
            </w:numPr>
            <w:ind w:hanging="720"/>
          </w:pPr>
        </w:pPrChange>
      </w:pPr>
    </w:p>
    <w:p w14:paraId="1440385D" w14:textId="58A3D999" w:rsidR="00060895" w:rsidRPr="00017DDC" w:rsidRDefault="00395D4A" w:rsidP="00395D4A">
      <w:pPr>
        <w:pStyle w:val="ListParagraph"/>
        <w:numPr>
          <w:ilvl w:val="1"/>
          <w:numId w:val="8"/>
        </w:numPr>
        <w:rPr>
          <w:ins w:id="369" w:author="Alexander Waters" w:date="2021-10-27T11:44:00Z"/>
          <w:rFonts w:ascii="Cambria" w:hAnsi="Cambria" w:cs="Arial"/>
          <w:bCs/>
          <w:rPrChange w:id="370" w:author="Alexander Waters" w:date="2021-10-27T11:54:00Z">
            <w:rPr>
              <w:ins w:id="371" w:author="Alexander Waters" w:date="2021-10-27T11:44:00Z"/>
              <w:rFonts w:ascii="Cambria" w:hAnsi="Cambria" w:cs="Arial"/>
              <w:bCs/>
            </w:rPr>
          </w:rPrChange>
        </w:rPr>
      </w:pPr>
      <w:ins w:id="372" w:author="Alexander Waters" w:date="2021-10-27T11:43:00Z">
        <w:r w:rsidRPr="00017DDC">
          <w:rPr>
            <w:rFonts w:ascii="Cambria" w:hAnsi="Cambria" w:cs="Arial"/>
            <w:bCs/>
            <w:rPrChange w:id="373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 xml:space="preserve">Manufacturing </w:t>
        </w:r>
      </w:ins>
      <w:ins w:id="374" w:author="Alexander Waters" w:date="2021-10-27T11:44:00Z">
        <w:r w:rsidR="00404DD4" w:rsidRPr="00017DDC">
          <w:rPr>
            <w:rFonts w:ascii="Cambria" w:hAnsi="Cambria" w:cs="Arial"/>
            <w:bCs/>
            <w:rPrChange w:id="375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t>Equipment Description</w:t>
        </w:r>
      </w:ins>
    </w:p>
    <w:p w14:paraId="3D355A6A" w14:textId="77777777" w:rsidR="007A03BD" w:rsidRPr="00017DDC" w:rsidRDefault="007A03BD" w:rsidP="007A03BD">
      <w:pPr>
        <w:pStyle w:val="ListParagraph"/>
        <w:numPr>
          <w:ilvl w:val="2"/>
          <w:numId w:val="8"/>
        </w:numPr>
        <w:rPr>
          <w:ins w:id="376" w:author="Alexander Waters" w:date="2021-10-27T11:46:00Z"/>
          <w:rFonts w:ascii="Cambria" w:hAnsi="Cambria" w:cs="Arial"/>
          <w:rPrChange w:id="377" w:author="Alexander Waters" w:date="2021-10-27T11:54:00Z">
            <w:rPr>
              <w:ins w:id="378" w:author="Alexander Waters" w:date="2021-10-27T11:46:00Z"/>
              <w:rFonts w:ascii="Cambria" w:hAnsi="Cambria" w:cs="Arial"/>
            </w:rPr>
          </w:rPrChange>
        </w:rPr>
      </w:pPr>
      <w:ins w:id="379" w:author="Alexander Waters" w:date="2021-10-27T11:46:00Z">
        <w:r w:rsidRPr="00017DDC">
          <w:rPr>
            <w:rFonts w:ascii="Cambria" w:hAnsi="Cambria" w:cs="Arial"/>
            <w:rPrChange w:id="380" w:author="Alexander Waters" w:date="2021-10-27T11:54:00Z">
              <w:rPr>
                <w:rFonts w:ascii="Cambria" w:hAnsi="Cambria" w:cs="Arial"/>
              </w:rPr>
            </w:rPrChange>
          </w:rPr>
          <w:t>Manufacturer: Steris</w:t>
        </w:r>
      </w:ins>
    </w:p>
    <w:p w14:paraId="42DA56E5" w14:textId="77777777" w:rsidR="007A03BD" w:rsidRPr="00017DDC" w:rsidRDefault="007A03BD" w:rsidP="000E21DF">
      <w:pPr>
        <w:pStyle w:val="ListParagraph"/>
        <w:numPr>
          <w:ilvl w:val="2"/>
          <w:numId w:val="8"/>
        </w:numPr>
        <w:rPr>
          <w:ins w:id="381" w:author="Alexander Waters" w:date="2021-10-27T11:46:00Z"/>
          <w:rFonts w:ascii="Cambria" w:hAnsi="Cambria" w:cs="Arial"/>
          <w:rPrChange w:id="382" w:author="Alexander Waters" w:date="2021-10-27T11:54:00Z">
            <w:rPr>
              <w:ins w:id="383" w:author="Alexander Waters" w:date="2021-10-27T11:46:00Z"/>
              <w:rFonts w:ascii="Cambria" w:hAnsi="Cambria" w:cs="Arial"/>
            </w:rPr>
          </w:rPrChange>
        </w:rPr>
        <w:pPrChange w:id="384" w:author="Alexander Waters" w:date="2021-10-27T11:46:00Z">
          <w:pPr>
            <w:pStyle w:val="ListParagraph"/>
            <w:ind w:firstLine="720"/>
          </w:pPr>
        </w:pPrChange>
      </w:pPr>
      <w:ins w:id="385" w:author="Alexander Waters" w:date="2021-10-27T11:46:00Z">
        <w:r w:rsidRPr="00017DDC">
          <w:rPr>
            <w:rFonts w:ascii="Cambria" w:hAnsi="Cambria" w:cs="Arial"/>
            <w:rPrChange w:id="386" w:author="Alexander Waters" w:date="2021-10-27T11:54:00Z">
              <w:rPr>
                <w:rFonts w:ascii="Cambria" w:hAnsi="Cambria" w:cs="Arial"/>
              </w:rPr>
            </w:rPrChange>
          </w:rPr>
          <w:t>Model: S3082</w:t>
        </w:r>
      </w:ins>
    </w:p>
    <w:p w14:paraId="4634EBD8" w14:textId="77777777" w:rsidR="000E21DF" w:rsidRPr="00017DDC" w:rsidRDefault="007A03BD" w:rsidP="000E21DF">
      <w:pPr>
        <w:pStyle w:val="ListParagraph"/>
        <w:numPr>
          <w:ilvl w:val="2"/>
          <w:numId w:val="8"/>
        </w:numPr>
        <w:rPr>
          <w:ins w:id="387" w:author="Alexander Waters" w:date="2021-10-27T11:47:00Z"/>
          <w:rFonts w:ascii="Cambria" w:hAnsi="Cambria"/>
          <w:rPrChange w:id="388" w:author="Alexander Waters" w:date="2021-10-27T11:54:00Z">
            <w:rPr>
              <w:ins w:id="389" w:author="Alexander Waters" w:date="2021-10-27T11:47:00Z"/>
              <w:rFonts w:ascii="Cambria" w:hAnsi="Cambria" w:cs="Arial"/>
            </w:rPr>
          </w:rPrChange>
        </w:rPr>
      </w:pPr>
      <w:ins w:id="390" w:author="Alexander Waters" w:date="2021-10-27T11:46:00Z">
        <w:r w:rsidRPr="00017DDC">
          <w:rPr>
            <w:rFonts w:ascii="Cambria" w:hAnsi="Cambria" w:cs="Arial"/>
            <w:rPrChange w:id="391" w:author="Alexander Waters" w:date="2021-10-27T11:54:00Z">
              <w:rPr>
                <w:rFonts w:ascii="Cambria" w:hAnsi="Cambria" w:cs="Arial"/>
              </w:rPr>
            </w:rPrChange>
          </w:rPr>
          <w:t>Serial number: 19041647</w:t>
        </w:r>
      </w:ins>
    </w:p>
    <w:p w14:paraId="4D44667B" w14:textId="7175907C" w:rsidR="007A03BD" w:rsidRPr="00017DDC" w:rsidRDefault="007A03BD" w:rsidP="000E21DF">
      <w:pPr>
        <w:pStyle w:val="ListParagraph"/>
        <w:numPr>
          <w:ilvl w:val="1"/>
          <w:numId w:val="8"/>
        </w:numPr>
        <w:rPr>
          <w:ins w:id="392" w:author="Alexander Waters" w:date="2021-10-27T11:46:00Z"/>
          <w:rFonts w:ascii="Cambria" w:hAnsi="Cambria"/>
          <w:rPrChange w:id="393" w:author="Alexander Waters" w:date="2021-10-27T11:54:00Z">
            <w:rPr>
              <w:ins w:id="394" w:author="Alexander Waters" w:date="2021-10-27T11:46:00Z"/>
            </w:rPr>
          </w:rPrChange>
        </w:rPr>
        <w:pPrChange w:id="395" w:author="Alexander Waters" w:date="2021-10-27T11:47:00Z">
          <w:pPr>
            <w:pStyle w:val="ListParagraph"/>
            <w:ind w:firstLine="720"/>
          </w:pPr>
        </w:pPrChange>
      </w:pPr>
      <w:ins w:id="396" w:author="Alexander Waters" w:date="2021-10-27T11:46:00Z">
        <w:r w:rsidRPr="00017DDC">
          <w:rPr>
            <w:rFonts w:ascii="Cambria" w:hAnsi="Cambria"/>
            <w:rPrChange w:id="397" w:author="Alexander Waters" w:date="2021-10-27T11:54:00Z">
              <w:rPr/>
            </w:rPrChange>
          </w:rPr>
          <w:t>Manufacturing Equipment Parameters</w:t>
        </w:r>
      </w:ins>
    </w:p>
    <w:p w14:paraId="541C6DF9" w14:textId="77777777" w:rsidR="007A03BD" w:rsidRPr="00017DDC" w:rsidRDefault="007A03BD" w:rsidP="007A03BD">
      <w:pPr>
        <w:pStyle w:val="ListParagraph"/>
        <w:numPr>
          <w:ilvl w:val="2"/>
          <w:numId w:val="8"/>
        </w:numPr>
        <w:rPr>
          <w:ins w:id="398" w:author="Alexander Waters" w:date="2021-10-27T11:46:00Z"/>
          <w:rFonts w:ascii="Cambria" w:hAnsi="Cambria" w:cs="Arial"/>
          <w:rPrChange w:id="399" w:author="Alexander Waters" w:date="2021-10-27T11:54:00Z">
            <w:rPr>
              <w:ins w:id="400" w:author="Alexander Waters" w:date="2021-10-27T11:46:00Z"/>
              <w:rFonts w:ascii="Cambria" w:hAnsi="Cambria" w:cs="Arial"/>
            </w:rPr>
          </w:rPrChange>
        </w:rPr>
      </w:pPr>
      <w:ins w:id="401" w:author="Alexander Waters" w:date="2021-10-27T11:46:00Z">
        <w:r w:rsidRPr="00017DDC">
          <w:rPr>
            <w:rFonts w:ascii="Cambria" w:hAnsi="Cambria" w:cs="Arial"/>
            <w:rPrChange w:id="402" w:author="Alexander Waters" w:date="2021-10-27T11:54:00Z">
              <w:rPr>
                <w:rFonts w:ascii="Cambria" w:hAnsi="Cambria" w:cs="Arial"/>
              </w:rPr>
            </w:rPrChange>
          </w:rPr>
          <w:t>Factory set operating range: 55℃-59℃; setpoint is 57℃.</w:t>
        </w:r>
      </w:ins>
    </w:p>
    <w:p w14:paraId="61B3DBDF" w14:textId="77777777" w:rsidR="007A03BD" w:rsidRPr="00017DDC" w:rsidRDefault="007A03BD" w:rsidP="007A03BD">
      <w:pPr>
        <w:pStyle w:val="ListParagraph"/>
        <w:numPr>
          <w:ilvl w:val="2"/>
          <w:numId w:val="8"/>
        </w:numPr>
        <w:rPr>
          <w:ins w:id="403" w:author="Alexander Waters" w:date="2021-10-27T11:46:00Z"/>
          <w:rFonts w:ascii="Cambria" w:hAnsi="Cambria" w:cs="Arial"/>
          <w:rPrChange w:id="404" w:author="Alexander Waters" w:date="2021-10-27T11:54:00Z">
            <w:rPr>
              <w:ins w:id="405" w:author="Alexander Waters" w:date="2021-10-27T11:46:00Z"/>
              <w:rFonts w:ascii="Cambria" w:hAnsi="Cambria" w:cs="Arial"/>
            </w:rPr>
          </w:rPrChange>
        </w:rPr>
      </w:pPr>
      <w:ins w:id="406" w:author="Alexander Waters" w:date="2021-10-27T11:46:00Z">
        <w:r w:rsidRPr="00017DDC">
          <w:rPr>
            <w:rFonts w:ascii="Cambria" w:hAnsi="Cambria" w:cs="Arial"/>
            <w:rPrChange w:id="407" w:author="Alexander Waters" w:date="2021-10-27T11:54:00Z">
              <w:rPr>
                <w:rFonts w:ascii="Cambria" w:hAnsi="Cambria" w:cs="Arial"/>
              </w:rPr>
            </w:rPrChange>
          </w:rPr>
          <w:t>Power requirements: 120V±10%; 50/60Hz</w:t>
        </w:r>
      </w:ins>
    </w:p>
    <w:p w14:paraId="4C06E1DD" w14:textId="77777777" w:rsidR="007A03BD" w:rsidRPr="00017DDC" w:rsidRDefault="007A03BD" w:rsidP="007A03BD">
      <w:pPr>
        <w:pStyle w:val="ListParagraph"/>
        <w:numPr>
          <w:ilvl w:val="2"/>
          <w:numId w:val="8"/>
        </w:numPr>
        <w:rPr>
          <w:ins w:id="408" w:author="Alexander Waters" w:date="2021-10-27T11:46:00Z"/>
          <w:rFonts w:ascii="Cambria" w:hAnsi="Cambria" w:cs="Arial"/>
          <w:rPrChange w:id="409" w:author="Alexander Waters" w:date="2021-10-27T11:54:00Z">
            <w:rPr>
              <w:ins w:id="410" w:author="Alexander Waters" w:date="2021-10-27T11:46:00Z"/>
              <w:rFonts w:ascii="Cambria" w:hAnsi="Cambria" w:cs="Arial"/>
            </w:rPr>
          </w:rPrChange>
        </w:rPr>
      </w:pPr>
      <w:ins w:id="411" w:author="Alexander Waters" w:date="2021-10-27T11:46:00Z">
        <w:r w:rsidRPr="00017DDC">
          <w:rPr>
            <w:rFonts w:ascii="Cambria" w:hAnsi="Cambria" w:cs="Arial"/>
            <w:rPrChange w:id="412" w:author="Alexander Waters" w:date="2021-10-27T11:54:00Z">
              <w:rPr>
                <w:rFonts w:ascii="Cambria" w:hAnsi="Cambria" w:cs="Arial"/>
              </w:rPr>
            </w:rPrChange>
          </w:rPr>
          <w:t>Ambient operating environment: 17℃-27℃, maximum 95% RH.</w:t>
        </w:r>
      </w:ins>
    </w:p>
    <w:p w14:paraId="3F13ABAF" w14:textId="77777777" w:rsidR="007A03BD" w:rsidRPr="00017DDC" w:rsidRDefault="007A03BD" w:rsidP="007A03BD">
      <w:pPr>
        <w:pStyle w:val="ListParagraph"/>
        <w:numPr>
          <w:ilvl w:val="2"/>
          <w:numId w:val="8"/>
        </w:numPr>
        <w:rPr>
          <w:ins w:id="413" w:author="Alexander Waters" w:date="2021-10-27T11:46:00Z"/>
          <w:rFonts w:ascii="Cambria" w:hAnsi="Cambria" w:cs="Arial"/>
          <w:rPrChange w:id="414" w:author="Alexander Waters" w:date="2021-10-27T11:54:00Z">
            <w:rPr>
              <w:ins w:id="415" w:author="Alexander Waters" w:date="2021-10-27T11:46:00Z"/>
              <w:rFonts w:ascii="Cambria" w:hAnsi="Cambria" w:cs="Arial"/>
            </w:rPr>
          </w:rPrChange>
        </w:rPr>
      </w:pPr>
      <w:ins w:id="416" w:author="Alexander Waters" w:date="2021-10-27T11:46:00Z">
        <w:r w:rsidRPr="00017DDC">
          <w:rPr>
            <w:rFonts w:ascii="Cambria" w:hAnsi="Cambria" w:cs="Arial"/>
            <w:rPrChange w:id="417" w:author="Alexander Waters" w:date="2021-10-27T11:54:00Z">
              <w:rPr>
                <w:rFonts w:ascii="Cambria" w:hAnsi="Cambria" w:cs="Arial"/>
              </w:rPr>
            </w:rPrChange>
          </w:rPr>
          <w:t>Incubator heating block(s) comprised of a precision sensor element, electronic controller, and temperature indicating liquid crystal display (LCD) strip.</w:t>
        </w:r>
      </w:ins>
    </w:p>
    <w:p w14:paraId="20DFABB5" w14:textId="07ED95AD" w:rsidR="00404DD4" w:rsidRPr="00017DDC" w:rsidRDefault="00946DB1" w:rsidP="00671C3B">
      <w:pPr>
        <w:pStyle w:val="ListParagraph"/>
        <w:numPr>
          <w:ilvl w:val="1"/>
          <w:numId w:val="8"/>
        </w:numPr>
        <w:rPr>
          <w:ins w:id="418" w:author="Alexander Waters" w:date="2021-10-27T11:48:00Z"/>
          <w:rFonts w:ascii="Cambria" w:hAnsi="Cambria" w:cs="Arial"/>
          <w:bCs/>
          <w:rPrChange w:id="419" w:author="Alexander Waters" w:date="2021-10-27T11:54:00Z">
            <w:rPr>
              <w:ins w:id="420" w:author="Alexander Waters" w:date="2021-10-27T11:48:00Z"/>
              <w:rFonts w:ascii="Cambria" w:hAnsi="Cambria" w:cs="Arial"/>
              <w:bCs/>
            </w:rPr>
          </w:rPrChange>
        </w:rPr>
      </w:pPr>
      <w:ins w:id="421" w:author="Alexander Waters" w:date="2021-10-27T11:48:00Z">
        <w:r w:rsidRPr="00017DDC">
          <w:rPr>
            <w:rFonts w:ascii="Cambria" w:hAnsi="Cambria" w:cs="Arial"/>
            <w:bCs/>
            <w:rPrChange w:id="422" w:author="Alexander Waters" w:date="2021-10-27T11:54:00Z">
              <w:rPr>
                <w:rFonts w:ascii="Cambria" w:hAnsi="Cambria" w:cs="Arial"/>
                <w:bCs/>
              </w:rPr>
            </w:rPrChange>
          </w:rPr>
          <w:t>Test Equipment</w:t>
        </w:r>
      </w:ins>
    </w:p>
    <w:p w14:paraId="5F5D86E3" w14:textId="4A4B2E22" w:rsidR="00946DB1" w:rsidRDefault="00946DB1" w:rsidP="00946DB1">
      <w:pPr>
        <w:numPr>
          <w:ilvl w:val="2"/>
          <w:numId w:val="8"/>
        </w:numPr>
        <w:rPr>
          <w:ins w:id="423" w:author="Alexander Waters" w:date="2021-10-27T11:55:00Z"/>
          <w:rFonts w:ascii="Cambria" w:eastAsia="Times New Roman" w:hAnsi="Cambria" w:cs="Arial"/>
        </w:rPr>
      </w:pPr>
      <w:ins w:id="424" w:author="Alexander Waters" w:date="2021-10-27T11:48:00Z">
        <w:r w:rsidRPr="00017DDC">
          <w:rPr>
            <w:rFonts w:ascii="Cambria" w:eastAsia="Times New Roman" w:hAnsi="Cambria" w:cs="Arial"/>
            <w:rPrChange w:id="425" w:author="Alexander Waters" w:date="2021-10-27T11:54:00Z">
              <w:rPr>
                <w:rFonts w:ascii="Cambria" w:eastAsia="Times New Roman" w:hAnsi="Cambria" w:cs="Arial"/>
              </w:rPr>
            </w:rPrChange>
          </w:rPr>
          <w:t>Calibrated equipment shall be used for the execution of this protocol</w:t>
        </w:r>
      </w:ins>
      <w:ins w:id="426" w:author="Alexander Waters" w:date="2021-10-27T11:49:00Z">
        <w:r w:rsidR="00806A5A" w:rsidRPr="00017DDC">
          <w:rPr>
            <w:rFonts w:ascii="Cambria" w:eastAsia="Times New Roman" w:hAnsi="Cambria" w:cs="Arial"/>
            <w:rPrChange w:id="427" w:author="Alexander Waters" w:date="2021-10-27T11:54:00Z">
              <w:rPr>
                <w:rFonts w:ascii="Cambria" w:eastAsia="Times New Roman" w:hAnsi="Cambria" w:cs="Arial"/>
              </w:rPr>
            </w:rPrChange>
          </w:rPr>
          <w:t xml:space="preserve"> where applicable. </w:t>
        </w:r>
      </w:ins>
      <w:ins w:id="428" w:author="Alexander Waters" w:date="2021-10-27T11:48:00Z">
        <w:r w:rsidRPr="00017DDC">
          <w:rPr>
            <w:rFonts w:ascii="Cambria" w:eastAsia="Times New Roman" w:hAnsi="Cambria" w:cs="Arial"/>
            <w:rPrChange w:id="429" w:author="Alexander Waters" w:date="2021-10-27T11:54:00Z">
              <w:rPr>
                <w:rFonts w:ascii="Cambria" w:eastAsia="Times New Roman" w:hAnsi="Cambria" w:cs="Arial"/>
              </w:rPr>
            </w:rPrChange>
          </w:rPr>
          <w:t xml:space="preserve">Equipment ID/serial numbers and calibration information will be documented </w:t>
        </w:r>
      </w:ins>
      <w:ins w:id="430" w:author="Alexander Waters" w:date="2021-10-27T11:49:00Z">
        <w:r w:rsidR="00EB344A" w:rsidRPr="00017DDC">
          <w:rPr>
            <w:rFonts w:ascii="Cambria" w:eastAsia="Times New Roman" w:hAnsi="Cambria" w:cs="Arial"/>
            <w:rPrChange w:id="431" w:author="Alexander Waters" w:date="2021-10-27T11:54:00Z">
              <w:rPr>
                <w:rFonts w:ascii="Cambria" w:eastAsia="Times New Roman" w:hAnsi="Cambria" w:cs="Arial"/>
              </w:rPr>
            </w:rPrChange>
          </w:rPr>
          <w:t>in</w:t>
        </w:r>
      </w:ins>
      <w:ins w:id="432" w:author="Alexander Waters" w:date="2021-10-27T11:48:00Z">
        <w:r w:rsidRPr="00017DDC">
          <w:rPr>
            <w:rFonts w:ascii="Cambria" w:eastAsia="Times New Roman" w:hAnsi="Cambria" w:cs="Arial"/>
            <w:rPrChange w:id="433" w:author="Alexander Waters" w:date="2021-10-27T11:54:00Z">
              <w:rPr>
                <w:rFonts w:ascii="Cambria" w:eastAsia="Times New Roman" w:hAnsi="Cambria" w:cs="Arial"/>
              </w:rPr>
            </w:rPrChange>
          </w:rPr>
          <w:t xml:space="preserve"> the data collection sheet</w:t>
        </w:r>
      </w:ins>
      <w:ins w:id="434" w:author="Alexander Waters" w:date="2021-10-27T11:49:00Z">
        <w:r w:rsidR="00EB344A" w:rsidRPr="00017DDC">
          <w:rPr>
            <w:rFonts w:ascii="Cambria" w:eastAsia="Times New Roman" w:hAnsi="Cambria" w:cs="Arial"/>
            <w:rPrChange w:id="435" w:author="Alexander Waters" w:date="2021-10-27T11:54:00Z">
              <w:rPr>
                <w:rFonts w:ascii="Cambria" w:eastAsia="Times New Roman" w:hAnsi="Cambria" w:cs="Arial"/>
              </w:rPr>
            </w:rPrChange>
          </w:rPr>
          <w:t>s.</w:t>
        </w:r>
      </w:ins>
    </w:p>
    <w:p w14:paraId="4135ACB0" w14:textId="36011CC1" w:rsidR="00A67FDB" w:rsidRDefault="00A67FDB" w:rsidP="00946DB1">
      <w:pPr>
        <w:numPr>
          <w:ilvl w:val="2"/>
          <w:numId w:val="8"/>
        </w:numPr>
        <w:rPr>
          <w:ins w:id="436" w:author="Alexander Waters" w:date="2021-10-27T12:06:00Z"/>
          <w:rFonts w:ascii="Cambria" w:eastAsia="Times New Roman" w:hAnsi="Cambria" w:cs="Arial"/>
        </w:rPr>
      </w:pPr>
      <w:ins w:id="437" w:author="Alexander Waters" w:date="2021-10-27T11:56:00Z">
        <w:r>
          <w:rPr>
            <w:rFonts w:ascii="Cambria" w:eastAsia="Times New Roman" w:hAnsi="Cambria" w:cs="Arial"/>
          </w:rPr>
          <w:t>Data logger</w:t>
        </w:r>
      </w:ins>
    </w:p>
    <w:p w14:paraId="63B8D614" w14:textId="57B7D166" w:rsidR="006370C6" w:rsidRPr="00017DDC" w:rsidRDefault="006370C6" w:rsidP="00946DB1">
      <w:pPr>
        <w:numPr>
          <w:ilvl w:val="2"/>
          <w:numId w:val="8"/>
        </w:numPr>
        <w:rPr>
          <w:ins w:id="438" w:author="Alexander Waters" w:date="2021-10-27T11:48:00Z"/>
          <w:rFonts w:ascii="Cambria" w:eastAsia="Times New Roman" w:hAnsi="Cambria" w:cs="Arial"/>
          <w:rPrChange w:id="439" w:author="Alexander Waters" w:date="2021-10-27T11:54:00Z">
            <w:rPr>
              <w:ins w:id="440" w:author="Alexander Waters" w:date="2021-10-27T11:48:00Z"/>
              <w:rFonts w:ascii="Cambria" w:eastAsia="Times New Roman" w:hAnsi="Cambria" w:cs="Arial"/>
            </w:rPr>
          </w:rPrChange>
        </w:rPr>
      </w:pPr>
      <w:ins w:id="441" w:author="Alexander Waters" w:date="2021-10-27T12:06:00Z">
        <w:r>
          <w:rPr>
            <w:rFonts w:ascii="Cambria" w:eastAsia="Times New Roman" w:hAnsi="Cambria" w:cs="Arial"/>
          </w:rPr>
          <w:t>Tape measure</w:t>
        </w:r>
      </w:ins>
    </w:p>
    <w:p w14:paraId="3E6E97EE" w14:textId="6BE67FF9" w:rsidR="00A22C70" w:rsidRPr="00017DDC" w:rsidDel="002D00E0" w:rsidRDefault="00946DB1" w:rsidP="002D00E0">
      <w:pPr>
        <w:pStyle w:val="ListParagraph"/>
        <w:rPr>
          <w:del w:id="442" w:author="Alexander Waters" w:date="2021-10-27T09:57:00Z"/>
          <w:rFonts w:ascii="Cambria" w:hAnsi="Cambria" w:cs="Arial"/>
          <w:bCs/>
          <w:rPrChange w:id="443" w:author="Alexander Waters" w:date="2021-10-27T11:54:00Z">
            <w:rPr>
              <w:del w:id="444" w:author="Alexander Waters" w:date="2021-10-27T09:57:00Z"/>
              <w:rFonts w:ascii="Cambria" w:hAnsi="Cambria" w:cs="Arial"/>
              <w:bCs/>
            </w:rPr>
          </w:rPrChange>
        </w:rPr>
      </w:pPr>
      <w:ins w:id="445" w:author="Alexander Waters" w:date="2021-10-27T11:48:00Z">
        <w:r w:rsidRPr="00017DDC">
          <w:rPr>
            <w:rFonts w:ascii="Cambria" w:hAnsi="Cambria" w:cs="Arial"/>
            <w:bCs/>
            <w:rPrChange w:id="446" w:author="Alexander Waters" w:date="2021-10-27T11:54:00Z">
              <w:rPr>
                <w:rFonts w:ascii="Cambria" w:hAnsi="Cambria" w:cs="Arial"/>
                <w:bCs/>
              </w:rPr>
            </w:rPrChange>
          </w:rPr>
          <w:t xml:space="preserve">Digital multimeter/ </w:t>
        </w:r>
        <w:r w:rsidR="00806A5A" w:rsidRPr="00017DDC">
          <w:rPr>
            <w:rFonts w:ascii="Cambria" w:hAnsi="Cambria" w:cs="Arial"/>
            <w:bCs/>
            <w:rPrChange w:id="447" w:author="Alexander Waters" w:date="2021-10-27T11:54:00Z">
              <w:rPr>
                <w:rFonts w:ascii="Cambria" w:hAnsi="Cambria" w:cs="Arial"/>
                <w:bCs/>
              </w:rPr>
            </w:rPrChange>
          </w:rPr>
          <w:t>voltage meter</w:t>
        </w:r>
      </w:ins>
      <w:del w:id="448" w:author="Alexander Waters" w:date="2021-10-27T11:41:00Z">
        <w:r w:rsidR="00174CAA" w:rsidRPr="00017DDC" w:rsidDel="00060895">
          <w:rPr>
            <w:rFonts w:ascii="Cambria" w:hAnsi="Cambria" w:cs="Arial"/>
            <w:rPrChange w:id="449" w:author="Alexander Waters" w:date="2021-10-27T11:54:00Z">
              <w:rPr/>
            </w:rPrChange>
          </w:rPr>
          <w:delText>Manufacturing Equipment Description</w:delText>
        </w:r>
      </w:del>
    </w:p>
    <w:p w14:paraId="04C853BE" w14:textId="77777777" w:rsidR="002D00E0" w:rsidRPr="00017DDC" w:rsidRDefault="002D00E0" w:rsidP="002D00E0">
      <w:pPr>
        <w:pStyle w:val="ListParagraph"/>
        <w:numPr>
          <w:ilvl w:val="2"/>
          <w:numId w:val="8"/>
        </w:numPr>
        <w:rPr>
          <w:ins w:id="450" w:author="Alexander Waters" w:date="2021-10-27T11:53:00Z"/>
          <w:rFonts w:ascii="Cambria" w:hAnsi="Cambria" w:cs="Arial"/>
          <w:bCs/>
          <w:rPrChange w:id="451" w:author="Alexander Waters" w:date="2021-10-27T11:54:00Z">
            <w:rPr>
              <w:ins w:id="452" w:author="Alexander Waters" w:date="2021-10-27T11:53:00Z"/>
            </w:rPr>
          </w:rPrChange>
        </w:rPr>
        <w:pPrChange w:id="453" w:author="Alexander Waters" w:date="2021-10-27T11:53:00Z">
          <w:pPr>
            <w:pStyle w:val="ListParagraph"/>
            <w:numPr>
              <w:ilvl w:val="1"/>
              <w:numId w:val="8"/>
            </w:numPr>
            <w:ind w:left="1440" w:hanging="720"/>
          </w:pPr>
        </w:pPrChange>
      </w:pPr>
    </w:p>
    <w:p w14:paraId="775963A6" w14:textId="39E598B9" w:rsidR="00174CAA" w:rsidDel="00A67FDB" w:rsidRDefault="00174CAA" w:rsidP="00F65413">
      <w:pPr>
        <w:pStyle w:val="ListParagraph"/>
        <w:ind w:left="0"/>
        <w:rPr>
          <w:del w:id="454" w:author="Alexander Waters" w:date="2021-10-27T09:56:00Z"/>
          <w:rFonts w:ascii="Cambria" w:hAnsi="Cambria"/>
        </w:rPr>
      </w:pPr>
      <w:del w:id="455" w:author="Alexander Waters" w:date="2021-10-27T09:56:00Z">
        <w:r w:rsidRPr="00017DDC" w:rsidDel="005745CF">
          <w:rPr>
            <w:rFonts w:ascii="Cambria" w:hAnsi="Cambria"/>
            <w:rPrChange w:id="456" w:author="Alexander Waters" w:date="2021-10-27T11:54:00Z">
              <w:rPr/>
            </w:rPrChange>
          </w:rPr>
          <w:delText>[Vendor Name]</w:delText>
        </w:r>
      </w:del>
    </w:p>
    <w:p w14:paraId="3B50D2CA" w14:textId="7E960E49" w:rsidR="00174CAA" w:rsidRPr="00017DDC" w:rsidDel="00466ED1" w:rsidRDefault="00174CAA" w:rsidP="00660491">
      <w:pPr>
        <w:pStyle w:val="ListParagraph"/>
        <w:rPr>
          <w:del w:id="457" w:author="Alexander Waters" w:date="2021-10-27T09:56:00Z"/>
          <w:rFonts w:ascii="Cambria" w:hAnsi="Cambria"/>
          <w:rPrChange w:id="458" w:author="Alexander Waters" w:date="2021-10-27T11:54:00Z">
            <w:rPr>
              <w:del w:id="459" w:author="Alexander Waters" w:date="2021-10-27T09:56:00Z"/>
            </w:rPr>
          </w:rPrChange>
        </w:rPr>
        <w:pPrChange w:id="460" w:author="Alexander Waters" w:date="2021-10-27T11:41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del w:id="461" w:author="Alexander Waters" w:date="2021-10-27T09:56:00Z">
        <w:r w:rsidRPr="00017DDC" w:rsidDel="00466ED1">
          <w:rPr>
            <w:rFonts w:ascii="Cambria" w:hAnsi="Cambria"/>
            <w:rPrChange w:id="462" w:author="Alexander Waters" w:date="2021-10-27T11:54:00Z">
              <w:rPr/>
            </w:rPrChange>
          </w:rPr>
          <w:delText>[Serial Number]</w:delText>
        </w:r>
      </w:del>
    </w:p>
    <w:p w14:paraId="69F09A68" w14:textId="20C6C054" w:rsidR="00174CAA" w:rsidRPr="00017DDC" w:rsidDel="00466ED1" w:rsidRDefault="00174CAA" w:rsidP="00660491">
      <w:pPr>
        <w:pStyle w:val="ListParagraph"/>
        <w:rPr>
          <w:del w:id="463" w:author="Alexander Waters" w:date="2021-10-27T09:56:00Z"/>
          <w:rFonts w:ascii="Cambria" w:hAnsi="Cambria"/>
          <w:rPrChange w:id="464" w:author="Alexander Waters" w:date="2021-10-27T11:54:00Z">
            <w:rPr>
              <w:del w:id="465" w:author="Alexander Waters" w:date="2021-10-27T09:56:00Z"/>
            </w:rPr>
          </w:rPrChange>
        </w:rPr>
        <w:pPrChange w:id="466" w:author="Alexander Waters" w:date="2021-10-27T11:41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del w:id="467" w:author="Alexander Waters" w:date="2021-10-27T09:56:00Z">
        <w:r w:rsidRPr="00017DDC" w:rsidDel="00466ED1">
          <w:rPr>
            <w:rFonts w:ascii="Cambria" w:hAnsi="Cambria"/>
            <w:rPrChange w:id="468" w:author="Alexander Waters" w:date="2021-10-27T11:54:00Z">
              <w:rPr/>
            </w:rPrChange>
          </w:rPr>
          <w:delText>[Model Number]</w:delText>
        </w:r>
      </w:del>
    </w:p>
    <w:p w14:paraId="5255195D" w14:textId="7C4C3535" w:rsidR="00174CAA" w:rsidRPr="00017DDC" w:rsidDel="00466ED1" w:rsidRDefault="00174CAA" w:rsidP="00660491">
      <w:pPr>
        <w:pStyle w:val="ListParagraph"/>
        <w:rPr>
          <w:del w:id="469" w:author="Alexander Waters" w:date="2021-10-27T09:57:00Z"/>
          <w:rFonts w:ascii="Cambria" w:hAnsi="Cambria"/>
          <w:rPrChange w:id="470" w:author="Alexander Waters" w:date="2021-10-27T11:54:00Z">
            <w:rPr>
              <w:del w:id="471" w:author="Alexander Waters" w:date="2021-10-27T09:57:00Z"/>
            </w:rPr>
          </w:rPrChange>
        </w:rPr>
        <w:pPrChange w:id="472" w:author="Alexander Waters" w:date="2021-10-27T11:41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del w:id="473" w:author="Alexander Waters" w:date="2021-10-27T09:57:00Z">
        <w:r w:rsidRPr="00017DDC" w:rsidDel="00466ED1">
          <w:rPr>
            <w:rFonts w:ascii="Cambria" w:hAnsi="Cambria"/>
            <w:rPrChange w:id="474" w:author="Alexander Waters" w:date="2021-10-27T11:54:00Z">
              <w:rPr/>
            </w:rPrChange>
          </w:rPr>
          <w:delText>[Location]</w:delText>
        </w:r>
      </w:del>
    </w:p>
    <w:p w14:paraId="0CE1CFE8" w14:textId="09BBE53E" w:rsidR="00A22C70" w:rsidRPr="00017DDC" w:rsidDel="00660491" w:rsidRDefault="00174CAA" w:rsidP="00660491">
      <w:pPr>
        <w:pStyle w:val="ListParagraph"/>
        <w:rPr>
          <w:del w:id="475" w:author="Alexander Waters" w:date="2021-10-27T11:41:00Z"/>
          <w:rFonts w:ascii="Cambria" w:hAnsi="Cambria"/>
          <w:rPrChange w:id="476" w:author="Alexander Waters" w:date="2021-10-27T11:54:00Z">
            <w:rPr>
              <w:del w:id="477" w:author="Alexander Waters" w:date="2021-10-27T11:41:00Z"/>
            </w:rPr>
          </w:rPrChange>
        </w:rPr>
        <w:pPrChange w:id="478" w:author="Alexander Waters" w:date="2021-10-27T11:41:00Z">
          <w:pPr>
            <w:pStyle w:val="ListParagraph"/>
            <w:numPr>
              <w:ilvl w:val="1"/>
              <w:numId w:val="8"/>
            </w:numPr>
            <w:ind w:left="1440" w:hanging="720"/>
          </w:pPr>
        </w:pPrChange>
      </w:pPr>
      <w:del w:id="479" w:author="Alexander Waters" w:date="2021-10-27T11:41:00Z">
        <w:r w:rsidRPr="00017DDC" w:rsidDel="00660491">
          <w:rPr>
            <w:rFonts w:ascii="Cambria" w:hAnsi="Cambria"/>
            <w:rPrChange w:id="480" w:author="Alexander Waters" w:date="2021-10-27T11:54:00Z">
              <w:rPr/>
            </w:rPrChange>
          </w:rPr>
          <w:delText>Manufacturing Equipment Parameters</w:delText>
        </w:r>
      </w:del>
    </w:p>
    <w:p w14:paraId="359EF2E7" w14:textId="0FE5B839" w:rsidR="00174CAA" w:rsidRPr="00017DDC" w:rsidDel="00660491" w:rsidRDefault="00174CAA" w:rsidP="00660491">
      <w:pPr>
        <w:pStyle w:val="ListParagraph"/>
        <w:rPr>
          <w:del w:id="481" w:author="Alexander Waters" w:date="2021-10-27T11:41:00Z"/>
          <w:rFonts w:ascii="Cambria" w:hAnsi="Cambria"/>
          <w:rPrChange w:id="482" w:author="Alexander Waters" w:date="2021-10-27T11:54:00Z">
            <w:rPr>
              <w:del w:id="483" w:author="Alexander Waters" w:date="2021-10-27T11:41:00Z"/>
            </w:rPr>
          </w:rPrChange>
        </w:rPr>
        <w:pPrChange w:id="484" w:author="Alexander Waters" w:date="2021-10-27T11:41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del w:id="485" w:author="Alexander Waters" w:date="2021-10-27T10:39:00Z">
        <w:r w:rsidRPr="00017DDC" w:rsidDel="002402BB">
          <w:rPr>
            <w:rFonts w:ascii="Cambria" w:hAnsi="Cambria"/>
            <w:rPrChange w:id="486" w:author="Alexander Waters" w:date="2021-10-27T11:54:00Z">
              <w:rPr/>
            </w:rPrChange>
          </w:rPr>
          <w:delText>[Define critical process parameters]</w:delText>
        </w:r>
      </w:del>
    </w:p>
    <w:p w14:paraId="3B1989AA" w14:textId="7230BC38" w:rsidR="00F13501" w:rsidRPr="00017DDC" w:rsidDel="00660491" w:rsidRDefault="00174CAA" w:rsidP="00660491">
      <w:pPr>
        <w:pStyle w:val="ListParagraph"/>
        <w:rPr>
          <w:del w:id="487" w:author="Alexander Waters" w:date="2021-10-27T11:41:00Z"/>
          <w:rFonts w:ascii="Cambria" w:hAnsi="Cambria"/>
          <w:rPrChange w:id="488" w:author="Alexander Waters" w:date="2021-10-27T11:54:00Z">
            <w:rPr>
              <w:del w:id="489" w:author="Alexander Waters" w:date="2021-10-27T11:41:00Z"/>
            </w:rPr>
          </w:rPrChange>
        </w:rPr>
        <w:pPrChange w:id="490" w:author="Alexander Waters" w:date="2021-10-27T11:41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del w:id="491" w:author="Alexander Waters" w:date="2021-10-27T11:20:00Z">
        <w:r w:rsidRPr="00017DDC" w:rsidDel="00A42F65">
          <w:rPr>
            <w:rFonts w:ascii="Cambria" w:hAnsi="Cambria"/>
            <w:rPrChange w:id="492" w:author="Alexander Waters" w:date="2021-10-27T11:54:00Z">
              <w:rPr/>
            </w:rPrChange>
          </w:rPr>
          <w:delText>[Define equipment controls for verification]</w:delText>
        </w:r>
      </w:del>
    </w:p>
    <w:p w14:paraId="273A820A" w14:textId="051E9D9E" w:rsidR="00251986" w:rsidRPr="00017DDC" w:rsidDel="00660491" w:rsidRDefault="00174CAA" w:rsidP="00660491">
      <w:pPr>
        <w:pStyle w:val="ListParagraph"/>
        <w:rPr>
          <w:del w:id="493" w:author="Alexander Waters" w:date="2021-10-27T11:41:00Z"/>
          <w:rFonts w:ascii="Cambria" w:hAnsi="Cambria"/>
          <w:rPrChange w:id="494" w:author="Alexander Waters" w:date="2021-10-27T11:54:00Z">
            <w:rPr>
              <w:del w:id="495" w:author="Alexander Waters" w:date="2021-10-27T11:41:00Z"/>
            </w:rPr>
          </w:rPrChange>
        </w:rPr>
        <w:pPrChange w:id="496" w:author="Alexander Waters" w:date="2021-10-27T11:41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del w:id="497" w:author="Alexander Waters" w:date="2021-10-27T11:21:00Z">
        <w:r w:rsidRPr="00017DDC" w:rsidDel="00D77633">
          <w:rPr>
            <w:rFonts w:ascii="Cambria" w:hAnsi="Cambria"/>
            <w:rPrChange w:id="498" w:author="Alexander Waters" w:date="2021-10-27T11:54:00Z">
              <w:rPr/>
            </w:rPrChange>
          </w:rPr>
          <w:delText>[Define connections and utility requirements]</w:delText>
        </w:r>
      </w:del>
    </w:p>
    <w:p w14:paraId="5B3A509C" w14:textId="51CA6E57" w:rsidR="00CC39B8" w:rsidRPr="00017DDC" w:rsidDel="00660491" w:rsidRDefault="00174CAA" w:rsidP="00660491">
      <w:pPr>
        <w:pStyle w:val="ListParagraph"/>
        <w:rPr>
          <w:del w:id="499" w:author="Alexander Waters" w:date="2021-10-27T11:41:00Z"/>
          <w:rFonts w:ascii="Cambria" w:hAnsi="Cambria"/>
          <w:rPrChange w:id="500" w:author="Alexander Waters" w:date="2021-10-27T11:54:00Z">
            <w:rPr>
              <w:del w:id="501" w:author="Alexander Waters" w:date="2021-10-27T11:41:00Z"/>
            </w:rPr>
          </w:rPrChange>
        </w:rPr>
        <w:pPrChange w:id="502" w:author="Alexander Waters" w:date="2021-10-27T11:41:00Z">
          <w:pPr>
            <w:pStyle w:val="ListParagraph"/>
            <w:numPr>
              <w:ilvl w:val="1"/>
              <w:numId w:val="8"/>
            </w:numPr>
            <w:ind w:left="1440" w:hanging="720"/>
          </w:pPr>
        </w:pPrChange>
      </w:pPr>
      <w:del w:id="503" w:author="Alexander Waters" w:date="2021-10-27T11:41:00Z">
        <w:r w:rsidRPr="00017DDC" w:rsidDel="00660491">
          <w:rPr>
            <w:rFonts w:ascii="Cambria" w:hAnsi="Cambria"/>
            <w:rPrChange w:id="504" w:author="Alexander Waters" w:date="2021-10-27T11:54:00Z">
              <w:rPr/>
            </w:rPrChange>
          </w:rPr>
          <w:delText>Test Equipment</w:delText>
        </w:r>
      </w:del>
    </w:p>
    <w:p w14:paraId="617851A1" w14:textId="5502C1A7" w:rsidR="006D7D80" w:rsidRPr="00017DDC" w:rsidDel="00A67FDB" w:rsidRDefault="00367670" w:rsidP="00C8477D">
      <w:pPr>
        <w:pStyle w:val="ListParagraph"/>
        <w:numPr>
          <w:ilvl w:val="0"/>
          <w:numId w:val="8"/>
        </w:numPr>
        <w:rPr>
          <w:del w:id="505" w:author="Alexander Waters" w:date="2021-10-27T11:56:00Z"/>
          <w:rFonts w:ascii="Cambria" w:hAnsi="Cambria" w:cs="Arial"/>
          <w:rPrChange w:id="506" w:author="Alexander Waters" w:date="2021-10-27T11:54:00Z">
            <w:rPr>
              <w:del w:id="507" w:author="Alexander Waters" w:date="2021-10-27T11:56:00Z"/>
              <w:rFonts w:ascii="Cambria" w:hAnsi="Cambria" w:cs="Arial"/>
            </w:rPr>
          </w:rPrChange>
        </w:rPr>
      </w:pPr>
      <w:del w:id="508" w:author="Alexander Waters" w:date="2021-10-27T11:56:00Z">
        <w:r w:rsidRPr="00017DDC" w:rsidDel="00A67FDB">
          <w:rPr>
            <w:rFonts w:ascii="Cambria" w:hAnsi="Cambria" w:cs="Arial"/>
            <w:b/>
            <w:u w:val="single"/>
            <w:rPrChange w:id="509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delText>MATERIALS</w:delText>
        </w:r>
      </w:del>
    </w:p>
    <w:p w14:paraId="228B724A" w14:textId="480D01A2" w:rsidR="006D7D80" w:rsidRPr="00017DDC" w:rsidDel="00A67FDB" w:rsidRDefault="00367670" w:rsidP="00C8477D">
      <w:pPr>
        <w:pStyle w:val="ListParagraph"/>
        <w:numPr>
          <w:ilvl w:val="0"/>
          <w:numId w:val="8"/>
        </w:numPr>
        <w:rPr>
          <w:del w:id="510" w:author="Alexander Waters" w:date="2021-10-27T11:56:00Z"/>
          <w:rFonts w:ascii="Cambria" w:hAnsi="Cambria" w:cs="Arial"/>
          <w:b/>
          <w:u w:val="single"/>
          <w:rPrChange w:id="511" w:author="Alexander Waters" w:date="2021-10-27T11:54:00Z">
            <w:rPr>
              <w:del w:id="512" w:author="Alexander Waters" w:date="2021-10-27T11:56:00Z"/>
              <w:rFonts w:ascii="Cambria" w:hAnsi="Cambria" w:cs="Arial"/>
              <w:b/>
              <w:u w:val="single"/>
            </w:rPr>
          </w:rPrChange>
        </w:rPr>
      </w:pPr>
      <w:del w:id="513" w:author="Alexander Waters" w:date="2021-10-27T11:56:00Z">
        <w:r w:rsidRPr="00017DDC" w:rsidDel="00A67FDB">
          <w:rPr>
            <w:rFonts w:ascii="Cambria" w:hAnsi="Cambria" w:cs="Arial"/>
            <w:b/>
            <w:u w:val="single"/>
            <w:rPrChange w:id="514" w:author="Alexander Waters" w:date="2021-10-27T11:54:00Z">
              <w:rPr>
                <w:rFonts w:ascii="Cambria" w:hAnsi="Cambria" w:cs="Arial"/>
                <w:b/>
                <w:u w:val="single"/>
              </w:rPr>
            </w:rPrChange>
          </w:rPr>
          <w:delText>TEST METHODS</w:delText>
        </w:r>
      </w:del>
    </w:p>
    <w:p w14:paraId="125CADD3" w14:textId="4EBAA084" w:rsidR="00367670" w:rsidRPr="00017DDC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rPrChange w:id="515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516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PROCEDURE</w:t>
      </w:r>
    </w:p>
    <w:p w14:paraId="4F6B1B3C" w14:textId="0E7324F0" w:rsidR="00174CAA" w:rsidRDefault="00174CAA" w:rsidP="00C8477D">
      <w:pPr>
        <w:pStyle w:val="ListParagraph"/>
        <w:numPr>
          <w:ilvl w:val="1"/>
          <w:numId w:val="8"/>
        </w:numPr>
        <w:rPr>
          <w:ins w:id="517" w:author="Alexander Waters" w:date="2021-10-27T11:59:00Z"/>
          <w:rFonts w:ascii="Cambria" w:hAnsi="Cambria" w:cs="Arial"/>
        </w:rPr>
      </w:pPr>
      <w:r w:rsidRPr="00017DDC">
        <w:rPr>
          <w:rFonts w:ascii="Cambria" w:hAnsi="Cambria" w:cs="Arial"/>
          <w:rPrChange w:id="518" w:author="Alexander Waters" w:date="2021-10-27T11:54:00Z">
            <w:rPr>
              <w:rFonts w:ascii="Cambria" w:hAnsi="Cambria" w:cs="Arial"/>
            </w:rPr>
          </w:rPrChange>
        </w:rPr>
        <w:t>Verify Equipment Identification</w:t>
      </w:r>
    </w:p>
    <w:p w14:paraId="725CB2BF" w14:textId="212EAFE6" w:rsidR="0046252F" w:rsidRDefault="00492A8F" w:rsidP="0046252F">
      <w:pPr>
        <w:pStyle w:val="ListParagraph"/>
        <w:numPr>
          <w:ilvl w:val="2"/>
          <w:numId w:val="8"/>
        </w:numPr>
        <w:rPr>
          <w:ins w:id="519" w:author="Alexander Waters" w:date="2021-10-27T12:00:00Z"/>
          <w:rFonts w:ascii="Cambria" w:hAnsi="Cambria" w:cs="Arial"/>
        </w:rPr>
      </w:pPr>
      <w:ins w:id="520" w:author="Alexander Waters" w:date="2021-10-27T11:59:00Z">
        <w:r>
          <w:rPr>
            <w:rFonts w:ascii="Cambria" w:hAnsi="Cambria" w:cs="Arial"/>
          </w:rPr>
          <w:t>Confirm the manufacturer, model and serial number</w:t>
        </w:r>
        <w:r w:rsidR="009916CF">
          <w:rPr>
            <w:rFonts w:ascii="Cambria" w:hAnsi="Cambria" w:cs="Arial"/>
          </w:rPr>
          <w:t xml:space="preserve"> </w:t>
        </w:r>
      </w:ins>
      <w:ins w:id="521" w:author="Alexander Waters" w:date="2021-10-27T12:00:00Z">
        <w:r w:rsidR="009916CF">
          <w:rPr>
            <w:rFonts w:ascii="Cambria" w:hAnsi="Cambria" w:cs="Arial"/>
          </w:rPr>
          <w:t xml:space="preserve">specified in the </w:t>
        </w:r>
        <w:r w:rsidR="009744F9">
          <w:rPr>
            <w:rFonts w:ascii="Cambria" w:hAnsi="Cambria" w:cs="Arial"/>
          </w:rPr>
          <w:t>M</w:t>
        </w:r>
        <w:r w:rsidR="009916CF">
          <w:rPr>
            <w:rFonts w:ascii="Cambria" w:hAnsi="Cambria" w:cs="Arial"/>
          </w:rPr>
          <w:t xml:space="preserve">anufacturing Equipment Description </w:t>
        </w:r>
        <w:r w:rsidR="009744F9">
          <w:rPr>
            <w:rFonts w:ascii="Cambria" w:hAnsi="Cambria" w:cs="Arial"/>
          </w:rPr>
          <w:t>section of this protocol.</w:t>
        </w:r>
      </w:ins>
      <w:ins w:id="522" w:author="Alexander Waters" w:date="2021-10-27T12:01:00Z">
        <w:r w:rsidR="009744F9">
          <w:rPr>
            <w:rFonts w:ascii="Cambria" w:hAnsi="Cambria" w:cs="Arial"/>
          </w:rPr>
          <w:t xml:space="preserve"> Document </w:t>
        </w:r>
        <w:r w:rsidR="00060E30">
          <w:rPr>
            <w:rFonts w:ascii="Cambria" w:hAnsi="Cambria" w:cs="Arial"/>
          </w:rPr>
          <w:t>findings in the data collection sheets.</w:t>
        </w:r>
      </w:ins>
    </w:p>
    <w:p w14:paraId="2B5BA4A2" w14:textId="01BDC8D3" w:rsidR="009744F9" w:rsidRDefault="00060E30" w:rsidP="00060E30">
      <w:pPr>
        <w:pStyle w:val="ListParagraph"/>
        <w:numPr>
          <w:ilvl w:val="1"/>
          <w:numId w:val="8"/>
        </w:numPr>
        <w:rPr>
          <w:ins w:id="523" w:author="Alexander Waters" w:date="2021-10-27T12:01:00Z"/>
          <w:rFonts w:ascii="Cambria" w:hAnsi="Cambria" w:cs="Arial"/>
        </w:rPr>
        <w:pPrChange w:id="524" w:author="Alexander Waters" w:date="2021-10-27T12:02:00Z">
          <w:pPr>
            <w:pStyle w:val="ListParagraph"/>
            <w:numPr>
              <w:ilvl w:val="2"/>
              <w:numId w:val="8"/>
            </w:numPr>
            <w:ind w:left="2160" w:hanging="720"/>
          </w:pPr>
        </w:pPrChange>
      </w:pPr>
      <w:ins w:id="525" w:author="Alexander Waters" w:date="2021-10-27T12:01:00Z">
        <w:r>
          <w:rPr>
            <w:rFonts w:ascii="Cambria" w:hAnsi="Cambria" w:cs="Arial"/>
          </w:rPr>
          <w:t>Verify Environmental Requirements</w:t>
        </w:r>
      </w:ins>
    </w:p>
    <w:p w14:paraId="68CE025E" w14:textId="43447287" w:rsidR="00060E30" w:rsidRDefault="00EF7D5E" w:rsidP="00060E30">
      <w:pPr>
        <w:pStyle w:val="ListParagraph"/>
        <w:numPr>
          <w:ilvl w:val="2"/>
          <w:numId w:val="8"/>
        </w:numPr>
        <w:rPr>
          <w:ins w:id="526" w:author="Alexander Waters" w:date="2021-10-27T12:02:00Z"/>
          <w:rFonts w:ascii="Cambria" w:hAnsi="Cambria" w:cs="Arial"/>
        </w:rPr>
      </w:pPr>
      <w:ins w:id="527" w:author="Alexander Waters" w:date="2021-10-27T12:03:00Z">
        <w:r>
          <w:rPr>
            <w:rFonts w:ascii="Cambria" w:hAnsi="Cambria" w:cs="Arial"/>
          </w:rPr>
          <w:t>Record</w:t>
        </w:r>
      </w:ins>
      <w:ins w:id="528" w:author="Alexander Waters" w:date="2021-10-27T12:02:00Z">
        <w:r w:rsidR="0011338E">
          <w:rPr>
            <w:rFonts w:ascii="Cambria" w:hAnsi="Cambria" w:cs="Arial"/>
          </w:rPr>
          <w:t xml:space="preserve"> the temperature </w:t>
        </w:r>
      </w:ins>
      <w:ins w:id="529" w:author="Alexander Waters" w:date="2021-10-27T12:05:00Z">
        <w:r w:rsidR="002E3731">
          <w:rPr>
            <w:rFonts w:ascii="Cambria" w:hAnsi="Cambria" w:cs="Arial"/>
          </w:rPr>
          <w:t>of</w:t>
        </w:r>
      </w:ins>
      <w:ins w:id="530" w:author="Alexander Waters" w:date="2021-10-27T12:02:00Z">
        <w:r w:rsidR="0011338E">
          <w:rPr>
            <w:rFonts w:ascii="Cambria" w:hAnsi="Cambria" w:cs="Arial"/>
          </w:rPr>
          <w:t xml:space="preserve"> the area of installation</w:t>
        </w:r>
      </w:ins>
      <w:ins w:id="531" w:author="Alexander Waters" w:date="2021-10-27T12:05:00Z">
        <w:r w:rsidR="00F3341B">
          <w:rPr>
            <w:rFonts w:ascii="Cambria" w:hAnsi="Cambria" w:cs="Arial"/>
          </w:rPr>
          <w:t xml:space="preserve"> in the data collection sheets</w:t>
        </w:r>
      </w:ins>
      <w:ins w:id="532" w:author="Alexander Waters" w:date="2021-10-27T12:02:00Z">
        <w:r w:rsidR="009F5C6C">
          <w:rPr>
            <w:rFonts w:ascii="Cambria" w:hAnsi="Cambria" w:cs="Arial"/>
          </w:rPr>
          <w:t>.</w:t>
        </w:r>
      </w:ins>
    </w:p>
    <w:p w14:paraId="4BD519D5" w14:textId="15855892" w:rsidR="009F5C6C" w:rsidRDefault="00EF7D5E" w:rsidP="00060E30">
      <w:pPr>
        <w:pStyle w:val="ListParagraph"/>
        <w:numPr>
          <w:ilvl w:val="2"/>
          <w:numId w:val="8"/>
        </w:numPr>
        <w:rPr>
          <w:ins w:id="533" w:author="Alexander Waters" w:date="2021-10-27T12:04:00Z"/>
          <w:rFonts w:ascii="Cambria" w:hAnsi="Cambria" w:cs="Arial"/>
        </w:rPr>
      </w:pPr>
      <w:ins w:id="534" w:author="Alexander Waters" w:date="2021-10-27T12:03:00Z">
        <w:r>
          <w:rPr>
            <w:rFonts w:ascii="Cambria" w:hAnsi="Cambria" w:cs="Arial"/>
          </w:rPr>
          <w:t>Record</w:t>
        </w:r>
        <w:r w:rsidR="009F5C6C">
          <w:rPr>
            <w:rFonts w:ascii="Cambria" w:hAnsi="Cambria" w:cs="Arial"/>
          </w:rPr>
          <w:t xml:space="preserve"> the relative humidity </w:t>
        </w:r>
      </w:ins>
      <w:ins w:id="535" w:author="Alexander Waters" w:date="2021-10-27T12:05:00Z">
        <w:r w:rsidR="002E3731">
          <w:rPr>
            <w:rFonts w:ascii="Cambria" w:hAnsi="Cambria" w:cs="Arial"/>
          </w:rPr>
          <w:t>of</w:t>
        </w:r>
      </w:ins>
      <w:ins w:id="536" w:author="Alexander Waters" w:date="2021-10-27T12:03:00Z">
        <w:r w:rsidR="009F5C6C">
          <w:rPr>
            <w:rFonts w:ascii="Cambria" w:hAnsi="Cambria" w:cs="Arial"/>
          </w:rPr>
          <w:t xml:space="preserve"> the area of installation</w:t>
        </w:r>
      </w:ins>
      <w:ins w:id="537" w:author="Alexander Waters" w:date="2021-10-27T12:05:00Z">
        <w:r w:rsidR="00F3341B">
          <w:rPr>
            <w:rFonts w:ascii="Cambria" w:hAnsi="Cambria" w:cs="Arial"/>
          </w:rPr>
          <w:t xml:space="preserve"> </w:t>
        </w:r>
        <w:r w:rsidR="002E3731">
          <w:rPr>
            <w:rFonts w:ascii="Cambria" w:hAnsi="Cambria" w:cs="Arial"/>
          </w:rPr>
          <w:t>in the data collection sheets</w:t>
        </w:r>
      </w:ins>
      <w:ins w:id="538" w:author="Alexander Waters" w:date="2021-10-27T12:03:00Z">
        <w:r w:rsidR="009F5C6C">
          <w:rPr>
            <w:rFonts w:ascii="Cambria" w:hAnsi="Cambria" w:cs="Arial"/>
          </w:rPr>
          <w:t>.</w:t>
        </w:r>
      </w:ins>
    </w:p>
    <w:p w14:paraId="08D2B31F" w14:textId="745B7AE2" w:rsidR="00EF7D5E" w:rsidRDefault="00EF7D5E" w:rsidP="00EF7D5E">
      <w:pPr>
        <w:pStyle w:val="ListParagraph"/>
        <w:numPr>
          <w:ilvl w:val="1"/>
          <w:numId w:val="8"/>
        </w:numPr>
        <w:rPr>
          <w:ins w:id="539" w:author="Alexander Waters" w:date="2021-10-27T12:04:00Z"/>
          <w:rFonts w:ascii="Cambria" w:hAnsi="Cambria" w:cs="Arial"/>
        </w:rPr>
      </w:pPr>
      <w:ins w:id="540" w:author="Alexander Waters" w:date="2021-10-27T12:04:00Z">
        <w:r>
          <w:rPr>
            <w:rFonts w:ascii="Cambria" w:hAnsi="Cambria" w:cs="Arial"/>
          </w:rPr>
          <w:t>Verify Critical Dimensions</w:t>
        </w:r>
      </w:ins>
    </w:p>
    <w:p w14:paraId="748621EA" w14:textId="48994045" w:rsidR="001B6239" w:rsidRDefault="001B6239" w:rsidP="001B6239">
      <w:pPr>
        <w:pStyle w:val="ListParagraph"/>
        <w:numPr>
          <w:ilvl w:val="2"/>
          <w:numId w:val="8"/>
        </w:numPr>
        <w:rPr>
          <w:ins w:id="541" w:author="Alexander Waters" w:date="2021-10-27T12:06:00Z"/>
          <w:rFonts w:ascii="Cambria" w:hAnsi="Cambria" w:cs="Arial"/>
        </w:rPr>
      </w:pPr>
      <w:ins w:id="542" w:author="Alexander Waters" w:date="2021-10-27T12:04:00Z">
        <w:r>
          <w:rPr>
            <w:rFonts w:ascii="Cambria" w:hAnsi="Cambria" w:cs="Arial"/>
          </w:rPr>
          <w:t>Verify the external dimensions of the equipment. Record</w:t>
        </w:r>
        <w:r w:rsidR="00F3341B">
          <w:rPr>
            <w:rFonts w:ascii="Cambria" w:hAnsi="Cambria" w:cs="Arial"/>
          </w:rPr>
          <w:t xml:space="preserve"> </w:t>
        </w:r>
      </w:ins>
      <w:ins w:id="543" w:author="Alexander Waters" w:date="2021-10-27T12:05:00Z">
        <w:r w:rsidR="002E3731">
          <w:rPr>
            <w:rFonts w:ascii="Cambria" w:hAnsi="Cambria" w:cs="Arial"/>
          </w:rPr>
          <w:t xml:space="preserve">the </w:t>
        </w:r>
      </w:ins>
      <w:ins w:id="544" w:author="Alexander Waters" w:date="2021-10-27T12:04:00Z">
        <w:r w:rsidR="00F3341B">
          <w:rPr>
            <w:rFonts w:ascii="Cambria" w:hAnsi="Cambria" w:cs="Arial"/>
          </w:rPr>
          <w:t>results in the data collection sheets.</w:t>
        </w:r>
      </w:ins>
    </w:p>
    <w:p w14:paraId="3A4365AB" w14:textId="352A61BB" w:rsidR="008D5AC0" w:rsidRDefault="008D5AC0" w:rsidP="008D5AC0">
      <w:pPr>
        <w:pStyle w:val="ListParagraph"/>
        <w:numPr>
          <w:ilvl w:val="1"/>
          <w:numId w:val="8"/>
        </w:numPr>
        <w:rPr>
          <w:ins w:id="545" w:author="Alexander Waters" w:date="2021-10-27T12:06:00Z"/>
          <w:rFonts w:ascii="Cambria" w:hAnsi="Cambria" w:cs="Arial"/>
        </w:rPr>
      </w:pPr>
      <w:ins w:id="546" w:author="Alexander Waters" w:date="2021-10-27T12:06:00Z">
        <w:r>
          <w:rPr>
            <w:rFonts w:ascii="Cambria" w:hAnsi="Cambria" w:cs="Arial"/>
          </w:rPr>
          <w:t>Verify Proper Installation</w:t>
        </w:r>
      </w:ins>
    </w:p>
    <w:p w14:paraId="35F40D43" w14:textId="282D00CB" w:rsidR="008D5AC0" w:rsidRDefault="002F3A8F" w:rsidP="008D5AC0">
      <w:pPr>
        <w:pStyle w:val="ListParagraph"/>
        <w:numPr>
          <w:ilvl w:val="2"/>
          <w:numId w:val="8"/>
        </w:numPr>
        <w:rPr>
          <w:ins w:id="547" w:author="Alexander Waters" w:date="2021-10-27T12:19:00Z"/>
          <w:rFonts w:ascii="Cambria" w:hAnsi="Cambria" w:cs="Arial"/>
        </w:rPr>
      </w:pPr>
      <w:ins w:id="548" w:author="Alexander Waters" w:date="2021-10-27T12:08:00Z">
        <w:r>
          <w:rPr>
            <w:rFonts w:ascii="Cambria" w:hAnsi="Cambria" w:cs="Arial"/>
          </w:rPr>
          <w:t>Confirm the equipment is properly stabilized and does not rock or lean.</w:t>
        </w:r>
      </w:ins>
    </w:p>
    <w:p w14:paraId="61842DD5" w14:textId="13D299E6" w:rsidR="008817C5" w:rsidRDefault="008817C5" w:rsidP="008D5AC0">
      <w:pPr>
        <w:pStyle w:val="ListParagraph"/>
        <w:numPr>
          <w:ilvl w:val="2"/>
          <w:numId w:val="8"/>
        </w:numPr>
        <w:rPr>
          <w:ins w:id="549" w:author="Alexander Waters" w:date="2021-10-27T12:22:00Z"/>
          <w:rFonts w:ascii="Cambria" w:hAnsi="Cambria" w:cs="Arial"/>
        </w:rPr>
      </w:pPr>
      <w:ins w:id="550" w:author="Alexander Waters" w:date="2021-10-27T12:19:00Z">
        <w:r>
          <w:rPr>
            <w:rFonts w:ascii="Cambria" w:hAnsi="Cambria" w:cs="Arial"/>
          </w:rPr>
          <w:t xml:space="preserve">Confirm the equipment is placed away from </w:t>
        </w:r>
      </w:ins>
      <w:ins w:id="551" w:author="Alexander Waters" w:date="2021-10-27T12:20:00Z">
        <w:r w:rsidR="007A033F">
          <w:rPr>
            <w:rFonts w:ascii="Cambria" w:hAnsi="Cambria" w:cs="Arial"/>
          </w:rPr>
          <w:t>sources of heat or cold</w:t>
        </w:r>
      </w:ins>
      <w:ins w:id="552" w:author="Alexander Waters" w:date="2021-10-27T12:21:00Z">
        <w:r w:rsidR="003B0A60">
          <w:rPr>
            <w:rFonts w:ascii="Cambria" w:hAnsi="Cambria" w:cs="Arial"/>
          </w:rPr>
          <w:t xml:space="preserve">. Confirm the </w:t>
        </w:r>
        <w:r w:rsidR="008B5B7F">
          <w:rPr>
            <w:rFonts w:ascii="Cambria" w:hAnsi="Cambria" w:cs="Arial"/>
          </w:rPr>
          <w:t>area of installation is not drafty.</w:t>
        </w:r>
      </w:ins>
    </w:p>
    <w:p w14:paraId="1166D816" w14:textId="29F9F63A" w:rsidR="008732CD" w:rsidRDefault="008732CD" w:rsidP="008732CD">
      <w:pPr>
        <w:pStyle w:val="ListParagraph"/>
        <w:numPr>
          <w:ilvl w:val="2"/>
          <w:numId w:val="8"/>
        </w:numPr>
        <w:rPr>
          <w:ins w:id="553" w:author="Alexander Waters" w:date="2021-10-27T12:23:00Z"/>
          <w:rFonts w:ascii="Cambria" w:hAnsi="Cambria" w:cs="Arial"/>
        </w:rPr>
      </w:pPr>
      <w:ins w:id="554" w:author="Alexander Waters" w:date="2021-10-27T12:22:00Z">
        <w:r>
          <w:rPr>
            <w:rFonts w:ascii="Cambria" w:hAnsi="Cambria" w:cs="Arial"/>
          </w:rPr>
          <w:t>Confirm the equipment has adequate space for proper articulation of the equipment cover.</w:t>
        </w:r>
      </w:ins>
    </w:p>
    <w:p w14:paraId="7567CDEF" w14:textId="1D92E25F" w:rsidR="00756438" w:rsidRDefault="00756438" w:rsidP="00756438">
      <w:pPr>
        <w:pStyle w:val="ListParagraph"/>
        <w:numPr>
          <w:ilvl w:val="1"/>
          <w:numId w:val="8"/>
        </w:numPr>
        <w:rPr>
          <w:ins w:id="555" w:author="Alexander Waters" w:date="2021-10-27T12:23:00Z"/>
          <w:rFonts w:ascii="Cambria" w:hAnsi="Cambria" w:cs="Arial"/>
        </w:rPr>
      </w:pPr>
      <w:ins w:id="556" w:author="Alexander Waters" w:date="2021-10-27T12:23:00Z">
        <w:r>
          <w:rPr>
            <w:rFonts w:ascii="Cambria" w:hAnsi="Cambria" w:cs="Arial"/>
          </w:rPr>
          <w:t>Verify Utility Connections</w:t>
        </w:r>
      </w:ins>
    </w:p>
    <w:p w14:paraId="270324F7" w14:textId="3B80F1C0" w:rsidR="00756438" w:rsidRDefault="00C04277" w:rsidP="00756438">
      <w:pPr>
        <w:pStyle w:val="ListParagraph"/>
        <w:numPr>
          <w:ilvl w:val="2"/>
          <w:numId w:val="8"/>
        </w:numPr>
        <w:rPr>
          <w:ins w:id="557" w:author="Alexander Waters" w:date="2021-10-27T12:24:00Z"/>
          <w:rFonts w:ascii="Cambria" w:hAnsi="Cambria" w:cs="Arial"/>
        </w:rPr>
      </w:pPr>
      <w:ins w:id="558" w:author="Alexander Waters" w:date="2021-10-27T12:23:00Z">
        <w:r>
          <w:rPr>
            <w:rFonts w:ascii="Cambria" w:hAnsi="Cambria" w:cs="Arial"/>
          </w:rPr>
          <w:t>Record the voltage of the equipment’s po</w:t>
        </w:r>
      </w:ins>
      <w:ins w:id="559" w:author="Alexander Waters" w:date="2021-10-27T12:24:00Z">
        <w:r>
          <w:rPr>
            <w:rFonts w:ascii="Cambria" w:hAnsi="Cambria" w:cs="Arial"/>
          </w:rPr>
          <w:t>wer supply.</w:t>
        </w:r>
      </w:ins>
    </w:p>
    <w:p w14:paraId="5CC72B9D" w14:textId="69930F20" w:rsidR="00C04277" w:rsidRPr="00017DDC" w:rsidRDefault="00C04277" w:rsidP="00756438">
      <w:pPr>
        <w:pStyle w:val="ListParagraph"/>
        <w:numPr>
          <w:ilvl w:val="2"/>
          <w:numId w:val="8"/>
        </w:numPr>
        <w:rPr>
          <w:rFonts w:ascii="Cambria" w:hAnsi="Cambria" w:cs="Arial"/>
          <w:rPrChange w:id="560" w:author="Alexander Waters" w:date="2021-10-27T11:54:00Z">
            <w:rPr>
              <w:rFonts w:ascii="Cambria" w:hAnsi="Cambria" w:cs="Arial"/>
            </w:rPr>
          </w:rPrChange>
        </w:rPr>
        <w:pPrChange w:id="561" w:author="Alexander Waters" w:date="2021-10-27T12:23:00Z">
          <w:pPr>
            <w:pStyle w:val="ListParagraph"/>
            <w:numPr>
              <w:ilvl w:val="1"/>
              <w:numId w:val="8"/>
            </w:numPr>
            <w:ind w:left="1440" w:hanging="720"/>
          </w:pPr>
        </w:pPrChange>
      </w:pPr>
      <w:ins w:id="562" w:author="Alexander Waters" w:date="2021-10-27T12:24:00Z">
        <w:r>
          <w:rPr>
            <w:rFonts w:ascii="Cambria" w:hAnsi="Cambria" w:cs="Arial"/>
          </w:rPr>
          <w:t xml:space="preserve">Record the </w:t>
        </w:r>
        <w:r w:rsidR="0000068D">
          <w:rPr>
            <w:rFonts w:ascii="Cambria" w:hAnsi="Cambria" w:cs="Arial"/>
          </w:rPr>
          <w:t>frequency of the equipment’s power supply.</w:t>
        </w:r>
      </w:ins>
    </w:p>
    <w:p w14:paraId="4A239804" w14:textId="239E8271" w:rsidR="00174CAA" w:rsidRDefault="00174CAA" w:rsidP="00C8477D">
      <w:pPr>
        <w:pStyle w:val="ListParagraph"/>
        <w:numPr>
          <w:ilvl w:val="1"/>
          <w:numId w:val="8"/>
        </w:numPr>
        <w:rPr>
          <w:ins w:id="563" w:author="Alexander Waters" w:date="2021-10-27T12:25:00Z"/>
          <w:rFonts w:ascii="Cambria" w:hAnsi="Cambria" w:cs="Arial"/>
        </w:rPr>
      </w:pPr>
      <w:r w:rsidRPr="00017DDC">
        <w:rPr>
          <w:rFonts w:ascii="Cambria" w:hAnsi="Cambria" w:cs="Arial"/>
          <w:rPrChange w:id="564" w:author="Alexander Waters" w:date="2021-10-27T11:54:00Z">
            <w:rPr>
              <w:rFonts w:ascii="Cambria" w:hAnsi="Cambria" w:cs="Arial"/>
            </w:rPr>
          </w:rPrChange>
        </w:rPr>
        <w:t>Verify Equipment Controls</w:t>
      </w:r>
    </w:p>
    <w:p w14:paraId="12FEE5F9" w14:textId="2AC42D71" w:rsidR="005114C0" w:rsidRDefault="004F7F65" w:rsidP="005114C0">
      <w:pPr>
        <w:pStyle w:val="ListParagraph"/>
        <w:numPr>
          <w:ilvl w:val="2"/>
          <w:numId w:val="8"/>
        </w:numPr>
        <w:rPr>
          <w:ins w:id="565" w:author="Alexander Waters" w:date="2021-10-27T12:25:00Z"/>
          <w:rFonts w:ascii="Cambria" w:hAnsi="Cambria" w:cs="Arial"/>
        </w:rPr>
      </w:pPr>
      <w:ins w:id="566" w:author="Alexander Waters" w:date="2021-10-27T12:25:00Z">
        <w:r>
          <w:rPr>
            <w:rFonts w:ascii="Cambria" w:hAnsi="Cambria" w:cs="Arial"/>
          </w:rPr>
          <w:t>Power Switch</w:t>
        </w:r>
      </w:ins>
    </w:p>
    <w:p w14:paraId="431009B0" w14:textId="3AC2B673" w:rsidR="004F7F65" w:rsidRDefault="004F7F65" w:rsidP="004F7F65">
      <w:pPr>
        <w:pStyle w:val="ListParagraph"/>
        <w:numPr>
          <w:ilvl w:val="3"/>
          <w:numId w:val="8"/>
        </w:numPr>
        <w:rPr>
          <w:ins w:id="567" w:author="Alexander Waters" w:date="2021-10-27T12:30:00Z"/>
          <w:rFonts w:ascii="Cambria" w:hAnsi="Cambria" w:cs="Arial"/>
        </w:rPr>
      </w:pPr>
      <w:ins w:id="568" w:author="Alexander Waters" w:date="2021-10-27T12:25:00Z">
        <w:r>
          <w:rPr>
            <w:rFonts w:ascii="Cambria" w:hAnsi="Cambria" w:cs="Arial"/>
          </w:rPr>
          <w:t>After plugging the incubator into an appropriate power supply</w:t>
        </w:r>
      </w:ins>
      <w:ins w:id="569" w:author="Alexander Waters" w:date="2021-10-27T12:26:00Z">
        <w:r>
          <w:rPr>
            <w:rFonts w:ascii="Cambria" w:hAnsi="Cambria" w:cs="Arial"/>
          </w:rPr>
          <w:t xml:space="preserve">, </w:t>
        </w:r>
        <w:r w:rsidR="002A18EB">
          <w:rPr>
            <w:rFonts w:ascii="Cambria" w:hAnsi="Cambria" w:cs="Arial"/>
          </w:rPr>
          <w:t xml:space="preserve">depressing the power switch to the </w:t>
        </w:r>
      </w:ins>
      <w:ins w:id="570" w:author="Alexander Waters" w:date="2021-10-27T12:28:00Z">
        <w:r w:rsidR="002C7D6A">
          <w:rPr>
            <w:rFonts w:ascii="Cambria" w:hAnsi="Cambria" w:cs="Arial"/>
          </w:rPr>
          <w:t>“ON”</w:t>
        </w:r>
      </w:ins>
      <w:ins w:id="571" w:author="Alexander Waters" w:date="2021-10-27T12:26:00Z">
        <w:r w:rsidR="002A18EB">
          <w:rPr>
            <w:rFonts w:ascii="Cambria" w:hAnsi="Cambria" w:cs="Arial"/>
          </w:rPr>
          <w:t xml:space="preserve"> position results in the </w:t>
        </w:r>
      </w:ins>
      <w:ins w:id="572" w:author="Alexander Waters" w:date="2021-10-27T12:27:00Z">
        <w:r w:rsidR="00FE54ED">
          <w:rPr>
            <w:rFonts w:ascii="Cambria" w:hAnsi="Cambria" w:cs="Arial"/>
          </w:rPr>
          <w:t xml:space="preserve">temperature light remaining until the temperature </w:t>
        </w:r>
        <w:r w:rsidR="002C4C39">
          <w:rPr>
            <w:rFonts w:ascii="Cambria" w:hAnsi="Cambria" w:cs="Arial"/>
          </w:rPr>
          <w:t>is within 2℃ of the setpoint, at which time the light will begin flashing</w:t>
        </w:r>
      </w:ins>
      <w:ins w:id="573" w:author="Alexander Waters" w:date="2021-10-27T12:28:00Z">
        <w:r w:rsidR="002C7D6A">
          <w:rPr>
            <w:rFonts w:ascii="Cambria" w:hAnsi="Cambria" w:cs="Arial"/>
          </w:rPr>
          <w:t>. Unloaded heat up time from a cold start is ≤ 60 minutes.</w:t>
        </w:r>
      </w:ins>
    </w:p>
    <w:p w14:paraId="5ADE2E5F" w14:textId="5069CC07" w:rsidR="00E02CFE" w:rsidRDefault="00B75594" w:rsidP="004F7F65">
      <w:pPr>
        <w:pStyle w:val="ListParagraph"/>
        <w:numPr>
          <w:ilvl w:val="3"/>
          <w:numId w:val="8"/>
        </w:numPr>
        <w:rPr>
          <w:ins w:id="574" w:author="Alexander Waters" w:date="2021-10-27T12:33:00Z"/>
          <w:rFonts w:ascii="Cambria" w:hAnsi="Cambria" w:cs="Arial"/>
        </w:rPr>
      </w:pPr>
      <w:ins w:id="575" w:author="Alexander Waters" w:date="2021-10-27T12:30:00Z">
        <w:r>
          <w:rPr>
            <w:rFonts w:ascii="Cambria" w:hAnsi="Cambria" w:cs="Arial"/>
          </w:rPr>
          <w:t>Depressing the power switch to the “OFF” position results in</w:t>
        </w:r>
      </w:ins>
      <w:ins w:id="576" w:author="Alexander Waters" w:date="2021-10-27T12:31:00Z">
        <w:r w:rsidR="00985D16">
          <w:rPr>
            <w:rFonts w:ascii="Cambria" w:hAnsi="Cambria" w:cs="Arial"/>
          </w:rPr>
          <w:t xml:space="preserve"> </w:t>
        </w:r>
      </w:ins>
      <w:ins w:id="577" w:author="Alexander Waters" w:date="2021-10-27T12:32:00Z">
        <w:r w:rsidR="00E20664">
          <w:rPr>
            <w:rFonts w:ascii="Cambria" w:hAnsi="Cambria" w:cs="Arial"/>
          </w:rPr>
          <w:t>the equipment de</w:t>
        </w:r>
        <w:r w:rsidR="0025684F">
          <w:rPr>
            <w:rFonts w:ascii="Cambria" w:hAnsi="Cambria" w:cs="Arial"/>
          </w:rPr>
          <w:t>-</w:t>
        </w:r>
        <w:r w:rsidR="00E20664">
          <w:rPr>
            <w:rFonts w:ascii="Cambria" w:hAnsi="Cambria" w:cs="Arial"/>
          </w:rPr>
          <w:t>energizing the heating block(s).</w:t>
        </w:r>
      </w:ins>
    </w:p>
    <w:p w14:paraId="05C4F785" w14:textId="0470D242" w:rsidR="009B4950" w:rsidRPr="00017DDC" w:rsidRDefault="008C5493" w:rsidP="009B4950">
      <w:pPr>
        <w:pStyle w:val="ListParagraph"/>
        <w:numPr>
          <w:ilvl w:val="2"/>
          <w:numId w:val="8"/>
        </w:numPr>
        <w:rPr>
          <w:rFonts w:ascii="Cambria" w:hAnsi="Cambria" w:cs="Arial"/>
          <w:rPrChange w:id="578" w:author="Alexander Waters" w:date="2021-10-27T11:54:00Z">
            <w:rPr>
              <w:rFonts w:ascii="Cambria" w:hAnsi="Cambria" w:cs="Arial"/>
            </w:rPr>
          </w:rPrChange>
        </w:rPr>
        <w:pPrChange w:id="579" w:author="Alexander Waters" w:date="2021-10-27T12:33:00Z">
          <w:pPr>
            <w:pStyle w:val="ListParagraph"/>
            <w:numPr>
              <w:ilvl w:val="1"/>
              <w:numId w:val="8"/>
            </w:numPr>
            <w:ind w:left="1440" w:hanging="720"/>
          </w:pPr>
        </w:pPrChange>
      </w:pPr>
      <w:ins w:id="580" w:author="Alexander Waters" w:date="2021-10-27T12:33:00Z">
        <w:r>
          <w:rPr>
            <w:rFonts w:ascii="Cambria" w:hAnsi="Cambria" w:cs="Arial"/>
          </w:rPr>
          <w:t>???????????????????????????????????????</w:t>
        </w:r>
      </w:ins>
    </w:p>
    <w:p w14:paraId="6482E813" w14:textId="0CF79188" w:rsidR="00174CAA" w:rsidRPr="00017DDC" w:rsidDel="005114C0" w:rsidRDefault="00174CAA" w:rsidP="00C8477D">
      <w:pPr>
        <w:pStyle w:val="ListParagraph"/>
        <w:numPr>
          <w:ilvl w:val="1"/>
          <w:numId w:val="8"/>
        </w:numPr>
        <w:rPr>
          <w:del w:id="581" w:author="Alexander Waters" w:date="2021-10-27T12:25:00Z"/>
          <w:rFonts w:ascii="Cambria" w:hAnsi="Cambria" w:cs="Arial"/>
          <w:rPrChange w:id="582" w:author="Alexander Waters" w:date="2021-10-27T11:54:00Z">
            <w:rPr>
              <w:del w:id="583" w:author="Alexander Waters" w:date="2021-10-27T12:25:00Z"/>
              <w:rFonts w:ascii="Cambria" w:hAnsi="Cambria" w:cs="Arial"/>
            </w:rPr>
          </w:rPrChange>
        </w:rPr>
      </w:pPr>
      <w:del w:id="584" w:author="Alexander Waters" w:date="2021-10-27T12:25:00Z">
        <w:r w:rsidRPr="00017DDC" w:rsidDel="005114C0">
          <w:rPr>
            <w:rFonts w:ascii="Cambria" w:hAnsi="Cambria" w:cs="Arial"/>
            <w:rPrChange w:id="585" w:author="Alexander Waters" w:date="2021-10-27T11:54:00Z">
              <w:rPr>
                <w:rFonts w:ascii="Cambria" w:hAnsi="Cambria" w:cs="Arial"/>
              </w:rPr>
            </w:rPrChange>
          </w:rPr>
          <w:delText>Verify Critical Dimensions</w:delText>
        </w:r>
      </w:del>
    </w:p>
    <w:p w14:paraId="70F15D08" w14:textId="7D847A2C" w:rsidR="00174CAA" w:rsidRPr="00017DDC" w:rsidDel="005114C0" w:rsidRDefault="00174CAA" w:rsidP="00C8477D">
      <w:pPr>
        <w:pStyle w:val="ListParagraph"/>
        <w:numPr>
          <w:ilvl w:val="1"/>
          <w:numId w:val="8"/>
        </w:numPr>
        <w:rPr>
          <w:del w:id="586" w:author="Alexander Waters" w:date="2021-10-27T12:25:00Z"/>
          <w:rFonts w:ascii="Cambria" w:hAnsi="Cambria" w:cs="Arial"/>
          <w:rPrChange w:id="587" w:author="Alexander Waters" w:date="2021-10-27T11:54:00Z">
            <w:rPr>
              <w:del w:id="588" w:author="Alexander Waters" w:date="2021-10-27T12:25:00Z"/>
              <w:rFonts w:ascii="Cambria" w:hAnsi="Cambria" w:cs="Arial"/>
            </w:rPr>
          </w:rPrChange>
        </w:rPr>
      </w:pPr>
      <w:del w:id="589" w:author="Alexander Waters" w:date="2021-10-27T12:25:00Z">
        <w:r w:rsidRPr="00017DDC" w:rsidDel="005114C0">
          <w:rPr>
            <w:rFonts w:ascii="Cambria" w:hAnsi="Cambria" w:cs="Arial"/>
            <w:rPrChange w:id="590" w:author="Alexander Waters" w:date="2021-10-27T11:54:00Z">
              <w:rPr>
                <w:rFonts w:ascii="Cambria" w:hAnsi="Cambria" w:cs="Arial"/>
              </w:rPr>
            </w:rPrChange>
          </w:rPr>
          <w:delText>Verify Utility Connections</w:delText>
        </w:r>
      </w:del>
    </w:p>
    <w:p w14:paraId="413F413C" w14:textId="34C6F795" w:rsidR="00174CAA" w:rsidRPr="00017DDC" w:rsidDel="005114C0" w:rsidRDefault="00174CAA" w:rsidP="00C8477D">
      <w:pPr>
        <w:pStyle w:val="ListParagraph"/>
        <w:numPr>
          <w:ilvl w:val="1"/>
          <w:numId w:val="8"/>
        </w:numPr>
        <w:rPr>
          <w:del w:id="591" w:author="Alexander Waters" w:date="2021-10-27T12:25:00Z"/>
          <w:rFonts w:ascii="Cambria" w:hAnsi="Cambria" w:cs="Arial"/>
          <w:rPrChange w:id="592" w:author="Alexander Waters" w:date="2021-10-27T11:54:00Z">
            <w:rPr>
              <w:del w:id="593" w:author="Alexander Waters" w:date="2021-10-27T12:25:00Z"/>
              <w:rFonts w:ascii="Cambria" w:hAnsi="Cambria" w:cs="Arial"/>
            </w:rPr>
          </w:rPrChange>
        </w:rPr>
      </w:pPr>
      <w:del w:id="594" w:author="Alexander Waters" w:date="2021-10-27T12:25:00Z">
        <w:r w:rsidRPr="00017DDC" w:rsidDel="005114C0">
          <w:rPr>
            <w:rFonts w:ascii="Cambria" w:hAnsi="Cambria" w:cs="Arial"/>
            <w:rPrChange w:id="595" w:author="Alexander Waters" w:date="2021-10-27T11:54:00Z">
              <w:rPr>
                <w:rFonts w:ascii="Cambria" w:hAnsi="Cambria" w:cs="Arial"/>
              </w:rPr>
            </w:rPrChange>
          </w:rPr>
          <w:delText>Verify Environmental Requirements</w:delText>
        </w:r>
      </w:del>
    </w:p>
    <w:p w14:paraId="4756FB10" w14:textId="021E6754" w:rsidR="00174CAA" w:rsidRPr="00017DDC" w:rsidDel="005114C0" w:rsidRDefault="00174CAA" w:rsidP="00C8477D">
      <w:pPr>
        <w:pStyle w:val="ListParagraph"/>
        <w:numPr>
          <w:ilvl w:val="1"/>
          <w:numId w:val="8"/>
        </w:numPr>
        <w:rPr>
          <w:del w:id="596" w:author="Alexander Waters" w:date="2021-10-27T12:25:00Z"/>
          <w:rFonts w:ascii="Cambria" w:hAnsi="Cambria" w:cs="Arial"/>
          <w:rPrChange w:id="597" w:author="Alexander Waters" w:date="2021-10-27T11:54:00Z">
            <w:rPr>
              <w:del w:id="598" w:author="Alexander Waters" w:date="2021-10-27T12:25:00Z"/>
              <w:rFonts w:ascii="Cambria" w:hAnsi="Cambria" w:cs="Arial"/>
            </w:rPr>
          </w:rPrChange>
        </w:rPr>
      </w:pPr>
      <w:del w:id="599" w:author="Alexander Waters" w:date="2021-10-27T12:25:00Z">
        <w:r w:rsidRPr="00017DDC" w:rsidDel="005114C0">
          <w:rPr>
            <w:rFonts w:ascii="Cambria" w:hAnsi="Cambria" w:cs="Arial"/>
            <w:rPrChange w:id="600" w:author="Alexander Waters" w:date="2021-10-27T11:54:00Z">
              <w:rPr>
                <w:rFonts w:ascii="Cambria" w:hAnsi="Cambria" w:cs="Arial"/>
              </w:rPr>
            </w:rPrChange>
          </w:rPr>
          <w:delText>Calibrate Components and Test Equipment</w:delText>
        </w:r>
      </w:del>
    </w:p>
    <w:p w14:paraId="27560F4F" w14:textId="02EB9ACE" w:rsidR="00174CAA" w:rsidRPr="00017DDC" w:rsidDel="005114C0" w:rsidRDefault="00174CAA" w:rsidP="00C8477D">
      <w:pPr>
        <w:pStyle w:val="ListParagraph"/>
        <w:numPr>
          <w:ilvl w:val="1"/>
          <w:numId w:val="8"/>
        </w:numPr>
        <w:rPr>
          <w:del w:id="601" w:author="Alexander Waters" w:date="2021-10-27T12:25:00Z"/>
          <w:rFonts w:ascii="Cambria" w:hAnsi="Cambria" w:cs="Arial"/>
          <w:rPrChange w:id="602" w:author="Alexander Waters" w:date="2021-10-27T11:54:00Z">
            <w:rPr>
              <w:del w:id="603" w:author="Alexander Waters" w:date="2021-10-27T12:25:00Z"/>
              <w:rFonts w:ascii="Cambria" w:hAnsi="Cambria" w:cs="Arial"/>
            </w:rPr>
          </w:rPrChange>
        </w:rPr>
      </w:pPr>
      <w:del w:id="604" w:author="Alexander Waters" w:date="2021-10-27T12:25:00Z">
        <w:r w:rsidRPr="00017DDC" w:rsidDel="005114C0">
          <w:rPr>
            <w:rFonts w:ascii="Cambria" w:hAnsi="Cambria" w:cs="Arial"/>
            <w:rPrChange w:id="605" w:author="Alexander Waters" w:date="2021-10-27T11:54:00Z">
              <w:rPr>
                <w:rFonts w:ascii="Cambria" w:hAnsi="Cambria" w:cs="Arial"/>
              </w:rPr>
            </w:rPrChange>
          </w:rPr>
          <w:delText>Define Expected Process Limits &amp; Verify (speed, temp, etc.)</w:delText>
        </w:r>
      </w:del>
    </w:p>
    <w:p w14:paraId="5AD69D76" w14:textId="2A6419AC" w:rsidR="00367670" w:rsidRPr="00017DDC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606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07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LOT SIZE &amp; SAMPLING PLAN</w:t>
      </w:r>
    </w:p>
    <w:p w14:paraId="2485F1E1" w14:textId="7B612503" w:rsidR="00174CAA" w:rsidRPr="00017DDC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608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09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ACCEPTANCE CRITERIA</w:t>
      </w:r>
    </w:p>
    <w:p w14:paraId="2B9366B3" w14:textId="61F5C515" w:rsidR="00174CAA" w:rsidRPr="00017DDC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  <w:rPrChange w:id="610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11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MATERIAL DISPOSITION</w:t>
      </w:r>
    </w:p>
    <w:p w14:paraId="62583019" w14:textId="3B868254" w:rsidR="00174CAA" w:rsidRPr="00017DDC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rPrChange w:id="612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13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DOCUMENTATION REQUIREMENTS</w:t>
      </w:r>
    </w:p>
    <w:p w14:paraId="485A9F4E" w14:textId="13A17892" w:rsidR="00174CAA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14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15" w:author="Alexander Waters" w:date="2021-10-27T11:54:00Z">
            <w:rPr>
              <w:rFonts w:ascii="Cambria" w:hAnsi="Cambria" w:cs="Arial"/>
            </w:rPr>
          </w:rPrChange>
        </w:rPr>
        <w:t xml:space="preserve">Results </w:t>
      </w:r>
      <w:del w:id="616" w:author="Alexander Waters" w:date="2021-10-27T12:34:00Z">
        <w:r w:rsidRPr="00017DDC" w:rsidDel="00190BC0">
          <w:rPr>
            <w:rFonts w:ascii="Cambria" w:hAnsi="Cambria" w:cs="Arial"/>
            <w:rPrChange w:id="617" w:author="Alexander Waters" w:date="2021-10-27T11:54:00Z">
              <w:rPr>
                <w:rFonts w:ascii="Cambria" w:hAnsi="Cambria" w:cs="Arial"/>
              </w:rPr>
            </w:rPrChange>
          </w:rPr>
          <w:delText xml:space="preserve">shall </w:delText>
        </w:r>
      </w:del>
      <w:ins w:id="618" w:author="Alexander Waters" w:date="2021-10-27T12:34:00Z">
        <w:r w:rsidR="00190BC0">
          <w:rPr>
            <w:rFonts w:ascii="Cambria" w:hAnsi="Cambria" w:cs="Arial"/>
          </w:rPr>
          <w:t>will</w:t>
        </w:r>
        <w:r w:rsidR="00190BC0" w:rsidRPr="00017DDC">
          <w:rPr>
            <w:rFonts w:ascii="Cambria" w:hAnsi="Cambria" w:cs="Arial"/>
            <w:rPrChange w:id="619" w:author="Alexander Waters" w:date="2021-10-27T11:54:00Z">
              <w:rPr>
                <w:rFonts w:ascii="Cambria" w:hAnsi="Cambria" w:cs="Arial"/>
              </w:rPr>
            </w:rPrChange>
          </w:rPr>
          <w:t xml:space="preserve"> </w:t>
        </w:r>
      </w:ins>
      <w:r w:rsidRPr="00017DDC">
        <w:rPr>
          <w:rFonts w:ascii="Cambria" w:hAnsi="Cambria" w:cs="Arial"/>
          <w:rPrChange w:id="620" w:author="Alexander Waters" w:date="2021-10-27T11:54:00Z">
            <w:rPr>
              <w:rFonts w:ascii="Cambria" w:hAnsi="Cambria" w:cs="Arial"/>
            </w:rPr>
          </w:rPrChange>
        </w:rPr>
        <w:t>be summarized</w:t>
      </w:r>
      <w:ins w:id="621" w:author="Alexander Waters" w:date="2021-10-27T12:34:00Z">
        <w:r w:rsidR="00190BC0">
          <w:rPr>
            <w:rFonts w:ascii="Cambria" w:hAnsi="Cambria" w:cs="Arial"/>
          </w:rPr>
          <w:t xml:space="preserve"> in an installation qualification report.</w:t>
        </w:r>
      </w:ins>
      <w:del w:id="622" w:author="Alexander Waters" w:date="2021-10-27T12:34:00Z">
        <w:r w:rsidRPr="00017DDC" w:rsidDel="00190BC0">
          <w:rPr>
            <w:rFonts w:ascii="Cambria" w:hAnsi="Cambria" w:cs="Arial"/>
            <w:rPrChange w:id="623" w:author="Alexander Waters" w:date="2021-10-27T11:54:00Z">
              <w:rPr>
                <w:rFonts w:ascii="Cambria" w:hAnsi="Cambria" w:cs="Arial"/>
              </w:rPr>
            </w:rPrChange>
          </w:rPr>
          <w:delText xml:space="preserve"> in an </w:delText>
        </w:r>
        <w:r w:rsidR="00E777CE" w:rsidRPr="00017DDC" w:rsidDel="00190BC0">
          <w:rPr>
            <w:rFonts w:ascii="Cambria" w:hAnsi="Cambria" w:cs="Arial"/>
            <w:rPrChange w:id="624" w:author="Alexander Waters" w:date="2021-10-27T11:54:00Z">
              <w:rPr>
                <w:rFonts w:ascii="Cambria" w:hAnsi="Cambria" w:cs="Arial"/>
              </w:rPr>
            </w:rPrChange>
          </w:rPr>
          <w:delText>IQ</w:delText>
        </w:r>
        <w:r w:rsidRPr="00017DDC" w:rsidDel="00190BC0">
          <w:rPr>
            <w:rFonts w:ascii="Cambria" w:hAnsi="Cambria" w:cs="Arial"/>
            <w:rPrChange w:id="625" w:author="Alexander Waters" w:date="2021-10-27T11:54:00Z">
              <w:rPr>
                <w:rFonts w:ascii="Cambria" w:hAnsi="Cambria" w:cs="Arial"/>
              </w:rPr>
            </w:rPrChange>
          </w:rPr>
          <w:delText xml:space="preserve"> Report. </w:delText>
        </w:r>
      </w:del>
    </w:p>
    <w:p w14:paraId="61A8AB1A" w14:textId="59E785FB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26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27" w:author="Alexander Waters" w:date="2021-10-27T11:54:00Z">
            <w:rPr>
              <w:rFonts w:ascii="Cambria" w:hAnsi="Cambria" w:cs="Arial"/>
            </w:rPr>
          </w:rPrChange>
        </w:rPr>
        <w:t xml:space="preserve">Various Control Plans, including the Preventative Maintenance (PM) Schedule, safety/PPE requirements, environmental requirements, and re-validation criteria shall be documented in the final report. </w:t>
      </w:r>
    </w:p>
    <w:p w14:paraId="2E5833D9" w14:textId="0A5C9BA7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28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29" w:author="Alexander Waters" w:date="2021-10-27T11:54:00Z">
            <w:rPr>
              <w:rFonts w:ascii="Cambria" w:hAnsi="Cambria" w:cs="Arial"/>
            </w:rPr>
          </w:rPrChange>
        </w:rPr>
        <w:t xml:space="preserve">Raw data sheets shall be included in the appendix of the IQ report and/or a reference to the location of the raw data shall be included in the IQ report. </w:t>
      </w:r>
    </w:p>
    <w:p w14:paraId="33BCA36E" w14:textId="16232401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30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31" w:author="Alexander Waters" w:date="2021-10-27T11:54:00Z">
            <w:rPr>
              <w:rFonts w:ascii="Cambria" w:hAnsi="Cambria" w:cs="Arial"/>
            </w:rPr>
          </w:rPrChange>
        </w:rPr>
        <w:t>Calibration records (if applicable) shall be attached to the IQ report (in the Appendix).</w:t>
      </w:r>
    </w:p>
    <w:p w14:paraId="114552C5" w14:textId="492EE002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32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33" w:author="Alexander Waters" w:date="2021-10-27T11:54:00Z">
            <w:rPr>
              <w:rFonts w:ascii="Cambria" w:hAnsi="Cambria" w:cs="Arial"/>
            </w:rPr>
          </w:rPrChange>
        </w:rPr>
        <w:t>Signed IQ Protocol Training forms will be attached to the IQ report (in the Appendix).</w:t>
      </w:r>
    </w:p>
    <w:p w14:paraId="693F60E0" w14:textId="3BAFFA25" w:rsidR="00367670" w:rsidRPr="00017DDC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  <w:rPrChange w:id="634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35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DEVIATIONS</w:t>
      </w:r>
    </w:p>
    <w:p w14:paraId="7DFA94A4" w14:textId="14FCA518" w:rsidR="00367670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36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37" w:author="Alexander Waters" w:date="2021-10-27T11:54:00Z">
            <w:rPr>
              <w:rFonts w:ascii="Cambria" w:hAnsi="Cambria" w:cs="Arial"/>
            </w:rPr>
          </w:rPrChange>
        </w:rPr>
        <w:t>Deviations to the IQ</w:t>
      </w:r>
      <w:r w:rsidR="00367670" w:rsidRPr="00017DDC">
        <w:rPr>
          <w:rFonts w:ascii="Cambria" w:hAnsi="Cambria" w:cs="Arial"/>
          <w:rPrChange w:id="638" w:author="Alexander Waters" w:date="2021-10-27T11:54:00Z">
            <w:rPr>
              <w:rFonts w:ascii="Cambria" w:hAnsi="Cambria" w:cs="Arial"/>
            </w:rPr>
          </w:rPrChange>
        </w:rPr>
        <w:t xml:space="preserve"> will be pre-approved using FRM020-012 Protocol Deviation Form</w:t>
      </w:r>
      <w:r w:rsidRPr="00017DDC">
        <w:rPr>
          <w:rFonts w:ascii="Cambria" w:hAnsi="Cambria" w:cs="Arial"/>
          <w:rPrChange w:id="639" w:author="Alexander Waters" w:date="2021-10-27T11:54:00Z">
            <w:rPr>
              <w:rFonts w:ascii="Cambria" w:hAnsi="Cambria" w:cs="Arial"/>
            </w:rPr>
          </w:rPrChange>
        </w:rPr>
        <w:t xml:space="preserve"> and explained in the IQ report</w:t>
      </w:r>
      <w:r w:rsidR="00367670" w:rsidRPr="00017DDC">
        <w:rPr>
          <w:rFonts w:ascii="Cambria" w:hAnsi="Cambria" w:cs="Arial"/>
          <w:rPrChange w:id="640" w:author="Alexander Waters" w:date="2021-10-27T11:54:00Z">
            <w:rPr>
              <w:rFonts w:ascii="Cambria" w:hAnsi="Cambria" w:cs="Arial"/>
            </w:rPr>
          </w:rPrChange>
        </w:rPr>
        <w:t>.</w:t>
      </w:r>
      <w:r w:rsidRPr="00017DDC">
        <w:rPr>
          <w:rFonts w:ascii="Cambria" w:hAnsi="Cambria" w:cs="Arial"/>
          <w:rPrChange w:id="641" w:author="Alexander Waters" w:date="2021-10-27T11:54:00Z">
            <w:rPr>
              <w:rFonts w:ascii="Cambria" w:hAnsi="Cambria" w:cs="Arial"/>
            </w:rPr>
          </w:rPrChange>
        </w:rPr>
        <w:t xml:space="preserve">  </w:t>
      </w:r>
    </w:p>
    <w:p w14:paraId="011EF7ED" w14:textId="0CCA24C4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42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43" w:author="Alexander Waters" w:date="2021-10-27T11:54:00Z">
            <w:rPr>
              <w:rFonts w:ascii="Cambria" w:hAnsi="Cambria" w:cs="Arial"/>
            </w:rPr>
          </w:rPrChange>
        </w:rPr>
        <w:t>Copies of signed Protocol Deviation Forms will be attached to the IQ report (in the Appendix).</w:t>
      </w:r>
    </w:p>
    <w:p w14:paraId="05B20EA0" w14:textId="3F95C696" w:rsidR="00367670" w:rsidRPr="00017DDC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  <w:rPrChange w:id="644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45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PRE-REQUISITE STEPS</w:t>
      </w:r>
    </w:p>
    <w:p w14:paraId="07143436" w14:textId="3F2A5FBC" w:rsidR="00367670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46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47" w:author="Alexander Waters" w:date="2021-10-27T11:54:00Z">
            <w:rPr>
              <w:rFonts w:ascii="Cambria" w:hAnsi="Cambria" w:cs="Arial"/>
            </w:rPr>
          </w:rPrChange>
        </w:rPr>
        <w:lastRenderedPageBreak/>
        <w:t>Approved Process Validation Plan (PVP) or justification for omission</w:t>
      </w:r>
      <w:r w:rsidR="00367670" w:rsidRPr="00017DDC">
        <w:rPr>
          <w:rFonts w:ascii="Cambria" w:hAnsi="Cambria" w:cs="Arial"/>
          <w:rPrChange w:id="648" w:author="Alexander Waters" w:date="2021-10-27T11:54:00Z">
            <w:rPr>
              <w:rFonts w:ascii="Cambria" w:hAnsi="Cambria" w:cs="Arial"/>
            </w:rPr>
          </w:rPrChange>
        </w:rPr>
        <w:t>.</w:t>
      </w:r>
    </w:p>
    <w:p w14:paraId="7B64CE79" w14:textId="20F175AD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49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50" w:author="Alexander Waters" w:date="2021-10-27T11:54:00Z">
            <w:rPr>
              <w:rFonts w:ascii="Cambria" w:hAnsi="Cambria" w:cs="Arial"/>
            </w:rPr>
          </w:rPrChange>
        </w:rPr>
        <w:t xml:space="preserve">The IQ Protocol must be signed before validation activities may begin. </w:t>
      </w:r>
    </w:p>
    <w:p w14:paraId="64A12CE8" w14:textId="4AAED615" w:rsidR="00367670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51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52" w:author="Alexander Waters" w:date="2021-10-27T11:54:00Z">
            <w:rPr>
              <w:rFonts w:ascii="Cambria" w:hAnsi="Cambria" w:cs="Arial"/>
            </w:rPr>
          </w:rPrChange>
        </w:rPr>
        <w:t>Completed Operator Training</w:t>
      </w:r>
      <w:r w:rsidR="00367670" w:rsidRPr="00017DDC">
        <w:rPr>
          <w:rFonts w:ascii="Cambria" w:hAnsi="Cambria" w:cs="Arial"/>
          <w:rPrChange w:id="653" w:author="Alexander Waters" w:date="2021-10-27T11:54:00Z">
            <w:rPr>
              <w:rFonts w:ascii="Cambria" w:hAnsi="Cambria" w:cs="Arial"/>
            </w:rPr>
          </w:rPrChange>
        </w:rPr>
        <w:t xml:space="preserve">. </w:t>
      </w:r>
    </w:p>
    <w:p w14:paraId="504ADC74" w14:textId="781BDD2F" w:rsidR="00367670" w:rsidRPr="00017DDC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  <w:rPrChange w:id="654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b/>
          <w:u w:val="single"/>
          <w:rPrChange w:id="655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  <w:t>APPENDIX</w:t>
      </w:r>
    </w:p>
    <w:p w14:paraId="313A1BEA" w14:textId="3290915B" w:rsidR="00916803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rPrChange w:id="656" w:author="Alexander Waters" w:date="2021-10-27T11:54:00Z">
            <w:rPr>
              <w:rFonts w:ascii="Cambria" w:hAnsi="Cambria" w:cs="Arial"/>
            </w:rPr>
          </w:rPrChange>
        </w:rPr>
      </w:pPr>
      <w:r w:rsidRPr="00017DDC">
        <w:rPr>
          <w:rFonts w:ascii="Cambria" w:hAnsi="Cambria" w:cs="Arial"/>
          <w:rPrChange w:id="657" w:author="Alexander Waters" w:date="2021-10-27T11:54:00Z">
            <w:rPr>
              <w:rFonts w:ascii="Cambria" w:hAnsi="Cambria" w:cs="Arial"/>
            </w:rPr>
          </w:rPrChange>
        </w:rPr>
        <w:t>Blank training form (or use approved form)</w:t>
      </w:r>
    </w:p>
    <w:p w14:paraId="6FEECF24" w14:textId="64829ECA" w:rsidR="00367670" w:rsidRPr="00017DDC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  <w:rPrChange w:id="658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  <w:r w:rsidRPr="00017DDC">
        <w:rPr>
          <w:rFonts w:ascii="Cambria" w:hAnsi="Cambria" w:cs="Arial"/>
          <w:rPrChange w:id="659" w:author="Alexander Waters" w:date="2021-10-27T11:54:00Z">
            <w:rPr>
              <w:rFonts w:ascii="Cambria" w:hAnsi="Cambria" w:cs="Arial"/>
            </w:rPr>
          </w:rPrChange>
        </w:rPr>
        <w:t>Blank data collection sheets</w:t>
      </w:r>
    </w:p>
    <w:p w14:paraId="06F11846" w14:textId="71D55B31" w:rsidR="00E02F25" w:rsidRPr="00017DDC" w:rsidRDefault="00E02F25" w:rsidP="006D7D80">
      <w:pPr>
        <w:rPr>
          <w:rFonts w:ascii="Cambria" w:hAnsi="Cambria" w:cs="Arial"/>
          <w:b/>
          <w:u w:val="single"/>
          <w:rPrChange w:id="660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</w:p>
    <w:p w14:paraId="211849B5" w14:textId="77777777" w:rsidR="00E02F25" w:rsidRPr="00017DDC" w:rsidRDefault="00E02F25" w:rsidP="006D7D80">
      <w:pPr>
        <w:rPr>
          <w:rFonts w:ascii="Cambria" w:hAnsi="Cambria" w:cs="Arial"/>
          <w:b/>
          <w:u w:val="single"/>
          <w:rPrChange w:id="661" w:author="Alexander Waters" w:date="2021-10-27T11:54:00Z">
            <w:rPr>
              <w:rFonts w:ascii="Cambria" w:hAnsi="Cambria" w:cs="Arial"/>
              <w:b/>
              <w:u w:val="single"/>
            </w:rPr>
          </w:rPrChange>
        </w:rPr>
      </w:pPr>
    </w:p>
    <w:p w14:paraId="5FB158C5" w14:textId="77777777" w:rsidR="006D7D80" w:rsidRPr="006D7D80" w:rsidRDefault="006D7D80" w:rsidP="006D7D80">
      <w:pPr>
        <w:rPr>
          <w:rFonts w:ascii="Cambria" w:hAnsi="Cambria" w:cs="Arial"/>
        </w:rPr>
      </w:pPr>
    </w:p>
    <w:sectPr w:rsidR="006D7D80" w:rsidRPr="006D7D8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733213" w14:textId="77777777" w:rsidR="0044169E" w:rsidRDefault="0044169E" w:rsidP="008D1A16">
      <w:pPr>
        <w:spacing w:after="0" w:line="240" w:lineRule="auto"/>
      </w:pPr>
      <w:r>
        <w:separator/>
      </w:r>
    </w:p>
  </w:endnote>
  <w:endnote w:type="continuationSeparator" w:id="0">
    <w:p w14:paraId="7E183185" w14:textId="77777777" w:rsidR="0044169E" w:rsidRDefault="0044169E" w:rsidP="008D1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DFCCF1" w14:textId="7E640418" w:rsidR="00FF4814" w:rsidRDefault="00FF4814" w:rsidP="00FF4814">
    <w:pPr>
      <w:pStyle w:val="Footer"/>
      <w:jc w:val="center"/>
      <w:rPr>
        <w:rFonts w:ascii="Cambria" w:hAnsi="Cambria"/>
      </w:rPr>
    </w:pPr>
  </w:p>
  <w:p w14:paraId="71518506" w14:textId="11139AD9" w:rsidR="00916557" w:rsidRPr="00FF4814" w:rsidRDefault="00916557" w:rsidP="00CE6968">
    <w:pPr>
      <w:pStyle w:val="Footer"/>
      <w:rPr>
        <w:rFonts w:ascii="Cambria" w:hAnsi="Cambria"/>
      </w:rPr>
    </w:pPr>
    <w:r>
      <w:rPr>
        <w:rFonts w:ascii="Cambria" w:hAnsi="Cambria"/>
        <w:i/>
        <w:sz w:val="18"/>
      </w:rPr>
      <w:t>Governing Procedure QSP020-001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ECDA8D" w14:textId="77777777" w:rsidR="0044169E" w:rsidRDefault="0044169E" w:rsidP="008D1A16">
      <w:pPr>
        <w:spacing w:after="0" w:line="240" w:lineRule="auto"/>
      </w:pPr>
      <w:r>
        <w:separator/>
      </w:r>
    </w:p>
  </w:footnote>
  <w:footnote w:type="continuationSeparator" w:id="0">
    <w:p w14:paraId="5A49DA2B" w14:textId="77777777" w:rsidR="0044169E" w:rsidRDefault="0044169E" w:rsidP="008D1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088"/>
      <w:gridCol w:w="4848"/>
      <w:gridCol w:w="2414"/>
    </w:tblGrid>
    <w:tr w:rsidR="00077956" w14:paraId="5DE1847B" w14:textId="77777777" w:rsidTr="00CE6968">
      <w:trPr>
        <w:trHeight w:val="720"/>
      </w:trPr>
      <w:tc>
        <w:tcPr>
          <w:tcW w:w="1008" w:type="pct"/>
          <w:tcBorders>
            <w:right w:val="nil"/>
          </w:tcBorders>
          <w:vAlign w:val="center"/>
        </w:tcPr>
        <w:p w14:paraId="7972EC2D" w14:textId="2DC70AF1" w:rsidR="00077956" w:rsidRDefault="00CE6968" w:rsidP="00077956">
          <w:pPr>
            <w:jc w:val="center"/>
          </w:pPr>
          <w:r>
            <w:rPr>
              <w:noProof/>
            </w:rPr>
            <w:drawing>
              <wp:inline distT="0" distB="0" distL="0" distR="0" wp14:anchorId="47FB8648" wp14:editId="4709AF39">
                <wp:extent cx="1188720" cy="30725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timLabs_Logo_highre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307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7" w:type="pct"/>
          <w:tcBorders>
            <w:left w:val="nil"/>
          </w:tcBorders>
          <w:vAlign w:val="center"/>
        </w:tcPr>
        <w:p w14:paraId="22D0D95C" w14:textId="6729FD1D" w:rsidR="00077956" w:rsidRPr="00081D2C" w:rsidRDefault="00193602" w:rsidP="00077956">
          <w:pPr>
            <w:jc w:val="center"/>
            <w:rPr>
              <w:rFonts w:ascii="Cambria" w:hAnsi="Cambria" w:cs="Arial"/>
              <w:b/>
              <w:sz w:val="24"/>
              <w:szCs w:val="28"/>
            </w:rPr>
          </w:pPr>
          <w:r>
            <w:rPr>
              <w:rFonts w:ascii="Cambria" w:hAnsi="Cambria" w:cs="Arial"/>
              <w:b/>
              <w:sz w:val="24"/>
              <w:szCs w:val="28"/>
            </w:rPr>
            <w:t>Installation Qualification (IQ)</w:t>
          </w:r>
          <w:r w:rsidR="00802CA8">
            <w:rPr>
              <w:rFonts w:ascii="Cambria" w:hAnsi="Cambria" w:cs="Arial"/>
              <w:b/>
              <w:sz w:val="24"/>
              <w:szCs w:val="28"/>
            </w:rPr>
            <w:t xml:space="preserve"> Protocol</w:t>
          </w:r>
          <w:r w:rsidR="00081D2C" w:rsidRPr="00081D2C">
            <w:rPr>
              <w:rFonts w:ascii="Cambria" w:hAnsi="Cambria" w:cs="Arial"/>
              <w:b/>
              <w:sz w:val="24"/>
              <w:szCs w:val="28"/>
            </w:rPr>
            <w:t xml:space="preserve"> </w:t>
          </w:r>
        </w:p>
        <w:p w14:paraId="2753F96A" w14:textId="77777777" w:rsidR="00633849" w:rsidRDefault="00633849" w:rsidP="00077956">
          <w:pPr>
            <w:jc w:val="center"/>
            <w:rPr>
              <w:rFonts w:ascii="Cambria" w:hAnsi="Cambria" w:cs="Arial"/>
              <w:b/>
              <w:sz w:val="24"/>
              <w:szCs w:val="28"/>
            </w:rPr>
          </w:pPr>
          <w:r>
            <w:rPr>
              <w:rFonts w:ascii="Cambria" w:hAnsi="Cambria" w:cs="Arial"/>
              <w:b/>
              <w:sz w:val="24"/>
              <w:szCs w:val="28"/>
            </w:rPr>
            <w:t>VAP21-025-01</w:t>
          </w:r>
        </w:p>
        <w:p w14:paraId="48DB74C8" w14:textId="69D4E4A2" w:rsidR="00081D2C" w:rsidRPr="00081D2C" w:rsidRDefault="00633849" w:rsidP="00077956">
          <w:pPr>
            <w:jc w:val="center"/>
            <w:rPr>
              <w:rFonts w:ascii="Cambria" w:hAnsi="Cambria" w:cs="Arial"/>
              <w:b/>
              <w:sz w:val="24"/>
              <w:szCs w:val="28"/>
            </w:rPr>
          </w:pPr>
          <w:r>
            <w:rPr>
              <w:rFonts w:ascii="Cambria" w:hAnsi="Cambria" w:cs="Arial"/>
              <w:b/>
              <w:sz w:val="24"/>
              <w:szCs w:val="28"/>
            </w:rPr>
            <w:t xml:space="preserve"> VERIFY S3082 Incubator</w:t>
          </w:r>
        </w:p>
      </w:tc>
      <w:tc>
        <w:tcPr>
          <w:tcW w:w="1345" w:type="pct"/>
          <w:vAlign w:val="center"/>
        </w:tcPr>
        <w:p w14:paraId="261BEF01" w14:textId="7CFB5E83" w:rsidR="00077956" w:rsidRPr="000939E0" w:rsidRDefault="00077956" w:rsidP="00CE6968">
          <w:pPr>
            <w:rPr>
              <w:rFonts w:ascii="Cambria" w:hAnsi="Cambria" w:cs="Arial"/>
              <w:sz w:val="18"/>
              <w:szCs w:val="18"/>
            </w:rPr>
          </w:pPr>
          <w:r w:rsidRPr="000939E0">
            <w:rPr>
              <w:rFonts w:ascii="Cambria" w:hAnsi="Cambria" w:cs="Arial"/>
              <w:sz w:val="18"/>
              <w:szCs w:val="18"/>
            </w:rPr>
            <w:t>Document No:</w:t>
          </w:r>
          <w:r>
            <w:rPr>
              <w:rFonts w:ascii="Cambria" w:hAnsi="Cambria" w:cs="Arial"/>
              <w:sz w:val="18"/>
              <w:szCs w:val="18"/>
            </w:rPr>
            <w:t xml:space="preserve"> </w:t>
          </w:r>
          <w:r w:rsidR="00C8477D">
            <w:rPr>
              <w:rFonts w:ascii="Cambria" w:hAnsi="Cambria" w:cs="Arial"/>
              <w:sz w:val="18"/>
              <w:szCs w:val="18"/>
            </w:rPr>
            <w:t>FRM</w:t>
          </w:r>
          <w:r w:rsidR="00802CA8">
            <w:rPr>
              <w:rFonts w:ascii="Cambria" w:hAnsi="Cambria" w:cs="Arial"/>
              <w:sz w:val="18"/>
              <w:szCs w:val="18"/>
            </w:rPr>
            <w:t>020-002</w:t>
          </w:r>
        </w:p>
        <w:p w14:paraId="18ACC4BE" w14:textId="39DA682B" w:rsidR="00077956" w:rsidRPr="000939E0" w:rsidRDefault="00077956" w:rsidP="00CE6968">
          <w:pPr>
            <w:tabs>
              <w:tab w:val="right" w:pos="2299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8"/>
              <w:szCs w:val="18"/>
            </w:rPr>
            <w:t>Revision</w:t>
          </w:r>
          <w:r w:rsidRPr="000939E0">
            <w:rPr>
              <w:rFonts w:ascii="Cambria" w:hAnsi="Cambria" w:cs="Arial"/>
              <w:sz w:val="18"/>
              <w:szCs w:val="18"/>
            </w:rPr>
            <w:t xml:space="preserve"> No:</w:t>
          </w:r>
          <w:r>
            <w:rPr>
              <w:rFonts w:ascii="Cambria" w:hAnsi="Cambria" w:cs="Arial"/>
              <w:sz w:val="18"/>
              <w:szCs w:val="18"/>
            </w:rPr>
            <w:t xml:space="preserve"> </w:t>
          </w:r>
          <w:r w:rsidR="00CA10F5">
            <w:rPr>
              <w:rFonts w:ascii="Cambria" w:hAnsi="Cambria" w:cs="Arial"/>
              <w:sz w:val="18"/>
              <w:szCs w:val="18"/>
            </w:rPr>
            <w:t>0</w:t>
          </w:r>
          <w:r w:rsidR="007E6D96">
            <w:rPr>
              <w:rFonts w:ascii="Cambria" w:hAnsi="Cambria" w:cs="Arial"/>
              <w:sz w:val="18"/>
              <w:szCs w:val="18"/>
            </w:rPr>
            <w:t>3</w:t>
          </w:r>
        </w:p>
        <w:p w14:paraId="4229EFCE" w14:textId="1E8E0353" w:rsidR="00077956" w:rsidRPr="00815524" w:rsidRDefault="00077956" w:rsidP="00CE6968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815524">
            <w:rPr>
              <w:rFonts w:ascii="Cambria" w:hAnsi="Cambria" w:cs="Arial"/>
              <w:sz w:val="18"/>
            </w:rPr>
            <w:t xml:space="preserve">Page </w:t>
          </w:r>
          <w:r w:rsidRPr="00815524">
            <w:rPr>
              <w:rFonts w:ascii="Cambria" w:hAnsi="Cambria" w:cs="Arial"/>
              <w:bCs/>
              <w:sz w:val="18"/>
            </w:rPr>
            <w:fldChar w:fldCharType="begin"/>
          </w:r>
          <w:r w:rsidRPr="00815524">
            <w:rPr>
              <w:rFonts w:ascii="Cambria" w:hAnsi="Cambria" w:cs="Arial"/>
              <w:bCs/>
              <w:sz w:val="18"/>
            </w:rPr>
            <w:instrText xml:space="preserve"> PAGE  \* Arabic  \* MERGEFORMAT </w:instrText>
          </w:r>
          <w:r w:rsidRPr="00815524">
            <w:rPr>
              <w:rFonts w:ascii="Cambria" w:hAnsi="Cambria" w:cs="Arial"/>
              <w:bCs/>
              <w:sz w:val="18"/>
            </w:rPr>
            <w:fldChar w:fldCharType="separate"/>
          </w:r>
          <w:r w:rsidR="00CE6968">
            <w:rPr>
              <w:rFonts w:ascii="Cambria" w:hAnsi="Cambria" w:cs="Arial"/>
              <w:bCs/>
              <w:noProof/>
              <w:sz w:val="18"/>
            </w:rPr>
            <w:t>3</w:t>
          </w:r>
          <w:r w:rsidRPr="00815524">
            <w:rPr>
              <w:rFonts w:ascii="Cambria" w:hAnsi="Cambria" w:cs="Arial"/>
              <w:bCs/>
              <w:sz w:val="18"/>
            </w:rPr>
            <w:fldChar w:fldCharType="end"/>
          </w:r>
          <w:r w:rsidRPr="00815524">
            <w:rPr>
              <w:rFonts w:ascii="Cambria" w:hAnsi="Cambria" w:cs="Arial"/>
              <w:sz w:val="18"/>
            </w:rPr>
            <w:t xml:space="preserve"> of </w:t>
          </w:r>
          <w:r w:rsidRPr="00815524">
            <w:rPr>
              <w:rFonts w:ascii="Cambria" w:hAnsi="Cambria" w:cs="Arial"/>
              <w:bCs/>
              <w:sz w:val="18"/>
            </w:rPr>
            <w:fldChar w:fldCharType="begin"/>
          </w:r>
          <w:r w:rsidRPr="00815524">
            <w:rPr>
              <w:rFonts w:ascii="Cambria" w:hAnsi="Cambria" w:cs="Arial"/>
              <w:bCs/>
              <w:sz w:val="18"/>
            </w:rPr>
            <w:instrText xml:space="preserve"> NUMPAGES  \* Arabic  \* MERGEFORMAT </w:instrText>
          </w:r>
          <w:r w:rsidRPr="00815524">
            <w:rPr>
              <w:rFonts w:ascii="Cambria" w:hAnsi="Cambria" w:cs="Arial"/>
              <w:bCs/>
              <w:sz w:val="18"/>
            </w:rPr>
            <w:fldChar w:fldCharType="separate"/>
          </w:r>
          <w:r w:rsidR="00CE6968">
            <w:rPr>
              <w:rFonts w:ascii="Cambria" w:hAnsi="Cambria" w:cs="Arial"/>
              <w:bCs/>
              <w:noProof/>
              <w:sz w:val="18"/>
            </w:rPr>
            <w:t>3</w:t>
          </w:r>
          <w:r w:rsidRPr="00815524">
            <w:rPr>
              <w:rFonts w:ascii="Cambria" w:hAnsi="Cambria" w:cs="Arial"/>
              <w:bCs/>
              <w:sz w:val="18"/>
            </w:rPr>
            <w:fldChar w:fldCharType="end"/>
          </w:r>
        </w:p>
      </w:tc>
    </w:tr>
  </w:tbl>
  <w:p w14:paraId="3E563F9C" w14:textId="77777777" w:rsidR="00077956" w:rsidRPr="00FF4814" w:rsidRDefault="00077956">
    <w:pPr>
      <w:pStyle w:val="Head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70B92"/>
    <w:multiLevelType w:val="hybridMultilevel"/>
    <w:tmpl w:val="32648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5097"/>
    <w:multiLevelType w:val="multilevel"/>
    <w:tmpl w:val="4000B56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  <w:i w:val="0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" w15:restartNumberingAfterBreak="0">
    <w:nsid w:val="24424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B157F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424E5C7F"/>
    <w:multiLevelType w:val="hybridMultilevel"/>
    <w:tmpl w:val="64D018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C533AF"/>
    <w:multiLevelType w:val="multilevel"/>
    <w:tmpl w:val="D0A6244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6" w15:restartNumberingAfterBreak="0">
    <w:nsid w:val="68F95F38"/>
    <w:multiLevelType w:val="hybridMultilevel"/>
    <w:tmpl w:val="ED9C1252"/>
    <w:lvl w:ilvl="0" w:tplc="5106DDF8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745A7"/>
    <w:multiLevelType w:val="hybridMultilevel"/>
    <w:tmpl w:val="CE0C37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F764CE0"/>
    <w:multiLevelType w:val="multilevel"/>
    <w:tmpl w:val="7AD6EED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  <w:i w:val="0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9" w15:restartNumberingAfterBreak="0">
    <w:nsid w:val="77D86FC4"/>
    <w:multiLevelType w:val="multilevel"/>
    <w:tmpl w:val="58B44F3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1"/>
  </w:num>
  <w:num w:numId="9">
    <w:abstractNumId w:val="5"/>
  </w:num>
  <w:num w:numId="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lexander Waters">
    <w15:presenceInfo w15:providerId="AD" w15:userId="S::Alexander.Waters@stimlabs.com::5f0faa0d-0db9-4c1e-8b44-6215030f96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revisionView w:markup="0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4DC"/>
    <w:rsid w:val="0000068D"/>
    <w:rsid w:val="00002EA3"/>
    <w:rsid w:val="000125CD"/>
    <w:rsid w:val="00014EED"/>
    <w:rsid w:val="00017509"/>
    <w:rsid w:val="00017DDC"/>
    <w:rsid w:val="00020A6C"/>
    <w:rsid w:val="00022916"/>
    <w:rsid w:val="00023B03"/>
    <w:rsid w:val="0002508E"/>
    <w:rsid w:val="00027AC7"/>
    <w:rsid w:val="0003261A"/>
    <w:rsid w:val="0003278D"/>
    <w:rsid w:val="00042916"/>
    <w:rsid w:val="00045D89"/>
    <w:rsid w:val="00046939"/>
    <w:rsid w:val="00046D4B"/>
    <w:rsid w:val="00050B56"/>
    <w:rsid w:val="00055855"/>
    <w:rsid w:val="00056501"/>
    <w:rsid w:val="00056CBD"/>
    <w:rsid w:val="00056E36"/>
    <w:rsid w:val="00060895"/>
    <w:rsid w:val="00060E30"/>
    <w:rsid w:val="00060EA3"/>
    <w:rsid w:val="00065964"/>
    <w:rsid w:val="0007230B"/>
    <w:rsid w:val="00072C44"/>
    <w:rsid w:val="00076ADC"/>
    <w:rsid w:val="00077956"/>
    <w:rsid w:val="0008105E"/>
    <w:rsid w:val="0008163D"/>
    <w:rsid w:val="00081D2C"/>
    <w:rsid w:val="00083960"/>
    <w:rsid w:val="00091C96"/>
    <w:rsid w:val="00092121"/>
    <w:rsid w:val="000939E0"/>
    <w:rsid w:val="00093E3D"/>
    <w:rsid w:val="0009575F"/>
    <w:rsid w:val="0009645E"/>
    <w:rsid w:val="000965A4"/>
    <w:rsid w:val="00096BD7"/>
    <w:rsid w:val="000A2A90"/>
    <w:rsid w:val="000A2FF3"/>
    <w:rsid w:val="000A6364"/>
    <w:rsid w:val="000A652D"/>
    <w:rsid w:val="000A6A3D"/>
    <w:rsid w:val="000B3300"/>
    <w:rsid w:val="000B3A2F"/>
    <w:rsid w:val="000B50B2"/>
    <w:rsid w:val="000B7E7D"/>
    <w:rsid w:val="000C1E10"/>
    <w:rsid w:val="000C6E26"/>
    <w:rsid w:val="000C71FA"/>
    <w:rsid w:val="000C7EDE"/>
    <w:rsid w:val="000E0D53"/>
    <w:rsid w:val="000E21DF"/>
    <w:rsid w:val="000E5D06"/>
    <w:rsid w:val="00100020"/>
    <w:rsid w:val="0011338E"/>
    <w:rsid w:val="00115344"/>
    <w:rsid w:val="00120F9C"/>
    <w:rsid w:val="0012178E"/>
    <w:rsid w:val="00126C07"/>
    <w:rsid w:val="00126D98"/>
    <w:rsid w:val="00127933"/>
    <w:rsid w:val="00130BA8"/>
    <w:rsid w:val="00132B03"/>
    <w:rsid w:val="00134935"/>
    <w:rsid w:val="00135645"/>
    <w:rsid w:val="0013616C"/>
    <w:rsid w:val="00144B98"/>
    <w:rsid w:val="00146DE9"/>
    <w:rsid w:val="001478A7"/>
    <w:rsid w:val="0015077A"/>
    <w:rsid w:val="00150C8B"/>
    <w:rsid w:val="001513B6"/>
    <w:rsid w:val="0015143C"/>
    <w:rsid w:val="00154036"/>
    <w:rsid w:val="00157B17"/>
    <w:rsid w:val="001609B4"/>
    <w:rsid w:val="0016169A"/>
    <w:rsid w:val="00161B35"/>
    <w:rsid w:val="00162A4A"/>
    <w:rsid w:val="00166D0A"/>
    <w:rsid w:val="00170D15"/>
    <w:rsid w:val="001717B7"/>
    <w:rsid w:val="00171A18"/>
    <w:rsid w:val="0017350F"/>
    <w:rsid w:val="001746CE"/>
    <w:rsid w:val="00174CAA"/>
    <w:rsid w:val="00176A17"/>
    <w:rsid w:val="00177589"/>
    <w:rsid w:val="001779C2"/>
    <w:rsid w:val="001814DC"/>
    <w:rsid w:val="001824A8"/>
    <w:rsid w:val="00182E33"/>
    <w:rsid w:val="00187A16"/>
    <w:rsid w:val="00190066"/>
    <w:rsid w:val="00190BC0"/>
    <w:rsid w:val="0019283F"/>
    <w:rsid w:val="00193602"/>
    <w:rsid w:val="001938B3"/>
    <w:rsid w:val="00193D8C"/>
    <w:rsid w:val="0019471B"/>
    <w:rsid w:val="00197A71"/>
    <w:rsid w:val="001A289B"/>
    <w:rsid w:val="001A55F4"/>
    <w:rsid w:val="001A7ACD"/>
    <w:rsid w:val="001B0891"/>
    <w:rsid w:val="001B2004"/>
    <w:rsid w:val="001B2F10"/>
    <w:rsid w:val="001B6239"/>
    <w:rsid w:val="001C0D5E"/>
    <w:rsid w:val="001C2DE6"/>
    <w:rsid w:val="001C344C"/>
    <w:rsid w:val="001C3C38"/>
    <w:rsid w:val="001C51CB"/>
    <w:rsid w:val="001C5F6E"/>
    <w:rsid w:val="001D28AA"/>
    <w:rsid w:val="001D3574"/>
    <w:rsid w:val="001D61F0"/>
    <w:rsid w:val="001E2CCD"/>
    <w:rsid w:val="001E68F8"/>
    <w:rsid w:val="001F114D"/>
    <w:rsid w:val="001F185B"/>
    <w:rsid w:val="001F3B6F"/>
    <w:rsid w:val="001F4795"/>
    <w:rsid w:val="002051E1"/>
    <w:rsid w:val="0021219D"/>
    <w:rsid w:val="0021255B"/>
    <w:rsid w:val="00213D01"/>
    <w:rsid w:val="002167D6"/>
    <w:rsid w:val="00221B8C"/>
    <w:rsid w:val="0022617B"/>
    <w:rsid w:val="002402BB"/>
    <w:rsid w:val="002403FD"/>
    <w:rsid w:val="00245531"/>
    <w:rsid w:val="00247719"/>
    <w:rsid w:val="002506C9"/>
    <w:rsid w:val="00251986"/>
    <w:rsid w:val="0025684F"/>
    <w:rsid w:val="0026287B"/>
    <w:rsid w:val="00264C37"/>
    <w:rsid w:val="00270B67"/>
    <w:rsid w:val="00271225"/>
    <w:rsid w:val="002712CC"/>
    <w:rsid w:val="00272FCD"/>
    <w:rsid w:val="00274A8A"/>
    <w:rsid w:val="0027515A"/>
    <w:rsid w:val="00277C19"/>
    <w:rsid w:val="00277F46"/>
    <w:rsid w:val="0028177B"/>
    <w:rsid w:val="00282C3C"/>
    <w:rsid w:val="0028411D"/>
    <w:rsid w:val="00284287"/>
    <w:rsid w:val="00284AD5"/>
    <w:rsid w:val="00292BAC"/>
    <w:rsid w:val="00293D7B"/>
    <w:rsid w:val="002944FA"/>
    <w:rsid w:val="00297ADD"/>
    <w:rsid w:val="00297C8E"/>
    <w:rsid w:val="002A0C64"/>
    <w:rsid w:val="002A18EB"/>
    <w:rsid w:val="002A40AC"/>
    <w:rsid w:val="002A4FAD"/>
    <w:rsid w:val="002A6F12"/>
    <w:rsid w:val="002B0017"/>
    <w:rsid w:val="002B5816"/>
    <w:rsid w:val="002B6EAF"/>
    <w:rsid w:val="002C1B90"/>
    <w:rsid w:val="002C33CA"/>
    <w:rsid w:val="002C4C39"/>
    <w:rsid w:val="002C5662"/>
    <w:rsid w:val="002C5BEE"/>
    <w:rsid w:val="002C7D6A"/>
    <w:rsid w:val="002D00E0"/>
    <w:rsid w:val="002D1875"/>
    <w:rsid w:val="002D439E"/>
    <w:rsid w:val="002D4DE9"/>
    <w:rsid w:val="002D5CF7"/>
    <w:rsid w:val="002D6B20"/>
    <w:rsid w:val="002D7590"/>
    <w:rsid w:val="002D7C42"/>
    <w:rsid w:val="002E3731"/>
    <w:rsid w:val="002E5904"/>
    <w:rsid w:val="002F2398"/>
    <w:rsid w:val="002F279B"/>
    <w:rsid w:val="002F3A8F"/>
    <w:rsid w:val="002F3E11"/>
    <w:rsid w:val="002F6ADF"/>
    <w:rsid w:val="00300141"/>
    <w:rsid w:val="003050FE"/>
    <w:rsid w:val="00305C14"/>
    <w:rsid w:val="00310279"/>
    <w:rsid w:val="00317CAB"/>
    <w:rsid w:val="003228A5"/>
    <w:rsid w:val="003250B0"/>
    <w:rsid w:val="00326209"/>
    <w:rsid w:val="003314BA"/>
    <w:rsid w:val="003314C0"/>
    <w:rsid w:val="00331517"/>
    <w:rsid w:val="00332032"/>
    <w:rsid w:val="003332DB"/>
    <w:rsid w:val="003356B0"/>
    <w:rsid w:val="00335933"/>
    <w:rsid w:val="003458C1"/>
    <w:rsid w:val="003460E4"/>
    <w:rsid w:val="0035749D"/>
    <w:rsid w:val="00361B1E"/>
    <w:rsid w:val="00367670"/>
    <w:rsid w:val="003765DF"/>
    <w:rsid w:val="0038311E"/>
    <w:rsid w:val="00385C43"/>
    <w:rsid w:val="00392D11"/>
    <w:rsid w:val="00395D4A"/>
    <w:rsid w:val="00397E25"/>
    <w:rsid w:val="003A289D"/>
    <w:rsid w:val="003A7980"/>
    <w:rsid w:val="003B0A60"/>
    <w:rsid w:val="003B429B"/>
    <w:rsid w:val="003C2278"/>
    <w:rsid w:val="003C2342"/>
    <w:rsid w:val="003C45F3"/>
    <w:rsid w:val="003C4FA9"/>
    <w:rsid w:val="003D08A2"/>
    <w:rsid w:val="003E00C3"/>
    <w:rsid w:val="003E1DC5"/>
    <w:rsid w:val="003E1F9E"/>
    <w:rsid w:val="003E36CC"/>
    <w:rsid w:val="003E4A32"/>
    <w:rsid w:val="003E6E3E"/>
    <w:rsid w:val="003E775A"/>
    <w:rsid w:val="003F0E6A"/>
    <w:rsid w:val="003F1BB4"/>
    <w:rsid w:val="003F5BDB"/>
    <w:rsid w:val="004031D3"/>
    <w:rsid w:val="00404DD4"/>
    <w:rsid w:val="00407727"/>
    <w:rsid w:val="00411F08"/>
    <w:rsid w:val="00416904"/>
    <w:rsid w:val="004203F1"/>
    <w:rsid w:val="004253A9"/>
    <w:rsid w:val="0043200D"/>
    <w:rsid w:val="00436030"/>
    <w:rsid w:val="00440B45"/>
    <w:rsid w:val="0044169E"/>
    <w:rsid w:val="00442018"/>
    <w:rsid w:val="0044233F"/>
    <w:rsid w:val="004456A2"/>
    <w:rsid w:val="00446937"/>
    <w:rsid w:val="00450801"/>
    <w:rsid w:val="00452DCD"/>
    <w:rsid w:val="004534DE"/>
    <w:rsid w:val="00454B5D"/>
    <w:rsid w:val="00456443"/>
    <w:rsid w:val="0046252F"/>
    <w:rsid w:val="00462EBA"/>
    <w:rsid w:val="00466ED1"/>
    <w:rsid w:val="00467BFC"/>
    <w:rsid w:val="00471229"/>
    <w:rsid w:val="00471234"/>
    <w:rsid w:val="00472D3A"/>
    <w:rsid w:val="00476062"/>
    <w:rsid w:val="00480749"/>
    <w:rsid w:val="00480F39"/>
    <w:rsid w:val="00482888"/>
    <w:rsid w:val="004845B2"/>
    <w:rsid w:val="00484A06"/>
    <w:rsid w:val="0048669C"/>
    <w:rsid w:val="004874BF"/>
    <w:rsid w:val="00492A8F"/>
    <w:rsid w:val="004930B9"/>
    <w:rsid w:val="004A1431"/>
    <w:rsid w:val="004A4BF8"/>
    <w:rsid w:val="004A6FFA"/>
    <w:rsid w:val="004A7F49"/>
    <w:rsid w:val="004B4165"/>
    <w:rsid w:val="004B4D66"/>
    <w:rsid w:val="004B6E87"/>
    <w:rsid w:val="004B78C7"/>
    <w:rsid w:val="004C14DA"/>
    <w:rsid w:val="004C1CC5"/>
    <w:rsid w:val="004C1F1F"/>
    <w:rsid w:val="004D5ED9"/>
    <w:rsid w:val="004D5F0F"/>
    <w:rsid w:val="004E0820"/>
    <w:rsid w:val="004E6964"/>
    <w:rsid w:val="004F2605"/>
    <w:rsid w:val="004F3E42"/>
    <w:rsid w:val="004F77A6"/>
    <w:rsid w:val="004F7F65"/>
    <w:rsid w:val="00502719"/>
    <w:rsid w:val="005078B5"/>
    <w:rsid w:val="00507B5F"/>
    <w:rsid w:val="005114C0"/>
    <w:rsid w:val="0051329E"/>
    <w:rsid w:val="00514CC8"/>
    <w:rsid w:val="00522F31"/>
    <w:rsid w:val="005231E0"/>
    <w:rsid w:val="00524E2B"/>
    <w:rsid w:val="005265CE"/>
    <w:rsid w:val="0053414B"/>
    <w:rsid w:val="00536097"/>
    <w:rsid w:val="00537F9E"/>
    <w:rsid w:val="005444B5"/>
    <w:rsid w:val="00545E41"/>
    <w:rsid w:val="00552AF2"/>
    <w:rsid w:val="00555DF6"/>
    <w:rsid w:val="00555E19"/>
    <w:rsid w:val="005561BE"/>
    <w:rsid w:val="005601DB"/>
    <w:rsid w:val="00564BD1"/>
    <w:rsid w:val="00565FF9"/>
    <w:rsid w:val="00566131"/>
    <w:rsid w:val="00567E5F"/>
    <w:rsid w:val="005728CA"/>
    <w:rsid w:val="005742D1"/>
    <w:rsid w:val="005745CF"/>
    <w:rsid w:val="005747A7"/>
    <w:rsid w:val="00576C5E"/>
    <w:rsid w:val="00576F3F"/>
    <w:rsid w:val="005826EE"/>
    <w:rsid w:val="005839F2"/>
    <w:rsid w:val="0058435D"/>
    <w:rsid w:val="00585BA7"/>
    <w:rsid w:val="00586B0C"/>
    <w:rsid w:val="00587E9A"/>
    <w:rsid w:val="005902D2"/>
    <w:rsid w:val="00590CAE"/>
    <w:rsid w:val="00590F9F"/>
    <w:rsid w:val="00593552"/>
    <w:rsid w:val="005948F7"/>
    <w:rsid w:val="00594AF4"/>
    <w:rsid w:val="00594BBA"/>
    <w:rsid w:val="005A0DCD"/>
    <w:rsid w:val="005A3947"/>
    <w:rsid w:val="005A3BB6"/>
    <w:rsid w:val="005A5187"/>
    <w:rsid w:val="005B693B"/>
    <w:rsid w:val="005B6E90"/>
    <w:rsid w:val="005C1520"/>
    <w:rsid w:val="005D09A0"/>
    <w:rsid w:val="005E1414"/>
    <w:rsid w:val="005E2B39"/>
    <w:rsid w:val="005E2BD1"/>
    <w:rsid w:val="005E2D04"/>
    <w:rsid w:val="005E3144"/>
    <w:rsid w:val="005E494E"/>
    <w:rsid w:val="005E655D"/>
    <w:rsid w:val="005E7A89"/>
    <w:rsid w:val="005E7C91"/>
    <w:rsid w:val="005F387A"/>
    <w:rsid w:val="005F6B31"/>
    <w:rsid w:val="00606768"/>
    <w:rsid w:val="0061411A"/>
    <w:rsid w:val="00624860"/>
    <w:rsid w:val="00624EBD"/>
    <w:rsid w:val="00624FEB"/>
    <w:rsid w:val="006252C1"/>
    <w:rsid w:val="00627C24"/>
    <w:rsid w:val="0063093E"/>
    <w:rsid w:val="00633849"/>
    <w:rsid w:val="006359DD"/>
    <w:rsid w:val="006370C6"/>
    <w:rsid w:val="006408C5"/>
    <w:rsid w:val="00644217"/>
    <w:rsid w:val="00644419"/>
    <w:rsid w:val="0065277C"/>
    <w:rsid w:val="006565C2"/>
    <w:rsid w:val="00657D06"/>
    <w:rsid w:val="00660491"/>
    <w:rsid w:val="00663535"/>
    <w:rsid w:val="006638A2"/>
    <w:rsid w:val="00666F56"/>
    <w:rsid w:val="00670D1D"/>
    <w:rsid w:val="00671C3B"/>
    <w:rsid w:val="00674AF7"/>
    <w:rsid w:val="00677996"/>
    <w:rsid w:val="006853DA"/>
    <w:rsid w:val="00686DE4"/>
    <w:rsid w:val="00691674"/>
    <w:rsid w:val="00692D3D"/>
    <w:rsid w:val="0069378E"/>
    <w:rsid w:val="006944CC"/>
    <w:rsid w:val="00695F2C"/>
    <w:rsid w:val="00696807"/>
    <w:rsid w:val="006A0263"/>
    <w:rsid w:val="006A0A4D"/>
    <w:rsid w:val="006A4A85"/>
    <w:rsid w:val="006B5D00"/>
    <w:rsid w:val="006B5FCF"/>
    <w:rsid w:val="006B6770"/>
    <w:rsid w:val="006C3CA2"/>
    <w:rsid w:val="006C7300"/>
    <w:rsid w:val="006D0148"/>
    <w:rsid w:val="006D0F26"/>
    <w:rsid w:val="006D4881"/>
    <w:rsid w:val="006D5F3E"/>
    <w:rsid w:val="006D6841"/>
    <w:rsid w:val="006D69F1"/>
    <w:rsid w:val="006D7655"/>
    <w:rsid w:val="006D7D80"/>
    <w:rsid w:val="006E0268"/>
    <w:rsid w:val="006F6D8B"/>
    <w:rsid w:val="00705EA1"/>
    <w:rsid w:val="00706103"/>
    <w:rsid w:val="007100E4"/>
    <w:rsid w:val="0071049A"/>
    <w:rsid w:val="00710E5C"/>
    <w:rsid w:val="00714F52"/>
    <w:rsid w:val="007156A4"/>
    <w:rsid w:val="00723E2A"/>
    <w:rsid w:val="00724BF3"/>
    <w:rsid w:val="0072548D"/>
    <w:rsid w:val="00726945"/>
    <w:rsid w:val="0073250D"/>
    <w:rsid w:val="0073363A"/>
    <w:rsid w:val="00734B90"/>
    <w:rsid w:val="00741D56"/>
    <w:rsid w:val="00745857"/>
    <w:rsid w:val="00747A0B"/>
    <w:rsid w:val="007502A7"/>
    <w:rsid w:val="00751B2A"/>
    <w:rsid w:val="00752AC4"/>
    <w:rsid w:val="0075443C"/>
    <w:rsid w:val="0075457D"/>
    <w:rsid w:val="00754890"/>
    <w:rsid w:val="00756438"/>
    <w:rsid w:val="00756B7F"/>
    <w:rsid w:val="007611BE"/>
    <w:rsid w:val="0076135E"/>
    <w:rsid w:val="0076191C"/>
    <w:rsid w:val="007629BE"/>
    <w:rsid w:val="007637C9"/>
    <w:rsid w:val="007639ED"/>
    <w:rsid w:val="00764AC8"/>
    <w:rsid w:val="00766FA5"/>
    <w:rsid w:val="007672DD"/>
    <w:rsid w:val="00767B9E"/>
    <w:rsid w:val="00772FC4"/>
    <w:rsid w:val="00773C28"/>
    <w:rsid w:val="00774FC9"/>
    <w:rsid w:val="007772E8"/>
    <w:rsid w:val="00777FA3"/>
    <w:rsid w:val="007915A0"/>
    <w:rsid w:val="00794CAC"/>
    <w:rsid w:val="007A033F"/>
    <w:rsid w:val="007A03BD"/>
    <w:rsid w:val="007A0528"/>
    <w:rsid w:val="007A0C40"/>
    <w:rsid w:val="007A16F8"/>
    <w:rsid w:val="007A1D21"/>
    <w:rsid w:val="007A2202"/>
    <w:rsid w:val="007A2C87"/>
    <w:rsid w:val="007A5776"/>
    <w:rsid w:val="007B010E"/>
    <w:rsid w:val="007B543E"/>
    <w:rsid w:val="007B7B14"/>
    <w:rsid w:val="007C308D"/>
    <w:rsid w:val="007C5990"/>
    <w:rsid w:val="007D4BA5"/>
    <w:rsid w:val="007D540E"/>
    <w:rsid w:val="007E4979"/>
    <w:rsid w:val="007E5C26"/>
    <w:rsid w:val="007E6D96"/>
    <w:rsid w:val="007E74CB"/>
    <w:rsid w:val="007E74EC"/>
    <w:rsid w:val="007F1277"/>
    <w:rsid w:val="007F1F30"/>
    <w:rsid w:val="007F43CD"/>
    <w:rsid w:val="00800520"/>
    <w:rsid w:val="00802CA8"/>
    <w:rsid w:val="00804383"/>
    <w:rsid w:val="00804E8B"/>
    <w:rsid w:val="00806A5A"/>
    <w:rsid w:val="00807BCA"/>
    <w:rsid w:val="00815524"/>
    <w:rsid w:val="00816242"/>
    <w:rsid w:val="00816343"/>
    <w:rsid w:val="00822739"/>
    <w:rsid w:val="008276CB"/>
    <w:rsid w:val="008309C6"/>
    <w:rsid w:val="00830B38"/>
    <w:rsid w:val="0083159E"/>
    <w:rsid w:val="00832796"/>
    <w:rsid w:val="0083287E"/>
    <w:rsid w:val="008378CE"/>
    <w:rsid w:val="00840642"/>
    <w:rsid w:val="00841DEA"/>
    <w:rsid w:val="0084447C"/>
    <w:rsid w:val="00845B17"/>
    <w:rsid w:val="00845E42"/>
    <w:rsid w:val="00847D51"/>
    <w:rsid w:val="00853666"/>
    <w:rsid w:val="00856625"/>
    <w:rsid w:val="008656C1"/>
    <w:rsid w:val="00866F0D"/>
    <w:rsid w:val="008732CD"/>
    <w:rsid w:val="0087466F"/>
    <w:rsid w:val="00880029"/>
    <w:rsid w:val="00880392"/>
    <w:rsid w:val="008817C5"/>
    <w:rsid w:val="008832EE"/>
    <w:rsid w:val="0089019D"/>
    <w:rsid w:val="00891A0E"/>
    <w:rsid w:val="00891DB3"/>
    <w:rsid w:val="00892A7A"/>
    <w:rsid w:val="00896365"/>
    <w:rsid w:val="008A7C66"/>
    <w:rsid w:val="008B1505"/>
    <w:rsid w:val="008B430D"/>
    <w:rsid w:val="008B5B7F"/>
    <w:rsid w:val="008C23E4"/>
    <w:rsid w:val="008C5493"/>
    <w:rsid w:val="008D1A16"/>
    <w:rsid w:val="008D3A4F"/>
    <w:rsid w:val="008D5AC0"/>
    <w:rsid w:val="008D72EE"/>
    <w:rsid w:val="008E4BD5"/>
    <w:rsid w:val="008E5713"/>
    <w:rsid w:val="008E6264"/>
    <w:rsid w:val="008F08AA"/>
    <w:rsid w:val="008F3701"/>
    <w:rsid w:val="008F795F"/>
    <w:rsid w:val="0090206D"/>
    <w:rsid w:val="00907B28"/>
    <w:rsid w:val="009137F1"/>
    <w:rsid w:val="0091489F"/>
    <w:rsid w:val="0091654D"/>
    <w:rsid w:val="00916557"/>
    <w:rsid w:val="00916803"/>
    <w:rsid w:val="00921BDD"/>
    <w:rsid w:val="00922665"/>
    <w:rsid w:val="00922F9C"/>
    <w:rsid w:val="00923011"/>
    <w:rsid w:val="00926D9D"/>
    <w:rsid w:val="00946A8E"/>
    <w:rsid w:val="00946DB1"/>
    <w:rsid w:val="009470A2"/>
    <w:rsid w:val="00947F1D"/>
    <w:rsid w:val="009543C2"/>
    <w:rsid w:val="00957969"/>
    <w:rsid w:val="0096456F"/>
    <w:rsid w:val="00964ED0"/>
    <w:rsid w:val="009720C9"/>
    <w:rsid w:val="009744F9"/>
    <w:rsid w:val="009765A5"/>
    <w:rsid w:val="009777F4"/>
    <w:rsid w:val="00980C3A"/>
    <w:rsid w:val="009811D6"/>
    <w:rsid w:val="0098129B"/>
    <w:rsid w:val="009812A4"/>
    <w:rsid w:val="009846E3"/>
    <w:rsid w:val="00985D16"/>
    <w:rsid w:val="00990662"/>
    <w:rsid w:val="009916CF"/>
    <w:rsid w:val="00991EBD"/>
    <w:rsid w:val="0099246F"/>
    <w:rsid w:val="0099376C"/>
    <w:rsid w:val="009A3045"/>
    <w:rsid w:val="009A4AEF"/>
    <w:rsid w:val="009A5318"/>
    <w:rsid w:val="009B0CDF"/>
    <w:rsid w:val="009B17C5"/>
    <w:rsid w:val="009B248D"/>
    <w:rsid w:val="009B2A7A"/>
    <w:rsid w:val="009B4950"/>
    <w:rsid w:val="009B4D3E"/>
    <w:rsid w:val="009B513E"/>
    <w:rsid w:val="009C0EE9"/>
    <w:rsid w:val="009C30B4"/>
    <w:rsid w:val="009C5E53"/>
    <w:rsid w:val="009D0E0E"/>
    <w:rsid w:val="009D1136"/>
    <w:rsid w:val="009D35EA"/>
    <w:rsid w:val="009D398F"/>
    <w:rsid w:val="009E646C"/>
    <w:rsid w:val="009F07BF"/>
    <w:rsid w:val="009F46D2"/>
    <w:rsid w:val="009F5204"/>
    <w:rsid w:val="009F5C6C"/>
    <w:rsid w:val="00A02D8B"/>
    <w:rsid w:val="00A14D45"/>
    <w:rsid w:val="00A158F5"/>
    <w:rsid w:val="00A17C23"/>
    <w:rsid w:val="00A20541"/>
    <w:rsid w:val="00A212ED"/>
    <w:rsid w:val="00A2251B"/>
    <w:rsid w:val="00A22C70"/>
    <w:rsid w:val="00A23D5F"/>
    <w:rsid w:val="00A26083"/>
    <w:rsid w:val="00A30792"/>
    <w:rsid w:val="00A3160F"/>
    <w:rsid w:val="00A36E87"/>
    <w:rsid w:val="00A42F65"/>
    <w:rsid w:val="00A430A9"/>
    <w:rsid w:val="00A46280"/>
    <w:rsid w:val="00A471A3"/>
    <w:rsid w:val="00A47380"/>
    <w:rsid w:val="00A5070E"/>
    <w:rsid w:val="00A51A5E"/>
    <w:rsid w:val="00A63241"/>
    <w:rsid w:val="00A636A2"/>
    <w:rsid w:val="00A63947"/>
    <w:rsid w:val="00A670BA"/>
    <w:rsid w:val="00A67FDB"/>
    <w:rsid w:val="00A71078"/>
    <w:rsid w:val="00A71AE3"/>
    <w:rsid w:val="00A72B6C"/>
    <w:rsid w:val="00A753C0"/>
    <w:rsid w:val="00A754F1"/>
    <w:rsid w:val="00A81781"/>
    <w:rsid w:val="00A81AFF"/>
    <w:rsid w:val="00A85AFE"/>
    <w:rsid w:val="00A85B9C"/>
    <w:rsid w:val="00A86E9F"/>
    <w:rsid w:val="00A903AE"/>
    <w:rsid w:val="00A9127A"/>
    <w:rsid w:val="00A92A68"/>
    <w:rsid w:val="00A94F98"/>
    <w:rsid w:val="00AA2D0A"/>
    <w:rsid w:val="00AA386A"/>
    <w:rsid w:val="00AA53D2"/>
    <w:rsid w:val="00AA5442"/>
    <w:rsid w:val="00AA6795"/>
    <w:rsid w:val="00AB0960"/>
    <w:rsid w:val="00AB3AB3"/>
    <w:rsid w:val="00AB623D"/>
    <w:rsid w:val="00AB6CB0"/>
    <w:rsid w:val="00AB793C"/>
    <w:rsid w:val="00AC265A"/>
    <w:rsid w:val="00AC38DC"/>
    <w:rsid w:val="00AC3CF3"/>
    <w:rsid w:val="00AC43B4"/>
    <w:rsid w:val="00AC704B"/>
    <w:rsid w:val="00AD5A47"/>
    <w:rsid w:val="00AD7B43"/>
    <w:rsid w:val="00AE064E"/>
    <w:rsid w:val="00AE1CB4"/>
    <w:rsid w:val="00AE4952"/>
    <w:rsid w:val="00AF1229"/>
    <w:rsid w:val="00AF17E8"/>
    <w:rsid w:val="00B02D0D"/>
    <w:rsid w:val="00B047D4"/>
    <w:rsid w:val="00B0521A"/>
    <w:rsid w:val="00B06AD8"/>
    <w:rsid w:val="00B07DC1"/>
    <w:rsid w:val="00B10EA5"/>
    <w:rsid w:val="00B11D56"/>
    <w:rsid w:val="00B14CA6"/>
    <w:rsid w:val="00B16230"/>
    <w:rsid w:val="00B17758"/>
    <w:rsid w:val="00B217A5"/>
    <w:rsid w:val="00B217B1"/>
    <w:rsid w:val="00B21EE4"/>
    <w:rsid w:val="00B23313"/>
    <w:rsid w:val="00B23B67"/>
    <w:rsid w:val="00B24C56"/>
    <w:rsid w:val="00B261D2"/>
    <w:rsid w:val="00B2622E"/>
    <w:rsid w:val="00B30C2C"/>
    <w:rsid w:val="00B4011D"/>
    <w:rsid w:val="00B425FA"/>
    <w:rsid w:val="00B4299D"/>
    <w:rsid w:val="00B44E31"/>
    <w:rsid w:val="00B450AC"/>
    <w:rsid w:val="00B4538C"/>
    <w:rsid w:val="00B51E79"/>
    <w:rsid w:val="00B5308B"/>
    <w:rsid w:val="00B55289"/>
    <w:rsid w:val="00B576A8"/>
    <w:rsid w:val="00B61BF7"/>
    <w:rsid w:val="00B75594"/>
    <w:rsid w:val="00B7727D"/>
    <w:rsid w:val="00B82935"/>
    <w:rsid w:val="00B83C03"/>
    <w:rsid w:val="00B90C0D"/>
    <w:rsid w:val="00B93FC6"/>
    <w:rsid w:val="00B94B14"/>
    <w:rsid w:val="00B95968"/>
    <w:rsid w:val="00B96232"/>
    <w:rsid w:val="00BA16C7"/>
    <w:rsid w:val="00BA1E9F"/>
    <w:rsid w:val="00BA3C7E"/>
    <w:rsid w:val="00BA7230"/>
    <w:rsid w:val="00BA770E"/>
    <w:rsid w:val="00BB295A"/>
    <w:rsid w:val="00BB2DA4"/>
    <w:rsid w:val="00BB7190"/>
    <w:rsid w:val="00BC41D4"/>
    <w:rsid w:val="00BC5152"/>
    <w:rsid w:val="00BD0918"/>
    <w:rsid w:val="00BD0EF1"/>
    <w:rsid w:val="00BD3CF9"/>
    <w:rsid w:val="00BD5B12"/>
    <w:rsid w:val="00BD7340"/>
    <w:rsid w:val="00BE3886"/>
    <w:rsid w:val="00BE40C0"/>
    <w:rsid w:val="00C012D4"/>
    <w:rsid w:val="00C04277"/>
    <w:rsid w:val="00C07721"/>
    <w:rsid w:val="00C10C78"/>
    <w:rsid w:val="00C1147B"/>
    <w:rsid w:val="00C1614A"/>
    <w:rsid w:val="00C16B16"/>
    <w:rsid w:val="00C16D65"/>
    <w:rsid w:val="00C21AF6"/>
    <w:rsid w:val="00C32F64"/>
    <w:rsid w:val="00C3359F"/>
    <w:rsid w:val="00C33B78"/>
    <w:rsid w:val="00C35A72"/>
    <w:rsid w:val="00C4207A"/>
    <w:rsid w:val="00C43A09"/>
    <w:rsid w:val="00C44BF2"/>
    <w:rsid w:val="00C45B53"/>
    <w:rsid w:val="00C47B4B"/>
    <w:rsid w:val="00C52C30"/>
    <w:rsid w:val="00C53C92"/>
    <w:rsid w:val="00C53E58"/>
    <w:rsid w:val="00C54D92"/>
    <w:rsid w:val="00C62920"/>
    <w:rsid w:val="00C633A6"/>
    <w:rsid w:val="00C71213"/>
    <w:rsid w:val="00C76DB1"/>
    <w:rsid w:val="00C77EC2"/>
    <w:rsid w:val="00C830D7"/>
    <w:rsid w:val="00C8477D"/>
    <w:rsid w:val="00C84F11"/>
    <w:rsid w:val="00C91256"/>
    <w:rsid w:val="00C92F8A"/>
    <w:rsid w:val="00C9360C"/>
    <w:rsid w:val="00C96546"/>
    <w:rsid w:val="00CA10F5"/>
    <w:rsid w:val="00CA2385"/>
    <w:rsid w:val="00CA2E50"/>
    <w:rsid w:val="00CA49D0"/>
    <w:rsid w:val="00CB2AFF"/>
    <w:rsid w:val="00CB3591"/>
    <w:rsid w:val="00CB397E"/>
    <w:rsid w:val="00CB3FBB"/>
    <w:rsid w:val="00CC2B19"/>
    <w:rsid w:val="00CC39B8"/>
    <w:rsid w:val="00CC65E2"/>
    <w:rsid w:val="00CD3672"/>
    <w:rsid w:val="00CD4E11"/>
    <w:rsid w:val="00CD55D5"/>
    <w:rsid w:val="00CD7A87"/>
    <w:rsid w:val="00CE09AF"/>
    <w:rsid w:val="00CE30DE"/>
    <w:rsid w:val="00CE5F6D"/>
    <w:rsid w:val="00CE6968"/>
    <w:rsid w:val="00CF0749"/>
    <w:rsid w:val="00CF0EB1"/>
    <w:rsid w:val="00CF2435"/>
    <w:rsid w:val="00CF5833"/>
    <w:rsid w:val="00CF60E1"/>
    <w:rsid w:val="00CF7F2A"/>
    <w:rsid w:val="00D01341"/>
    <w:rsid w:val="00D022C4"/>
    <w:rsid w:val="00D07E75"/>
    <w:rsid w:val="00D10313"/>
    <w:rsid w:val="00D10D24"/>
    <w:rsid w:val="00D121B2"/>
    <w:rsid w:val="00D1268A"/>
    <w:rsid w:val="00D13698"/>
    <w:rsid w:val="00D16C2D"/>
    <w:rsid w:val="00D21EA1"/>
    <w:rsid w:val="00D232D9"/>
    <w:rsid w:val="00D25EF4"/>
    <w:rsid w:val="00D33883"/>
    <w:rsid w:val="00D36DAB"/>
    <w:rsid w:val="00D40788"/>
    <w:rsid w:val="00D46D27"/>
    <w:rsid w:val="00D53529"/>
    <w:rsid w:val="00D539E1"/>
    <w:rsid w:val="00D54C7F"/>
    <w:rsid w:val="00D56CF4"/>
    <w:rsid w:val="00D56DA8"/>
    <w:rsid w:val="00D60ECF"/>
    <w:rsid w:val="00D62267"/>
    <w:rsid w:val="00D675B1"/>
    <w:rsid w:val="00D72F67"/>
    <w:rsid w:val="00D73B8A"/>
    <w:rsid w:val="00D75A2F"/>
    <w:rsid w:val="00D77633"/>
    <w:rsid w:val="00D77DDD"/>
    <w:rsid w:val="00D809DF"/>
    <w:rsid w:val="00D86440"/>
    <w:rsid w:val="00D90D17"/>
    <w:rsid w:val="00DA2EC9"/>
    <w:rsid w:val="00DA56E9"/>
    <w:rsid w:val="00DA73EA"/>
    <w:rsid w:val="00DB158F"/>
    <w:rsid w:val="00DB2BFE"/>
    <w:rsid w:val="00DD0976"/>
    <w:rsid w:val="00DD48EC"/>
    <w:rsid w:val="00DD667D"/>
    <w:rsid w:val="00DE1A0A"/>
    <w:rsid w:val="00DE2989"/>
    <w:rsid w:val="00DE5051"/>
    <w:rsid w:val="00DE5B5C"/>
    <w:rsid w:val="00DF0776"/>
    <w:rsid w:val="00DF7E8A"/>
    <w:rsid w:val="00E02CFE"/>
    <w:rsid w:val="00E02F25"/>
    <w:rsid w:val="00E03F1B"/>
    <w:rsid w:val="00E071F9"/>
    <w:rsid w:val="00E07787"/>
    <w:rsid w:val="00E10DA7"/>
    <w:rsid w:val="00E1382E"/>
    <w:rsid w:val="00E1639E"/>
    <w:rsid w:val="00E16576"/>
    <w:rsid w:val="00E20370"/>
    <w:rsid w:val="00E204E1"/>
    <w:rsid w:val="00E20664"/>
    <w:rsid w:val="00E20888"/>
    <w:rsid w:val="00E23AF1"/>
    <w:rsid w:val="00E24151"/>
    <w:rsid w:val="00E24155"/>
    <w:rsid w:val="00E27A01"/>
    <w:rsid w:val="00E31706"/>
    <w:rsid w:val="00E34421"/>
    <w:rsid w:val="00E40497"/>
    <w:rsid w:val="00E4348F"/>
    <w:rsid w:val="00E448F8"/>
    <w:rsid w:val="00E453F7"/>
    <w:rsid w:val="00E52066"/>
    <w:rsid w:val="00E537F9"/>
    <w:rsid w:val="00E538AB"/>
    <w:rsid w:val="00E538F6"/>
    <w:rsid w:val="00E61CEB"/>
    <w:rsid w:val="00E67120"/>
    <w:rsid w:val="00E67FF2"/>
    <w:rsid w:val="00E71A17"/>
    <w:rsid w:val="00E7633A"/>
    <w:rsid w:val="00E76930"/>
    <w:rsid w:val="00E777CE"/>
    <w:rsid w:val="00E82323"/>
    <w:rsid w:val="00E852BA"/>
    <w:rsid w:val="00E85407"/>
    <w:rsid w:val="00E90BF0"/>
    <w:rsid w:val="00E968B5"/>
    <w:rsid w:val="00E97353"/>
    <w:rsid w:val="00EA0084"/>
    <w:rsid w:val="00EA1821"/>
    <w:rsid w:val="00EA3764"/>
    <w:rsid w:val="00EA3859"/>
    <w:rsid w:val="00EB344A"/>
    <w:rsid w:val="00EB6561"/>
    <w:rsid w:val="00EB6EF7"/>
    <w:rsid w:val="00EB7482"/>
    <w:rsid w:val="00EB79D6"/>
    <w:rsid w:val="00EC0CF5"/>
    <w:rsid w:val="00EC14AA"/>
    <w:rsid w:val="00EC2C36"/>
    <w:rsid w:val="00EE03BE"/>
    <w:rsid w:val="00EE0D7A"/>
    <w:rsid w:val="00EE1102"/>
    <w:rsid w:val="00EE1D87"/>
    <w:rsid w:val="00EE60E0"/>
    <w:rsid w:val="00EE7A80"/>
    <w:rsid w:val="00EF32D6"/>
    <w:rsid w:val="00EF40B0"/>
    <w:rsid w:val="00EF76A8"/>
    <w:rsid w:val="00EF7D5E"/>
    <w:rsid w:val="00EF7DC3"/>
    <w:rsid w:val="00EF7F51"/>
    <w:rsid w:val="00F00A87"/>
    <w:rsid w:val="00F00EEA"/>
    <w:rsid w:val="00F040C5"/>
    <w:rsid w:val="00F04374"/>
    <w:rsid w:val="00F07FA7"/>
    <w:rsid w:val="00F13501"/>
    <w:rsid w:val="00F16487"/>
    <w:rsid w:val="00F21AA7"/>
    <w:rsid w:val="00F268FF"/>
    <w:rsid w:val="00F3341B"/>
    <w:rsid w:val="00F34620"/>
    <w:rsid w:val="00F405BB"/>
    <w:rsid w:val="00F4129C"/>
    <w:rsid w:val="00F431BD"/>
    <w:rsid w:val="00F4449E"/>
    <w:rsid w:val="00F57580"/>
    <w:rsid w:val="00F65413"/>
    <w:rsid w:val="00F65654"/>
    <w:rsid w:val="00F66BFE"/>
    <w:rsid w:val="00F817AE"/>
    <w:rsid w:val="00F82087"/>
    <w:rsid w:val="00F82EA5"/>
    <w:rsid w:val="00F83B4B"/>
    <w:rsid w:val="00F83E68"/>
    <w:rsid w:val="00F90848"/>
    <w:rsid w:val="00F9174E"/>
    <w:rsid w:val="00F95F2D"/>
    <w:rsid w:val="00F977D5"/>
    <w:rsid w:val="00FA69E3"/>
    <w:rsid w:val="00FB03BF"/>
    <w:rsid w:val="00FB2370"/>
    <w:rsid w:val="00FB2757"/>
    <w:rsid w:val="00FB2F53"/>
    <w:rsid w:val="00FB5BFE"/>
    <w:rsid w:val="00FB5DD6"/>
    <w:rsid w:val="00FC5EAC"/>
    <w:rsid w:val="00FC76F6"/>
    <w:rsid w:val="00FD0AC5"/>
    <w:rsid w:val="00FD4F13"/>
    <w:rsid w:val="00FD53F7"/>
    <w:rsid w:val="00FE54ED"/>
    <w:rsid w:val="00FE5D55"/>
    <w:rsid w:val="00FF4455"/>
    <w:rsid w:val="00FF44A8"/>
    <w:rsid w:val="00FF4814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4DC36B4"/>
  <w15:chartTrackingRefBased/>
  <w15:docId w15:val="{41823206-6A9E-405F-B686-D042ECC6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4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4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4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4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4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4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4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4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4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1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A16"/>
  </w:style>
  <w:style w:type="paragraph" w:styleId="Footer">
    <w:name w:val="footer"/>
    <w:basedOn w:val="Normal"/>
    <w:link w:val="FooterChar"/>
    <w:uiPriority w:val="99"/>
    <w:unhideWhenUsed/>
    <w:rsid w:val="008D1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A16"/>
  </w:style>
  <w:style w:type="paragraph" w:styleId="BalloonText">
    <w:name w:val="Balloon Text"/>
    <w:basedOn w:val="Normal"/>
    <w:link w:val="BalloonTextChar"/>
    <w:uiPriority w:val="99"/>
    <w:semiHidden/>
    <w:unhideWhenUsed/>
    <w:rsid w:val="008D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A1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D3A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4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4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4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C8477D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CB3F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3F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3F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3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3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66D11-BDFA-4A10-A02B-330CDC7A7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Laney</dc:creator>
  <cp:keywords/>
  <dc:description/>
  <cp:lastModifiedBy>Alexander Waters</cp:lastModifiedBy>
  <cp:revision>135</cp:revision>
  <cp:lastPrinted>2016-04-13T20:53:00Z</cp:lastPrinted>
  <dcterms:created xsi:type="dcterms:W3CDTF">2021-10-26T18:50:00Z</dcterms:created>
  <dcterms:modified xsi:type="dcterms:W3CDTF">2021-10-27T16:34:00Z</dcterms:modified>
</cp:coreProperties>
</file>