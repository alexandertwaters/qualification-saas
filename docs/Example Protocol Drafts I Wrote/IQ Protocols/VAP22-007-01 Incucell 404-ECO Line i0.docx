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33F8B" w14:textId="77777777" w:rsidR="006D0F26" w:rsidRDefault="006D0F26" w:rsidP="00613834">
      <w:pPr>
        <w:spacing w:after="0" w:line="240" w:lineRule="auto"/>
        <w:rPr>
          <w:b/>
        </w:rPr>
      </w:pPr>
    </w:p>
    <w:p w14:paraId="1BBC1629" w14:textId="6B3AF826" w:rsidR="00CC39B8" w:rsidRDefault="008D3A4F" w:rsidP="00C8477D">
      <w:pPr>
        <w:pStyle w:val="ListParagraph"/>
        <w:numPr>
          <w:ilvl w:val="0"/>
          <w:numId w:val="8"/>
        </w:numPr>
        <w:rPr>
          <w:ins w:id="0" w:author="Alexander Waters" w:date="2022-08-22T14:42:00Z"/>
          <w:rFonts w:ascii="Cambria" w:hAnsi="Cambria" w:cs="Arial"/>
          <w:b/>
          <w:u w:val="single"/>
        </w:rPr>
      </w:pPr>
      <w:r w:rsidRPr="00C8477D">
        <w:rPr>
          <w:rFonts w:ascii="Cambria" w:hAnsi="Cambria" w:cs="Arial"/>
          <w:b/>
          <w:u w:val="single"/>
        </w:rPr>
        <w:t>PURPOSE</w:t>
      </w:r>
    </w:p>
    <w:p w14:paraId="504ECA62" w14:textId="72396E44" w:rsidR="00685F0C" w:rsidRPr="00B732CA" w:rsidRDefault="00685F0C">
      <w:pPr>
        <w:pStyle w:val="ListParagraph"/>
        <w:numPr>
          <w:ilvl w:val="1"/>
          <w:numId w:val="8"/>
        </w:numPr>
        <w:rPr>
          <w:rFonts w:ascii="Cambria" w:hAnsi="Cambria" w:cs="Arial"/>
          <w:b/>
          <w:u w:val="single"/>
          <w:rPrChange w:id="1" w:author="Alexander Waters" w:date="2022-08-22T15:19:00Z">
            <w:rPr/>
          </w:rPrChange>
        </w:rPr>
        <w:pPrChange w:id="2" w:author="Alexander Waters" w:date="2022-08-22T15:19:00Z">
          <w:pPr>
            <w:pStyle w:val="ListParagraph"/>
            <w:numPr>
              <w:numId w:val="8"/>
            </w:numPr>
            <w:ind w:hanging="720"/>
          </w:pPr>
        </w:pPrChange>
      </w:pPr>
      <w:ins w:id="3" w:author="Alexander Waters" w:date="2022-08-22T14:42:00Z">
        <w:r>
          <w:rPr>
            <w:rFonts w:ascii="Cambria" w:hAnsi="Cambria" w:cs="Arial"/>
            <w:bCs/>
          </w:rPr>
          <w:t>The purpose of this</w:t>
        </w:r>
      </w:ins>
      <w:ins w:id="4" w:author="Alexander Waters" w:date="2022-08-22T15:18:00Z">
        <w:r w:rsidR="00FD7D2E">
          <w:rPr>
            <w:rFonts w:ascii="Cambria" w:hAnsi="Cambria" w:cs="Arial"/>
            <w:bCs/>
          </w:rPr>
          <w:t xml:space="preserve"> document is to outline the</w:t>
        </w:r>
      </w:ins>
      <w:ins w:id="5" w:author="Alexander Waters" w:date="2022-08-22T14:42:00Z">
        <w:r>
          <w:rPr>
            <w:rFonts w:ascii="Cambria" w:hAnsi="Cambria" w:cs="Arial"/>
            <w:bCs/>
          </w:rPr>
          <w:t xml:space="preserve"> installation qu</w:t>
        </w:r>
      </w:ins>
      <w:ins w:id="6" w:author="Alexander Waters" w:date="2022-08-22T15:17:00Z">
        <w:r w:rsidR="004367D9">
          <w:rPr>
            <w:rFonts w:ascii="Cambria" w:hAnsi="Cambria" w:cs="Arial"/>
            <w:bCs/>
          </w:rPr>
          <w:t>alification</w:t>
        </w:r>
      </w:ins>
      <w:ins w:id="7" w:author="Alexander Waters" w:date="2022-08-22T15:19:00Z">
        <w:r w:rsidR="00FD7D2E">
          <w:rPr>
            <w:rFonts w:ascii="Cambria" w:hAnsi="Cambria" w:cs="Arial"/>
            <w:bCs/>
          </w:rPr>
          <w:t xml:space="preserve"> protocol</w:t>
        </w:r>
        <w:r w:rsidR="00697E73">
          <w:rPr>
            <w:rFonts w:ascii="Cambria" w:hAnsi="Cambria" w:cs="Arial"/>
            <w:bCs/>
          </w:rPr>
          <w:t xml:space="preserve"> for </w:t>
        </w:r>
      </w:ins>
      <w:ins w:id="8" w:author="Alexander Waters" w:date="2022-08-22T14:42:00Z">
        <w:r>
          <w:rPr>
            <w:rFonts w:ascii="Cambria" w:hAnsi="Cambria" w:cs="Arial"/>
            <w:bCs/>
          </w:rPr>
          <w:t>Incucell 404-ECO Line incubator</w:t>
        </w:r>
      </w:ins>
      <w:r w:rsidR="006E0C6F">
        <w:rPr>
          <w:rFonts w:ascii="Cambria" w:hAnsi="Cambria" w:cs="Arial"/>
          <w:bCs/>
        </w:rPr>
        <w:t>(s)</w:t>
      </w:r>
      <w:ins w:id="9" w:author="Alexander Waters" w:date="2022-08-22T14:42:00Z">
        <w:r>
          <w:rPr>
            <w:rFonts w:ascii="Cambria" w:hAnsi="Cambria" w:cs="Arial"/>
            <w:bCs/>
          </w:rPr>
          <w:t xml:space="preserve"> according to the manufacturer’s (BMT Medical Technology s.r.o., or BMT) and the customer’s (Stimlabs, LLC or Stimlabs) specifications, procedures, and requirements.</w:t>
        </w:r>
      </w:ins>
    </w:p>
    <w:p w14:paraId="19AAEC8D" w14:textId="5937D5CB" w:rsidR="00CC39B8" w:rsidRDefault="008D3A4F" w:rsidP="00C8477D">
      <w:pPr>
        <w:pStyle w:val="ListParagraph"/>
        <w:numPr>
          <w:ilvl w:val="0"/>
          <w:numId w:val="8"/>
        </w:numPr>
        <w:rPr>
          <w:ins w:id="10" w:author="Alexander Waters" w:date="2022-08-22T15:21:00Z"/>
          <w:rFonts w:ascii="Cambria" w:hAnsi="Cambria" w:cs="Arial"/>
          <w:b/>
          <w:u w:val="single"/>
        </w:rPr>
      </w:pPr>
      <w:r w:rsidRPr="00C8477D">
        <w:rPr>
          <w:rFonts w:ascii="Cambria" w:hAnsi="Cambria" w:cs="Arial"/>
          <w:b/>
          <w:u w:val="single"/>
        </w:rPr>
        <w:t>SCOPE</w:t>
      </w:r>
    </w:p>
    <w:p w14:paraId="4E11ACCE" w14:textId="7D7E8379" w:rsidR="00106290" w:rsidRPr="00106290" w:rsidRDefault="00106290">
      <w:pPr>
        <w:pStyle w:val="ListParagraph"/>
        <w:numPr>
          <w:ilvl w:val="1"/>
          <w:numId w:val="8"/>
        </w:numPr>
        <w:rPr>
          <w:ins w:id="11" w:author="Alexander Waters" w:date="2022-08-22T13:37:00Z"/>
          <w:rFonts w:ascii="Cambria" w:hAnsi="Cambria" w:cs="Arial"/>
          <w:bCs/>
          <w:rPrChange w:id="12" w:author="Alexander Waters" w:date="2022-08-22T15:22:00Z">
            <w:rPr>
              <w:ins w:id="13" w:author="Alexander Waters" w:date="2022-08-22T13:37:00Z"/>
            </w:rPr>
          </w:rPrChange>
        </w:rPr>
        <w:pPrChange w:id="14" w:author="Alexander Waters" w:date="2022-08-22T15:22:00Z">
          <w:pPr>
            <w:pStyle w:val="ListParagraph"/>
            <w:numPr>
              <w:numId w:val="8"/>
            </w:numPr>
            <w:ind w:hanging="720"/>
          </w:pPr>
        </w:pPrChange>
      </w:pPr>
      <w:ins w:id="15" w:author="Alexander Waters" w:date="2022-08-22T15:21:00Z">
        <w:r>
          <w:rPr>
            <w:rFonts w:ascii="Cambria" w:hAnsi="Cambria" w:cs="Arial"/>
            <w:bCs/>
          </w:rPr>
          <w:t>The scope of this validation protocol will verify</w:t>
        </w:r>
      </w:ins>
      <w:ins w:id="16" w:author="Alexander Waters" w:date="2022-08-22T15:22:00Z">
        <w:r>
          <w:rPr>
            <w:rFonts w:ascii="Cambria" w:hAnsi="Cambria" w:cs="Arial"/>
          </w:rPr>
          <w:t xml:space="preserve"> Incucell 404-ECO Line incubator</w:t>
        </w:r>
      </w:ins>
      <w:r w:rsidR="006E0C6F">
        <w:rPr>
          <w:rFonts w:ascii="Cambria" w:hAnsi="Cambria" w:cs="Arial"/>
        </w:rPr>
        <w:t>(s)</w:t>
      </w:r>
      <w:ins w:id="17" w:author="Alexander Waters" w:date="2022-08-22T15:22:00Z">
        <w:r>
          <w:rPr>
            <w:rFonts w:ascii="Cambria" w:hAnsi="Cambria" w:cs="Arial"/>
          </w:rPr>
          <w:t xml:space="preserve"> </w:t>
        </w:r>
      </w:ins>
      <w:ins w:id="18" w:author="Alexander Waters" w:date="2022-08-22T15:25:00Z">
        <w:r w:rsidR="007F0EE5" w:rsidRPr="007C3B83">
          <w:rPr>
            <w:rFonts w:ascii="Cambria" w:hAnsi="Cambria" w:cs="Arial"/>
            <w:bCs/>
          </w:rPr>
          <w:t>(</w:t>
        </w:r>
        <w:r w:rsidR="007F0EE5" w:rsidRPr="007C3B83">
          <w:rPr>
            <w:rFonts w:ascii="Cambria" w:hAnsi="Cambria"/>
            <w:i/>
            <w:iCs/>
          </w:rPr>
          <w:t xml:space="preserve">Figure </w:t>
        </w:r>
        <w:r w:rsidR="007F0EE5" w:rsidRPr="007C3B83">
          <w:rPr>
            <w:rFonts w:ascii="Cambria" w:hAnsi="Cambria"/>
            <w:i/>
            <w:iCs/>
          </w:rPr>
          <w:fldChar w:fldCharType="begin"/>
        </w:r>
        <w:r w:rsidR="007F0EE5" w:rsidRPr="007C3B83">
          <w:rPr>
            <w:rFonts w:ascii="Cambria" w:hAnsi="Cambria"/>
            <w:i/>
            <w:iCs/>
          </w:rPr>
          <w:instrText xml:space="preserve"> SEQ Figure \* ARABIC </w:instrText>
        </w:r>
        <w:r w:rsidR="007F0EE5" w:rsidRPr="007C3B83">
          <w:rPr>
            <w:rFonts w:ascii="Cambria" w:hAnsi="Cambria"/>
            <w:i/>
            <w:iCs/>
          </w:rPr>
          <w:fldChar w:fldCharType="separate"/>
        </w:r>
      </w:ins>
      <w:r w:rsidR="00F8213D">
        <w:rPr>
          <w:rFonts w:ascii="Cambria" w:hAnsi="Cambria"/>
          <w:i/>
          <w:iCs/>
          <w:noProof/>
        </w:rPr>
        <w:t>1</w:t>
      </w:r>
      <w:ins w:id="19" w:author="Alexander Waters" w:date="2022-08-22T15:25:00Z">
        <w:r w:rsidR="007F0EE5" w:rsidRPr="007C3B83">
          <w:rPr>
            <w:rFonts w:ascii="Cambria" w:hAnsi="Cambria"/>
            <w:i/>
            <w:iCs/>
          </w:rPr>
          <w:fldChar w:fldCharType="end"/>
        </w:r>
        <w:r w:rsidR="007F0EE5" w:rsidRPr="007C3B83">
          <w:rPr>
            <w:rFonts w:ascii="Cambria" w:hAnsi="Cambria" w:cs="Arial"/>
            <w:bCs/>
          </w:rPr>
          <w:t xml:space="preserve">) </w:t>
        </w:r>
      </w:ins>
      <w:ins w:id="20" w:author="Alexander Waters" w:date="2022-08-22T15:22:00Z">
        <w:r>
          <w:rPr>
            <w:rFonts w:ascii="Cambria" w:hAnsi="Cambria" w:cs="Arial"/>
          </w:rPr>
          <w:t>is</w:t>
        </w:r>
      </w:ins>
      <w:r w:rsidR="00063A41">
        <w:rPr>
          <w:rFonts w:ascii="Cambria" w:hAnsi="Cambria" w:cs="Arial"/>
        </w:rPr>
        <w:t>/are</w:t>
      </w:r>
      <w:ins w:id="21" w:author="Alexander Waters" w:date="2022-08-22T15:22:00Z">
        <w:r>
          <w:rPr>
            <w:rFonts w:ascii="Cambria" w:hAnsi="Cambria" w:cs="Arial"/>
          </w:rPr>
          <w:t xml:space="preserve"> </w:t>
        </w:r>
      </w:ins>
      <w:ins w:id="22" w:author="Alexander Waters" w:date="2022-08-22T15:21:00Z">
        <w:r>
          <w:rPr>
            <w:rFonts w:ascii="Cambria" w:hAnsi="Cambria" w:cs="Arial"/>
          </w:rPr>
          <w:t xml:space="preserve">appropriately located, properly </w:t>
        </w:r>
        <w:r w:rsidRPr="005637A2">
          <w:rPr>
            <w:rFonts w:ascii="Cambria" w:hAnsi="Cambria" w:cs="Arial"/>
          </w:rPr>
          <w:t>installed</w:t>
        </w:r>
        <w:r>
          <w:rPr>
            <w:rFonts w:ascii="Cambria" w:hAnsi="Cambria" w:cs="Arial"/>
          </w:rPr>
          <w:t xml:space="preserve">, and correctly </w:t>
        </w:r>
      </w:ins>
      <w:ins w:id="23" w:author="Alexander Waters" w:date="2022-08-22T15:23:00Z">
        <w:r w:rsidR="00360EC2">
          <w:rPr>
            <w:rFonts w:ascii="Cambria" w:hAnsi="Cambria" w:cs="Arial"/>
          </w:rPr>
          <w:t>configured</w:t>
        </w:r>
        <w:r w:rsidR="004C7FEA">
          <w:rPr>
            <w:rFonts w:ascii="Cambria" w:hAnsi="Cambria" w:cs="Arial"/>
          </w:rPr>
          <w:t xml:space="preserve"> per</w:t>
        </w:r>
      </w:ins>
      <w:ins w:id="24" w:author="Alexander Waters" w:date="2022-08-22T15:21:00Z">
        <w:r w:rsidRPr="005637A2">
          <w:rPr>
            <w:rFonts w:ascii="Cambria" w:hAnsi="Cambria" w:cs="Arial"/>
          </w:rPr>
          <w:t xml:space="preserve"> the equipment </w:t>
        </w:r>
        <w:proofErr w:type="spellStart"/>
        <w:r w:rsidRPr="005637A2">
          <w:rPr>
            <w:rFonts w:ascii="Cambria" w:hAnsi="Cambria" w:cs="Arial"/>
          </w:rPr>
          <w:t>manufacturer’s</w:t>
        </w:r>
        <w:proofErr w:type="spellEnd"/>
        <w:r w:rsidRPr="005637A2">
          <w:rPr>
            <w:rFonts w:ascii="Cambria" w:hAnsi="Cambria" w:cs="Arial"/>
          </w:rPr>
          <w:t xml:space="preserve"> (</w:t>
        </w:r>
      </w:ins>
      <w:ins w:id="25" w:author="Alexander Waters" w:date="2022-08-22T15:24:00Z">
        <w:r w:rsidR="00550D22">
          <w:rPr>
            <w:rFonts w:ascii="Cambria" w:hAnsi="Cambria" w:cs="Arial"/>
            <w:bCs/>
          </w:rPr>
          <w:t>BMT</w:t>
        </w:r>
      </w:ins>
      <w:ins w:id="26" w:author="Alexander Waters" w:date="2022-08-22T15:21:00Z">
        <w:r w:rsidRPr="005637A2">
          <w:rPr>
            <w:rFonts w:ascii="Cambria" w:hAnsi="Cambria" w:cs="Arial"/>
          </w:rPr>
          <w:t>) and the customer’s (Stimlabs) specifications, procedures, and requirements</w:t>
        </w:r>
        <w:r>
          <w:rPr>
            <w:rFonts w:ascii="Cambria" w:hAnsi="Cambria" w:cs="Arial"/>
          </w:rPr>
          <w:t xml:space="preserve">. </w:t>
        </w:r>
      </w:ins>
      <w:ins w:id="27" w:author="Alexander Waters" w:date="2022-08-22T15:26:00Z">
        <w:r w:rsidR="006A3952">
          <w:rPr>
            <w:rFonts w:ascii="Cambria" w:eastAsia="Times New Roman" w:hAnsi="Cambria" w:cs="Arial"/>
          </w:rPr>
          <w:t xml:space="preserve">During </w:t>
        </w:r>
        <w:r w:rsidR="006A3952" w:rsidRPr="00757077">
          <w:rPr>
            <w:rFonts w:ascii="Cambria" w:hAnsi="Cambria" w:cs="Arial"/>
            <w:bCs/>
          </w:rPr>
          <w:t>processing</w:t>
        </w:r>
        <w:r w:rsidR="006A3952">
          <w:rPr>
            <w:rFonts w:ascii="Cambria" w:hAnsi="Cambria" w:cs="Arial"/>
            <w:bCs/>
          </w:rPr>
          <w:t xml:space="preserve"> of</w:t>
        </w:r>
        <w:r w:rsidR="006A3952" w:rsidRPr="00757077">
          <w:rPr>
            <w:rFonts w:ascii="Cambria" w:hAnsi="Cambria" w:cs="Arial"/>
            <w:bCs/>
          </w:rPr>
          <w:t xml:space="preserve"> human</w:t>
        </w:r>
        <w:r w:rsidR="006A3952">
          <w:rPr>
            <w:rFonts w:ascii="Cambria" w:hAnsi="Cambria" w:cs="Arial"/>
            <w:bCs/>
          </w:rPr>
          <w:t>-derived cells and</w:t>
        </w:r>
        <w:r w:rsidR="006A3952" w:rsidRPr="00757077">
          <w:rPr>
            <w:rFonts w:ascii="Cambria" w:hAnsi="Cambria" w:cs="Arial"/>
            <w:bCs/>
          </w:rPr>
          <w:t xml:space="preserve"> tissues</w:t>
        </w:r>
        <w:r w:rsidR="006A3952">
          <w:rPr>
            <w:rFonts w:ascii="Cambria" w:hAnsi="Cambria" w:cs="Arial"/>
            <w:bCs/>
          </w:rPr>
          <w:t>,</w:t>
        </w:r>
        <w:r w:rsidR="006A3952" w:rsidRPr="00757077">
          <w:rPr>
            <w:rFonts w:ascii="Cambria" w:hAnsi="Cambria" w:cs="Arial"/>
            <w:bCs/>
          </w:rPr>
          <w:t xml:space="preserve"> to generate </w:t>
        </w:r>
        <w:r w:rsidR="006A3952">
          <w:rPr>
            <w:rFonts w:ascii="Cambria" w:hAnsi="Cambria" w:cs="Arial"/>
            <w:bCs/>
          </w:rPr>
          <w:t>Human Cells, Tissues, and Cellular and Tissue-Based Products (HCT/P’s),</w:t>
        </w:r>
        <w:r w:rsidR="006A3952" w:rsidRPr="00757077">
          <w:rPr>
            <w:rFonts w:ascii="Cambria" w:hAnsi="Cambria" w:cs="Arial"/>
            <w:bCs/>
          </w:rPr>
          <w:t xml:space="preserve"> </w:t>
        </w:r>
        <w:r w:rsidR="006A3952">
          <w:rPr>
            <w:rFonts w:ascii="Cambria" w:eastAsia="Times New Roman" w:hAnsi="Cambria" w:cs="Arial"/>
          </w:rPr>
          <w:t>Stimlabs utilizes conditioned solutions; the equipment subject to this validation package will be used to condition solutions prior to utilization.</w:t>
        </w:r>
      </w:ins>
    </w:p>
    <w:p w14:paraId="3C164BED" w14:textId="77777777" w:rsidR="00837E3A" w:rsidRPr="0037006B" w:rsidRDefault="00837E3A" w:rsidP="00837E3A">
      <w:pPr>
        <w:numPr>
          <w:ilvl w:val="1"/>
          <w:numId w:val="8"/>
        </w:numPr>
        <w:rPr>
          <w:ins w:id="28" w:author="Alexander Waters" w:date="2022-08-22T13:38:00Z"/>
          <w:rFonts w:ascii="Cambria" w:eastAsia="Times New Roman" w:hAnsi="Cambria" w:cs="Arial"/>
          <w:b/>
          <w:u w:val="single"/>
        </w:rPr>
      </w:pPr>
      <w:ins w:id="29" w:author="Alexander Waters" w:date="2022-08-22T13:38:00Z">
        <w:r>
          <w:rPr>
            <w:rFonts w:ascii="Cambria" w:eastAsia="Times New Roman" w:hAnsi="Cambria" w:cs="Arial"/>
          </w:rPr>
          <w:t>Prior to utilizing solutions conditioned in the equipment, calibrated thermometers are utilized to measure the temperature of the solutions; only solutions that satisfy Stimlabs’ requirements are utilized in HCT/P production. Because this process exhibits verification of the performance of the equipment by measuring and documenting the temperature of all solutions utilized in HCT/P production, neither an Operational Qualification (OQ) nor a Performance Qualification (PQ) is required to ensure that the equipment subject to this validation is fit for the intended use.</w:t>
        </w:r>
      </w:ins>
    </w:p>
    <w:p w14:paraId="3E6B90A6" w14:textId="77777777" w:rsidR="00837E3A" w:rsidRDefault="00837E3A" w:rsidP="00837E3A">
      <w:pPr>
        <w:keepNext/>
        <w:jc w:val="center"/>
        <w:rPr>
          <w:ins w:id="30" w:author="Alexander Waters" w:date="2022-08-22T13:38:00Z"/>
        </w:rPr>
      </w:pPr>
      <w:ins w:id="31" w:author="Alexander Waters" w:date="2022-08-22T13:38:00Z">
        <w:r>
          <w:rPr>
            <w:rFonts w:ascii="Cambria" w:hAnsi="Cambria" w:cs="Arial"/>
            <w:bCs/>
            <w:noProof/>
          </w:rPr>
          <w:drawing>
            <wp:inline distT="0" distB="0" distL="0" distR="0" wp14:anchorId="6D241F3D" wp14:editId="1DCF6B09">
              <wp:extent cx="1285050" cy="2628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0225" cy="2639486"/>
                      </a:xfrm>
                      <a:prstGeom prst="rect">
                        <a:avLst/>
                      </a:prstGeom>
                      <a:noFill/>
                    </pic:spPr>
                  </pic:pic>
                </a:graphicData>
              </a:graphic>
            </wp:inline>
          </w:drawing>
        </w:r>
      </w:ins>
    </w:p>
    <w:p w14:paraId="7FA1C286" w14:textId="6FDE8610" w:rsidR="006A3952" w:rsidRDefault="00837E3A" w:rsidP="00837E3A">
      <w:pPr>
        <w:pStyle w:val="Caption"/>
        <w:jc w:val="center"/>
        <w:rPr>
          <w:ins w:id="32" w:author="Alexander Waters" w:date="2022-08-22T15:26:00Z"/>
        </w:rPr>
      </w:pPr>
      <w:ins w:id="33" w:author="Alexander Waters" w:date="2022-08-22T13:38:00Z">
        <w:r>
          <w:t>Figure 1</w:t>
        </w:r>
      </w:ins>
    </w:p>
    <w:p w14:paraId="77B4D865" w14:textId="0B6BC02C" w:rsidR="00837E3A" w:rsidRPr="006A3952" w:rsidRDefault="006A3952">
      <w:pPr>
        <w:rPr>
          <w:i/>
          <w:iCs/>
          <w:color w:val="44546A" w:themeColor="text2"/>
          <w:sz w:val="18"/>
          <w:szCs w:val="18"/>
          <w:rPrChange w:id="34" w:author="Alexander Waters" w:date="2022-08-22T15:26:00Z">
            <w:rPr/>
          </w:rPrChange>
        </w:rPr>
        <w:pPrChange w:id="35" w:author="Alexander Waters" w:date="2022-08-22T15:26:00Z">
          <w:pPr>
            <w:pStyle w:val="ListParagraph"/>
            <w:numPr>
              <w:numId w:val="8"/>
            </w:numPr>
            <w:ind w:hanging="720"/>
          </w:pPr>
        </w:pPrChange>
      </w:pPr>
      <w:ins w:id="36" w:author="Alexander Waters" w:date="2022-08-22T15:26:00Z">
        <w:r>
          <w:br w:type="page"/>
        </w:r>
      </w:ins>
    </w:p>
    <w:p w14:paraId="02D2CB48" w14:textId="1ACDF855" w:rsidR="006D0F26" w:rsidRDefault="006D0F26" w:rsidP="00C8477D">
      <w:pPr>
        <w:pStyle w:val="ListParagraph"/>
        <w:numPr>
          <w:ilvl w:val="0"/>
          <w:numId w:val="8"/>
        </w:numPr>
        <w:rPr>
          <w:ins w:id="37" w:author="Alexander Waters" w:date="2022-08-22T13:37:00Z"/>
          <w:rFonts w:ascii="Cambria" w:hAnsi="Cambria" w:cs="Arial"/>
          <w:b/>
          <w:u w:val="single"/>
        </w:rPr>
      </w:pPr>
      <w:r w:rsidRPr="00C8477D">
        <w:rPr>
          <w:rFonts w:ascii="Cambria" w:hAnsi="Cambria" w:cs="Arial"/>
          <w:b/>
          <w:u w:val="single"/>
        </w:rPr>
        <w:lastRenderedPageBreak/>
        <w:t>BACKGROUND</w:t>
      </w:r>
    </w:p>
    <w:p w14:paraId="6ABC911E" w14:textId="46125C7B" w:rsidR="00240880" w:rsidRPr="00240880" w:rsidRDefault="00240880">
      <w:pPr>
        <w:pStyle w:val="ListParagraph"/>
        <w:numPr>
          <w:ilvl w:val="1"/>
          <w:numId w:val="8"/>
        </w:numPr>
        <w:rPr>
          <w:rFonts w:ascii="Cambria" w:hAnsi="Cambria" w:cs="Arial"/>
          <w:bCs/>
          <w:rPrChange w:id="38" w:author="Alexander Waters" w:date="2022-08-22T13:37:00Z">
            <w:rPr/>
          </w:rPrChange>
        </w:rPr>
        <w:pPrChange w:id="39" w:author="Alexander Waters" w:date="2022-08-22T13:37:00Z">
          <w:pPr>
            <w:pStyle w:val="ListParagraph"/>
            <w:numPr>
              <w:numId w:val="8"/>
            </w:numPr>
            <w:ind w:hanging="720"/>
          </w:pPr>
        </w:pPrChange>
      </w:pPr>
      <w:ins w:id="40" w:author="Alexander Waters" w:date="2022-08-22T13:37:00Z">
        <w:r>
          <w:rPr>
            <w:rFonts w:ascii="Cambria" w:hAnsi="Cambria" w:cs="Arial"/>
            <w:bCs/>
          </w:rPr>
          <w:t>Stimlabs</w:t>
        </w:r>
        <w:r w:rsidRPr="00757077">
          <w:rPr>
            <w:rFonts w:ascii="Cambria" w:hAnsi="Cambria" w:cs="Arial"/>
            <w:bCs/>
          </w:rPr>
          <w:t xml:space="preserve"> is a tissue bank involved in processing human</w:t>
        </w:r>
        <w:r>
          <w:rPr>
            <w:rFonts w:ascii="Cambria" w:hAnsi="Cambria" w:cs="Arial"/>
            <w:bCs/>
          </w:rPr>
          <w:t>-derived cells and</w:t>
        </w:r>
        <w:r w:rsidRPr="00757077">
          <w:rPr>
            <w:rFonts w:ascii="Cambria" w:hAnsi="Cambria" w:cs="Arial"/>
            <w:bCs/>
          </w:rPr>
          <w:t xml:space="preserve"> tissues to generate </w:t>
        </w:r>
        <w:r>
          <w:rPr>
            <w:rFonts w:ascii="Cambria" w:hAnsi="Cambria" w:cs="Arial"/>
            <w:bCs/>
          </w:rPr>
          <w:t>Human Cells, Tissues, and Cellular and Tissue-Based Products (HCT/P’s)</w:t>
        </w:r>
        <w:r w:rsidRPr="00757077">
          <w:rPr>
            <w:rFonts w:ascii="Cambria" w:hAnsi="Cambria" w:cs="Arial"/>
            <w:bCs/>
          </w:rPr>
          <w:t xml:space="preserve">. </w:t>
        </w:r>
        <w:r>
          <w:rPr>
            <w:rFonts w:ascii="Cambria" w:hAnsi="Cambria" w:cs="Arial"/>
            <w:bCs/>
          </w:rPr>
          <w:t>Processing human-derived cells and tissues involves utilization of conditioned solutions in Stimlabs’ methodologies to produce HCT/P’s. The equipment that is subject to this validation package will be utilized to enable Stimlabs to condition solutions according to the appropriate specifications, procedures</w:t>
        </w:r>
      </w:ins>
      <w:r w:rsidR="006555AE">
        <w:rPr>
          <w:rFonts w:ascii="Cambria" w:hAnsi="Cambria" w:cs="Arial"/>
          <w:bCs/>
        </w:rPr>
        <w:t>,</w:t>
      </w:r>
      <w:ins w:id="41" w:author="Alexander Waters" w:date="2022-08-22T13:37:00Z">
        <w:r>
          <w:rPr>
            <w:rFonts w:ascii="Cambria" w:hAnsi="Cambria" w:cs="Arial"/>
            <w:bCs/>
          </w:rPr>
          <w:t xml:space="preserve"> and requirements.</w:t>
        </w:r>
      </w:ins>
    </w:p>
    <w:p w14:paraId="6ED6E7F8" w14:textId="77777777" w:rsidR="00C6421C" w:rsidRPr="00AD69F6" w:rsidRDefault="00C6421C" w:rsidP="00C6421C">
      <w:pPr>
        <w:pStyle w:val="ListParagraph"/>
        <w:numPr>
          <w:ilvl w:val="0"/>
          <w:numId w:val="8"/>
        </w:numPr>
        <w:rPr>
          <w:ins w:id="42" w:author="Alexander Waters" w:date="2022-08-22T13:37:00Z"/>
          <w:rFonts w:ascii="Cambria" w:hAnsi="Cambria" w:cs="Arial"/>
          <w:b/>
          <w:u w:val="single"/>
        </w:rPr>
      </w:pPr>
      <w:ins w:id="43" w:author="Alexander Waters" w:date="2022-08-22T13:37:00Z">
        <w:r w:rsidRPr="00AD69F6">
          <w:rPr>
            <w:rFonts w:ascii="Cambria" w:hAnsi="Cambria" w:cs="Arial"/>
            <w:b/>
            <w:u w:val="single"/>
          </w:rPr>
          <w:t>REFERENCES</w:t>
        </w:r>
      </w:ins>
    </w:p>
    <w:p w14:paraId="458E0244" w14:textId="77777777" w:rsidR="00C6421C" w:rsidRPr="00AD69F6" w:rsidRDefault="00C6421C" w:rsidP="00C6421C">
      <w:pPr>
        <w:pStyle w:val="ListParagraph"/>
        <w:numPr>
          <w:ilvl w:val="1"/>
          <w:numId w:val="8"/>
        </w:numPr>
        <w:rPr>
          <w:ins w:id="44" w:author="Alexander Waters" w:date="2022-08-22T13:37:00Z"/>
          <w:rFonts w:ascii="Cambria" w:hAnsi="Cambria" w:cs="Arial"/>
        </w:rPr>
      </w:pPr>
      <w:ins w:id="45" w:author="Alexander Waters" w:date="2022-08-22T13:37:00Z">
        <w:r w:rsidRPr="00AD69F6">
          <w:rPr>
            <w:rFonts w:ascii="Cambria" w:hAnsi="Cambria" w:cs="Arial"/>
          </w:rPr>
          <w:t>Food and Drug Administration 21 CFR Part 1271</w:t>
        </w:r>
      </w:ins>
    </w:p>
    <w:p w14:paraId="73F9B734" w14:textId="77777777" w:rsidR="00C6421C" w:rsidRPr="00AD69F6" w:rsidRDefault="00C6421C" w:rsidP="00C6421C">
      <w:pPr>
        <w:pStyle w:val="ListParagraph"/>
        <w:numPr>
          <w:ilvl w:val="1"/>
          <w:numId w:val="8"/>
        </w:numPr>
        <w:rPr>
          <w:ins w:id="46" w:author="Alexander Waters" w:date="2022-08-22T13:37:00Z"/>
          <w:rFonts w:ascii="Cambria" w:hAnsi="Cambria" w:cs="Arial"/>
        </w:rPr>
      </w:pPr>
      <w:ins w:id="47" w:author="Alexander Waters" w:date="2022-08-22T13:37:00Z">
        <w:r w:rsidRPr="00AD69F6">
          <w:rPr>
            <w:rFonts w:ascii="Cambria" w:hAnsi="Cambria" w:cs="Arial"/>
          </w:rPr>
          <w:t xml:space="preserve">American Association for Tissue Banks </w:t>
        </w:r>
        <w:r w:rsidRPr="00AD69F6">
          <w:rPr>
            <w:rFonts w:ascii="Cambria" w:hAnsi="Cambria" w:cs="Arial"/>
            <w:i/>
          </w:rPr>
          <w:t>Standards for Tissue Banking</w:t>
        </w:r>
      </w:ins>
    </w:p>
    <w:p w14:paraId="4DF63130" w14:textId="77777777" w:rsidR="00C6421C" w:rsidRPr="00AD69F6" w:rsidRDefault="00C6421C" w:rsidP="00C6421C">
      <w:pPr>
        <w:pStyle w:val="ListParagraph"/>
        <w:numPr>
          <w:ilvl w:val="1"/>
          <w:numId w:val="8"/>
        </w:numPr>
        <w:rPr>
          <w:ins w:id="48" w:author="Alexander Waters" w:date="2022-08-22T13:37:00Z"/>
          <w:rFonts w:ascii="Cambria" w:hAnsi="Cambria" w:cs="Arial"/>
        </w:rPr>
      </w:pPr>
      <w:ins w:id="49" w:author="Alexander Waters" w:date="2022-08-22T13:37:00Z">
        <w:r w:rsidRPr="00AD69F6">
          <w:rPr>
            <w:rFonts w:ascii="Cambria" w:hAnsi="Cambria" w:cs="Arial"/>
          </w:rPr>
          <w:t xml:space="preserve">FDA Guidance for Industry – Process Validation: General Principles and Practices </w:t>
        </w:r>
      </w:ins>
    </w:p>
    <w:p w14:paraId="78C9DC78" w14:textId="77777777" w:rsidR="00C6421C" w:rsidRDefault="00C6421C" w:rsidP="00C6421C">
      <w:pPr>
        <w:pStyle w:val="ListParagraph"/>
        <w:numPr>
          <w:ilvl w:val="1"/>
          <w:numId w:val="8"/>
        </w:numPr>
        <w:rPr>
          <w:ins w:id="50" w:author="Alexander Waters" w:date="2022-08-22T13:37:00Z"/>
          <w:rFonts w:ascii="Cambria" w:hAnsi="Cambria" w:cs="Arial"/>
        </w:rPr>
      </w:pPr>
      <w:ins w:id="51" w:author="Alexander Waters" w:date="2022-08-22T13:37:00Z">
        <w:r w:rsidRPr="00AD69F6">
          <w:rPr>
            <w:rFonts w:ascii="Cambria" w:hAnsi="Cambria" w:cs="Arial"/>
          </w:rPr>
          <w:t>GHTF/SG3/N99-10:2004 Quality Management Systems – Process Validation Guidance</w:t>
        </w:r>
      </w:ins>
    </w:p>
    <w:p w14:paraId="731BE638" w14:textId="2B06722B" w:rsidR="00C6421C" w:rsidRDefault="00C6421C" w:rsidP="00C6421C">
      <w:pPr>
        <w:pStyle w:val="ListParagraph"/>
        <w:numPr>
          <w:ilvl w:val="1"/>
          <w:numId w:val="8"/>
        </w:numPr>
        <w:rPr>
          <w:rFonts w:ascii="Cambria" w:hAnsi="Cambria" w:cs="Arial"/>
        </w:rPr>
      </w:pPr>
      <w:ins w:id="52" w:author="Alexander Waters" w:date="2022-08-22T13:37:00Z">
        <w:r w:rsidRPr="00CD1F95">
          <w:rPr>
            <w:rFonts w:ascii="Cambria" w:hAnsi="Cambria" w:cs="Arial"/>
          </w:rPr>
          <w:t>INCUCELL 404 Operating Instructions</w:t>
        </w:r>
      </w:ins>
    </w:p>
    <w:p w14:paraId="3156941E" w14:textId="3FB675FA" w:rsidR="00142CEF" w:rsidRDefault="00142CEF" w:rsidP="00142CEF">
      <w:pPr>
        <w:pStyle w:val="ListParagraph"/>
        <w:numPr>
          <w:ilvl w:val="1"/>
          <w:numId w:val="8"/>
        </w:numPr>
        <w:rPr>
          <w:rFonts w:ascii="Cambria" w:hAnsi="Cambria" w:cs="Arial"/>
        </w:rPr>
      </w:pPr>
      <w:r w:rsidRPr="0037006B">
        <w:rPr>
          <w:rFonts w:ascii="Cambria" w:hAnsi="Cambria" w:cs="Arial"/>
        </w:rPr>
        <w:t>INCUCELL/INCUCELL V Laboratory Incubators with Natural/Forced Air Convention</w:t>
      </w:r>
    </w:p>
    <w:p w14:paraId="55D8BB08" w14:textId="14C389BE" w:rsidR="00142CEF" w:rsidRPr="00C0331F" w:rsidRDefault="00C0331F" w:rsidP="00C0331F">
      <w:pPr>
        <w:pStyle w:val="ListParagraph"/>
        <w:numPr>
          <w:ilvl w:val="1"/>
          <w:numId w:val="8"/>
        </w:numPr>
        <w:rPr>
          <w:ins w:id="53" w:author="Alexander Waters" w:date="2022-08-22T13:37:00Z"/>
          <w:rFonts w:ascii="Cambria" w:hAnsi="Cambria" w:cs="Arial"/>
        </w:rPr>
      </w:pPr>
      <w:r w:rsidRPr="0037006B">
        <w:rPr>
          <w:rFonts w:ascii="Cambria" w:hAnsi="Cambria" w:cs="Arial"/>
        </w:rPr>
        <w:t>Laboratory Drying Ovens and Incubators with innovated control automatics ECO line and EVO line</w:t>
      </w:r>
    </w:p>
    <w:p w14:paraId="3D8CFFCB" w14:textId="77777777" w:rsidR="00C6421C" w:rsidRDefault="00C6421C" w:rsidP="00C6421C">
      <w:pPr>
        <w:pStyle w:val="ListParagraph"/>
        <w:numPr>
          <w:ilvl w:val="1"/>
          <w:numId w:val="8"/>
        </w:numPr>
        <w:rPr>
          <w:ins w:id="54" w:author="Alexander Waters" w:date="2022-08-22T13:37:00Z"/>
          <w:rFonts w:ascii="Cambria" w:hAnsi="Cambria" w:cs="Arial"/>
        </w:rPr>
      </w:pPr>
      <w:ins w:id="55" w:author="Alexander Waters" w:date="2022-08-22T13:37:00Z">
        <w:r w:rsidRPr="0037006B">
          <w:rPr>
            <w:rFonts w:ascii="Cambria" w:hAnsi="Cambria" w:cs="Arial"/>
          </w:rPr>
          <w:t>SOP013-001 Master Safety Plan</w:t>
        </w:r>
      </w:ins>
    </w:p>
    <w:p w14:paraId="653DDEC4" w14:textId="77777777" w:rsidR="00C6421C" w:rsidRDefault="00C6421C" w:rsidP="00C6421C">
      <w:pPr>
        <w:pStyle w:val="ListParagraph"/>
        <w:numPr>
          <w:ilvl w:val="1"/>
          <w:numId w:val="8"/>
        </w:numPr>
        <w:rPr>
          <w:ins w:id="56" w:author="Alexander Waters" w:date="2022-08-22T13:37:00Z"/>
          <w:rFonts w:ascii="Cambria" w:hAnsi="Cambria" w:cs="Arial"/>
        </w:rPr>
      </w:pPr>
      <w:ins w:id="57" w:author="Alexander Waters" w:date="2022-08-22T13:37:00Z">
        <w:r>
          <w:rPr>
            <w:rFonts w:ascii="Cambria" w:hAnsi="Cambria" w:cs="Arial"/>
          </w:rPr>
          <w:t>SOP015-001 Equipment Repair and Maintenance</w:t>
        </w:r>
      </w:ins>
    </w:p>
    <w:p w14:paraId="1198051C" w14:textId="77777777" w:rsidR="00C6421C" w:rsidRDefault="00C6421C" w:rsidP="00C6421C">
      <w:pPr>
        <w:pStyle w:val="ListParagraph"/>
        <w:numPr>
          <w:ilvl w:val="1"/>
          <w:numId w:val="8"/>
        </w:numPr>
        <w:rPr>
          <w:ins w:id="58" w:author="Alexander Waters" w:date="2022-08-22T13:37:00Z"/>
          <w:rFonts w:ascii="Cambria" w:hAnsi="Cambria" w:cs="Arial"/>
        </w:rPr>
      </w:pPr>
      <w:ins w:id="59" w:author="Alexander Waters" w:date="2022-08-22T13:37:00Z">
        <w:r>
          <w:rPr>
            <w:rFonts w:ascii="Cambria" w:hAnsi="Cambria" w:cs="Arial"/>
          </w:rPr>
          <w:t>SOP020-001 Master Validation Plan</w:t>
        </w:r>
      </w:ins>
    </w:p>
    <w:p w14:paraId="1008B8F9" w14:textId="77777777" w:rsidR="00C6421C" w:rsidRPr="0037006B" w:rsidRDefault="00C6421C" w:rsidP="00C6421C">
      <w:pPr>
        <w:pStyle w:val="ListParagraph"/>
        <w:numPr>
          <w:ilvl w:val="1"/>
          <w:numId w:val="8"/>
        </w:numPr>
        <w:rPr>
          <w:ins w:id="60" w:author="Alexander Waters" w:date="2022-08-22T13:37:00Z"/>
          <w:rFonts w:ascii="Cambria" w:hAnsi="Cambria" w:cs="Arial"/>
        </w:rPr>
      </w:pPr>
      <w:ins w:id="61" w:author="Alexander Waters" w:date="2022-08-22T13:37:00Z">
        <w:r>
          <w:rPr>
            <w:rFonts w:ascii="Cambria" w:hAnsi="Cambria" w:cs="Arial"/>
            <w:iCs/>
          </w:rPr>
          <w:t>QSP020-001 Process and Equipment Validation</w:t>
        </w:r>
      </w:ins>
    </w:p>
    <w:p w14:paraId="39ACEBF8" w14:textId="04C2BFD9" w:rsidR="00C6421C" w:rsidRPr="0037006B" w:rsidRDefault="00C6421C" w:rsidP="00C6421C">
      <w:pPr>
        <w:pStyle w:val="ListParagraph"/>
        <w:numPr>
          <w:ilvl w:val="1"/>
          <w:numId w:val="8"/>
        </w:numPr>
        <w:rPr>
          <w:ins w:id="62" w:author="Alexander Waters" w:date="2022-08-22T13:37:00Z"/>
          <w:rFonts w:ascii="Cambria" w:hAnsi="Cambria" w:cs="Arial"/>
        </w:rPr>
      </w:pPr>
      <w:ins w:id="63" w:author="Alexander Waters" w:date="2022-08-22T13:37:00Z">
        <w:r>
          <w:rPr>
            <w:rFonts w:ascii="Cambria" w:hAnsi="Cambria" w:cs="Arial"/>
            <w:iCs/>
          </w:rPr>
          <w:t>VAP22-</w:t>
        </w:r>
      </w:ins>
      <w:r w:rsidR="004E357C">
        <w:rPr>
          <w:rFonts w:ascii="Cambria" w:hAnsi="Cambria" w:cs="Arial"/>
          <w:iCs/>
        </w:rPr>
        <w:t>007</w:t>
      </w:r>
      <w:ins w:id="64" w:author="Alexander Waters" w:date="2022-08-22T13:37:00Z">
        <w:r>
          <w:rPr>
            <w:rFonts w:ascii="Cambria" w:hAnsi="Cambria" w:cs="Arial"/>
            <w:iCs/>
          </w:rPr>
          <w:t>-00 Incucell 404-ECO Line Process Validation Plan</w:t>
        </w:r>
      </w:ins>
    </w:p>
    <w:p w14:paraId="39E555D2" w14:textId="3A47A9E4" w:rsidR="00C6421C" w:rsidRPr="0037006B" w:rsidRDefault="00C6421C" w:rsidP="00C6421C">
      <w:pPr>
        <w:pStyle w:val="ListParagraph"/>
        <w:numPr>
          <w:ilvl w:val="1"/>
          <w:numId w:val="8"/>
        </w:numPr>
        <w:rPr>
          <w:ins w:id="65" w:author="Alexander Waters" w:date="2022-08-22T13:37:00Z"/>
          <w:rFonts w:ascii="Cambria" w:hAnsi="Cambria" w:cs="Arial"/>
        </w:rPr>
      </w:pPr>
      <w:ins w:id="66" w:author="Alexander Waters" w:date="2022-08-22T13:37:00Z">
        <w:r>
          <w:rPr>
            <w:rFonts w:ascii="Cambria" w:hAnsi="Cambria" w:cs="Arial"/>
            <w:iCs/>
          </w:rPr>
          <w:t>VAR22-</w:t>
        </w:r>
      </w:ins>
      <w:r w:rsidR="004E357C">
        <w:rPr>
          <w:rFonts w:ascii="Cambria" w:hAnsi="Cambria" w:cs="Arial"/>
          <w:iCs/>
        </w:rPr>
        <w:t>007</w:t>
      </w:r>
      <w:ins w:id="67" w:author="Alexander Waters" w:date="2022-08-22T13:37:00Z">
        <w:r>
          <w:rPr>
            <w:rFonts w:ascii="Cambria" w:hAnsi="Cambria" w:cs="Arial"/>
            <w:iCs/>
          </w:rPr>
          <w:t>-01 Incucell 404-ECO Line Installation Qualification Report</w:t>
        </w:r>
      </w:ins>
    </w:p>
    <w:p w14:paraId="2E1A3321" w14:textId="77777777" w:rsidR="00C6421C" w:rsidRPr="00AD69F6" w:rsidRDefault="00C6421C" w:rsidP="00C6421C">
      <w:pPr>
        <w:pStyle w:val="ListParagraph"/>
        <w:numPr>
          <w:ilvl w:val="0"/>
          <w:numId w:val="8"/>
        </w:numPr>
        <w:rPr>
          <w:ins w:id="68" w:author="Alexander Waters" w:date="2022-08-22T13:37:00Z"/>
          <w:rFonts w:ascii="Cambria" w:hAnsi="Cambria" w:cs="Arial"/>
          <w:b/>
          <w:u w:val="single"/>
        </w:rPr>
      </w:pPr>
      <w:ins w:id="69" w:author="Alexander Waters" w:date="2022-08-22T13:37:00Z">
        <w:r w:rsidRPr="00AD69F6">
          <w:rPr>
            <w:rFonts w:ascii="Cambria" w:hAnsi="Cambria" w:cs="Arial"/>
            <w:b/>
            <w:u w:val="single"/>
          </w:rPr>
          <w:t>DEFINITIONS</w:t>
        </w:r>
      </w:ins>
    </w:p>
    <w:p w14:paraId="3E284AA9" w14:textId="77777777" w:rsidR="00C6421C" w:rsidRPr="0037006B" w:rsidRDefault="00C6421C" w:rsidP="00C6421C">
      <w:pPr>
        <w:pStyle w:val="ListParagraph"/>
        <w:numPr>
          <w:ilvl w:val="1"/>
          <w:numId w:val="8"/>
        </w:numPr>
        <w:rPr>
          <w:ins w:id="70" w:author="Alexander Waters" w:date="2022-08-22T13:37:00Z"/>
          <w:rFonts w:ascii="Cambria" w:hAnsi="Cambria" w:cs="Arial"/>
          <w:bCs/>
        </w:rPr>
      </w:pPr>
      <w:ins w:id="71" w:author="Alexander Waters" w:date="2022-08-22T13:37:00Z">
        <w:r w:rsidRPr="0037006B">
          <w:rPr>
            <w:rFonts w:ascii="Cambria" w:hAnsi="Cambria" w:cs="Arial"/>
            <w:b/>
          </w:rPr>
          <w:t>Acceptance Criteria</w:t>
        </w:r>
        <w:r w:rsidRPr="0037006B">
          <w:rPr>
            <w:rFonts w:ascii="Cambria" w:hAnsi="Cambria" w:cs="Arial"/>
            <w:bCs/>
          </w:rPr>
          <w:t>: Predetermined requirements upon which pass/fail decisions are based. Acceptance criteria are specific and measurable.</w:t>
        </w:r>
      </w:ins>
    </w:p>
    <w:p w14:paraId="2AC50EC9" w14:textId="77777777" w:rsidR="00C6421C" w:rsidRPr="0037006B" w:rsidRDefault="00C6421C" w:rsidP="00C6421C">
      <w:pPr>
        <w:pStyle w:val="ListParagraph"/>
        <w:numPr>
          <w:ilvl w:val="1"/>
          <w:numId w:val="8"/>
        </w:numPr>
        <w:rPr>
          <w:ins w:id="72" w:author="Alexander Waters" w:date="2022-08-22T13:37:00Z"/>
          <w:rFonts w:ascii="Cambria" w:hAnsi="Cambria" w:cs="Arial"/>
          <w:bCs/>
        </w:rPr>
      </w:pPr>
      <w:ins w:id="73" w:author="Alexander Waters" w:date="2022-08-22T13:37:00Z">
        <w:r w:rsidRPr="0037006B">
          <w:rPr>
            <w:rFonts w:ascii="Cambria" w:hAnsi="Cambria" w:cs="Arial"/>
            <w:b/>
          </w:rPr>
          <w:t xml:space="preserve">Critical to </w:t>
        </w:r>
        <w:r w:rsidRPr="00D82046">
          <w:rPr>
            <w:rFonts w:ascii="Cambria" w:hAnsi="Cambria" w:cs="Arial"/>
            <w:b/>
          </w:rPr>
          <w:t>Quality</w:t>
        </w:r>
        <w:r w:rsidRPr="0037006B">
          <w:rPr>
            <w:rFonts w:ascii="Cambria" w:hAnsi="Cambria" w:cs="Arial"/>
            <w:bCs/>
          </w:rPr>
          <w:t>: Attribute of a part, assembly, sub-assembly, product, or process that has direct and significant impact on its actual or perceived quality to the customer or end user.</w:t>
        </w:r>
      </w:ins>
    </w:p>
    <w:p w14:paraId="64D5033E" w14:textId="77777777" w:rsidR="00C6421C" w:rsidRPr="0037006B" w:rsidRDefault="00C6421C" w:rsidP="00C6421C">
      <w:pPr>
        <w:pStyle w:val="ListParagraph"/>
        <w:numPr>
          <w:ilvl w:val="1"/>
          <w:numId w:val="8"/>
        </w:numPr>
        <w:rPr>
          <w:ins w:id="74" w:author="Alexander Waters" w:date="2022-08-22T13:37:00Z"/>
          <w:rFonts w:ascii="Cambria" w:hAnsi="Cambria" w:cs="Arial"/>
          <w:bCs/>
        </w:rPr>
      </w:pPr>
      <w:ins w:id="75" w:author="Alexander Waters" w:date="2022-08-22T13:37:00Z">
        <w:r w:rsidRPr="0037006B">
          <w:rPr>
            <w:rFonts w:ascii="Cambria" w:hAnsi="Cambria" w:cs="Arial"/>
            <w:b/>
          </w:rPr>
          <w:t>Controlled Environment</w:t>
        </w:r>
        <w:r w:rsidRPr="0037006B">
          <w:rPr>
            <w:rFonts w:ascii="Cambria" w:hAnsi="Cambria" w:cs="Arial"/>
            <w:bCs/>
          </w:rPr>
          <w:t>: Defined zone in which sources of contamination are controlled by specified means.</w:t>
        </w:r>
      </w:ins>
    </w:p>
    <w:p w14:paraId="5AEA53A3" w14:textId="77777777" w:rsidR="00C6421C" w:rsidRPr="0037006B" w:rsidRDefault="00C6421C" w:rsidP="00C6421C">
      <w:pPr>
        <w:pStyle w:val="ListParagraph"/>
        <w:numPr>
          <w:ilvl w:val="1"/>
          <w:numId w:val="8"/>
        </w:numPr>
        <w:rPr>
          <w:ins w:id="76" w:author="Alexander Waters" w:date="2022-08-22T13:37:00Z"/>
          <w:rFonts w:ascii="Cambria" w:hAnsi="Cambria" w:cs="Arial"/>
          <w:bCs/>
        </w:rPr>
      </w:pPr>
      <w:ins w:id="77" w:author="Alexander Waters" w:date="2022-08-22T13:37:00Z">
        <w:r w:rsidRPr="0037006B">
          <w:rPr>
            <w:rFonts w:ascii="Cambria" w:hAnsi="Cambria" w:cs="Arial"/>
            <w:b/>
          </w:rPr>
          <w:t>Deviation</w:t>
        </w:r>
        <w:r w:rsidRPr="0037006B">
          <w:rPr>
            <w:rFonts w:ascii="Cambria" w:hAnsi="Cambria" w:cs="Arial"/>
            <w:bCs/>
          </w:rPr>
          <w:t>: The action of departing from an established method, procedure, or acceptance criteria.</w:t>
        </w:r>
      </w:ins>
    </w:p>
    <w:p w14:paraId="6A97868E" w14:textId="77777777" w:rsidR="00C6421C" w:rsidRPr="0037006B" w:rsidRDefault="00C6421C" w:rsidP="00C6421C">
      <w:pPr>
        <w:pStyle w:val="ListParagraph"/>
        <w:numPr>
          <w:ilvl w:val="1"/>
          <w:numId w:val="8"/>
        </w:numPr>
        <w:rPr>
          <w:ins w:id="78" w:author="Alexander Waters" w:date="2022-08-22T13:37:00Z"/>
          <w:rFonts w:ascii="Cambria" w:hAnsi="Cambria" w:cs="Arial"/>
          <w:bCs/>
        </w:rPr>
      </w:pPr>
      <w:ins w:id="79" w:author="Alexander Waters" w:date="2022-08-22T13:37:00Z">
        <w:r w:rsidRPr="0037006B">
          <w:rPr>
            <w:rFonts w:ascii="Cambria" w:hAnsi="Cambria" w:cs="Arial"/>
            <w:b/>
          </w:rPr>
          <w:lastRenderedPageBreak/>
          <w:t>Environmental Control</w:t>
        </w:r>
        <w:r w:rsidRPr="0037006B">
          <w:rPr>
            <w:rFonts w:ascii="Cambria" w:hAnsi="Cambria" w:cs="Arial"/>
            <w:bCs/>
          </w:rPr>
          <w:t>: Activities performed to control the environment for the purpose of minimizing the potential for contamination and cross-contamination of tissue.</w:t>
        </w:r>
      </w:ins>
    </w:p>
    <w:p w14:paraId="5211D678" w14:textId="77777777" w:rsidR="00C6421C" w:rsidRDefault="00C6421C" w:rsidP="00C6421C">
      <w:pPr>
        <w:pStyle w:val="ListParagraph"/>
        <w:numPr>
          <w:ilvl w:val="1"/>
          <w:numId w:val="8"/>
        </w:numPr>
        <w:rPr>
          <w:ins w:id="80" w:author="Alexander Waters" w:date="2022-08-22T13:37:00Z"/>
          <w:rFonts w:ascii="Cambria" w:hAnsi="Cambria" w:cs="Arial"/>
          <w:bCs/>
        </w:rPr>
      </w:pPr>
      <w:ins w:id="81" w:author="Alexander Waters" w:date="2022-08-22T13:37:00Z">
        <w:r w:rsidRPr="0037006B">
          <w:rPr>
            <w:rFonts w:ascii="Cambria" w:hAnsi="Cambria" w:cs="Arial"/>
            <w:b/>
          </w:rPr>
          <w:t>HCT/P</w:t>
        </w:r>
        <w:r>
          <w:rPr>
            <w:rFonts w:ascii="Cambria" w:hAnsi="Cambria" w:cs="Arial"/>
            <w:b/>
          </w:rPr>
          <w:t>’</w:t>
        </w:r>
        <w:r w:rsidRPr="0037006B">
          <w:rPr>
            <w:rFonts w:ascii="Cambria" w:hAnsi="Cambria" w:cs="Arial"/>
            <w:b/>
          </w:rPr>
          <w:t>s</w:t>
        </w:r>
        <w:r w:rsidRPr="0037006B">
          <w:rPr>
            <w:rFonts w:ascii="Cambria" w:hAnsi="Cambria" w:cs="Arial"/>
            <w:bCs/>
          </w:rPr>
          <w:t>: Human Cells, Tissues, and Cellular and Tissue-Based Products.</w:t>
        </w:r>
      </w:ins>
    </w:p>
    <w:p w14:paraId="115D8E1E" w14:textId="77777777" w:rsidR="00C6421C" w:rsidRDefault="00C6421C" w:rsidP="00C6421C">
      <w:pPr>
        <w:pStyle w:val="ListParagraph"/>
        <w:numPr>
          <w:ilvl w:val="1"/>
          <w:numId w:val="8"/>
        </w:numPr>
        <w:rPr>
          <w:ins w:id="82" w:author="Alexander Waters" w:date="2022-08-22T13:37:00Z"/>
          <w:rFonts w:ascii="Cambria" w:hAnsi="Cambria" w:cs="Arial"/>
          <w:bCs/>
        </w:rPr>
      </w:pPr>
      <w:ins w:id="83" w:author="Alexander Waters" w:date="2022-08-22T13:37:00Z">
        <w:r w:rsidRPr="0037006B">
          <w:rPr>
            <w:rFonts w:ascii="Cambria" w:hAnsi="Cambria" w:cs="Arial"/>
            <w:b/>
          </w:rPr>
          <w:t>In-process Controls</w:t>
        </w:r>
        <w:r w:rsidRPr="00D82046">
          <w:rPr>
            <w:rFonts w:ascii="Cambria" w:hAnsi="Cambria" w:cs="Arial"/>
            <w:bCs/>
          </w:rPr>
          <w:t>: Any tests, samples, evaluations, monitoring, or measurements performed during processing or preservation that are designed to evaluate the processing or preservation procedure of the tissue subjected to processing or preservation for conformance to specification(s).</w:t>
        </w:r>
      </w:ins>
    </w:p>
    <w:p w14:paraId="4D21C42D" w14:textId="77777777" w:rsidR="00C6421C" w:rsidRDefault="00C6421C" w:rsidP="00C6421C">
      <w:pPr>
        <w:pStyle w:val="ListParagraph"/>
        <w:numPr>
          <w:ilvl w:val="1"/>
          <w:numId w:val="8"/>
        </w:numPr>
        <w:rPr>
          <w:ins w:id="84" w:author="Alexander Waters" w:date="2022-08-22T13:37:00Z"/>
          <w:rFonts w:ascii="Cambria" w:hAnsi="Cambria" w:cs="Arial"/>
          <w:bCs/>
        </w:rPr>
      </w:pPr>
      <w:ins w:id="85" w:author="Alexander Waters" w:date="2022-08-22T13:37:00Z">
        <w:r w:rsidRPr="0037006B">
          <w:rPr>
            <w:rFonts w:ascii="Cambria" w:hAnsi="Cambria" w:cs="Arial"/>
            <w:b/>
          </w:rPr>
          <w:t>Installation Qualification (IQ)</w:t>
        </w:r>
        <w:r w:rsidRPr="001E3A90">
          <w:rPr>
            <w:rFonts w:ascii="Cambria" w:hAnsi="Cambria" w:cs="Arial"/>
            <w:bCs/>
          </w:rPr>
          <w:t>:</w:t>
        </w:r>
        <w:r w:rsidRPr="00D82046">
          <w:rPr>
            <w:rFonts w:ascii="Cambria" w:hAnsi="Cambria" w:cs="Arial"/>
            <w:bCs/>
          </w:rPr>
          <w:t xml:space="preserve"> Establishing by objective evidence that all key aspects of the process equipment and ancillary system installation adhere to the manufacturer’s approved specification(s).</w:t>
        </w:r>
      </w:ins>
    </w:p>
    <w:p w14:paraId="236FE3CB" w14:textId="77777777" w:rsidR="00C6421C" w:rsidRDefault="00C6421C" w:rsidP="00C6421C">
      <w:pPr>
        <w:pStyle w:val="ListParagraph"/>
        <w:numPr>
          <w:ilvl w:val="1"/>
          <w:numId w:val="8"/>
        </w:numPr>
        <w:rPr>
          <w:ins w:id="86" w:author="Alexander Waters" w:date="2022-08-22T13:37:00Z"/>
          <w:rFonts w:ascii="Cambria" w:hAnsi="Cambria" w:cs="Arial"/>
          <w:bCs/>
        </w:rPr>
      </w:pPr>
      <w:ins w:id="87" w:author="Alexander Waters" w:date="2022-08-22T13:37:00Z">
        <w:r>
          <w:rPr>
            <w:rFonts w:ascii="Cambria" w:hAnsi="Cambria" w:cs="Arial"/>
            <w:b/>
          </w:rPr>
          <w:t xml:space="preserve">Management with Executive Responsibility </w:t>
        </w:r>
        <w:r w:rsidRPr="001B0D36">
          <w:rPr>
            <w:rFonts w:ascii="Cambria" w:hAnsi="Cambria" w:cs="Arial"/>
            <w:b/>
          </w:rPr>
          <w:t>(a.k.a. Management with Executive Responsibility/Management Representative/Head of Quality/Tissue Bank Director</w:t>
        </w:r>
        <w:r>
          <w:rPr>
            <w:rFonts w:ascii="Cambria" w:hAnsi="Cambria" w:cs="Arial"/>
            <w:bCs/>
          </w:rPr>
          <w:t>): Those senior employees of an establishment who have the authority to establish or make changes to the establishment’s quality policy and quality system.</w:t>
        </w:r>
      </w:ins>
    </w:p>
    <w:p w14:paraId="16829660" w14:textId="77777777" w:rsidR="00C6421C" w:rsidRDefault="00C6421C" w:rsidP="00C6421C">
      <w:pPr>
        <w:pStyle w:val="ListParagraph"/>
        <w:numPr>
          <w:ilvl w:val="1"/>
          <w:numId w:val="8"/>
        </w:numPr>
        <w:rPr>
          <w:ins w:id="88" w:author="Alexander Waters" w:date="2022-08-22T13:37:00Z"/>
          <w:rFonts w:ascii="Cambria" w:hAnsi="Cambria" w:cs="Arial"/>
          <w:bCs/>
        </w:rPr>
      </w:pPr>
      <w:ins w:id="89" w:author="Alexander Waters" w:date="2022-08-22T13:37:00Z">
        <w:r w:rsidRPr="0037006B">
          <w:rPr>
            <w:rFonts w:ascii="Cambria" w:hAnsi="Cambria" w:cs="Arial"/>
            <w:b/>
          </w:rPr>
          <w:t>Objective Evidence</w:t>
        </w:r>
        <w:r w:rsidRPr="001E3A90">
          <w:rPr>
            <w:rFonts w:ascii="Cambria" w:hAnsi="Cambria" w:cs="Arial"/>
            <w:bCs/>
          </w:rPr>
          <w:t>: Information, records, or statements of fact which are based on observation, measurement, or tests that can be verified.</w:t>
        </w:r>
      </w:ins>
    </w:p>
    <w:p w14:paraId="2ACF9A1F" w14:textId="77777777" w:rsidR="00C6421C" w:rsidRDefault="00C6421C" w:rsidP="00C6421C">
      <w:pPr>
        <w:pStyle w:val="ListParagraph"/>
        <w:numPr>
          <w:ilvl w:val="1"/>
          <w:numId w:val="8"/>
        </w:numPr>
        <w:rPr>
          <w:ins w:id="90" w:author="Alexander Waters" w:date="2022-08-22T13:37:00Z"/>
          <w:rFonts w:ascii="Cambria" w:hAnsi="Cambria" w:cs="Arial"/>
          <w:bCs/>
        </w:rPr>
      </w:pPr>
      <w:ins w:id="91" w:author="Alexander Waters" w:date="2022-08-22T13:37:00Z">
        <w:r w:rsidRPr="0037006B">
          <w:rPr>
            <w:rFonts w:ascii="Cambria" w:hAnsi="Cambria" w:cs="Arial"/>
            <w:b/>
          </w:rPr>
          <w:t>Operational Qualification (OQ)</w:t>
        </w:r>
        <w:r w:rsidRPr="001E3A90">
          <w:rPr>
            <w:rFonts w:ascii="Cambria" w:hAnsi="Cambria" w:cs="Arial"/>
            <w:bCs/>
          </w:rPr>
          <w:t>: Establishing by objective evidence the process control limits and action levels which result in a product that meets predetermined requirements and are within the operating limits required by the process.</w:t>
        </w:r>
      </w:ins>
    </w:p>
    <w:p w14:paraId="79586868" w14:textId="77777777" w:rsidR="00C6421C" w:rsidRDefault="00C6421C" w:rsidP="00C6421C">
      <w:pPr>
        <w:pStyle w:val="ListParagraph"/>
        <w:numPr>
          <w:ilvl w:val="1"/>
          <w:numId w:val="8"/>
        </w:numPr>
        <w:rPr>
          <w:ins w:id="92" w:author="Alexander Waters" w:date="2022-08-22T13:37:00Z"/>
          <w:rFonts w:ascii="Cambria" w:hAnsi="Cambria" w:cs="Arial"/>
          <w:bCs/>
        </w:rPr>
      </w:pPr>
      <w:ins w:id="93" w:author="Alexander Waters" w:date="2022-08-22T13:37:00Z">
        <w:r w:rsidRPr="0037006B">
          <w:rPr>
            <w:rFonts w:ascii="Cambria" w:hAnsi="Cambria" w:cs="Arial"/>
            <w:b/>
          </w:rPr>
          <w:t>Performance/Product Qualification (PQ)</w:t>
        </w:r>
        <w:r w:rsidRPr="001E3A90">
          <w:rPr>
            <w:rFonts w:ascii="Cambria" w:hAnsi="Cambria" w:cs="Arial"/>
            <w:bCs/>
          </w:rPr>
          <w:t>: Establishing by objective evidence that the process, under anticipated conditions, consistently (repeatedly and reliably) produces a product which meets predetermined requirements.</w:t>
        </w:r>
      </w:ins>
    </w:p>
    <w:p w14:paraId="4FAA531E" w14:textId="77777777" w:rsidR="00C6421C" w:rsidRDefault="00C6421C" w:rsidP="00C6421C">
      <w:pPr>
        <w:pStyle w:val="ListParagraph"/>
        <w:numPr>
          <w:ilvl w:val="1"/>
          <w:numId w:val="8"/>
        </w:numPr>
        <w:rPr>
          <w:ins w:id="94" w:author="Alexander Waters" w:date="2022-08-22T13:37:00Z"/>
          <w:rFonts w:ascii="Cambria" w:hAnsi="Cambria" w:cs="Arial"/>
          <w:bCs/>
        </w:rPr>
      </w:pPr>
      <w:ins w:id="95" w:author="Alexander Waters" w:date="2022-08-22T13:37:00Z">
        <w:r w:rsidRPr="0037006B">
          <w:rPr>
            <w:rFonts w:ascii="Cambria" w:hAnsi="Cambria" w:cs="Arial"/>
            <w:b/>
          </w:rPr>
          <w:t>Preventative Maintenance</w:t>
        </w:r>
        <w:r w:rsidRPr="00C40F5A">
          <w:rPr>
            <w:rFonts w:ascii="Cambria" w:hAnsi="Cambria" w:cs="Arial"/>
            <w:bCs/>
          </w:rPr>
          <w:t>: Maintenance that is regularly performed on a piece of equipment to lessen the likelihood of it failing. Preventative maintenance is performed while the equipment is still working, so that it does not break down unexpectedly.</w:t>
        </w:r>
      </w:ins>
    </w:p>
    <w:p w14:paraId="5443911F" w14:textId="77777777" w:rsidR="00C6421C" w:rsidRDefault="00C6421C" w:rsidP="00C6421C">
      <w:pPr>
        <w:pStyle w:val="ListParagraph"/>
        <w:numPr>
          <w:ilvl w:val="1"/>
          <w:numId w:val="8"/>
        </w:numPr>
        <w:rPr>
          <w:ins w:id="96" w:author="Alexander Waters" w:date="2022-08-22T13:37:00Z"/>
          <w:rFonts w:ascii="Cambria" w:hAnsi="Cambria" w:cs="Arial"/>
          <w:bCs/>
        </w:rPr>
      </w:pPr>
      <w:ins w:id="97" w:author="Alexander Waters" w:date="2022-08-22T13:37:00Z">
        <w:r>
          <w:rPr>
            <w:rFonts w:ascii="Cambria" w:hAnsi="Cambria" w:cs="Arial"/>
            <w:b/>
          </w:rPr>
          <w:t>Processing Materials</w:t>
        </w:r>
        <w:r w:rsidRPr="0037006B">
          <w:rPr>
            <w:rFonts w:ascii="Cambria" w:hAnsi="Cambria" w:cs="Arial"/>
            <w:bCs/>
          </w:rPr>
          <w:t>:</w:t>
        </w:r>
        <w:r>
          <w:rPr>
            <w:rFonts w:ascii="Cambria" w:hAnsi="Cambria" w:cs="Arial"/>
            <w:bCs/>
          </w:rPr>
          <w:t xml:space="preserve"> Materials that are used in the manufacture or inspection of product and may come into direct contact with the product.</w:t>
        </w:r>
      </w:ins>
    </w:p>
    <w:p w14:paraId="3F232954" w14:textId="77777777" w:rsidR="00C6421C" w:rsidRDefault="00C6421C" w:rsidP="00C6421C">
      <w:pPr>
        <w:pStyle w:val="ListParagraph"/>
        <w:numPr>
          <w:ilvl w:val="1"/>
          <w:numId w:val="8"/>
        </w:numPr>
        <w:rPr>
          <w:ins w:id="98" w:author="Alexander Waters" w:date="2022-08-22T13:37:00Z"/>
          <w:rFonts w:ascii="Cambria" w:hAnsi="Cambria" w:cs="Arial"/>
          <w:bCs/>
        </w:rPr>
      </w:pPr>
      <w:ins w:id="99" w:author="Alexander Waters" w:date="2022-08-22T13:37:00Z">
        <w:r w:rsidRPr="0037006B">
          <w:rPr>
            <w:rFonts w:ascii="Cambria" w:hAnsi="Cambria" w:cs="Arial"/>
            <w:b/>
          </w:rPr>
          <w:t>Process Validation</w:t>
        </w:r>
        <w:r w:rsidRPr="00C40F5A">
          <w:rPr>
            <w:rFonts w:ascii="Cambria" w:hAnsi="Cambria" w:cs="Arial"/>
            <w:bCs/>
          </w:rPr>
          <w:t>: Establishing by objective evidence that the output of a process consistently meets predetermined specification.</w:t>
        </w:r>
      </w:ins>
    </w:p>
    <w:p w14:paraId="42F557E7" w14:textId="77777777" w:rsidR="00C6421C" w:rsidRDefault="00C6421C" w:rsidP="00C6421C">
      <w:pPr>
        <w:pStyle w:val="ListParagraph"/>
        <w:numPr>
          <w:ilvl w:val="1"/>
          <w:numId w:val="8"/>
        </w:numPr>
        <w:rPr>
          <w:ins w:id="100" w:author="Alexander Waters" w:date="2022-08-22T13:37:00Z"/>
          <w:rFonts w:ascii="Cambria" w:hAnsi="Cambria" w:cs="Arial"/>
          <w:bCs/>
        </w:rPr>
      </w:pPr>
      <w:ins w:id="101" w:author="Alexander Waters" w:date="2022-08-22T13:37:00Z">
        <w:r w:rsidRPr="0037006B">
          <w:rPr>
            <w:rFonts w:ascii="Cambria" w:hAnsi="Cambria" w:cs="Arial"/>
            <w:b/>
          </w:rPr>
          <w:t>Protocol</w:t>
        </w:r>
        <w:r w:rsidRPr="00C40F5A">
          <w:rPr>
            <w:rFonts w:ascii="Cambria" w:hAnsi="Cambria" w:cs="Arial"/>
            <w:bCs/>
          </w:rPr>
          <w:t>: A pre-approved and prospective document that states the requirements and procedures for conducting a validation.</w:t>
        </w:r>
      </w:ins>
    </w:p>
    <w:p w14:paraId="593A1155" w14:textId="77777777" w:rsidR="00C6421C" w:rsidRDefault="00C6421C" w:rsidP="00C6421C">
      <w:pPr>
        <w:pStyle w:val="ListParagraph"/>
        <w:numPr>
          <w:ilvl w:val="1"/>
          <w:numId w:val="8"/>
        </w:numPr>
        <w:rPr>
          <w:ins w:id="102" w:author="Alexander Waters" w:date="2022-08-22T13:37:00Z"/>
          <w:rFonts w:ascii="Cambria" w:hAnsi="Cambria" w:cs="Arial"/>
          <w:bCs/>
        </w:rPr>
      </w:pPr>
      <w:ins w:id="103" w:author="Alexander Waters" w:date="2022-08-22T13:37:00Z">
        <w:r w:rsidRPr="0037006B">
          <w:rPr>
            <w:rFonts w:ascii="Cambria" w:hAnsi="Cambria" w:cs="Arial"/>
            <w:b/>
          </w:rPr>
          <w:t>Validation/Study Leader</w:t>
        </w:r>
        <w:r w:rsidRPr="00C31EA6">
          <w:rPr>
            <w:rFonts w:ascii="Cambria" w:hAnsi="Cambria" w:cs="Arial"/>
            <w:bCs/>
          </w:rPr>
          <w:t>: The individual who has the responsibility and authority over the operation of the equipment or process being validated.</w:t>
        </w:r>
      </w:ins>
    </w:p>
    <w:p w14:paraId="23B7D09C" w14:textId="77777777" w:rsidR="00C6421C" w:rsidRPr="0037006B" w:rsidRDefault="00C6421C" w:rsidP="00C6421C">
      <w:pPr>
        <w:pStyle w:val="ListParagraph"/>
        <w:numPr>
          <w:ilvl w:val="1"/>
          <w:numId w:val="8"/>
        </w:numPr>
        <w:rPr>
          <w:ins w:id="104" w:author="Alexander Waters" w:date="2022-08-22T13:37:00Z"/>
          <w:rFonts w:ascii="Cambria" w:hAnsi="Cambria" w:cs="Arial"/>
          <w:bCs/>
        </w:rPr>
      </w:pPr>
      <w:ins w:id="105" w:author="Alexander Waters" w:date="2022-08-22T13:37:00Z">
        <w:r w:rsidRPr="0037006B">
          <w:rPr>
            <w:rFonts w:ascii="Cambria" w:hAnsi="Cambria" w:cs="Arial"/>
            <w:b/>
          </w:rPr>
          <w:t>Verification</w:t>
        </w:r>
        <w:r w:rsidRPr="00C31EA6">
          <w:rPr>
            <w:rFonts w:ascii="Cambria" w:hAnsi="Cambria" w:cs="Arial"/>
            <w:bCs/>
          </w:rPr>
          <w:t>: Confirmation by examination with a provision of documented evidence that a specific requirement has been fulfilled.</w:t>
        </w:r>
      </w:ins>
    </w:p>
    <w:p w14:paraId="5DCAA545" w14:textId="77777777" w:rsidR="00C6421C" w:rsidRPr="00AD69F6" w:rsidRDefault="00C6421C" w:rsidP="00C6421C">
      <w:pPr>
        <w:pStyle w:val="ListParagraph"/>
        <w:numPr>
          <w:ilvl w:val="0"/>
          <w:numId w:val="8"/>
        </w:numPr>
        <w:rPr>
          <w:ins w:id="106" w:author="Alexander Waters" w:date="2022-08-22T13:37:00Z"/>
          <w:rFonts w:ascii="Cambria" w:hAnsi="Cambria" w:cs="Arial"/>
          <w:b/>
          <w:u w:val="single"/>
        </w:rPr>
      </w:pPr>
      <w:ins w:id="107" w:author="Alexander Waters" w:date="2022-08-22T13:37:00Z">
        <w:r w:rsidRPr="00AD69F6">
          <w:rPr>
            <w:rFonts w:ascii="Cambria" w:hAnsi="Cambria" w:cs="Arial"/>
            <w:b/>
            <w:u w:val="single"/>
          </w:rPr>
          <w:lastRenderedPageBreak/>
          <w:t>RESPONSIBILITIES</w:t>
        </w:r>
      </w:ins>
    </w:p>
    <w:tbl>
      <w:tblPr>
        <w:tblStyle w:val="TableGrid111"/>
        <w:tblW w:w="4727" w:type="pct"/>
        <w:jc w:val="center"/>
        <w:tblLook w:val="04A0" w:firstRow="1" w:lastRow="0" w:firstColumn="1" w:lastColumn="0" w:noHBand="0" w:noVBand="1"/>
      </w:tblPr>
      <w:tblGrid>
        <w:gridCol w:w="1829"/>
        <w:gridCol w:w="1164"/>
        <w:gridCol w:w="2303"/>
        <w:gridCol w:w="1181"/>
        <w:gridCol w:w="1181"/>
        <w:gridCol w:w="1181"/>
      </w:tblGrid>
      <w:tr w:rsidR="00C6421C" w:rsidRPr="008C3191" w14:paraId="2322805F" w14:textId="77777777" w:rsidTr="0037006B">
        <w:trPr>
          <w:cantSplit/>
          <w:trHeight w:val="1799"/>
          <w:jc w:val="center"/>
          <w:ins w:id="108" w:author="Alexander Waters" w:date="2022-08-22T13:37:00Z"/>
        </w:trPr>
        <w:tc>
          <w:tcPr>
            <w:tcW w:w="1035" w:type="pct"/>
            <w:vAlign w:val="center"/>
          </w:tcPr>
          <w:p w14:paraId="42333589" w14:textId="77777777" w:rsidR="00C6421C" w:rsidRPr="008C3191" w:rsidRDefault="00C6421C" w:rsidP="0037006B">
            <w:pPr>
              <w:jc w:val="center"/>
              <w:rPr>
                <w:ins w:id="109" w:author="Alexander Waters" w:date="2022-08-22T13:37:00Z"/>
                <w:rFonts w:ascii="Cambria" w:hAnsi="Cambria"/>
                <w:b/>
              </w:rPr>
            </w:pPr>
            <w:ins w:id="110" w:author="Alexander Waters" w:date="2022-08-22T13:37:00Z">
              <w:r w:rsidRPr="008C3191">
                <w:rPr>
                  <w:rFonts w:ascii="Cambria" w:hAnsi="Cambria"/>
                  <w:b/>
                </w:rPr>
                <w:t>Function</w:t>
              </w:r>
            </w:ins>
          </w:p>
        </w:tc>
        <w:tc>
          <w:tcPr>
            <w:tcW w:w="658" w:type="pct"/>
            <w:vAlign w:val="center"/>
          </w:tcPr>
          <w:p w14:paraId="4199B112" w14:textId="77777777" w:rsidR="00C6421C" w:rsidRPr="008C3191" w:rsidRDefault="00C6421C" w:rsidP="0037006B">
            <w:pPr>
              <w:jc w:val="center"/>
              <w:rPr>
                <w:ins w:id="111" w:author="Alexander Waters" w:date="2022-08-22T13:37:00Z"/>
                <w:rFonts w:ascii="Cambria" w:hAnsi="Cambria"/>
                <w:b/>
              </w:rPr>
            </w:pPr>
            <w:ins w:id="112" w:author="Alexander Waters" w:date="2022-08-22T13:37:00Z">
              <w:r w:rsidRPr="008C3191">
                <w:rPr>
                  <w:rFonts w:ascii="Cambria" w:hAnsi="Cambria"/>
                  <w:b/>
                </w:rPr>
                <w:t>Name</w:t>
              </w:r>
            </w:ins>
          </w:p>
        </w:tc>
        <w:tc>
          <w:tcPr>
            <w:tcW w:w="1303" w:type="pct"/>
            <w:vAlign w:val="center"/>
          </w:tcPr>
          <w:p w14:paraId="402AD362" w14:textId="77777777" w:rsidR="00C6421C" w:rsidRPr="008C3191" w:rsidRDefault="00C6421C" w:rsidP="0037006B">
            <w:pPr>
              <w:jc w:val="center"/>
              <w:rPr>
                <w:ins w:id="113" w:author="Alexander Waters" w:date="2022-08-22T13:37:00Z"/>
                <w:rFonts w:ascii="Cambria" w:hAnsi="Cambria"/>
                <w:b/>
              </w:rPr>
            </w:pPr>
            <w:ins w:id="114" w:author="Alexander Waters" w:date="2022-08-22T13:37:00Z">
              <w:r w:rsidRPr="008C3191">
                <w:rPr>
                  <w:rFonts w:ascii="Cambria" w:hAnsi="Cambria"/>
                  <w:b/>
                </w:rPr>
                <w:t>Title</w:t>
              </w:r>
            </w:ins>
          </w:p>
        </w:tc>
        <w:tc>
          <w:tcPr>
            <w:tcW w:w="668" w:type="pct"/>
          </w:tcPr>
          <w:p w14:paraId="45FC3A42" w14:textId="77777777" w:rsidR="00C6421C" w:rsidRPr="008C3191" w:rsidRDefault="00C6421C" w:rsidP="0037006B">
            <w:pPr>
              <w:jc w:val="center"/>
              <w:rPr>
                <w:ins w:id="115" w:author="Alexander Waters" w:date="2022-08-22T13:37:00Z"/>
                <w:rFonts w:ascii="Cambria" w:hAnsi="Cambria"/>
                <w:b/>
              </w:rPr>
            </w:pPr>
            <w:ins w:id="116" w:author="Alexander Waters" w:date="2022-08-22T13:37:00Z">
              <w:r w:rsidRPr="008C3191">
                <w:rPr>
                  <w:rFonts w:ascii="Cambria" w:hAnsi="Cambria"/>
                  <w:b/>
                </w:rPr>
                <w:t>Author Protocols and Reports</w:t>
              </w:r>
            </w:ins>
          </w:p>
        </w:tc>
        <w:tc>
          <w:tcPr>
            <w:tcW w:w="668" w:type="pct"/>
          </w:tcPr>
          <w:p w14:paraId="7853BFC7" w14:textId="77777777" w:rsidR="00C6421C" w:rsidRPr="008C3191" w:rsidRDefault="00C6421C" w:rsidP="0037006B">
            <w:pPr>
              <w:jc w:val="center"/>
              <w:rPr>
                <w:ins w:id="117" w:author="Alexander Waters" w:date="2022-08-22T13:37:00Z"/>
                <w:rFonts w:ascii="Cambria" w:hAnsi="Cambria"/>
                <w:b/>
              </w:rPr>
            </w:pPr>
            <w:ins w:id="118" w:author="Alexander Waters" w:date="2022-08-22T13:37:00Z">
              <w:r w:rsidRPr="008C3191">
                <w:rPr>
                  <w:rFonts w:ascii="Cambria" w:hAnsi="Cambria"/>
                  <w:b/>
                </w:rPr>
                <w:t>Execute Stimlabs Protocols</w:t>
              </w:r>
            </w:ins>
          </w:p>
        </w:tc>
        <w:tc>
          <w:tcPr>
            <w:tcW w:w="668" w:type="pct"/>
          </w:tcPr>
          <w:p w14:paraId="3FF13246" w14:textId="77777777" w:rsidR="00C6421C" w:rsidRPr="008C3191" w:rsidRDefault="00C6421C" w:rsidP="0037006B">
            <w:pPr>
              <w:jc w:val="center"/>
              <w:rPr>
                <w:ins w:id="119" w:author="Alexander Waters" w:date="2022-08-22T13:37:00Z"/>
                <w:rFonts w:ascii="Cambria" w:hAnsi="Cambria"/>
                <w:b/>
              </w:rPr>
            </w:pPr>
            <w:ins w:id="120" w:author="Alexander Waters" w:date="2022-08-22T13:37:00Z">
              <w:r w:rsidRPr="008C3191">
                <w:rPr>
                  <w:rFonts w:ascii="Cambria" w:hAnsi="Cambria"/>
                  <w:b/>
                </w:rPr>
                <w:t>Review and Approve Stimlabs Protocols and Reports</w:t>
              </w:r>
            </w:ins>
          </w:p>
        </w:tc>
      </w:tr>
      <w:tr w:rsidR="00C6421C" w:rsidRPr="008C3191" w14:paraId="130DCF5C" w14:textId="77777777" w:rsidTr="0037006B">
        <w:trPr>
          <w:trHeight w:val="805"/>
          <w:jc w:val="center"/>
          <w:ins w:id="121" w:author="Alexander Waters" w:date="2022-08-22T13:37:00Z"/>
        </w:trPr>
        <w:tc>
          <w:tcPr>
            <w:tcW w:w="1035" w:type="pct"/>
            <w:vAlign w:val="center"/>
          </w:tcPr>
          <w:p w14:paraId="7DA38749" w14:textId="77777777" w:rsidR="00C6421C" w:rsidRPr="008C3191" w:rsidRDefault="00C6421C" w:rsidP="0037006B">
            <w:pPr>
              <w:jc w:val="center"/>
              <w:rPr>
                <w:ins w:id="122" w:author="Alexander Waters" w:date="2022-08-22T13:37:00Z"/>
                <w:rFonts w:ascii="Cambria" w:hAnsi="Cambria"/>
              </w:rPr>
            </w:pPr>
            <w:ins w:id="123" w:author="Alexander Waters" w:date="2022-08-22T13:37:00Z">
              <w:r w:rsidRPr="008C3191">
                <w:rPr>
                  <w:rFonts w:ascii="Cambria" w:hAnsi="Cambria"/>
                </w:rPr>
                <w:t>Validation/Study Leader</w:t>
              </w:r>
            </w:ins>
          </w:p>
        </w:tc>
        <w:tc>
          <w:tcPr>
            <w:tcW w:w="658" w:type="pct"/>
            <w:vAlign w:val="center"/>
          </w:tcPr>
          <w:p w14:paraId="058A065E" w14:textId="77777777" w:rsidR="00C6421C" w:rsidRPr="008C3191" w:rsidRDefault="00C6421C" w:rsidP="0037006B">
            <w:pPr>
              <w:jc w:val="center"/>
              <w:rPr>
                <w:ins w:id="124" w:author="Alexander Waters" w:date="2022-08-22T13:37:00Z"/>
                <w:rFonts w:ascii="Cambria" w:hAnsi="Cambria"/>
              </w:rPr>
            </w:pPr>
            <w:ins w:id="125" w:author="Alexander Waters" w:date="2022-08-22T13:37:00Z">
              <w:r w:rsidRPr="008C3191">
                <w:rPr>
                  <w:rFonts w:ascii="Cambria" w:hAnsi="Cambria"/>
                </w:rPr>
                <w:t>Stimlabs Personnel</w:t>
              </w:r>
            </w:ins>
          </w:p>
        </w:tc>
        <w:tc>
          <w:tcPr>
            <w:tcW w:w="1303" w:type="pct"/>
            <w:vAlign w:val="center"/>
          </w:tcPr>
          <w:p w14:paraId="1B22E798" w14:textId="77777777" w:rsidR="00C6421C" w:rsidRPr="008C3191" w:rsidRDefault="00C6421C" w:rsidP="0037006B">
            <w:pPr>
              <w:jc w:val="center"/>
              <w:rPr>
                <w:ins w:id="126" w:author="Alexander Waters" w:date="2022-08-22T13:37:00Z"/>
                <w:rFonts w:ascii="Cambria" w:hAnsi="Cambria"/>
              </w:rPr>
            </w:pPr>
            <w:ins w:id="127" w:author="Alexander Waters" w:date="2022-08-22T13:37:00Z">
              <w:r w:rsidRPr="008C3191">
                <w:rPr>
                  <w:rFonts w:ascii="Cambria" w:hAnsi="Cambria"/>
                </w:rPr>
                <w:t>Quality Engineer or Equivalent</w:t>
              </w:r>
            </w:ins>
          </w:p>
        </w:tc>
        <w:tc>
          <w:tcPr>
            <w:tcW w:w="668" w:type="pct"/>
            <w:vAlign w:val="center"/>
          </w:tcPr>
          <w:p w14:paraId="251B6279" w14:textId="77777777" w:rsidR="00C6421C" w:rsidRPr="008C3191" w:rsidRDefault="00C6421C" w:rsidP="0037006B">
            <w:pPr>
              <w:jc w:val="center"/>
              <w:rPr>
                <w:ins w:id="128" w:author="Alexander Waters" w:date="2022-08-22T13:37:00Z"/>
                <w:rFonts w:ascii="Cambria" w:hAnsi="Cambria"/>
                <w:b/>
                <w:bCs/>
              </w:rPr>
            </w:pPr>
            <w:ins w:id="129" w:author="Alexander Waters" w:date="2022-08-22T13:37:00Z">
              <w:r w:rsidRPr="008C3191">
                <w:rPr>
                  <w:rFonts w:ascii="Cambria" w:hAnsi="Cambria"/>
                  <w:b/>
                  <w:bCs/>
                </w:rPr>
                <w:t>X</w:t>
              </w:r>
            </w:ins>
          </w:p>
        </w:tc>
        <w:tc>
          <w:tcPr>
            <w:tcW w:w="668" w:type="pct"/>
            <w:vAlign w:val="center"/>
          </w:tcPr>
          <w:p w14:paraId="269D94E6" w14:textId="77777777" w:rsidR="00C6421C" w:rsidRPr="008C3191" w:rsidRDefault="00C6421C" w:rsidP="0037006B">
            <w:pPr>
              <w:jc w:val="center"/>
              <w:rPr>
                <w:ins w:id="130" w:author="Alexander Waters" w:date="2022-08-22T13:37:00Z"/>
                <w:rFonts w:ascii="Cambria" w:hAnsi="Cambria"/>
                <w:b/>
                <w:bCs/>
              </w:rPr>
            </w:pPr>
            <w:ins w:id="131" w:author="Alexander Waters" w:date="2022-08-22T13:37:00Z">
              <w:r w:rsidRPr="008C3191">
                <w:rPr>
                  <w:rFonts w:ascii="Cambria" w:hAnsi="Cambria"/>
                  <w:b/>
                  <w:bCs/>
                </w:rPr>
                <w:t>X</w:t>
              </w:r>
            </w:ins>
          </w:p>
        </w:tc>
        <w:tc>
          <w:tcPr>
            <w:tcW w:w="668" w:type="pct"/>
            <w:vAlign w:val="center"/>
          </w:tcPr>
          <w:p w14:paraId="06660656" w14:textId="77777777" w:rsidR="00C6421C" w:rsidRPr="008C3191" w:rsidRDefault="00C6421C" w:rsidP="0037006B">
            <w:pPr>
              <w:jc w:val="center"/>
              <w:rPr>
                <w:ins w:id="132" w:author="Alexander Waters" w:date="2022-08-22T13:37:00Z"/>
                <w:rFonts w:ascii="Cambria" w:hAnsi="Cambria"/>
                <w:b/>
                <w:bCs/>
              </w:rPr>
            </w:pPr>
            <w:ins w:id="133" w:author="Alexander Waters" w:date="2022-08-22T13:37:00Z">
              <w:r w:rsidRPr="008C3191">
                <w:rPr>
                  <w:rFonts w:ascii="Cambria" w:hAnsi="Cambria"/>
                  <w:b/>
                  <w:bCs/>
                </w:rPr>
                <w:t>X</w:t>
              </w:r>
            </w:ins>
          </w:p>
        </w:tc>
      </w:tr>
      <w:tr w:rsidR="00C6421C" w:rsidRPr="008C3191" w14:paraId="2710A3FD" w14:textId="77777777" w:rsidTr="0037006B">
        <w:trPr>
          <w:trHeight w:val="805"/>
          <w:jc w:val="center"/>
          <w:ins w:id="134" w:author="Alexander Waters" w:date="2022-08-22T13:37:00Z"/>
        </w:trPr>
        <w:tc>
          <w:tcPr>
            <w:tcW w:w="1035" w:type="pct"/>
            <w:vAlign w:val="center"/>
          </w:tcPr>
          <w:p w14:paraId="13D8C628" w14:textId="77777777" w:rsidR="00C6421C" w:rsidRPr="008C3191" w:rsidRDefault="00C6421C" w:rsidP="0037006B">
            <w:pPr>
              <w:jc w:val="center"/>
              <w:rPr>
                <w:ins w:id="135" w:author="Alexander Waters" w:date="2022-08-22T13:37:00Z"/>
                <w:rFonts w:ascii="Cambria" w:hAnsi="Cambria"/>
              </w:rPr>
            </w:pPr>
            <w:ins w:id="136" w:author="Alexander Waters" w:date="2022-08-22T13:37:00Z">
              <w:r w:rsidRPr="008C3191">
                <w:rPr>
                  <w:rFonts w:ascii="Cambria" w:hAnsi="Cambria"/>
                </w:rPr>
                <w:t>Management with Executive Responsibility</w:t>
              </w:r>
            </w:ins>
          </w:p>
        </w:tc>
        <w:tc>
          <w:tcPr>
            <w:tcW w:w="658" w:type="pct"/>
            <w:vAlign w:val="center"/>
          </w:tcPr>
          <w:p w14:paraId="7E3695D0" w14:textId="77777777" w:rsidR="00C6421C" w:rsidRPr="008C3191" w:rsidRDefault="00C6421C" w:rsidP="0037006B">
            <w:pPr>
              <w:jc w:val="center"/>
              <w:rPr>
                <w:ins w:id="137" w:author="Alexander Waters" w:date="2022-08-22T13:37:00Z"/>
                <w:rFonts w:ascii="Cambria" w:hAnsi="Cambria"/>
              </w:rPr>
            </w:pPr>
            <w:ins w:id="138" w:author="Alexander Waters" w:date="2022-08-22T13:37:00Z">
              <w:r w:rsidRPr="008C3191">
                <w:rPr>
                  <w:rFonts w:ascii="Cambria" w:hAnsi="Cambria"/>
                </w:rPr>
                <w:t>Melissa O’ Connor</w:t>
              </w:r>
            </w:ins>
          </w:p>
        </w:tc>
        <w:tc>
          <w:tcPr>
            <w:tcW w:w="1303" w:type="pct"/>
            <w:vAlign w:val="center"/>
          </w:tcPr>
          <w:p w14:paraId="0F1E4FFD" w14:textId="77777777" w:rsidR="00C6421C" w:rsidRPr="008C3191" w:rsidRDefault="00C6421C" w:rsidP="0037006B">
            <w:pPr>
              <w:jc w:val="center"/>
              <w:rPr>
                <w:ins w:id="139" w:author="Alexander Waters" w:date="2022-08-22T13:37:00Z"/>
                <w:rFonts w:ascii="Cambria" w:hAnsi="Cambria"/>
              </w:rPr>
            </w:pPr>
            <w:ins w:id="140" w:author="Alexander Waters" w:date="2022-08-22T13:37:00Z">
              <w:r w:rsidRPr="008C3191">
                <w:rPr>
                  <w:rFonts w:ascii="Cambria" w:hAnsi="Cambria"/>
                </w:rPr>
                <w:t>Chief Quality &amp; Regulatory Officer</w:t>
              </w:r>
            </w:ins>
          </w:p>
        </w:tc>
        <w:tc>
          <w:tcPr>
            <w:tcW w:w="668" w:type="pct"/>
            <w:vAlign w:val="center"/>
          </w:tcPr>
          <w:p w14:paraId="18EF6777" w14:textId="77777777" w:rsidR="00C6421C" w:rsidRPr="008C3191" w:rsidRDefault="00C6421C" w:rsidP="0037006B">
            <w:pPr>
              <w:jc w:val="center"/>
              <w:rPr>
                <w:ins w:id="141" w:author="Alexander Waters" w:date="2022-08-22T13:37:00Z"/>
                <w:rFonts w:ascii="Cambria" w:hAnsi="Cambria"/>
                <w:b/>
                <w:bCs/>
              </w:rPr>
            </w:pPr>
          </w:p>
        </w:tc>
        <w:tc>
          <w:tcPr>
            <w:tcW w:w="668" w:type="pct"/>
          </w:tcPr>
          <w:p w14:paraId="33610FCE" w14:textId="77777777" w:rsidR="00C6421C" w:rsidRPr="008C3191" w:rsidRDefault="00C6421C" w:rsidP="0037006B">
            <w:pPr>
              <w:jc w:val="center"/>
              <w:rPr>
                <w:ins w:id="142" w:author="Alexander Waters" w:date="2022-08-22T13:37:00Z"/>
                <w:rFonts w:ascii="Cambria" w:hAnsi="Cambria"/>
                <w:b/>
                <w:bCs/>
              </w:rPr>
            </w:pPr>
          </w:p>
        </w:tc>
        <w:tc>
          <w:tcPr>
            <w:tcW w:w="668" w:type="pct"/>
            <w:vAlign w:val="center"/>
          </w:tcPr>
          <w:p w14:paraId="2DA827EE" w14:textId="77777777" w:rsidR="00C6421C" w:rsidRPr="008C3191" w:rsidRDefault="00C6421C" w:rsidP="0037006B">
            <w:pPr>
              <w:jc w:val="center"/>
              <w:rPr>
                <w:ins w:id="143" w:author="Alexander Waters" w:date="2022-08-22T13:37:00Z"/>
                <w:rFonts w:ascii="Cambria" w:hAnsi="Cambria"/>
                <w:b/>
                <w:bCs/>
              </w:rPr>
            </w:pPr>
            <w:ins w:id="144" w:author="Alexander Waters" w:date="2022-08-22T13:37:00Z">
              <w:r w:rsidRPr="008C3191">
                <w:rPr>
                  <w:rFonts w:ascii="Cambria" w:hAnsi="Cambria"/>
                  <w:b/>
                  <w:bCs/>
                </w:rPr>
                <w:t>X</w:t>
              </w:r>
            </w:ins>
          </w:p>
        </w:tc>
      </w:tr>
      <w:tr w:rsidR="00C6421C" w:rsidRPr="008C3191" w14:paraId="69A85255" w14:textId="77777777" w:rsidTr="0037006B">
        <w:trPr>
          <w:trHeight w:val="805"/>
          <w:jc w:val="center"/>
          <w:ins w:id="145" w:author="Alexander Waters" w:date="2022-08-22T13:37:00Z"/>
        </w:trPr>
        <w:tc>
          <w:tcPr>
            <w:tcW w:w="1035" w:type="pct"/>
            <w:vAlign w:val="center"/>
          </w:tcPr>
          <w:p w14:paraId="446FE22C" w14:textId="77777777" w:rsidR="00C6421C" w:rsidRPr="008C3191" w:rsidRDefault="00C6421C" w:rsidP="0037006B">
            <w:pPr>
              <w:jc w:val="center"/>
              <w:rPr>
                <w:ins w:id="146" w:author="Alexander Waters" w:date="2022-08-22T13:37:00Z"/>
                <w:rFonts w:ascii="Cambria" w:hAnsi="Cambria"/>
              </w:rPr>
            </w:pPr>
            <w:ins w:id="147" w:author="Alexander Waters" w:date="2022-08-22T13:37:00Z">
              <w:r w:rsidRPr="008C3191">
                <w:rPr>
                  <w:rFonts w:ascii="Cambria" w:hAnsi="Cambria"/>
                </w:rPr>
                <w:t>Quality Management</w:t>
              </w:r>
            </w:ins>
          </w:p>
        </w:tc>
        <w:tc>
          <w:tcPr>
            <w:tcW w:w="658" w:type="pct"/>
            <w:vAlign w:val="center"/>
          </w:tcPr>
          <w:p w14:paraId="134493D8" w14:textId="77777777" w:rsidR="00C6421C" w:rsidRPr="008C3191" w:rsidRDefault="00C6421C" w:rsidP="0037006B">
            <w:pPr>
              <w:jc w:val="center"/>
              <w:rPr>
                <w:ins w:id="148" w:author="Alexander Waters" w:date="2022-08-22T13:37:00Z"/>
                <w:rFonts w:ascii="Cambria" w:hAnsi="Cambria"/>
              </w:rPr>
            </w:pPr>
            <w:ins w:id="149" w:author="Alexander Waters" w:date="2022-08-22T13:37:00Z">
              <w:r w:rsidRPr="008C3191">
                <w:rPr>
                  <w:rFonts w:ascii="Cambria" w:hAnsi="Cambria"/>
                </w:rPr>
                <w:t>Stimlabs Personnel</w:t>
              </w:r>
            </w:ins>
          </w:p>
        </w:tc>
        <w:tc>
          <w:tcPr>
            <w:tcW w:w="1303" w:type="pct"/>
            <w:vAlign w:val="center"/>
          </w:tcPr>
          <w:p w14:paraId="48E8817C" w14:textId="77777777" w:rsidR="00C6421C" w:rsidRPr="008C3191" w:rsidRDefault="00C6421C" w:rsidP="0037006B">
            <w:pPr>
              <w:jc w:val="center"/>
              <w:rPr>
                <w:ins w:id="150" w:author="Alexander Waters" w:date="2022-08-22T13:37:00Z"/>
                <w:rFonts w:ascii="Cambria" w:hAnsi="Cambria"/>
              </w:rPr>
            </w:pPr>
            <w:ins w:id="151" w:author="Alexander Waters" w:date="2022-08-22T13:37:00Z">
              <w:r w:rsidRPr="008C3191">
                <w:rPr>
                  <w:rFonts w:ascii="Cambria" w:hAnsi="Cambria"/>
                </w:rPr>
                <w:t>Quality Engineer</w:t>
              </w:r>
              <w:r>
                <w:rPr>
                  <w:rFonts w:ascii="Cambria" w:hAnsi="Cambria"/>
                </w:rPr>
                <w:t xml:space="preserve">ing </w:t>
              </w:r>
              <w:r w:rsidRPr="008C3191">
                <w:rPr>
                  <w:rFonts w:ascii="Cambria" w:hAnsi="Cambria"/>
                </w:rPr>
                <w:t>Manager or Equivalent</w:t>
              </w:r>
            </w:ins>
          </w:p>
        </w:tc>
        <w:tc>
          <w:tcPr>
            <w:tcW w:w="668" w:type="pct"/>
            <w:vAlign w:val="center"/>
          </w:tcPr>
          <w:p w14:paraId="1ABC5ED8" w14:textId="77777777" w:rsidR="00C6421C" w:rsidRPr="008C3191" w:rsidRDefault="00C6421C" w:rsidP="0037006B">
            <w:pPr>
              <w:jc w:val="center"/>
              <w:rPr>
                <w:ins w:id="152" w:author="Alexander Waters" w:date="2022-08-22T13:37:00Z"/>
                <w:rFonts w:ascii="Cambria" w:hAnsi="Cambria"/>
                <w:b/>
                <w:bCs/>
              </w:rPr>
            </w:pPr>
          </w:p>
        </w:tc>
        <w:tc>
          <w:tcPr>
            <w:tcW w:w="668" w:type="pct"/>
          </w:tcPr>
          <w:p w14:paraId="478F546B" w14:textId="77777777" w:rsidR="00C6421C" w:rsidRPr="008C3191" w:rsidRDefault="00C6421C" w:rsidP="0037006B">
            <w:pPr>
              <w:jc w:val="center"/>
              <w:rPr>
                <w:ins w:id="153" w:author="Alexander Waters" w:date="2022-08-22T13:37:00Z"/>
                <w:rFonts w:ascii="Cambria" w:hAnsi="Cambria"/>
                <w:b/>
                <w:bCs/>
              </w:rPr>
            </w:pPr>
          </w:p>
        </w:tc>
        <w:tc>
          <w:tcPr>
            <w:tcW w:w="668" w:type="pct"/>
            <w:vAlign w:val="center"/>
          </w:tcPr>
          <w:p w14:paraId="60A65F71" w14:textId="77777777" w:rsidR="00C6421C" w:rsidRPr="008C3191" w:rsidRDefault="00C6421C" w:rsidP="0037006B">
            <w:pPr>
              <w:jc w:val="center"/>
              <w:rPr>
                <w:ins w:id="154" w:author="Alexander Waters" w:date="2022-08-22T13:37:00Z"/>
                <w:rFonts w:ascii="Cambria" w:hAnsi="Cambria"/>
                <w:b/>
                <w:bCs/>
              </w:rPr>
            </w:pPr>
            <w:ins w:id="155" w:author="Alexander Waters" w:date="2022-08-22T13:37:00Z">
              <w:r w:rsidRPr="008C3191">
                <w:rPr>
                  <w:rFonts w:ascii="Cambria" w:hAnsi="Cambria"/>
                  <w:b/>
                  <w:bCs/>
                </w:rPr>
                <w:t>X</w:t>
              </w:r>
            </w:ins>
          </w:p>
        </w:tc>
      </w:tr>
      <w:tr w:rsidR="00C6421C" w:rsidRPr="008C3191" w14:paraId="280EB1DE" w14:textId="77777777" w:rsidTr="0037006B">
        <w:trPr>
          <w:trHeight w:val="805"/>
          <w:jc w:val="center"/>
          <w:ins w:id="156" w:author="Alexander Waters" w:date="2022-08-22T13:37:00Z"/>
        </w:trPr>
        <w:tc>
          <w:tcPr>
            <w:tcW w:w="1035" w:type="pct"/>
            <w:vAlign w:val="center"/>
          </w:tcPr>
          <w:p w14:paraId="796B7060" w14:textId="77777777" w:rsidR="00C6421C" w:rsidRPr="008C3191" w:rsidRDefault="00C6421C" w:rsidP="0037006B">
            <w:pPr>
              <w:jc w:val="center"/>
              <w:rPr>
                <w:ins w:id="157" w:author="Alexander Waters" w:date="2022-08-22T13:37:00Z"/>
                <w:rFonts w:ascii="Cambria" w:hAnsi="Cambria"/>
              </w:rPr>
            </w:pPr>
            <w:ins w:id="158" w:author="Alexander Waters" w:date="2022-08-22T13:37:00Z">
              <w:r>
                <w:rPr>
                  <w:rFonts w:ascii="Cambria" w:hAnsi="Cambria"/>
                </w:rPr>
                <w:t>Operations Management</w:t>
              </w:r>
            </w:ins>
          </w:p>
        </w:tc>
        <w:tc>
          <w:tcPr>
            <w:tcW w:w="658" w:type="pct"/>
            <w:vAlign w:val="center"/>
          </w:tcPr>
          <w:p w14:paraId="29C3097D" w14:textId="77777777" w:rsidR="00C6421C" w:rsidRPr="008C3191" w:rsidRDefault="00C6421C" w:rsidP="0037006B">
            <w:pPr>
              <w:jc w:val="center"/>
              <w:rPr>
                <w:ins w:id="159" w:author="Alexander Waters" w:date="2022-08-22T13:37:00Z"/>
                <w:rFonts w:ascii="Cambria" w:hAnsi="Cambria"/>
              </w:rPr>
            </w:pPr>
            <w:ins w:id="160" w:author="Alexander Waters" w:date="2022-08-22T13:37:00Z">
              <w:r>
                <w:rPr>
                  <w:rFonts w:ascii="Cambria" w:hAnsi="Cambria"/>
                </w:rPr>
                <w:t>Stimlabs Personnel</w:t>
              </w:r>
            </w:ins>
          </w:p>
        </w:tc>
        <w:tc>
          <w:tcPr>
            <w:tcW w:w="1303" w:type="pct"/>
            <w:vAlign w:val="center"/>
          </w:tcPr>
          <w:p w14:paraId="3A4FC891" w14:textId="77777777" w:rsidR="00C6421C" w:rsidRPr="008C3191" w:rsidRDefault="00C6421C" w:rsidP="0037006B">
            <w:pPr>
              <w:jc w:val="center"/>
              <w:rPr>
                <w:ins w:id="161" w:author="Alexander Waters" w:date="2022-08-22T13:37:00Z"/>
                <w:rFonts w:ascii="Cambria" w:hAnsi="Cambria"/>
              </w:rPr>
            </w:pPr>
            <w:ins w:id="162" w:author="Alexander Waters" w:date="2022-08-22T13:37:00Z">
              <w:r>
                <w:rPr>
                  <w:rFonts w:ascii="Cambria" w:hAnsi="Cambria"/>
                </w:rPr>
                <w:t>Operations Management or Equivalent</w:t>
              </w:r>
            </w:ins>
          </w:p>
        </w:tc>
        <w:tc>
          <w:tcPr>
            <w:tcW w:w="668" w:type="pct"/>
            <w:vAlign w:val="center"/>
          </w:tcPr>
          <w:p w14:paraId="21CE3972" w14:textId="77777777" w:rsidR="00C6421C" w:rsidRPr="008C3191" w:rsidRDefault="00C6421C" w:rsidP="0037006B">
            <w:pPr>
              <w:jc w:val="center"/>
              <w:rPr>
                <w:ins w:id="163" w:author="Alexander Waters" w:date="2022-08-22T13:37:00Z"/>
                <w:rFonts w:ascii="Cambria" w:hAnsi="Cambria"/>
                <w:b/>
                <w:bCs/>
              </w:rPr>
            </w:pPr>
          </w:p>
        </w:tc>
        <w:tc>
          <w:tcPr>
            <w:tcW w:w="668" w:type="pct"/>
          </w:tcPr>
          <w:p w14:paraId="7F7E8AEC" w14:textId="77777777" w:rsidR="00C6421C" w:rsidRPr="008C3191" w:rsidRDefault="00C6421C" w:rsidP="0037006B">
            <w:pPr>
              <w:jc w:val="center"/>
              <w:rPr>
                <w:ins w:id="164" w:author="Alexander Waters" w:date="2022-08-22T13:37:00Z"/>
                <w:rFonts w:ascii="Cambria" w:hAnsi="Cambria"/>
                <w:b/>
                <w:bCs/>
              </w:rPr>
            </w:pPr>
          </w:p>
        </w:tc>
        <w:tc>
          <w:tcPr>
            <w:tcW w:w="668" w:type="pct"/>
            <w:vAlign w:val="center"/>
          </w:tcPr>
          <w:p w14:paraId="34A48F00" w14:textId="77777777" w:rsidR="00C6421C" w:rsidRPr="008C3191" w:rsidRDefault="00C6421C" w:rsidP="0037006B">
            <w:pPr>
              <w:jc w:val="center"/>
              <w:rPr>
                <w:ins w:id="165" w:author="Alexander Waters" w:date="2022-08-22T13:37:00Z"/>
                <w:rFonts w:ascii="Cambria" w:hAnsi="Cambria"/>
                <w:b/>
                <w:bCs/>
              </w:rPr>
            </w:pPr>
            <w:ins w:id="166" w:author="Alexander Waters" w:date="2022-08-22T13:37:00Z">
              <w:r>
                <w:rPr>
                  <w:rFonts w:ascii="Cambria" w:hAnsi="Cambria"/>
                  <w:b/>
                  <w:bCs/>
                </w:rPr>
                <w:t>X</w:t>
              </w:r>
            </w:ins>
          </w:p>
        </w:tc>
      </w:tr>
    </w:tbl>
    <w:p w14:paraId="56CA5455" w14:textId="77777777" w:rsidR="00C6421C" w:rsidRDefault="00C6421C" w:rsidP="00C6421C">
      <w:pPr>
        <w:ind w:left="2160" w:hanging="936"/>
        <w:rPr>
          <w:ins w:id="167" w:author="Alexander Waters" w:date="2022-08-22T13:37:00Z"/>
          <w:rFonts w:ascii="Cambria" w:hAnsi="Cambria" w:cs="Arial"/>
        </w:rPr>
      </w:pPr>
    </w:p>
    <w:p w14:paraId="2B12340C" w14:textId="77777777" w:rsidR="00C6421C" w:rsidRPr="0037006B" w:rsidRDefault="00C6421C" w:rsidP="00C6421C">
      <w:pPr>
        <w:pStyle w:val="ListParagraph"/>
        <w:numPr>
          <w:ilvl w:val="0"/>
          <w:numId w:val="8"/>
        </w:numPr>
        <w:rPr>
          <w:ins w:id="168" w:author="Alexander Waters" w:date="2022-08-22T13:37:00Z"/>
          <w:rFonts w:ascii="Cambria" w:hAnsi="Cambria" w:cs="Arial"/>
        </w:rPr>
      </w:pPr>
      <w:ins w:id="169" w:author="Alexander Waters" w:date="2022-08-22T13:37:00Z">
        <w:r w:rsidRPr="00AD69F6">
          <w:rPr>
            <w:rFonts w:ascii="Cambria" w:hAnsi="Cambria" w:cs="Arial"/>
            <w:b/>
            <w:u w:val="single"/>
          </w:rPr>
          <w:t>SAFETY CONSIDERATIONS</w:t>
        </w:r>
      </w:ins>
    </w:p>
    <w:p w14:paraId="74636ACD" w14:textId="714C1054" w:rsidR="00C6421C" w:rsidRDefault="00C6421C" w:rsidP="00C6421C">
      <w:pPr>
        <w:pStyle w:val="ListParagraph"/>
        <w:numPr>
          <w:ilvl w:val="1"/>
          <w:numId w:val="8"/>
        </w:numPr>
        <w:rPr>
          <w:ins w:id="170" w:author="Alexander Waters" w:date="2022-08-22T13:39:00Z"/>
          <w:rFonts w:ascii="Cambria" w:eastAsia="Times New Roman" w:hAnsi="Cambria" w:cs="Arial"/>
          <w:bCs/>
        </w:rPr>
      </w:pPr>
      <w:ins w:id="171" w:author="Alexander Waters" w:date="2022-08-22T13:37:00Z">
        <w:r w:rsidRPr="007566EB">
          <w:rPr>
            <w:rFonts w:ascii="Cambria" w:eastAsia="Times New Roman" w:hAnsi="Cambria" w:cs="Arial"/>
            <w:bCs/>
          </w:rPr>
          <w:t xml:space="preserve">Standard </w:t>
        </w:r>
        <w:r>
          <w:rPr>
            <w:rFonts w:ascii="Cambria" w:eastAsia="Times New Roman" w:hAnsi="Cambria" w:cs="Arial"/>
            <w:bCs/>
          </w:rPr>
          <w:t xml:space="preserve">cleanroom and </w:t>
        </w:r>
        <w:r w:rsidRPr="007566EB">
          <w:rPr>
            <w:rFonts w:ascii="Cambria" w:eastAsia="Times New Roman" w:hAnsi="Cambria" w:cs="Arial"/>
            <w:bCs/>
          </w:rPr>
          <w:t>laboratory safety hazards that may be encountered during this validation will be addressed according to</w:t>
        </w:r>
      </w:ins>
      <w:r w:rsidR="00F8213D">
        <w:rPr>
          <w:rFonts w:ascii="Cambria" w:eastAsia="Times New Roman" w:hAnsi="Cambria" w:cs="Arial"/>
          <w:bCs/>
        </w:rPr>
        <w:t xml:space="preserve"> </w:t>
      </w:r>
      <w:r w:rsidR="00026D17">
        <w:rPr>
          <w:rFonts w:ascii="Cambria" w:eastAsia="Times New Roman" w:hAnsi="Cambria" w:cs="Arial"/>
          <w:bCs/>
        </w:rPr>
        <w:t>SOP013-001,</w:t>
      </w:r>
      <w:ins w:id="172" w:author="Alexander Waters" w:date="2022-08-22T13:37:00Z">
        <w:r>
          <w:rPr>
            <w:rFonts w:ascii="Cambria" w:eastAsia="Times New Roman" w:hAnsi="Cambria" w:cs="Arial"/>
            <w:bCs/>
          </w:rPr>
          <w:t xml:space="preserve"> Stimlabs</w:t>
        </w:r>
        <w:r w:rsidRPr="007566EB">
          <w:rPr>
            <w:rFonts w:ascii="Cambria" w:eastAsia="Times New Roman" w:hAnsi="Cambria" w:cs="Arial"/>
            <w:bCs/>
          </w:rPr>
          <w:t xml:space="preserve"> Master Safety Plan</w:t>
        </w:r>
        <w:r>
          <w:rPr>
            <w:rFonts w:ascii="Cambria" w:eastAsia="Times New Roman" w:hAnsi="Cambria" w:cs="Arial"/>
            <w:bCs/>
          </w:rPr>
          <w:t>.</w:t>
        </w:r>
      </w:ins>
    </w:p>
    <w:p w14:paraId="76FA4AA0" w14:textId="017B279D" w:rsidR="00837E3A" w:rsidRDefault="004615FE" w:rsidP="00C6421C">
      <w:pPr>
        <w:pStyle w:val="ListParagraph"/>
        <w:numPr>
          <w:ilvl w:val="1"/>
          <w:numId w:val="8"/>
        </w:numPr>
        <w:rPr>
          <w:ins w:id="173" w:author="Alexander Waters" w:date="2022-08-22T13:51:00Z"/>
          <w:rFonts w:ascii="Cambria" w:eastAsia="Times New Roman" w:hAnsi="Cambria" w:cs="Arial"/>
          <w:bCs/>
        </w:rPr>
      </w:pPr>
      <w:ins w:id="174" w:author="Alexander Waters" w:date="2022-08-22T13:47:00Z">
        <w:r>
          <w:rPr>
            <w:rFonts w:ascii="Cambria" w:eastAsia="Times New Roman" w:hAnsi="Cambria" w:cs="Arial"/>
            <w:bCs/>
          </w:rPr>
          <w:t>100 mm</w:t>
        </w:r>
        <w:r w:rsidR="00D46870">
          <w:rPr>
            <w:rFonts w:ascii="Cambria" w:eastAsia="Times New Roman" w:hAnsi="Cambria" w:cs="Arial"/>
            <w:bCs/>
          </w:rPr>
          <w:t xml:space="preserve"> distance to the walls at the sides and back of the equipment </w:t>
        </w:r>
      </w:ins>
      <w:ins w:id="175" w:author="Alexander Waters" w:date="2022-08-22T13:48:00Z">
        <w:r w:rsidR="00AB6782">
          <w:rPr>
            <w:rFonts w:ascii="Cambria" w:eastAsia="Times New Roman" w:hAnsi="Cambria" w:cs="Arial"/>
            <w:bCs/>
          </w:rPr>
          <w:t xml:space="preserve">must be sustained. The temperature of the air coming out of the exhaust </w:t>
        </w:r>
        <w:r w:rsidR="00FC3117">
          <w:rPr>
            <w:rFonts w:ascii="Cambria" w:eastAsia="Times New Roman" w:hAnsi="Cambria" w:cs="Arial"/>
            <w:bCs/>
          </w:rPr>
          <w:t xml:space="preserve">may be up to 250 degrees Celsius, so the </w:t>
        </w:r>
      </w:ins>
      <w:ins w:id="176" w:author="Alexander Waters" w:date="2022-08-22T13:49:00Z">
        <w:r w:rsidR="00FC3117">
          <w:rPr>
            <w:rFonts w:ascii="Cambria" w:eastAsia="Times New Roman" w:hAnsi="Cambria" w:cs="Arial"/>
            <w:bCs/>
          </w:rPr>
          <w:t xml:space="preserve">walls near the oven must be </w:t>
        </w:r>
      </w:ins>
      <w:ins w:id="177" w:author="Alexander Waters" w:date="2022-08-22T13:50:00Z">
        <w:r w:rsidR="000E33AB">
          <w:rPr>
            <w:rFonts w:ascii="Cambria" w:eastAsia="Times New Roman" w:hAnsi="Cambria" w:cs="Arial"/>
            <w:bCs/>
          </w:rPr>
          <w:t>non-</w:t>
        </w:r>
      </w:ins>
      <w:ins w:id="178" w:author="Alexander Waters" w:date="2022-08-22T13:49:00Z">
        <w:r w:rsidR="00FC3117">
          <w:rPr>
            <w:rFonts w:ascii="Cambria" w:eastAsia="Times New Roman" w:hAnsi="Cambria" w:cs="Arial"/>
            <w:bCs/>
          </w:rPr>
          <w:t>flammable</w:t>
        </w:r>
        <w:r w:rsidR="00AE38F1">
          <w:rPr>
            <w:rFonts w:ascii="Cambria" w:eastAsia="Times New Roman" w:hAnsi="Cambria" w:cs="Arial"/>
            <w:bCs/>
          </w:rPr>
          <w:t xml:space="preserve">. No flammable or </w:t>
        </w:r>
        <w:r w:rsidR="002E2C6D">
          <w:rPr>
            <w:rFonts w:ascii="Cambria" w:eastAsia="Times New Roman" w:hAnsi="Cambria" w:cs="Arial"/>
            <w:bCs/>
          </w:rPr>
          <w:t>volatile/combustible</w:t>
        </w:r>
        <w:r w:rsidR="00AE38F1">
          <w:rPr>
            <w:rFonts w:ascii="Cambria" w:eastAsia="Times New Roman" w:hAnsi="Cambria" w:cs="Arial"/>
            <w:bCs/>
          </w:rPr>
          <w:t xml:space="preserve"> materials may be put into the equipment.</w:t>
        </w:r>
      </w:ins>
    </w:p>
    <w:p w14:paraId="6CAB6DD3" w14:textId="47CA25C2" w:rsidR="00B96AEC" w:rsidRDefault="00B96AEC" w:rsidP="00C6421C">
      <w:pPr>
        <w:pStyle w:val="ListParagraph"/>
        <w:numPr>
          <w:ilvl w:val="1"/>
          <w:numId w:val="8"/>
        </w:numPr>
        <w:rPr>
          <w:ins w:id="179" w:author="Alexander Waters" w:date="2022-08-22T13:52:00Z"/>
          <w:rFonts w:ascii="Cambria" w:eastAsia="Times New Roman" w:hAnsi="Cambria" w:cs="Arial"/>
          <w:bCs/>
        </w:rPr>
      </w:pPr>
      <w:ins w:id="180" w:author="Alexander Waters" w:date="2022-08-22T13:51:00Z">
        <w:r>
          <w:rPr>
            <w:rFonts w:ascii="Cambria" w:eastAsia="Times New Roman" w:hAnsi="Cambria" w:cs="Arial"/>
            <w:bCs/>
          </w:rPr>
          <w:t xml:space="preserve">Goods are </w:t>
        </w:r>
        <w:r w:rsidR="00DE2DD8">
          <w:rPr>
            <w:rFonts w:ascii="Cambria" w:eastAsia="Times New Roman" w:hAnsi="Cambria" w:cs="Arial"/>
            <w:bCs/>
          </w:rPr>
          <w:t xml:space="preserve">only to be put </w:t>
        </w:r>
      </w:ins>
      <w:ins w:id="181" w:author="Alexander Waters" w:date="2022-08-22T13:52:00Z">
        <w:r w:rsidR="00DE2DD8">
          <w:rPr>
            <w:rFonts w:ascii="Cambria" w:eastAsia="Times New Roman" w:hAnsi="Cambria" w:cs="Arial"/>
            <w:bCs/>
          </w:rPr>
          <w:t>on trays in the equipment. Never place goods directly on the bottom of the equipment.</w:t>
        </w:r>
      </w:ins>
    </w:p>
    <w:p w14:paraId="62930C4F" w14:textId="20B0FC40" w:rsidR="00DE2DD8" w:rsidRPr="0037006B" w:rsidRDefault="00DE2DD8" w:rsidP="00C6421C">
      <w:pPr>
        <w:pStyle w:val="ListParagraph"/>
        <w:numPr>
          <w:ilvl w:val="1"/>
          <w:numId w:val="8"/>
        </w:numPr>
        <w:rPr>
          <w:ins w:id="182" w:author="Alexander Waters" w:date="2022-08-22T13:37:00Z"/>
          <w:rFonts w:ascii="Cambria" w:eastAsia="Times New Roman" w:hAnsi="Cambria" w:cs="Arial"/>
          <w:bCs/>
        </w:rPr>
      </w:pPr>
      <w:ins w:id="183" w:author="Alexander Waters" w:date="2022-08-22T13:53:00Z">
        <w:r>
          <w:rPr>
            <w:rFonts w:ascii="Cambria" w:eastAsia="Times New Roman" w:hAnsi="Cambria" w:cs="Arial"/>
            <w:bCs/>
          </w:rPr>
          <w:t xml:space="preserve">Any assembly/disassembly </w:t>
        </w:r>
        <w:r w:rsidR="00983263">
          <w:rPr>
            <w:rFonts w:ascii="Cambria" w:eastAsia="Times New Roman" w:hAnsi="Cambria" w:cs="Arial"/>
            <w:bCs/>
          </w:rPr>
          <w:t xml:space="preserve">may only be done when the equipment is disconnected from </w:t>
        </w:r>
      </w:ins>
      <w:r w:rsidR="003D0F10">
        <w:rPr>
          <w:rFonts w:ascii="Cambria" w:eastAsia="Times New Roman" w:hAnsi="Cambria" w:cs="Arial"/>
          <w:bCs/>
        </w:rPr>
        <w:t xml:space="preserve">the </w:t>
      </w:r>
      <w:ins w:id="184" w:author="Alexander Waters" w:date="2022-08-22T13:53:00Z">
        <w:r w:rsidR="00983263">
          <w:rPr>
            <w:rFonts w:ascii="Cambria" w:eastAsia="Times New Roman" w:hAnsi="Cambria" w:cs="Arial"/>
            <w:bCs/>
          </w:rPr>
          <w:t>mains.</w:t>
        </w:r>
      </w:ins>
    </w:p>
    <w:p w14:paraId="6A867019" w14:textId="5F461BCF" w:rsidR="00CC39B8" w:rsidRPr="00C8477D" w:rsidDel="00C6421C" w:rsidRDefault="00AB623D" w:rsidP="00C8477D">
      <w:pPr>
        <w:pStyle w:val="ListParagraph"/>
        <w:numPr>
          <w:ilvl w:val="0"/>
          <w:numId w:val="8"/>
        </w:numPr>
        <w:rPr>
          <w:del w:id="185" w:author="Alexander Waters" w:date="2022-08-22T13:37:00Z"/>
          <w:rFonts w:ascii="Cambria" w:hAnsi="Cambria" w:cs="Arial"/>
          <w:b/>
          <w:u w:val="single"/>
        </w:rPr>
      </w:pPr>
      <w:del w:id="186" w:author="Alexander Waters" w:date="2022-08-22T13:37:00Z">
        <w:r w:rsidRPr="00C8477D" w:rsidDel="00C6421C">
          <w:rPr>
            <w:rFonts w:ascii="Cambria" w:hAnsi="Cambria" w:cs="Arial"/>
            <w:b/>
            <w:u w:val="single"/>
          </w:rPr>
          <w:delText>REFERENCES</w:delText>
        </w:r>
      </w:del>
    </w:p>
    <w:p w14:paraId="03CA6AD0" w14:textId="3299A13A" w:rsidR="00A30792" w:rsidRPr="00C8477D" w:rsidDel="00C6421C" w:rsidRDefault="00A30792" w:rsidP="00A30792">
      <w:pPr>
        <w:pStyle w:val="ListParagraph"/>
        <w:numPr>
          <w:ilvl w:val="1"/>
          <w:numId w:val="8"/>
        </w:numPr>
        <w:rPr>
          <w:del w:id="187" w:author="Alexander Waters" w:date="2022-08-22T13:37:00Z"/>
          <w:rFonts w:ascii="Cambria" w:hAnsi="Cambria" w:cs="Arial"/>
        </w:rPr>
      </w:pPr>
      <w:del w:id="188" w:author="Alexander Waters" w:date="2022-08-22T13:37:00Z">
        <w:r w:rsidRPr="00C8477D" w:rsidDel="00C6421C">
          <w:rPr>
            <w:rFonts w:ascii="Cambria" w:hAnsi="Cambria" w:cs="Arial"/>
          </w:rPr>
          <w:delText>Food and Drug Administration 21 CFR Part 1271</w:delText>
        </w:r>
      </w:del>
    </w:p>
    <w:p w14:paraId="07705654" w14:textId="0D64F535" w:rsidR="00A30792" w:rsidRPr="00C8477D" w:rsidDel="00C6421C" w:rsidRDefault="00A30792" w:rsidP="00A30792">
      <w:pPr>
        <w:pStyle w:val="ListParagraph"/>
        <w:numPr>
          <w:ilvl w:val="1"/>
          <w:numId w:val="8"/>
        </w:numPr>
        <w:rPr>
          <w:del w:id="189" w:author="Alexander Waters" w:date="2022-08-22T13:37:00Z"/>
          <w:rFonts w:ascii="Cambria" w:hAnsi="Cambria" w:cs="Arial"/>
        </w:rPr>
      </w:pPr>
      <w:del w:id="190" w:author="Alexander Waters" w:date="2022-08-22T13:37:00Z">
        <w:r w:rsidRPr="00C8477D" w:rsidDel="00C6421C">
          <w:rPr>
            <w:rFonts w:ascii="Cambria" w:hAnsi="Cambria" w:cs="Arial"/>
          </w:rPr>
          <w:delText xml:space="preserve">American Association for Tissue Banks </w:delText>
        </w:r>
        <w:r w:rsidRPr="00C8477D" w:rsidDel="00C6421C">
          <w:rPr>
            <w:rFonts w:ascii="Cambria" w:hAnsi="Cambria" w:cs="Arial"/>
            <w:i/>
          </w:rPr>
          <w:delText>Standards for Tissue Banking</w:delText>
        </w:r>
      </w:del>
    </w:p>
    <w:p w14:paraId="5CF3A67F" w14:textId="5C6A6E7B" w:rsidR="00A30792" w:rsidRPr="00C8477D" w:rsidDel="00C6421C" w:rsidRDefault="00A30792" w:rsidP="00C8477D">
      <w:pPr>
        <w:pStyle w:val="ListParagraph"/>
        <w:numPr>
          <w:ilvl w:val="1"/>
          <w:numId w:val="8"/>
        </w:numPr>
        <w:rPr>
          <w:del w:id="191" w:author="Alexander Waters" w:date="2022-08-22T13:37:00Z"/>
          <w:rFonts w:ascii="Cambria" w:hAnsi="Cambria" w:cs="Arial"/>
        </w:rPr>
      </w:pPr>
      <w:del w:id="192" w:author="Alexander Waters" w:date="2022-08-22T13:37:00Z">
        <w:r w:rsidRPr="00C8477D" w:rsidDel="00C6421C">
          <w:rPr>
            <w:rFonts w:ascii="Cambria" w:hAnsi="Cambria" w:cs="Arial"/>
          </w:rPr>
          <w:delText xml:space="preserve">Equipment Manual </w:delText>
        </w:r>
      </w:del>
    </w:p>
    <w:p w14:paraId="0A473500" w14:textId="509DD936" w:rsidR="00A30792" w:rsidRPr="00C8477D" w:rsidDel="00C6421C" w:rsidRDefault="00A30792" w:rsidP="00C8477D">
      <w:pPr>
        <w:pStyle w:val="ListParagraph"/>
        <w:numPr>
          <w:ilvl w:val="1"/>
          <w:numId w:val="8"/>
        </w:numPr>
        <w:rPr>
          <w:del w:id="193" w:author="Alexander Waters" w:date="2022-08-22T13:37:00Z"/>
          <w:rFonts w:ascii="Cambria" w:hAnsi="Cambria" w:cs="Arial"/>
        </w:rPr>
      </w:pPr>
      <w:del w:id="194" w:author="Alexander Waters" w:date="2022-08-22T13:37:00Z">
        <w:r w:rsidRPr="00C8477D" w:rsidDel="00C6421C">
          <w:rPr>
            <w:rFonts w:ascii="Cambria" w:hAnsi="Cambria" w:cs="Arial"/>
          </w:rPr>
          <w:delText xml:space="preserve">FDA Guidance for Industry – Process Validation: General Principles and Practices </w:delText>
        </w:r>
      </w:del>
    </w:p>
    <w:p w14:paraId="68C8F2D3" w14:textId="4A2E41F8" w:rsidR="00A30792" w:rsidRPr="00C8477D" w:rsidDel="00C6421C" w:rsidRDefault="00A30792" w:rsidP="00C8477D">
      <w:pPr>
        <w:pStyle w:val="ListParagraph"/>
        <w:numPr>
          <w:ilvl w:val="1"/>
          <w:numId w:val="8"/>
        </w:numPr>
        <w:rPr>
          <w:del w:id="195" w:author="Alexander Waters" w:date="2022-08-22T13:37:00Z"/>
          <w:rFonts w:ascii="Cambria" w:hAnsi="Cambria" w:cs="Arial"/>
        </w:rPr>
      </w:pPr>
      <w:del w:id="196" w:author="Alexander Waters" w:date="2022-08-22T13:37:00Z">
        <w:r w:rsidRPr="00C8477D" w:rsidDel="00C6421C">
          <w:rPr>
            <w:rFonts w:ascii="Cambria" w:hAnsi="Cambria" w:cs="Arial"/>
          </w:rPr>
          <w:delText>GHTF/SG3/N99-10:2004 Quality Management Systems – Process Validation Guidance</w:delText>
        </w:r>
      </w:del>
    </w:p>
    <w:p w14:paraId="001880D7" w14:textId="4B248D9E" w:rsidR="00A30792" w:rsidRPr="00C8477D" w:rsidDel="00C6421C" w:rsidRDefault="00A30792" w:rsidP="00C8477D">
      <w:pPr>
        <w:pStyle w:val="ListParagraph"/>
        <w:numPr>
          <w:ilvl w:val="1"/>
          <w:numId w:val="8"/>
        </w:numPr>
        <w:rPr>
          <w:del w:id="197" w:author="Alexander Waters" w:date="2022-08-22T13:37:00Z"/>
          <w:rFonts w:ascii="Cambria" w:hAnsi="Cambria" w:cs="Arial"/>
        </w:rPr>
      </w:pPr>
      <w:del w:id="198" w:author="Alexander Waters" w:date="2022-08-22T13:37:00Z">
        <w:r w:rsidRPr="00C8477D" w:rsidDel="00C6421C">
          <w:rPr>
            <w:rFonts w:ascii="Cambria" w:hAnsi="Cambria" w:cs="Arial"/>
          </w:rPr>
          <w:delText>Process Validation Plan (PVP)</w:delText>
        </w:r>
      </w:del>
    </w:p>
    <w:p w14:paraId="42875F7A" w14:textId="137E26D5" w:rsidR="00CC39B8" w:rsidRPr="00C8477D" w:rsidDel="00C6421C" w:rsidRDefault="00AB623D" w:rsidP="00C8477D">
      <w:pPr>
        <w:pStyle w:val="ListParagraph"/>
        <w:numPr>
          <w:ilvl w:val="0"/>
          <w:numId w:val="8"/>
        </w:numPr>
        <w:rPr>
          <w:del w:id="199" w:author="Alexander Waters" w:date="2022-08-22T13:37:00Z"/>
          <w:rFonts w:ascii="Cambria" w:hAnsi="Cambria" w:cs="Arial"/>
          <w:b/>
          <w:u w:val="single"/>
        </w:rPr>
      </w:pPr>
      <w:del w:id="200" w:author="Alexander Waters" w:date="2022-08-22T13:37:00Z">
        <w:r w:rsidRPr="00C8477D" w:rsidDel="00C6421C">
          <w:rPr>
            <w:rFonts w:ascii="Cambria" w:hAnsi="Cambria" w:cs="Arial"/>
            <w:b/>
            <w:u w:val="single"/>
          </w:rPr>
          <w:delText>DEFINITIONS</w:delText>
        </w:r>
      </w:del>
    </w:p>
    <w:p w14:paraId="2D26E4B5" w14:textId="15E07046" w:rsidR="00B23B67" w:rsidRPr="00C8477D" w:rsidDel="00C6421C" w:rsidRDefault="006D0F26" w:rsidP="00C8477D">
      <w:pPr>
        <w:pStyle w:val="ListParagraph"/>
        <w:numPr>
          <w:ilvl w:val="1"/>
          <w:numId w:val="8"/>
        </w:numPr>
        <w:rPr>
          <w:del w:id="201" w:author="Alexander Waters" w:date="2022-08-22T13:37:00Z"/>
          <w:rFonts w:ascii="Cambria" w:hAnsi="Cambria" w:cs="Arial"/>
        </w:rPr>
      </w:pPr>
      <w:del w:id="202" w:author="Alexander Waters" w:date="2022-08-22T13:37:00Z">
        <w:r w:rsidRPr="00C8477D" w:rsidDel="00C6421C">
          <w:rPr>
            <w:rFonts w:ascii="Cambria" w:hAnsi="Cambria" w:cs="Arial"/>
            <w:b/>
          </w:rPr>
          <w:delText>Acceptance Criteria</w:delText>
        </w:r>
        <w:r w:rsidR="00B23B67" w:rsidRPr="00C8477D" w:rsidDel="00C6421C">
          <w:rPr>
            <w:rFonts w:ascii="Cambria" w:hAnsi="Cambria" w:cs="Arial"/>
            <w:b/>
          </w:rPr>
          <w:delText>:</w:delText>
        </w:r>
        <w:r w:rsidRPr="00C8477D" w:rsidDel="00C6421C">
          <w:rPr>
            <w:rFonts w:ascii="Cambria" w:hAnsi="Cambria" w:cs="Arial"/>
          </w:rPr>
          <w:delText xml:space="preserve">  Pre-determined requirements upon which pass/fail decisions are based.  Acceptance criteria are specific and measureable</w:delText>
        </w:r>
        <w:r w:rsidR="00B23B67" w:rsidRPr="00C8477D" w:rsidDel="00C6421C">
          <w:rPr>
            <w:rFonts w:ascii="Cambria" w:hAnsi="Cambria" w:cs="Arial"/>
          </w:rPr>
          <w:delText xml:space="preserve">. </w:delText>
        </w:r>
      </w:del>
    </w:p>
    <w:p w14:paraId="2D5597C5" w14:textId="41C41180" w:rsidR="00FF4455" w:rsidRPr="00C8477D" w:rsidDel="00C6421C" w:rsidRDefault="006D0F26" w:rsidP="00C8477D">
      <w:pPr>
        <w:pStyle w:val="ListParagraph"/>
        <w:numPr>
          <w:ilvl w:val="1"/>
          <w:numId w:val="8"/>
        </w:numPr>
        <w:rPr>
          <w:del w:id="203" w:author="Alexander Waters" w:date="2022-08-22T13:37:00Z"/>
          <w:rFonts w:ascii="Cambria" w:hAnsi="Cambria" w:cs="Arial"/>
        </w:rPr>
      </w:pPr>
      <w:del w:id="204" w:author="Alexander Waters" w:date="2022-08-22T13:37:00Z">
        <w:r w:rsidRPr="00C8477D" w:rsidDel="00C6421C">
          <w:rPr>
            <w:rFonts w:ascii="Cambria" w:hAnsi="Cambria" w:cs="Arial"/>
            <w:b/>
          </w:rPr>
          <w:delText>Critical to Quality</w:delText>
        </w:r>
        <w:r w:rsidR="00FF4455" w:rsidRPr="00C8477D" w:rsidDel="00C6421C">
          <w:rPr>
            <w:rFonts w:ascii="Cambria" w:hAnsi="Cambria" w:cs="Arial"/>
            <w:b/>
          </w:rPr>
          <w:delText xml:space="preserve">:  </w:delText>
        </w:r>
        <w:r w:rsidRPr="00C8477D" w:rsidDel="00C6421C">
          <w:rPr>
            <w:rFonts w:ascii="Cambria" w:hAnsi="Cambria" w:cs="Arial"/>
          </w:rPr>
          <w:delText>Attribute of a part, assembly, sub-assembly, product or process that has direct and significant impact on its actual or perceived quality to the customer or end user</w:delText>
        </w:r>
        <w:r w:rsidR="00FF4455" w:rsidRPr="00C8477D" w:rsidDel="00C6421C">
          <w:rPr>
            <w:rFonts w:ascii="Cambria" w:hAnsi="Cambria" w:cs="Arial"/>
          </w:rPr>
          <w:delText xml:space="preserve">. </w:delText>
        </w:r>
      </w:del>
    </w:p>
    <w:p w14:paraId="24ED5BAB" w14:textId="36EE9DF3" w:rsidR="00FF4455" w:rsidRPr="00C8477D" w:rsidDel="00C6421C" w:rsidRDefault="006D0F26" w:rsidP="00C8477D">
      <w:pPr>
        <w:pStyle w:val="ListParagraph"/>
        <w:numPr>
          <w:ilvl w:val="1"/>
          <w:numId w:val="8"/>
        </w:numPr>
        <w:rPr>
          <w:del w:id="205" w:author="Alexander Waters" w:date="2022-08-22T13:37:00Z"/>
          <w:rFonts w:ascii="Cambria" w:hAnsi="Cambria" w:cs="Arial"/>
        </w:rPr>
      </w:pPr>
      <w:del w:id="206" w:author="Alexander Waters" w:date="2022-08-22T13:37:00Z">
        <w:r w:rsidRPr="00C8477D" w:rsidDel="00C6421C">
          <w:rPr>
            <w:rFonts w:ascii="Cambria" w:hAnsi="Cambria" w:cs="Arial"/>
            <w:b/>
          </w:rPr>
          <w:delText>Deviation</w:delText>
        </w:r>
        <w:r w:rsidR="00FF4455" w:rsidRPr="00C8477D" w:rsidDel="00C6421C">
          <w:rPr>
            <w:rFonts w:ascii="Cambria" w:hAnsi="Cambria" w:cs="Arial"/>
            <w:b/>
          </w:rPr>
          <w:delText xml:space="preserve">:  </w:delText>
        </w:r>
        <w:r w:rsidR="00FF4455" w:rsidRPr="00C8477D" w:rsidDel="00C6421C">
          <w:rPr>
            <w:rFonts w:ascii="Cambria" w:hAnsi="Cambria" w:cs="Arial"/>
          </w:rPr>
          <w:delText xml:space="preserve">The </w:delText>
        </w:r>
        <w:r w:rsidRPr="00C8477D" w:rsidDel="00C6421C">
          <w:rPr>
            <w:rFonts w:ascii="Cambria" w:hAnsi="Cambria" w:cs="Arial"/>
          </w:rPr>
          <w:delText>action of departing from an established method, procedure, or acceptance criteria</w:delText>
        </w:r>
        <w:r w:rsidR="00FF4455" w:rsidRPr="00C8477D" w:rsidDel="00C6421C">
          <w:rPr>
            <w:rFonts w:ascii="Cambria" w:hAnsi="Cambria" w:cs="Arial"/>
          </w:rPr>
          <w:delText>.</w:delText>
        </w:r>
      </w:del>
    </w:p>
    <w:p w14:paraId="59F6E585" w14:textId="2B9D9952" w:rsidR="00FF4455" w:rsidRPr="00C8477D" w:rsidDel="00C6421C" w:rsidRDefault="006D0F26" w:rsidP="00C8477D">
      <w:pPr>
        <w:pStyle w:val="ListParagraph"/>
        <w:numPr>
          <w:ilvl w:val="1"/>
          <w:numId w:val="8"/>
        </w:numPr>
        <w:rPr>
          <w:del w:id="207" w:author="Alexander Waters" w:date="2022-08-22T13:37:00Z"/>
          <w:rFonts w:ascii="Cambria" w:hAnsi="Cambria" w:cs="Arial"/>
        </w:rPr>
      </w:pPr>
      <w:del w:id="208" w:author="Alexander Waters" w:date="2022-08-22T13:37:00Z">
        <w:r w:rsidRPr="00C8477D" w:rsidDel="00C6421C">
          <w:rPr>
            <w:rFonts w:ascii="Cambria" w:hAnsi="Cambria" w:cs="Arial"/>
            <w:b/>
          </w:rPr>
          <w:delText>Installation Qualification (IQ)</w:delText>
        </w:r>
        <w:r w:rsidR="00FF4455" w:rsidRPr="00C8477D" w:rsidDel="00C6421C">
          <w:rPr>
            <w:rFonts w:ascii="Cambria" w:hAnsi="Cambria" w:cs="Arial"/>
            <w:b/>
          </w:rPr>
          <w:delText>:</w:delText>
        </w:r>
        <w:r w:rsidR="00FF4455" w:rsidRPr="00C8477D" w:rsidDel="00C6421C">
          <w:rPr>
            <w:rFonts w:ascii="Cambria" w:hAnsi="Cambria" w:cs="Arial"/>
          </w:rPr>
          <w:delText xml:space="preserve">  </w:delText>
        </w:r>
        <w:r w:rsidRPr="00C8477D" w:rsidDel="00C6421C">
          <w:rPr>
            <w:rFonts w:ascii="Cambria" w:hAnsi="Cambria" w:cs="Arial"/>
          </w:rPr>
          <w:delText xml:space="preserve">Establishing by objective evidence that all key aspects of the process equipment and ancillary system installation adhere to the manufacturer’s approved specification(s). </w:delText>
        </w:r>
      </w:del>
    </w:p>
    <w:p w14:paraId="7F9083DB" w14:textId="38CF25ED" w:rsidR="00367670" w:rsidRPr="00C8477D" w:rsidDel="00C6421C" w:rsidRDefault="006D0F26" w:rsidP="00C8477D">
      <w:pPr>
        <w:pStyle w:val="ListParagraph"/>
        <w:numPr>
          <w:ilvl w:val="1"/>
          <w:numId w:val="8"/>
        </w:numPr>
        <w:rPr>
          <w:del w:id="209" w:author="Alexander Waters" w:date="2022-08-22T13:37:00Z"/>
          <w:rFonts w:ascii="Cambria" w:hAnsi="Cambria" w:cs="Arial"/>
        </w:rPr>
      </w:pPr>
      <w:del w:id="210" w:author="Alexander Waters" w:date="2022-08-22T13:37:00Z">
        <w:r w:rsidRPr="00C8477D" w:rsidDel="00C6421C">
          <w:rPr>
            <w:rFonts w:ascii="Cambria" w:hAnsi="Cambria" w:cs="Arial"/>
            <w:b/>
          </w:rPr>
          <w:delText>Process Validation</w:delText>
        </w:r>
        <w:r w:rsidR="00046D4B" w:rsidRPr="00C8477D" w:rsidDel="00C6421C">
          <w:rPr>
            <w:rFonts w:ascii="Cambria" w:hAnsi="Cambria" w:cs="Arial"/>
            <w:b/>
          </w:rPr>
          <w:delText>:</w:delText>
        </w:r>
        <w:r w:rsidR="00B23B67" w:rsidRPr="00C8477D" w:rsidDel="00C6421C">
          <w:rPr>
            <w:rFonts w:ascii="Cambria" w:hAnsi="Cambria" w:cs="Arial"/>
            <w:b/>
          </w:rPr>
          <w:delText xml:space="preserve">  </w:delText>
        </w:r>
        <w:r w:rsidR="00697F60" w:rsidDel="00C6421C">
          <w:rPr>
            <w:rFonts w:ascii="Cambria" w:hAnsi="Cambria" w:cs="Arial"/>
          </w:rPr>
          <w:delText>Establishing by objective evidence that the output of a process consistently meets predetermined specification.</w:delText>
        </w:r>
      </w:del>
    </w:p>
    <w:p w14:paraId="20911354" w14:textId="1576E40B" w:rsidR="00367670" w:rsidRPr="00C8477D" w:rsidDel="00C6421C" w:rsidRDefault="006D0F26" w:rsidP="00C8477D">
      <w:pPr>
        <w:pStyle w:val="ListParagraph"/>
        <w:numPr>
          <w:ilvl w:val="1"/>
          <w:numId w:val="8"/>
        </w:numPr>
        <w:rPr>
          <w:del w:id="211" w:author="Alexander Waters" w:date="2022-08-22T13:37:00Z"/>
          <w:rFonts w:ascii="Cambria" w:hAnsi="Cambria" w:cs="Arial"/>
        </w:rPr>
      </w:pPr>
      <w:del w:id="212" w:author="Alexander Waters" w:date="2022-08-22T13:37:00Z">
        <w:r w:rsidRPr="00C8477D" w:rsidDel="00C6421C">
          <w:rPr>
            <w:rFonts w:ascii="Cambria" w:hAnsi="Cambria" w:cs="Arial"/>
            <w:b/>
          </w:rPr>
          <w:delText xml:space="preserve">Protocol:  </w:delText>
        </w:r>
        <w:r w:rsidR="00367670" w:rsidRPr="00C8477D" w:rsidDel="00C6421C">
          <w:rPr>
            <w:rFonts w:ascii="Cambria" w:hAnsi="Cambria" w:cs="Arial"/>
          </w:rPr>
          <w:delText xml:space="preserve">A pre-approved and prospective document that states the requirements and procedures for conducting a validation.  </w:delText>
        </w:r>
      </w:del>
    </w:p>
    <w:p w14:paraId="21E82651" w14:textId="501F2FD0" w:rsidR="00367670" w:rsidRPr="00C8477D" w:rsidDel="00C6421C" w:rsidRDefault="00367670" w:rsidP="00C8477D">
      <w:pPr>
        <w:pStyle w:val="ListParagraph"/>
        <w:numPr>
          <w:ilvl w:val="1"/>
          <w:numId w:val="8"/>
        </w:numPr>
        <w:rPr>
          <w:del w:id="213" w:author="Alexander Waters" w:date="2022-08-22T13:37:00Z"/>
          <w:rFonts w:ascii="Cambria" w:hAnsi="Cambria" w:cs="Arial"/>
        </w:rPr>
      </w:pPr>
      <w:del w:id="214" w:author="Alexander Waters" w:date="2022-08-22T13:37:00Z">
        <w:r w:rsidRPr="00C8477D" w:rsidDel="00C6421C">
          <w:rPr>
            <w:rFonts w:ascii="Cambria" w:hAnsi="Cambria" w:cs="Arial"/>
            <w:b/>
          </w:rPr>
          <w:delText>Validation/Study</w:delText>
        </w:r>
        <w:r w:rsidR="006D0F26" w:rsidRPr="00C8477D" w:rsidDel="00C6421C">
          <w:rPr>
            <w:rFonts w:ascii="Cambria" w:hAnsi="Cambria" w:cs="Arial"/>
            <w:b/>
          </w:rPr>
          <w:delText xml:space="preserve"> Leader:</w:delText>
        </w:r>
        <w:r w:rsidRPr="00C8477D" w:rsidDel="00C6421C">
          <w:rPr>
            <w:rFonts w:ascii="Cambria" w:hAnsi="Cambria" w:cs="Arial"/>
            <w:b/>
          </w:rPr>
          <w:delText xml:space="preserve"> </w:delText>
        </w:r>
        <w:r w:rsidRPr="00C8477D" w:rsidDel="00C6421C">
          <w:rPr>
            <w:rFonts w:ascii="Cambria" w:hAnsi="Cambria" w:cs="Arial"/>
          </w:rPr>
          <w:delText xml:space="preserve">The individual who has the responsibility and authority over the operation of the equipment or process being validated. </w:delText>
        </w:r>
      </w:del>
    </w:p>
    <w:p w14:paraId="6353DB01" w14:textId="0C19F1A6" w:rsidR="00367670" w:rsidRPr="00C8477D" w:rsidDel="00C6421C" w:rsidRDefault="006D0F26" w:rsidP="00C8477D">
      <w:pPr>
        <w:pStyle w:val="ListParagraph"/>
        <w:numPr>
          <w:ilvl w:val="1"/>
          <w:numId w:val="8"/>
        </w:numPr>
        <w:rPr>
          <w:del w:id="215" w:author="Alexander Waters" w:date="2022-08-22T13:37:00Z"/>
          <w:rFonts w:ascii="Cambria" w:hAnsi="Cambria" w:cs="Arial"/>
        </w:rPr>
      </w:pPr>
      <w:del w:id="216" w:author="Alexander Waters" w:date="2022-08-22T13:37:00Z">
        <w:r w:rsidRPr="00C8477D" w:rsidDel="00C6421C">
          <w:rPr>
            <w:rFonts w:ascii="Cambria" w:hAnsi="Cambria" w:cs="Arial"/>
            <w:b/>
          </w:rPr>
          <w:delText xml:space="preserve">Verification:  </w:delText>
        </w:r>
        <w:r w:rsidR="00367670" w:rsidRPr="00C8477D" w:rsidDel="00C6421C">
          <w:rPr>
            <w:rFonts w:ascii="Cambria" w:hAnsi="Cambria" w:cs="Arial"/>
          </w:rPr>
          <w:delText>Confirmation by examination with a provision of documented evidence that a specific requirement has been fulfilled.</w:delText>
        </w:r>
      </w:del>
    </w:p>
    <w:p w14:paraId="6EA3045C" w14:textId="051071C0" w:rsidR="0063725C" w:rsidDel="00C6421C" w:rsidRDefault="0063725C">
      <w:pPr>
        <w:rPr>
          <w:del w:id="217" w:author="Alexander Waters" w:date="2022-08-22T13:37:00Z"/>
          <w:rFonts w:ascii="Cambria" w:hAnsi="Cambria" w:cs="Arial"/>
          <w:b/>
          <w:u w:val="single"/>
        </w:rPr>
      </w:pPr>
      <w:del w:id="218" w:author="Alexander Waters" w:date="2022-08-22T13:37:00Z">
        <w:r w:rsidDel="00C6421C">
          <w:rPr>
            <w:rFonts w:ascii="Cambria" w:hAnsi="Cambria" w:cs="Arial"/>
            <w:b/>
            <w:u w:val="single"/>
          </w:rPr>
          <w:br w:type="page"/>
        </w:r>
      </w:del>
    </w:p>
    <w:p w14:paraId="5E66907A" w14:textId="0FBF763C" w:rsidR="00CC39B8" w:rsidRPr="00C8477D" w:rsidDel="00C6421C" w:rsidRDefault="008B1505" w:rsidP="00C8477D">
      <w:pPr>
        <w:pStyle w:val="ListParagraph"/>
        <w:numPr>
          <w:ilvl w:val="0"/>
          <w:numId w:val="8"/>
        </w:numPr>
        <w:rPr>
          <w:del w:id="219" w:author="Alexander Waters" w:date="2022-08-22T13:37:00Z"/>
          <w:rFonts w:ascii="Cambria" w:hAnsi="Cambria" w:cs="Arial"/>
          <w:b/>
          <w:u w:val="single"/>
        </w:rPr>
      </w:pPr>
      <w:del w:id="220" w:author="Alexander Waters" w:date="2022-08-22T13:37:00Z">
        <w:r w:rsidRPr="00C8477D" w:rsidDel="00C6421C">
          <w:rPr>
            <w:rFonts w:ascii="Cambria" w:hAnsi="Cambria" w:cs="Arial"/>
            <w:b/>
            <w:u w:val="single"/>
          </w:rPr>
          <w:delText>RESPONSIBILITIES</w:delText>
        </w:r>
      </w:del>
    </w:p>
    <w:tbl>
      <w:tblPr>
        <w:tblStyle w:val="TableGrid"/>
        <w:tblW w:w="5000" w:type="pct"/>
        <w:tblLook w:val="04A0" w:firstRow="1" w:lastRow="0" w:firstColumn="1" w:lastColumn="0" w:noHBand="0" w:noVBand="1"/>
      </w:tblPr>
      <w:tblGrid>
        <w:gridCol w:w="2610"/>
        <w:gridCol w:w="1348"/>
        <w:gridCol w:w="1348"/>
        <w:gridCol w:w="1348"/>
        <w:gridCol w:w="1348"/>
        <w:gridCol w:w="1348"/>
      </w:tblGrid>
      <w:tr w:rsidR="007E6D96" w:rsidRPr="00367670" w:rsidDel="00C6421C" w14:paraId="35B9E86F" w14:textId="176A1792" w:rsidTr="0015143C">
        <w:trPr>
          <w:del w:id="221" w:author="Alexander Waters" w:date="2022-08-22T13:37:00Z"/>
        </w:trPr>
        <w:tc>
          <w:tcPr>
            <w:tcW w:w="1395" w:type="pct"/>
            <w:vAlign w:val="center"/>
          </w:tcPr>
          <w:p w14:paraId="7C0C6101" w14:textId="6B7F644C" w:rsidR="007E6D96" w:rsidRPr="00367670" w:rsidDel="00C6421C" w:rsidRDefault="007E6D96" w:rsidP="0015143C">
            <w:pPr>
              <w:jc w:val="center"/>
              <w:rPr>
                <w:del w:id="222" w:author="Alexander Waters" w:date="2022-08-22T13:37:00Z"/>
                <w:rFonts w:ascii="Cambria" w:hAnsi="Cambria"/>
                <w:b/>
              </w:rPr>
            </w:pPr>
            <w:del w:id="223" w:author="Alexander Waters" w:date="2022-08-22T13:37:00Z">
              <w:r w:rsidRPr="00367670" w:rsidDel="00C6421C">
                <w:rPr>
                  <w:rFonts w:ascii="Cambria" w:hAnsi="Cambria"/>
                  <w:b/>
                </w:rPr>
                <w:delText>Function</w:delText>
              </w:r>
            </w:del>
          </w:p>
        </w:tc>
        <w:tc>
          <w:tcPr>
            <w:tcW w:w="721" w:type="pct"/>
            <w:vAlign w:val="center"/>
          </w:tcPr>
          <w:p w14:paraId="1EC11034" w14:textId="20826486" w:rsidR="007E6D96" w:rsidDel="00C6421C" w:rsidRDefault="007E6D96" w:rsidP="0015143C">
            <w:pPr>
              <w:jc w:val="center"/>
              <w:rPr>
                <w:del w:id="224" w:author="Alexander Waters" w:date="2022-08-22T13:37:00Z"/>
                <w:rFonts w:ascii="Cambria" w:hAnsi="Cambria"/>
                <w:b/>
              </w:rPr>
            </w:pPr>
            <w:del w:id="225" w:author="Alexander Waters" w:date="2022-08-22T13:37:00Z">
              <w:r w:rsidDel="00C6421C">
                <w:rPr>
                  <w:rFonts w:ascii="Cambria" w:hAnsi="Cambria"/>
                  <w:b/>
                </w:rPr>
                <w:delText>Name</w:delText>
              </w:r>
            </w:del>
          </w:p>
        </w:tc>
        <w:tc>
          <w:tcPr>
            <w:tcW w:w="721" w:type="pct"/>
            <w:vAlign w:val="center"/>
          </w:tcPr>
          <w:p w14:paraId="01F2655E" w14:textId="3AFC8F67" w:rsidR="007E6D96" w:rsidRPr="00367670" w:rsidDel="00C6421C" w:rsidRDefault="007E6D96" w:rsidP="0015143C">
            <w:pPr>
              <w:jc w:val="center"/>
              <w:rPr>
                <w:del w:id="226" w:author="Alexander Waters" w:date="2022-08-22T13:37:00Z"/>
                <w:rFonts w:ascii="Cambria" w:hAnsi="Cambria"/>
                <w:b/>
              </w:rPr>
            </w:pPr>
            <w:del w:id="227" w:author="Alexander Waters" w:date="2022-08-22T13:37:00Z">
              <w:r w:rsidDel="00C6421C">
                <w:rPr>
                  <w:rFonts w:ascii="Cambria" w:hAnsi="Cambria"/>
                  <w:b/>
                </w:rPr>
                <w:delText>Author Protocol</w:delText>
              </w:r>
            </w:del>
          </w:p>
        </w:tc>
        <w:tc>
          <w:tcPr>
            <w:tcW w:w="721" w:type="pct"/>
            <w:vAlign w:val="center"/>
          </w:tcPr>
          <w:p w14:paraId="4B278052" w14:textId="1A5B0C75" w:rsidR="007E6D96" w:rsidRPr="00367670" w:rsidDel="00C6421C" w:rsidRDefault="007E6D96" w:rsidP="0015143C">
            <w:pPr>
              <w:jc w:val="center"/>
              <w:rPr>
                <w:del w:id="228" w:author="Alexander Waters" w:date="2022-08-22T13:37:00Z"/>
                <w:rFonts w:ascii="Cambria" w:hAnsi="Cambria"/>
                <w:b/>
              </w:rPr>
            </w:pPr>
            <w:del w:id="229" w:author="Alexander Waters" w:date="2022-08-22T13:37:00Z">
              <w:r w:rsidRPr="00367670" w:rsidDel="00C6421C">
                <w:rPr>
                  <w:rFonts w:ascii="Cambria" w:hAnsi="Cambria"/>
                  <w:b/>
                </w:rPr>
                <w:delText>Review Protocol</w:delText>
              </w:r>
            </w:del>
          </w:p>
        </w:tc>
        <w:tc>
          <w:tcPr>
            <w:tcW w:w="721" w:type="pct"/>
            <w:vAlign w:val="center"/>
          </w:tcPr>
          <w:p w14:paraId="457293F8" w14:textId="526A45C6" w:rsidR="007E6D96" w:rsidRPr="00367670" w:rsidDel="00C6421C" w:rsidRDefault="007E6D96" w:rsidP="0015143C">
            <w:pPr>
              <w:jc w:val="center"/>
              <w:rPr>
                <w:del w:id="230" w:author="Alexander Waters" w:date="2022-08-22T13:37:00Z"/>
                <w:rFonts w:ascii="Cambria" w:hAnsi="Cambria"/>
                <w:b/>
              </w:rPr>
            </w:pPr>
            <w:del w:id="231" w:author="Alexander Waters" w:date="2022-08-22T13:37:00Z">
              <w:r w:rsidRPr="00367670" w:rsidDel="00C6421C">
                <w:rPr>
                  <w:rFonts w:ascii="Cambria" w:hAnsi="Cambria"/>
                  <w:b/>
                </w:rPr>
                <w:delText>Execute Protocol</w:delText>
              </w:r>
            </w:del>
          </w:p>
        </w:tc>
        <w:tc>
          <w:tcPr>
            <w:tcW w:w="721" w:type="pct"/>
            <w:vAlign w:val="center"/>
          </w:tcPr>
          <w:p w14:paraId="57A37B31" w14:textId="6ED5B412" w:rsidR="007E6D96" w:rsidRPr="00367670" w:rsidDel="00C6421C" w:rsidRDefault="007E6D96" w:rsidP="0015143C">
            <w:pPr>
              <w:jc w:val="center"/>
              <w:rPr>
                <w:del w:id="232" w:author="Alexander Waters" w:date="2022-08-22T13:37:00Z"/>
                <w:rFonts w:ascii="Cambria" w:hAnsi="Cambria"/>
                <w:b/>
              </w:rPr>
            </w:pPr>
            <w:del w:id="233" w:author="Alexander Waters" w:date="2022-08-22T13:37:00Z">
              <w:r w:rsidRPr="00367670" w:rsidDel="00C6421C">
                <w:rPr>
                  <w:rFonts w:ascii="Cambria" w:hAnsi="Cambria"/>
                  <w:b/>
                </w:rPr>
                <w:delText>Execute Testing</w:delText>
              </w:r>
            </w:del>
          </w:p>
        </w:tc>
      </w:tr>
      <w:tr w:rsidR="007E6D96" w:rsidRPr="00367670" w:rsidDel="00C6421C" w14:paraId="57214853" w14:textId="74A8172E" w:rsidTr="0015143C">
        <w:trPr>
          <w:del w:id="234" w:author="Alexander Waters" w:date="2022-08-22T13:37:00Z"/>
        </w:trPr>
        <w:tc>
          <w:tcPr>
            <w:tcW w:w="1395" w:type="pct"/>
          </w:tcPr>
          <w:p w14:paraId="3816B7CD" w14:textId="54726352" w:rsidR="007E6D96" w:rsidRPr="00367670" w:rsidDel="00C6421C" w:rsidRDefault="007E6D96" w:rsidP="007728C8">
            <w:pPr>
              <w:rPr>
                <w:del w:id="235" w:author="Alexander Waters" w:date="2022-08-22T13:37:00Z"/>
                <w:rFonts w:ascii="Cambria" w:hAnsi="Cambria"/>
              </w:rPr>
            </w:pPr>
            <w:del w:id="236" w:author="Alexander Waters" w:date="2022-08-22T13:37:00Z">
              <w:r w:rsidDel="00C6421C">
                <w:rPr>
                  <w:rFonts w:ascii="Cambria" w:hAnsi="Cambria"/>
                </w:rPr>
                <w:delText xml:space="preserve">Validation/Study </w:delText>
              </w:r>
              <w:r w:rsidRPr="00367670" w:rsidDel="00C6421C">
                <w:rPr>
                  <w:rFonts w:ascii="Cambria" w:hAnsi="Cambria"/>
                </w:rPr>
                <w:delText>Leader</w:delText>
              </w:r>
            </w:del>
          </w:p>
        </w:tc>
        <w:tc>
          <w:tcPr>
            <w:tcW w:w="721" w:type="pct"/>
          </w:tcPr>
          <w:p w14:paraId="1C698985" w14:textId="4359335B" w:rsidR="007E6D96" w:rsidRPr="00367670" w:rsidDel="00C6421C" w:rsidRDefault="007E6D96" w:rsidP="007728C8">
            <w:pPr>
              <w:rPr>
                <w:del w:id="237" w:author="Alexander Waters" w:date="2022-08-22T13:37:00Z"/>
                <w:rFonts w:ascii="Cambria" w:hAnsi="Cambria"/>
              </w:rPr>
            </w:pPr>
          </w:p>
        </w:tc>
        <w:tc>
          <w:tcPr>
            <w:tcW w:w="721" w:type="pct"/>
          </w:tcPr>
          <w:p w14:paraId="5A960644" w14:textId="5013F97B" w:rsidR="007E6D96" w:rsidRPr="00367670" w:rsidDel="00C6421C" w:rsidRDefault="007E6D96" w:rsidP="007728C8">
            <w:pPr>
              <w:rPr>
                <w:del w:id="238" w:author="Alexander Waters" w:date="2022-08-22T13:37:00Z"/>
                <w:rFonts w:ascii="Cambria" w:hAnsi="Cambria"/>
              </w:rPr>
            </w:pPr>
          </w:p>
        </w:tc>
        <w:tc>
          <w:tcPr>
            <w:tcW w:w="721" w:type="pct"/>
          </w:tcPr>
          <w:p w14:paraId="487B53E4" w14:textId="2956D234" w:rsidR="007E6D96" w:rsidRPr="00367670" w:rsidDel="00C6421C" w:rsidRDefault="007E6D96" w:rsidP="007728C8">
            <w:pPr>
              <w:rPr>
                <w:del w:id="239" w:author="Alexander Waters" w:date="2022-08-22T13:37:00Z"/>
                <w:rFonts w:ascii="Cambria" w:hAnsi="Cambria"/>
              </w:rPr>
            </w:pPr>
          </w:p>
        </w:tc>
        <w:tc>
          <w:tcPr>
            <w:tcW w:w="721" w:type="pct"/>
          </w:tcPr>
          <w:p w14:paraId="3E4E2EF7" w14:textId="02CAEBA9" w:rsidR="007E6D96" w:rsidRPr="00367670" w:rsidDel="00C6421C" w:rsidRDefault="007E6D96" w:rsidP="007728C8">
            <w:pPr>
              <w:rPr>
                <w:del w:id="240" w:author="Alexander Waters" w:date="2022-08-22T13:37:00Z"/>
                <w:rFonts w:ascii="Cambria" w:hAnsi="Cambria"/>
              </w:rPr>
            </w:pPr>
          </w:p>
        </w:tc>
        <w:tc>
          <w:tcPr>
            <w:tcW w:w="721" w:type="pct"/>
          </w:tcPr>
          <w:p w14:paraId="586C8B1A" w14:textId="3DBF72E9" w:rsidR="007E6D96" w:rsidRPr="00367670" w:rsidDel="00C6421C" w:rsidRDefault="007E6D96" w:rsidP="007728C8">
            <w:pPr>
              <w:rPr>
                <w:del w:id="241" w:author="Alexander Waters" w:date="2022-08-22T13:37:00Z"/>
                <w:rFonts w:ascii="Cambria" w:hAnsi="Cambria"/>
              </w:rPr>
            </w:pPr>
          </w:p>
        </w:tc>
      </w:tr>
      <w:tr w:rsidR="007E6D96" w:rsidRPr="00367670" w:rsidDel="00C6421C" w14:paraId="512ED99B" w14:textId="77EC01C8" w:rsidTr="0015143C">
        <w:trPr>
          <w:del w:id="242" w:author="Alexander Waters" w:date="2022-08-22T13:37:00Z"/>
        </w:trPr>
        <w:tc>
          <w:tcPr>
            <w:tcW w:w="1395" w:type="pct"/>
          </w:tcPr>
          <w:p w14:paraId="4FDDBDFB" w14:textId="3E9E6CAF" w:rsidR="007E6D96" w:rsidRPr="00367670" w:rsidDel="00C6421C" w:rsidRDefault="007E6D96" w:rsidP="007728C8">
            <w:pPr>
              <w:rPr>
                <w:del w:id="243" w:author="Alexander Waters" w:date="2022-08-22T13:37:00Z"/>
                <w:rFonts w:ascii="Cambria" w:hAnsi="Cambria"/>
              </w:rPr>
            </w:pPr>
            <w:del w:id="244" w:author="Alexander Waters" w:date="2022-08-22T13:37:00Z">
              <w:r w:rsidDel="00C6421C">
                <w:rPr>
                  <w:rFonts w:ascii="Cambria" w:hAnsi="Cambria"/>
                </w:rPr>
                <w:delText>MwER/MR/HOQ/TBD</w:delText>
              </w:r>
            </w:del>
          </w:p>
        </w:tc>
        <w:tc>
          <w:tcPr>
            <w:tcW w:w="721" w:type="pct"/>
          </w:tcPr>
          <w:p w14:paraId="55E3E28B" w14:textId="5EBC5136" w:rsidR="007E6D96" w:rsidRPr="00367670" w:rsidDel="00C6421C" w:rsidRDefault="007E6D96" w:rsidP="007728C8">
            <w:pPr>
              <w:rPr>
                <w:del w:id="245" w:author="Alexander Waters" w:date="2022-08-22T13:37:00Z"/>
                <w:rFonts w:ascii="Cambria" w:hAnsi="Cambria"/>
              </w:rPr>
            </w:pPr>
          </w:p>
        </w:tc>
        <w:tc>
          <w:tcPr>
            <w:tcW w:w="721" w:type="pct"/>
          </w:tcPr>
          <w:p w14:paraId="08CE2173" w14:textId="79846413" w:rsidR="007E6D96" w:rsidRPr="00367670" w:rsidDel="00C6421C" w:rsidRDefault="007E6D96" w:rsidP="007728C8">
            <w:pPr>
              <w:rPr>
                <w:del w:id="246" w:author="Alexander Waters" w:date="2022-08-22T13:37:00Z"/>
                <w:rFonts w:ascii="Cambria" w:hAnsi="Cambria"/>
              </w:rPr>
            </w:pPr>
          </w:p>
        </w:tc>
        <w:tc>
          <w:tcPr>
            <w:tcW w:w="721" w:type="pct"/>
          </w:tcPr>
          <w:p w14:paraId="66E5F564" w14:textId="67001679" w:rsidR="007E6D96" w:rsidRPr="00367670" w:rsidDel="00C6421C" w:rsidRDefault="007E6D96" w:rsidP="007728C8">
            <w:pPr>
              <w:rPr>
                <w:del w:id="247" w:author="Alexander Waters" w:date="2022-08-22T13:37:00Z"/>
                <w:rFonts w:ascii="Cambria" w:hAnsi="Cambria"/>
              </w:rPr>
            </w:pPr>
          </w:p>
        </w:tc>
        <w:tc>
          <w:tcPr>
            <w:tcW w:w="721" w:type="pct"/>
          </w:tcPr>
          <w:p w14:paraId="1F03FB82" w14:textId="096B1D9E" w:rsidR="007E6D96" w:rsidRPr="00367670" w:rsidDel="00C6421C" w:rsidRDefault="007E6D96" w:rsidP="007728C8">
            <w:pPr>
              <w:rPr>
                <w:del w:id="248" w:author="Alexander Waters" w:date="2022-08-22T13:37:00Z"/>
                <w:rFonts w:ascii="Cambria" w:hAnsi="Cambria"/>
              </w:rPr>
            </w:pPr>
          </w:p>
        </w:tc>
        <w:tc>
          <w:tcPr>
            <w:tcW w:w="721" w:type="pct"/>
          </w:tcPr>
          <w:p w14:paraId="76D47F91" w14:textId="6D5BDAF6" w:rsidR="007E6D96" w:rsidRPr="00367670" w:rsidDel="00C6421C" w:rsidRDefault="007E6D96" w:rsidP="007728C8">
            <w:pPr>
              <w:rPr>
                <w:del w:id="249" w:author="Alexander Waters" w:date="2022-08-22T13:37:00Z"/>
                <w:rFonts w:ascii="Cambria" w:hAnsi="Cambria"/>
              </w:rPr>
            </w:pPr>
          </w:p>
        </w:tc>
      </w:tr>
      <w:tr w:rsidR="007E6D96" w:rsidRPr="00367670" w:rsidDel="00C6421C" w14:paraId="68C0403A" w14:textId="6F06B042" w:rsidTr="0015143C">
        <w:trPr>
          <w:del w:id="250" w:author="Alexander Waters" w:date="2022-08-22T13:37:00Z"/>
        </w:trPr>
        <w:tc>
          <w:tcPr>
            <w:tcW w:w="1395" w:type="pct"/>
          </w:tcPr>
          <w:p w14:paraId="0D5EF9EF" w14:textId="7B005491" w:rsidR="007E6D96" w:rsidRPr="00367670" w:rsidDel="00C6421C" w:rsidRDefault="007E6D96" w:rsidP="007728C8">
            <w:pPr>
              <w:rPr>
                <w:del w:id="251" w:author="Alexander Waters" w:date="2022-08-22T13:37:00Z"/>
                <w:rFonts w:ascii="Cambria" w:hAnsi="Cambria"/>
              </w:rPr>
            </w:pPr>
            <w:del w:id="252" w:author="Alexander Waters" w:date="2022-08-22T13:37:00Z">
              <w:r w:rsidDel="00C6421C">
                <w:rPr>
                  <w:rFonts w:ascii="Cambria" w:hAnsi="Cambria"/>
                </w:rPr>
                <w:delText>Operations Management</w:delText>
              </w:r>
            </w:del>
          </w:p>
        </w:tc>
        <w:tc>
          <w:tcPr>
            <w:tcW w:w="721" w:type="pct"/>
          </w:tcPr>
          <w:p w14:paraId="408BECF3" w14:textId="56B93DE7" w:rsidR="007E6D96" w:rsidRPr="00367670" w:rsidDel="00C6421C" w:rsidRDefault="007E6D96" w:rsidP="007728C8">
            <w:pPr>
              <w:rPr>
                <w:del w:id="253" w:author="Alexander Waters" w:date="2022-08-22T13:37:00Z"/>
                <w:rFonts w:ascii="Cambria" w:hAnsi="Cambria"/>
              </w:rPr>
            </w:pPr>
          </w:p>
        </w:tc>
        <w:tc>
          <w:tcPr>
            <w:tcW w:w="721" w:type="pct"/>
          </w:tcPr>
          <w:p w14:paraId="0FA70B83" w14:textId="1B88B13E" w:rsidR="007E6D96" w:rsidRPr="00367670" w:rsidDel="00C6421C" w:rsidRDefault="007E6D96" w:rsidP="007728C8">
            <w:pPr>
              <w:rPr>
                <w:del w:id="254" w:author="Alexander Waters" w:date="2022-08-22T13:37:00Z"/>
                <w:rFonts w:ascii="Cambria" w:hAnsi="Cambria"/>
              </w:rPr>
            </w:pPr>
          </w:p>
        </w:tc>
        <w:tc>
          <w:tcPr>
            <w:tcW w:w="721" w:type="pct"/>
          </w:tcPr>
          <w:p w14:paraId="16715139" w14:textId="660467B2" w:rsidR="007E6D96" w:rsidRPr="00367670" w:rsidDel="00C6421C" w:rsidRDefault="007E6D96" w:rsidP="007728C8">
            <w:pPr>
              <w:rPr>
                <w:del w:id="255" w:author="Alexander Waters" w:date="2022-08-22T13:37:00Z"/>
                <w:rFonts w:ascii="Cambria" w:hAnsi="Cambria"/>
              </w:rPr>
            </w:pPr>
          </w:p>
        </w:tc>
        <w:tc>
          <w:tcPr>
            <w:tcW w:w="721" w:type="pct"/>
          </w:tcPr>
          <w:p w14:paraId="1445A6C4" w14:textId="520AFF24" w:rsidR="007E6D96" w:rsidRPr="00367670" w:rsidDel="00C6421C" w:rsidRDefault="007E6D96" w:rsidP="007728C8">
            <w:pPr>
              <w:rPr>
                <w:del w:id="256" w:author="Alexander Waters" w:date="2022-08-22T13:37:00Z"/>
                <w:rFonts w:ascii="Cambria" w:hAnsi="Cambria"/>
              </w:rPr>
            </w:pPr>
          </w:p>
        </w:tc>
        <w:tc>
          <w:tcPr>
            <w:tcW w:w="721" w:type="pct"/>
          </w:tcPr>
          <w:p w14:paraId="4F1B6360" w14:textId="0AEADC00" w:rsidR="007E6D96" w:rsidRPr="00367670" w:rsidDel="00C6421C" w:rsidRDefault="007E6D96" w:rsidP="007728C8">
            <w:pPr>
              <w:rPr>
                <w:del w:id="257" w:author="Alexander Waters" w:date="2022-08-22T13:37:00Z"/>
                <w:rFonts w:ascii="Cambria" w:hAnsi="Cambria"/>
              </w:rPr>
            </w:pPr>
          </w:p>
        </w:tc>
      </w:tr>
      <w:tr w:rsidR="007E6D96" w:rsidRPr="00367670" w:rsidDel="00C6421C" w14:paraId="0D391EEA" w14:textId="1F06D615" w:rsidTr="0015143C">
        <w:trPr>
          <w:del w:id="258" w:author="Alexander Waters" w:date="2022-08-22T13:37:00Z"/>
        </w:trPr>
        <w:tc>
          <w:tcPr>
            <w:tcW w:w="1395" w:type="pct"/>
          </w:tcPr>
          <w:p w14:paraId="326CCF8E" w14:textId="41677D52" w:rsidR="007E6D96" w:rsidRPr="00367670" w:rsidDel="00C6421C" w:rsidRDefault="007E6D96" w:rsidP="007728C8">
            <w:pPr>
              <w:rPr>
                <w:del w:id="259" w:author="Alexander Waters" w:date="2022-08-22T13:37:00Z"/>
                <w:rFonts w:ascii="Cambria" w:hAnsi="Cambria"/>
              </w:rPr>
            </w:pPr>
            <w:del w:id="260" w:author="Alexander Waters" w:date="2022-08-22T13:37:00Z">
              <w:r w:rsidDel="00C6421C">
                <w:rPr>
                  <w:rFonts w:ascii="Cambria" w:hAnsi="Cambria"/>
                </w:rPr>
                <w:delText>Other</w:delText>
              </w:r>
            </w:del>
          </w:p>
        </w:tc>
        <w:tc>
          <w:tcPr>
            <w:tcW w:w="721" w:type="pct"/>
          </w:tcPr>
          <w:p w14:paraId="5CED7C23" w14:textId="3A3F9638" w:rsidR="007E6D96" w:rsidRPr="00367670" w:rsidDel="00C6421C" w:rsidRDefault="007E6D96" w:rsidP="007728C8">
            <w:pPr>
              <w:rPr>
                <w:del w:id="261" w:author="Alexander Waters" w:date="2022-08-22T13:37:00Z"/>
                <w:rFonts w:ascii="Cambria" w:hAnsi="Cambria"/>
              </w:rPr>
            </w:pPr>
          </w:p>
        </w:tc>
        <w:tc>
          <w:tcPr>
            <w:tcW w:w="721" w:type="pct"/>
          </w:tcPr>
          <w:p w14:paraId="1363564D" w14:textId="3472BD9C" w:rsidR="007E6D96" w:rsidRPr="00367670" w:rsidDel="00C6421C" w:rsidRDefault="007E6D96" w:rsidP="007728C8">
            <w:pPr>
              <w:rPr>
                <w:del w:id="262" w:author="Alexander Waters" w:date="2022-08-22T13:37:00Z"/>
                <w:rFonts w:ascii="Cambria" w:hAnsi="Cambria"/>
              </w:rPr>
            </w:pPr>
          </w:p>
        </w:tc>
        <w:tc>
          <w:tcPr>
            <w:tcW w:w="721" w:type="pct"/>
          </w:tcPr>
          <w:p w14:paraId="64F28809" w14:textId="30E0C64A" w:rsidR="007E6D96" w:rsidRPr="00367670" w:rsidDel="00C6421C" w:rsidRDefault="007E6D96" w:rsidP="007728C8">
            <w:pPr>
              <w:rPr>
                <w:del w:id="263" w:author="Alexander Waters" w:date="2022-08-22T13:37:00Z"/>
                <w:rFonts w:ascii="Cambria" w:hAnsi="Cambria"/>
              </w:rPr>
            </w:pPr>
          </w:p>
        </w:tc>
        <w:tc>
          <w:tcPr>
            <w:tcW w:w="721" w:type="pct"/>
          </w:tcPr>
          <w:p w14:paraId="4759A6B9" w14:textId="3A23DCB3" w:rsidR="007E6D96" w:rsidRPr="00367670" w:rsidDel="00C6421C" w:rsidRDefault="007E6D96" w:rsidP="007728C8">
            <w:pPr>
              <w:rPr>
                <w:del w:id="264" w:author="Alexander Waters" w:date="2022-08-22T13:37:00Z"/>
                <w:rFonts w:ascii="Cambria" w:hAnsi="Cambria"/>
              </w:rPr>
            </w:pPr>
          </w:p>
        </w:tc>
        <w:tc>
          <w:tcPr>
            <w:tcW w:w="721" w:type="pct"/>
          </w:tcPr>
          <w:p w14:paraId="555DDECC" w14:textId="0CD69460" w:rsidR="007E6D96" w:rsidRPr="00367670" w:rsidDel="00C6421C" w:rsidRDefault="007E6D96" w:rsidP="007728C8">
            <w:pPr>
              <w:rPr>
                <w:del w:id="265" w:author="Alexander Waters" w:date="2022-08-22T13:37:00Z"/>
                <w:rFonts w:ascii="Cambria" w:hAnsi="Cambria"/>
              </w:rPr>
            </w:pPr>
          </w:p>
        </w:tc>
      </w:tr>
      <w:tr w:rsidR="007E6D96" w:rsidRPr="00367670" w:rsidDel="00C6421C" w14:paraId="7CB28BFE" w14:textId="1C30DC8D" w:rsidTr="0015143C">
        <w:trPr>
          <w:del w:id="266" w:author="Alexander Waters" w:date="2022-08-22T13:37:00Z"/>
        </w:trPr>
        <w:tc>
          <w:tcPr>
            <w:tcW w:w="1395" w:type="pct"/>
          </w:tcPr>
          <w:p w14:paraId="6363B293" w14:textId="5EE2DBC5" w:rsidR="007E6D96" w:rsidRPr="00367670" w:rsidDel="00C6421C" w:rsidRDefault="007E6D96" w:rsidP="007728C8">
            <w:pPr>
              <w:rPr>
                <w:del w:id="267" w:author="Alexander Waters" w:date="2022-08-22T13:37:00Z"/>
                <w:rFonts w:ascii="Cambria" w:hAnsi="Cambria"/>
              </w:rPr>
            </w:pPr>
            <w:del w:id="268" w:author="Alexander Waters" w:date="2022-08-22T13:37:00Z">
              <w:r w:rsidDel="00C6421C">
                <w:rPr>
                  <w:rFonts w:ascii="Cambria" w:hAnsi="Cambria"/>
                </w:rPr>
                <w:delText>Other</w:delText>
              </w:r>
            </w:del>
          </w:p>
        </w:tc>
        <w:tc>
          <w:tcPr>
            <w:tcW w:w="721" w:type="pct"/>
          </w:tcPr>
          <w:p w14:paraId="6F5E2C38" w14:textId="4015F3CD" w:rsidR="007E6D96" w:rsidRPr="00367670" w:rsidDel="00C6421C" w:rsidRDefault="007E6D96" w:rsidP="007728C8">
            <w:pPr>
              <w:rPr>
                <w:del w:id="269" w:author="Alexander Waters" w:date="2022-08-22T13:37:00Z"/>
                <w:rFonts w:ascii="Cambria" w:hAnsi="Cambria"/>
              </w:rPr>
            </w:pPr>
          </w:p>
        </w:tc>
        <w:tc>
          <w:tcPr>
            <w:tcW w:w="721" w:type="pct"/>
          </w:tcPr>
          <w:p w14:paraId="02C69AC1" w14:textId="2536D425" w:rsidR="007E6D96" w:rsidRPr="00367670" w:rsidDel="00C6421C" w:rsidRDefault="007E6D96" w:rsidP="007728C8">
            <w:pPr>
              <w:rPr>
                <w:del w:id="270" w:author="Alexander Waters" w:date="2022-08-22T13:37:00Z"/>
                <w:rFonts w:ascii="Cambria" w:hAnsi="Cambria"/>
              </w:rPr>
            </w:pPr>
          </w:p>
        </w:tc>
        <w:tc>
          <w:tcPr>
            <w:tcW w:w="721" w:type="pct"/>
          </w:tcPr>
          <w:p w14:paraId="182BA06D" w14:textId="43754CA8" w:rsidR="007E6D96" w:rsidRPr="00367670" w:rsidDel="00C6421C" w:rsidRDefault="007E6D96" w:rsidP="007728C8">
            <w:pPr>
              <w:rPr>
                <w:del w:id="271" w:author="Alexander Waters" w:date="2022-08-22T13:37:00Z"/>
                <w:rFonts w:ascii="Cambria" w:hAnsi="Cambria"/>
              </w:rPr>
            </w:pPr>
          </w:p>
        </w:tc>
        <w:tc>
          <w:tcPr>
            <w:tcW w:w="721" w:type="pct"/>
          </w:tcPr>
          <w:p w14:paraId="5CB645EC" w14:textId="060AB23C" w:rsidR="007E6D96" w:rsidRPr="00367670" w:rsidDel="00C6421C" w:rsidRDefault="007E6D96" w:rsidP="007728C8">
            <w:pPr>
              <w:rPr>
                <w:del w:id="272" w:author="Alexander Waters" w:date="2022-08-22T13:37:00Z"/>
                <w:rFonts w:ascii="Cambria" w:hAnsi="Cambria"/>
              </w:rPr>
            </w:pPr>
          </w:p>
        </w:tc>
        <w:tc>
          <w:tcPr>
            <w:tcW w:w="721" w:type="pct"/>
          </w:tcPr>
          <w:p w14:paraId="57A554C9" w14:textId="63645C2B" w:rsidR="007E6D96" w:rsidRPr="00367670" w:rsidDel="00C6421C" w:rsidRDefault="007E6D96" w:rsidP="007728C8">
            <w:pPr>
              <w:rPr>
                <w:del w:id="273" w:author="Alexander Waters" w:date="2022-08-22T13:37:00Z"/>
                <w:rFonts w:ascii="Cambria" w:hAnsi="Cambria"/>
              </w:rPr>
            </w:pPr>
          </w:p>
        </w:tc>
      </w:tr>
      <w:tr w:rsidR="007E6D96" w:rsidRPr="00367670" w:rsidDel="00C6421C" w14:paraId="07EC6CB7" w14:textId="71200B8F" w:rsidTr="0015143C">
        <w:trPr>
          <w:del w:id="274" w:author="Alexander Waters" w:date="2022-08-22T13:37:00Z"/>
        </w:trPr>
        <w:tc>
          <w:tcPr>
            <w:tcW w:w="1395" w:type="pct"/>
          </w:tcPr>
          <w:p w14:paraId="68B17B78" w14:textId="58B77666" w:rsidR="007E6D96" w:rsidRPr="00367670" w:rsidDel="00C6421C" w:rsidRDefault="007E6D96" w:rsidP="007728C8">
            <w:pPr>
              <w:rPr>
                <w:del w:id="275" w:author="Alexander Waters" w:date="2022-08-22T13:37:00Z"/>
                <w:rFonts w:ascii="Cambria" w:hAnsi="Cambria"/>
              </w:rPr>
            </w:pPr>
            <w:del w:id="276" w:author="Alexander Waters" w:date="2022-08-22T13:37:00Z">
              <w:r w:rsidRPr="00367670" w:rsidDel="00C6421C">
                <w:rPr>
                  <w:rFonts w:ascii="Cambria" w:hAnsi="Cambria"/>
                </w:rPr>
                <w:delText>Other</w:delText>
              </w:r>
            </w:del>
          </w:p>
        </w:tc>
        <w:tc>
          <w:tcPr>
            <w:tcW w:w="721" w:type="pct"/>
          </w:tcPr>
          <w:p w14:paraId="6AE96411" w14:textId="11461547" w:rsidR="007E6D96" w:rsidRPr="00367670" w:rsidDel="00C6421C" w:rsidRDefault="007E6D96" w:rsidP="007728C8">
            <w:pPr>
              <w:rPr>
                <w:del w:id="277" w:author="Alexander Waters" w:date="2022-08-22T13:37:00Z"/>
                <w:rFonts w:ascii="Cambria" w:hAnsi="Cambria"/>
              </w:rPr>
            </w:pPr>
          </w:p>
        </w:tc>
        <w:tc>
          <w:tcPr>
            <w:tcW w:w="721" w:type="pct"/>
          </w:tcPr>
          <w:p w14:paraId="7BDA8F85" w14:textId="48AAFFB0" w:rsidR="007E6D96" w:rsidRPr="00367670" w:rsidDel="00C6421C" w:rsidRDefault="007E6D96" w:rsidP="007728C8">
            <w:pPr>
              <w:rPr>
                <w:del w:id="278" w:author="Alexander Waters" w:date="2022-08-22T13:37:00Z"/>
                <w:rFonts w:ascii="Cambria" w:hAnsi="Cambria"/>
              </w:rPr>
            </w:pPr>
          </w:p>
        </w:tc>
        <w:tc>
          <w:tcPr>
            <w:tcW w:w="721" w:type="pct"/>
          </w:tcPr>
          <w:p w14:paraId="0AC0D4DC" w14:textId="631FD3EF" w:rsidR="007E6D96" w:rsidRPr="00367670" w:rsidDel="00C6421C" w:rsidRDefault="007E6D96" w:rsidP="007728C8">
            <w:pPr>
              <w:rPr>
                <w:del w:id="279" w:author="Alexander Waters" w:date="2022-08-22T13:37:00Z"/>
                <w:rFonts w:ascii="Cambria" w:hAnsi="Cambria"/>
              </w:rPr>
            </w:pPr>
          </w:p>
        </w:tc>
        <w:tc>
          <w:tcPr>
            <w:tcW w:w="721" w:type="pct"/>
          </w:tcPr>
          <w:p w14:paraId="22B2B2FF" w14:textId="57125F39" w:rsidR="007E6D96" w:rsidRPr="00367670" w:rsidDel="00C6421C" w:rsidRDefault="007E6D96" w:rsidP="007728C8">
            <w:pPr>
              <w:rPr>
                <w:del w:id="280" w:author="Alexander Waters" w:date="2022-08-22T13:37:00Z"/>
                <w:rFonts w:ascii="Cambria" w:hAnsi="Cambria"/>
              </w:rPr>
            </w:pPr>
          </w:p>
        </w:tc>
        <w:tc>
          <w:tcPr>
            <w:tcW w:w="721" w:type="pct"/>
          </w:tcPr>
          <w:p w14:paraId="3C89A785" w14:textId="76DC0105" w:rsidR="007E6D96" w:rsidRPr="00367670" w:rsidDel="00C6421C" w:rsidRDefault="007E6D96" w:rsidP="007728C8">
            <w:pPr>
              <w:rPr>
                <w:del w:id="281" w:author="Alexander Waters" w:date="2022-08-22T13:37:00Z"/>
                <w:rFonts w:ascii="Cambria" w:hAnsi="Cambria"/>
              </w:rPr>
            </w:pPr>
          </w:p>
        </w:tc>
      </w:tr>
    </w:tbl>
    <w:p w14:paraId="48E3E040" w14:textId="756858C5" w:rsidR="00B17758" w:rsidDel="00C6421C" w:rsidRDefault="00B17758" w:rsidP="00B17758">
      <w:pPr>
        <w:ind w:left="2160" w:hanging="936"/>
        <w:rPr>
          <w:del w:id="282" w:author="Alexander Waters" w:date="2022-08-22T13:37:00Z"/>
          <w:rFonts w:ascii="Cambria" w:hAnsi="Cambria" w:cs="Arial"/>
        </w:rPr>
      </w:pPr>
    </w:p>
    <w:p w14:paraId="5DBB0570" w14:textId="25B3692F" w:rsidR="00CC39B8" w:rsidRPr="00C8477D" w:rsidDel="00C6421C" w:rsidRDefault="00367670" w:rsidP="00C8477D">
      <w:pPr>
        <w:pStyle w:val="ListParagraph"/>
        <w:numPr>
          <w:ilvl w:val="0"/>
          <w:numId w:val="8"/>
        </w:numPr>
        <w:rPr>
          <w:del w:id="283" w:author="Alexander Waters" w:date="2022-08-22T13:37:00Z"/>
          <w:rFonts w:ascii="Cambria" w:hAnsi="Cambria" w:cs="Arial"/>
        </w:rPr>
      </w:pPr>
      <w:del w:id="284" w:author="Alexander Waters" w:date="2022-08-22T13:37:00Z">
        <w:r w:rsidRPr="00C8477D" w:rsidDel="00C6421C">
          <w:rPr>
            <w:rFonts w:ascii="Cambria" w:hAnsi="Cambria" w:cs="Arial"/>
            <w:b/>
            <w:u w:val="single"/>
          </w:rPr>
          <w:delText>SAFETY CONSIDERATIONS</w:delText>
        </w:r>
      </w:del>
    </w:p>
    <w:p w14:paraId="6ACC7253" w14:textId="67C4BD8A" w:rsidR="00CC39B8" w:rsidRPr="00C8477D" w:rsidRDefault="00174CAA" w:rsidP="00C8477D">
      <w:pPr>
        <w:pStyle w:val="ListParagraph"/>
        <w:numPr>
          <w:ilvl w:val="0"/>
          <w:numId w:val="8"/>
        </w:numPr>
        <w:rPr>
          <w:rFonts w:ascii="Cambria" w:hAnsi="Cambria" w:cs="Arial"/>
          <w:b/>
          <w:u w:val="single"/>
        </w:rPr>
      </w:pPr>
      <w:r w:rsidRPr="00C8477D">
        <w:rPr>
          <w:rFonts w:ascii="Cambria" w:hAnsi="Cambria" w:cs="Arial"/>
          <w:b/>
          <w:u w:val="single"/>
        </w:rPr>
        <w:t>EQUIPMENT</w:t>
      </w:r>
    </w:p>
    <w:p w14:paraId="3E6E97EE" w14:textId="233D6EC5" w:rsidR="00A22C70" w:rsidRPr="00C8477D" w:rsidRDefault="00174CAA" w:rsidP="00C8477D">
      <w:pPr>
        <w:pStyle w:val="ListParagraph"/>
        <w:numPr>
          <w:ilvl w:val="1"/>
          <w:numId w:val="8"/>
        </w:numPr>
        <w:rPr>
          <w:rFonts w:ascii="Cambria" w:hAnsi="Cambria" w:cs="Arial"/>
        </w:rPr>
      </w:pPr>
      <w:r w:rsidRPr="00C8477D">
        <w:rPr>
          <w:rFonts w:ascii="Cambria" w:hAnsi="Cambria" w:cs="Arial"/>
        </w:rPr>
        <w:t>Manufacturing Equipment Description</w:t>
      </w:r>
    </w:p>
    <w:p w14:paraId="775963A6" w14:textId="24B3D9DB" w:rsidR="00174CAA" w:rsidRPr="00C8477D" w:rsidRDefault="00174CAA" w:rsidP="00C8477D">
      <w:pPr>
        <w:pStyle w:val="ListParagraph"/>
        <w:numPr>
          <w:ilvl w:val="2"/>
          <w:numId w:val="8"/>
        </w:numPr>
        <w:rPr>
          <w:rFonts w:ascii="Cambria" w:hAnsi="Cambria" w:cs="Arial"/>
        </w:rPr>
      </w:pPr>
      <w:del w:id="285" w:author="Alexander Waters" w:date="2022-08-22T15:27:00Z">
        <w:r w:rsidRPr="00C8477D" w:rsidDel="006A2CC1">
          <w:rPr>
            <w:rFonts w:ascii="Cambria" w:hAnsi="Cambria" w:cs="Arial"/>
          </w:rPr>
          <w:delText>[Vendor Name]</w:delText>
        </w:r>
      </w:del>
      <w:ins w:id="286" w:author="Alexander Waters" w:date="2022-08-22T15:27:00Z">
        <w:r w:rsidR="006A2CC1">
          <w:rPr>
            <w:rFonts w:ascii="Cambria" w:hAnsi="Cambria" w:cs="Arial"/>
          </w:rPr>
          <w:t xml:space="preserve">Manufacturer: </w:t>
        </w:r>
        <w:r w:rsidR="006A2CC1">
          <w:rPr>
            <w:rFonts w:ascii="Cambria" w:hAnsi="Cambria" w:cs="Arial"/>
            <w:bCs/>
          </w:rPr>
          <w:t>BMT Medical Technology s.r.o., or BMT</w:t>
        </w:r>
      </w:ins>
    </w:p>
    <w:p w14:paraId="3B50D2CA" w14:textId="5812459D" w:rsidR="00174CAA" w:rsidDel="006A2CC1" w:rsidRDefault="006A2CC1" w:rsidP="00C8477D">
      <w:pPr>
        <w:pStyle w:val="ListParagraph"/>
        <w:numPr>
          <w:ilvl w:val="2"/>
          <w:numId w:val="8"/>
        </w:numPr>
        <w:rPr>
          <w:del w:id="287" w:author="Alexander Waters" w:date="2022-08-22T15:27:00Z"/>
          <w:rFonts w:ascii="Cambria" w:hAnsi="Cambria" w:cs="Arial"/>
        </w:rPr>
      </w:pPr>
      <w:ins w:id="288" w:author="Alexander Waters" w:date="2022-08-22T15:27:00Z">
        <w:r>
          <w:rPr>
            <w:rFonts w:ascii="Cambria" w:hAnsi="Cambria" w:cs="Arial"/>
          </w:rPr>
          <w:t>Se</w:t>
        </w:r>
      </w:ins>
      <w:ins w:id="289" w:author="Alexander Waters" w:date="2022-08-22T15:28:00Z">
        <w:r>
          <w:rPr>
            <w:rFonts w:ascii="Cambria" w:hAnsi="Cambria" w:cs="Arial"/>
          </w:rPr>
          <w:t xml:space="preserve">rial Number: </w:t>
        </w:r>
      </w:ins>
      <w:r w:rsidR="009C2C81">
        <w:rPr>
          <w:rFonts w:ascii="Cambria" w:hAnsi="Cambria" w:cs="Arial"/>
        </w:rPr>
        <w:t xml:space="preserve">Serial number(s) will be </w:t>
      </w:r>
      <w:r w:rsidR="00145E9F">
        <w:rPr>
          <w:rFonts w:ascii="Cambria" w:hAnsi="Cambria" w:cs="Arial"/>
        </w:rPr>
        <w:t>verified and documented</w:t>
      </w:r>
      <w:r w:rsidR="009C2C81">
        <w:rPr>
          <w:rFonts w:ascii="Cambria" w:hAnsi="Cambria" w:cs="Arial"/>
        </w:rPr>
        <w:t xml:space="preserve"> during execution of this protocol in the </w:t>
      </w:r>
      <w:r w:rsidR="00145E9F">
        <w:rPr>
          <w:rFonts w:ascii="Cambria" w:hAnsi="Cambria" w:cs="Arial"/>
        </w:rPr>
        <w:t>data collection sheets. See the Appendix for data collection sheets.</w:t>
      </w:r>
      <w:del w:id="290" w:author="Alexander Waters" w:date="2022-08-22T15:27:00Z">
        <w:r w:rsidR="00174CAA" w:rsidRPr="00C8477D" w:rsidDel="006A2CC1">
          <w:rPr>
            <w:rFonts w:ascii="Cambria" w:hAnsi="Cambria" w:cs="Arial"/>
          </w:rPr>
          <w:delText>[Serial Number]</w:delText>
        </w:r>
      </w:del>
    </w:p>
    <w:p w14:paraId="32DDEF27" w14:textId="77777777" w:rsidR="006A2CC1" w:rsidRPr="00C8477D" w:rsidRDefault="006A2CC1" w:rsidP="00C8477D">
      <w:pPr>
        <w:pStyle w:val="ListParagraph"/>
        <w:numPr>
          <w:ilvl w:val="2"/>
          <w:numId w:val="8"/>
        </w:numPr>
        <w:rPr>
          <w:ins w:id="291" w:author="Alexander Waters" w:date="2022-08-22T15:28:00Z"/>
          <w:rFonts w:ascii="Cambria" w:hAnsi="Cambria" w:cs="Arial"/>
        </w:rPr>
      </w:pPr>
    </w:p>
    <w:p w14:paraId="69F09A68" w14:textId="68A7DD55" w:rsidR="00174CAA" w:rsidRPr="00C8477D" w:rsidRDefault="009560FB" w:rsidP="00C8477D">
      <w:pPr>
        <w:pStyle w:val="ListParagraph"/>
        <w:numPr>
          <w:ilvl w:val="2"/>
          <w:numId w:val="8"/>
        </w:numPr>
        <w:rPr>
          <w:rFonts w:ascii="Cambria" w:hAnsi="Cambria" w:cs="Arial"/>
        </w:rPr>
      </w:pPr>
      <w:ins w:id="292" w:author="Alexander Waters" w:date="2022-08-22T15:28:00Z">
        <w:r>
          <w:rPr>
            <w:rFonts w:ascii="Cambria" w:hAnsi="Cambria" w:cs="Arial"/>
          </w:rPr>
          <w:t xml:space="preserve">Model: </w:t>
        </w:r>
      </w:ins>
      <w:del w:id="293" w:author="Alexander Waters" w:date="2022-08-22T15:28:00Z">
        <w:r w:rsidR="00174CAA" w:rsidRPr="00C8477D" w:rsidDel="009560FB">
          <w:rPr>
            <w:rFonts w:ascii="Cambria" w:hAnsi="Cambria" w:cs="Arial"/>
          </w:rPr>
          <w:delText>[Model Number]</w:delText>
        </w:r>
      </w:del>
      <w:ins w:id="294" w:author="Alexander Waters" w:date="2022-08-22T15:28:00Z">
        <w:r>
          <w:rPr>
            <w:rFonts w:ascii="Cambria" w:hAnsi="Cambria" w:cs="Arial"/>
          </w:rPr>
          <w:t>INCUCELL 404-ECO Line</w:t>
        </w:r>
      </w:ins>
    </w:p>
    <w:p w14:paraId="5255195D" w14:textId="1A4C8B7F" w:rsidR="00174CAA" w:rsidRPr="00C8477D" w:rsidDel="002075A6" w:rsidRDefault="00174CAA" w:rsidP="00C8477D">
      <w:pPr>
        <w:pStyle w:val="ListParagraph"/>
        <w:numPr>
          <w:ilvl w:val="2"/>
          <w:numId w:val="8"/>
        </w:numPr>
        <w:rPr>
          <w:del w:id="295" w:author="Alexander Waters" w:date="2022-08-22T15:29:00Z"/>
          <w:rFonts w:ascii="Cambria" w:hAnsi="Cambria" w:cs="Arial"/>
        </w:rPr>
      </w:pPr>
      <w:del w:id="296" w:author="Alexander Waters" w:date="2022-08-22T15:29:00Z">
        <w:r w:rsidRPr="00C8477D" w:rsidDel="009560FB">
          <w:rPr>
            <w:rFonts w:ascii="Cambria" w:hAnsi="Cambria" w:cs="Arial"/>
          </w:rPr>
          <w:lastRenderedPageBreak/>
          <w:delText>[Location]</w:delText>
        </w:r>
      </w:del>
    </w:p>
    <w:p w14:paraId="0CE1CFE8" w14:textId="05121926" w:rsidR="00A22C70" w:rsidRDefault="00174CAA" w:rsidP="00C8477D">
      <w:pPr>
        <w:pStyle w:val="ListParagraph"/>
        <w:numPr>
          <w:ilvl w:val="1"/>
          <w:numId w:val="8"/>
        </w:numPr>
        <w:rPr>
          <w:ins w:id="297" w:author="Alexander Waters" w:date="2022-08-22T15:29:00Z"/>
          <w:rFonts w:ascii="Cambria" w:hAnsi="Cambria" w:cs="Arial"/>
        </w:rPr>
      </w:pPr>
      <w:r w:rsidRPr="00C8477D">
        <w:rPr>
          <w:rFonts w:ascii="Cambria" w:hAnsi="Cambria" w:cs="Arial"/>
        </w:rPr>
        <w:t>Manufacturing Equipment Parameters</w:t>
      </w:r>
    </w:p>
    <w:p w14:paraId="225B88AB" w14:textId="08EBAB39" w:rsidR="002075A6" w:rsidRPr="00C8477D" w:rsidRDefault="002075A6">
      <w:pPr>
        <w:pStyle w:val="ListParagraph"/>
        <w:numPr>
          <w:ilvl w:val="2"/>
          <w:numId w:val="8"/>
        </w:numPr>
        <w:rPr>
          <w:rFonts w:ascii="Cambria" w:hAnsi="Cambria" w:cs="Arial"/>
        </w:rPr>
        <w:pPrChange w:id="298" w:author="Alexander Waters" w:date="2022-08-22T15:29:00Z">
          <w:pPr>
            <w:pStyle w:val="ListParagraph"/>
            <w:numPr>
              <w:ilvl w:val="1"/>
              <w:numId w:val="8"/>
            </w:numPr>
            <w:ind w:left="1440" w:hanging="720"/>
          </w:pPr>
        </w:pPrChange>
      </w:pPr>
      <w:ins w:id="299" w:author="Alexander Waters" w:date="2022-08-22T15:29:00Z">
        <w:r>
          <w:rPr>
            <w:rFonts w:ascii="Cambria" w:hAnsi="Cambria" w:cs="Arial"/>
          </w:rPr>
          <w:t xml:space="preserve">Operating </w:t>
        </w:r>
      </w:ins>
      <w:r w:rsidR="00C730C6">
        <w:rPr>
          <w:rFonts w:ascii="Cambria" w:hAnsi="Cambria" w:cs="Arial"/>
        </w:rPr>
        <w:t>Range</w:t>
      </w:r>
      <w:ins w:id="300" w:author="Alexander Waters" w:date="2022-08-22T15:29:00Z">
        <w:r>
          <w:rPr>
            <w:rFonts w:ascii="Cambria" w:hAnsi="Cambria" w:cs="Arial"/>
          </w:rPr>
          <w:t xml:space="preserve">: </w:t>
        </w:r>
      </w:ins>
      <w:r w:rsidR="00C730C6">
        <w:rPr>
          <w:rFonts w:ascii="Cambria" w:hAnsi="Cambria" w:cs="Arial"/>
        </w:rPr>
        <w:t xml:space="preserve">See </w:t>
      </w:r>
      <w:r w:rsidR="005F1F60" w:rsidRPr="0037006B">
        <w:rPr>
          <w:rFonts w:ascii="Cambria" w:hAnsi="Cambria"/>
        </w:rPr>
        <w:t>INCUCELL/INCUCELL V Laboratory Incubators with Natural/Forced Air Convention</w:t>
      </w:r>
      <w:r w:rsidR="005F1F60">
        <w:rPr>
          <w:rFonts w:ascii="Cambria" w:hAnsi="Cambria"/>
        </w:rPr>
        <w:t xml:space="preserve"> </w:t>
      </w:r>
      <w:r w:rsidR="00B97053">
        <w:rPr>
          <w:rFonts w:ascii="Cambria" w:hAnsi="Cambria" w:cs="Arial"/>
        </w:rPr>
        <w:t xml:space="preserve">in the </w:t>
      </w:r>
      <w:r w:rsidR="00A4769A">
        <w:rPr>
          <w:rFonts w:ascii="Cambria" w:hAnsi="Cambria" w:cs="Arial"/>
        </w:rPr>
        <w:t>Appendix for operation temperature range.</w:t>
      </w:r>
    </w:p>
    <w:p w14:paraId="359EF2E7" w14:textId="7E3652C4" w:rsidR="00174CAA" w:rsidRPr="005F1F60" w:rsidDel="002075A6" w:rsidRDefault="00174CAA" w:rsidP="00C8477D">
      <w:pPr>
        <w:pStyle w:val="ListParagraph"/>
        <w:numPr>
          <w:ilvl w:val="2"/>
          <w:numId w:val="8"/>
        </w:numPr>
        <w:rPr>
          <w:del w:id="301" w:author="Alexander Waters" w:date="2022-08-22T15:29:00Z"/>
          <w:rFonts w:ascii="Cambria" w:hAnsi="Cambria" w:cs="Arial"/>
        </w:rPr>
      </w:pPr>
      <w:del w:id="302" w:author="Alexander Waters" w:date="2022-08-22T15:29:00Z">
        <w:r w:rsidRPr="005F1F60" w:rsidDel="002075A6">
          <w:rPr>
            <w:rFonts w:ascii="Cambria" w:hAnsi="Cambria" w:cs="Arial"/>
          </w:rPr>
          <w:delText>[Define critical process parameters]</w:delText>
        </w:r>
      </w:del>
    </w:p>
    <w:p w14:paraId="15A2E205" w14:textId="09B09427" w:rsidR="00174CAA" w:rsidRPr="005F1F60" w:rsidRDefault="00791D32" w:rsidP="00C8477D">
      <w:pPr>
        <w:pStyle w:val="ListParagraph"/>
        <w:numPr>
          <w:ilvl w:val="2"/>
          <w:numId w:val="8"/>
        </w:numPr>
        <w:rPr>
          <w:rFonts w:ascii="Cambria" w:hAnsi="Cambria" w:cs="Arial"/>
        </w:rPr>
      </w:pPr>
      <w:r w:rsidRPr="005F1F60">
        <w:rPr>
          <w:rFonts w:ascii="Cambria" w:hAnsi="Cambria" w:cs="Arial"/>
        </w:rPr>
        <w:t>Equipment Controls: See</w:t>
      </w:r>
      <w:r w:rsidR="008D505A">
        <w:rPr>
          <w:rFonts w:ascii="Cambria" w:hAnsi="Cambria" w:cs="Arial"/>
        </w:rPr>
        <w:t xml:space="preserve"> </w:t>
      </w:r>
      <w:r w:rsidR="008B1245">
        <w:rPr>
          <w:rFonts w:ascii="Cambria" w:hAnsi="Cambria" w:cs="Arial"/>
        </w:rPr>
        <w:t>INCUCELL 404 Operating Instructions</w:t>
      </w:r>
      <w:r w:rsidRPr="005F1F60">
        <w:rPr>
          <w:rFonts w:ascii="Cambria" w:hAnsi="Cambria" w:cs="Arial"/>
        </w:rPr>
        <w:t xml:space="preserve"> in the Appendix for</w:t>
      </w:r>
      <w:r w:rsidR="005F1F60">
        <w:rPr>
          <w:rFonts w:ascii="Cambria" w:hAnsi="Cambria" w:cs="Arial"/>
        </w:rPr>
        <w:t xml:space="preserve"> equipment controls</w:t>
      </w:r>
      <w:r w:rsidR="008B1245">
        <w:rPr>
          <w:rFonts w:ascii="Cambria" w:hAnsi="Cambria" w:cs="Arial"/>
        </w:rPr>
        <w:t xml:space="preserve"> in the </w:t>
      </w:r>
      <w:r w:rsidR="00D01E44">
        <w:rPr>
          <w:rFonts w:ascii="Cambria" w:hAnsi="Cambria" w:cs="Arial"/>
        </w:rPr>
        <w:t>Control Panel section of the Equipment Description</w:t>
      </w:r>
      <w:r w:rsidRPr="005F1F60">
        <w:rPr>
          <w:rFonts w:ascii="Cambria" w:hAnsi="Cambria" w:cs="Arial"/>
        </w:rPr>
        <w:t>.</w:t>
      </w:r>
    </w:p>
    <w:p w14:paraId="18919A08" w14:textId="55A12BC4" w:rsidR="00174CAA" w:rsidRPr="00C8477D" w:rsidRDefault="00B165FD" w:rsidP="00C8477D">
      <w:pPr>
        <w:pStyle w:val="ListParagraph"/>
        <w:numPr>
          <w:ilvl w:val="2"/>
          <w:numId w:val="8"/>
        </w:numPr>
        <w:rPr>
          <w:rFonts w:ascii="Cambria" w:hAnsi="Cambria" w:cs="Arial"/>
        </w:rPr>
      </w:pPr>
      <w:r>
        <w:rPr>
          <w:rFonts w:ascii="Cambria" w:hAnsi="Cambria" w:cs="Arial"/>
        </w:rPr>
        <w:t xml:space="preserve">Connections and Utility Requirements: See </w:t>
      </w:r>
      <w:r w:rsidR="00706B22" w:rsidRPr="0037006B">
        <w:rPr>
          <w:rFonts w:ascii="Cambria" w:hAnsi="Cambria"/>
        </w:rPr>
        <w:t>INCUCELL/INCUCELL V Laboratory Incubators with Natural/Forced Air Convention</w:t>
      </w:r>
      <w:r>
        <w:rPr>
          <w:rFonts w:ascii="Cambria" w:hAnsi="Cambria" w:cs="Arial"/>
        </w:rPr>
        <w:t xml:space="preserve"> in the Appendix for </w:t>
      </w:r>
      <w:r w:rsidR="007A5D10">
        <w:rPr>
          <w:rFonts w:ascii="Cambria" w:hAnsi="Cambria" w:cs="Arial"/>
        </w:rPr>
        <w:t>electrical data</w:t>
      </w:r>
      <w:r>
        <w:rPr>
          <w:rFonts w:ascii="Cambria" w:hAnsi="Cambria" w:cs="Arial"/>
        </w:rPr>
        <w:t>.</w:t>
      </w:r>
    </w:p>
    <w:p w14:paraId="5B3A509C" w14:textId="4145F323" w:rsidR="00CC39B8" w:rsidRDefault="00174CAA" w:rsidP="00C8477D">
      <w:pPr>
        <w:pStyle w:val="ListParagraph"/>
        <w:numPr>
          <w:ilvl w:val="1"/>
          <w:numId w:val="8"/>
        </w:numPr>
        <w:rPr>
          <w:rFonts w:ascii="Cambria" w:hAnsi="Cambria" w:cs="Arial"/>
        </w:rPr>
      </w:pPr>
      <w:r w:rsidRPr="00C8477D">
        <w:rPr>
          <w:rFonts w:ascii="Cambria" w:hAnsi="Cambria" w:cs="Arial"/>
        </w:rPr>
        <w:t>Test Equipment</w:t>
      </w:r>
    </w:p>
    <w:p w14:paraId="6850D577" w14:textId="77777777" w:rsidR="005A35A1" w:rsidRPr="002A7E7D" w:rsidRDefault="005A35A1" w:rsidP="005A35A1">
      <w:pPr>
        <w:pStyle w:val="ListParagraph"/>
        <w:numPr>
          <w:ilvl w:val="2"/>
          <w:numId w:val="8"/>
        </w:numPr>
        <w:rPr>
          <w:ins w:id="303" w:author="Alexander Waters" w:date="2022-08-23T15:56:00Z"/>
          <w:rFonts w:ascii="Cambria" w:hAnsi="Cambria" w:cs="Arial"/>
          <w:bCs/>
          <w:rPrChange w:id="304" w:author="Alexander Waters" w:date="2022-08-23T15:58:00Z">
            <w:rPr>
              <w:ins w:id="305" w:author="Alexander Waters" w:date="2022-08-23T15:56:00Z"/>
              <w:rFonts w:ascii="Cambria" w:hAnsi="Cambria" w:cs="Arial"/>
              <w:b/>
              <w:u w:val="single"/>
            </w:rPr>
          </w:rPrChange>
        </w:rPr>
      </w:pPr>
      <w:r>
        <w:rPr>
          <w:rFonts w:ascii="Cambria" w:hAnsi="Cambria" w:cs="Arial"/>
          <w:bCs/>
        </w:rPr>
        <w:t xml:space="preserve">Calibrated </w:t>
      </w:r>
      <w:ins w:id="306" w:author="Alexander Waters" w:date="2022-08-23T15:55:00Z">
        <w:r w:rsidRPr="002A7E7D">
          <w:rPr>
            <w:rFonts w:ascii="Cambria" w:hAnsi="Cambria" w:cs="Arial"/>
            <w:bCs/>
            <w:rPrChange w:id="307" w:author="Alexander Waters" w:date="2022-08-23T15:58:00Z">
              <w:rPr>
                <w:rFonts w:ascii="Cambria" w:hAnsi="Cambria" w:cs="Arial"/>
                <w:b/>
                <w:u w:val="single"/>
              </w:rPr>
            </w:rPrChange>
          </w:rPr>
          <w:t>Thermometer Hy</w:t>
        </w:r>
      </w:ins>
      <w:ins w:id="308" w:author="Alexander Waters" w:date="2022-08-23T15:56:00Z">
        <w:r w:rsidRPr="002A7E7D">
          <w:rPr>
            <w:rFonts w:ascii="Cambria" w:hAnsi="Cambria" w:cs="Arial"/>
            <w:bCs/>
            <w:rPrChange w:id="309" w:author="Alexander Waters" w:date="2022-08-23T15:58:00Z">
              <w:rPr>
                <w:rFonts w:ascii="Cambria" w:hAnsi="Cambria" w:cs="Arial"/>
                <w:b/>
                <w:u w:val="single"/>
              </w:rPr>
            </w:rPrChange>
          </w:rPr>
          <w:t>grometer (Data Logger, Chart Recorder, CMS, etc.)</w:t>
        </w:r>
      </w:ins>
    </w:p>
    <w:p w14:paraId="001A152B" w14:textId="5AE2A3FA" w:rsidR="005A35A1" w:rsidRPr="002A7E7D" w:rsidRDefault="00E92A07" w:rsidP="005A35A1">
      <w:pPr>
        <w:pStyle w:val="ListParagraph"/>
        <w:numPr>
          <w:ilvl w:val="3"/>
          <w:numId w:val="8"/>
        </w:numPr>
        <w:rPr>
          <w:ins w:id="310" w:author="Alexander Waters" w:date="2022-08-23T15:57:00Z"/>
          <w:rFonts w:ascii="Cambria" w:hAnsi="Cambria" w:cs="Arial"/>
          <w:bCs/>
          <w:rPrChange w:id="311" w:author="Alexander Waters" w:date="2022-08-23T15:58:00Z">
            <w:rPr>
              <w:ins w:id="312" w:author="Alexander Waters" w:date="2022-08-23T15:57:00Z"/>
              <w:rFonts w:ascii="Cambria" w:hAnsi="Cambria" w:cs="Arial"/>
              <w:b/>
              <w:u w:val="single"/>
            </w:rPr>
          </w:rPrChange>
        </w:rPr>
      </w:pPr>
      <w:r>
        <w:rPr>
          <w:rFonts w:ascii="Cambria" w:hAnsi="Cambria" w:cs="Arial"/>
          <w:bCs/>
        </w:rPr>
        <w:t>One (</w:t>
      </w:r>
      <w:ins w:id="313" w:author="Alexander Waters" w:date="2022-08-23T15:57:00Z">
        <w:r w:rsidR="005A35A1" w:rsidRPr="002A7E7D">
          <w:rPr>
            <w:rFonts w:ascii="Cambria" w:hAnsi="Cambria" w:cs="Arial"/>
            <w:bCs/>
            <w:rPrChange w:id="314" w:author="Alexander Waters" w:date="2022-08-23T15:58:00Z">
              <w:rPr>
                <w:rFonts w:ascii="Cambria" w:hAnsi="Cambria" w:cs="Arial"/>
                <w:b/>
                <w:u w:val="single"/>
              </w:rPr>
            </w:rPrChange>
          </w:rPr>
          <w:t>1</w:t>
        </w:r>
      </w:ins>
      <w:r>
        <w:rPr>
          <w:rFonts w:ascii="Cambria" w:hAnsi="Cambria" w:cs="Arial"/>
          <w:bCs/>
        </w:rPr>
        <w:t>) calibrated</w:t>
      </w:r>
      <w:r w:rsidR="005A35A1">
        <w:rPr>
          <w:rFonts w:ascii="Cambria" w:hAnsi="Cambria" w:cs="Arial"/>
          <w:bCs/>
        </w:rPr>
        <w:t xml:space="preserve"> data logger, chart recorder, or CMS</w:t>
      </w:r>
      <w:r w:rsidR="00273A05">
        <w:rPr>
          <w:rFonts w:ascii="Cambria" w:hAnsi="Cambria" w:cs="Arial"/>
          <w:bCs/>
        </w:rPr>
        <w:t xml:space="preserve"> will be utilized to verify </w:t>
      </w:r>
      <w:r>
        <w:rPr>
          <w:rFonts w:ascii="Cambria" w:hAnsi="Cambria" w:cs="Arial"/>
          <w:bCs/>
        </w:rPr>
        <w:t>the e</w:t>
      </w:r>
      <w:ins w:id="315" w:author="Alexander Waters" w:date="2022-08-23T15:57:00Z">
        <w:r w:rsidR="005A35A1" w:rsidRPr="002A7E7D">
          <w:rPr>
            <w:rFonts w:ascii="Cambria" w:hAnsi="Cambria" w:cs="Arial"/>
            <w:bCs/>
            <w:rPrChange w:id="316" w:author="Alexander Waters" w:date="2022-08-23T15:58:00Z">
              <w:rPr>
                <w:rFonts w:ascii="Cambria" w:hAnsi="Cambria" w:cs="Arial"/>
                <w:b/>
                <w:u w:val="single"/>
              </w:rPr>
            </w:rPrChange>
          </w:rPr>
          <w:t>quipment Environmental Requirements</w:t>
        </w:r>
      </w:ins>
      <w:r>
        <w:rPr>
          <w:rFonts w:ascii="Cambria" w:hAnsi="Cambria" w:cs="Arial"/>
          <w:bCs/>
        </w:rPr>
        <w:t>.</w:t>
      </w:r>
    </w:p>
    <w:p w14:paraId="03AACB6C" w14:textId="0A66273D" w:rsidR="005A35A1" w:rsidRPr="002A7E7D" w:rsidRDefault="00E92A07">
      <w:pPr>
        <w:pStyle w:val="ListParagraph"/>
        <w:numPr>
          <w:ilvl w:val="3"/>
          <w:numId w:val="8"/>
        </w:numPr>
        <w:rPr>
          <w:ins w:id="317" w:author="Alexander Waters" w:date="2022-08-23T15:56:00Z"/>
          <w:rFonts w:ascii="Cambria" w:hAnsi="Cambria" w:cs="Arial"/>
          <w:bCs/>
          <w:rPrChange w:id="318" w:author="Alexander Waters" w:date="2022-08-23T15:58:00Z">
            <w:rPr>
              <w:ins w:id="319" w:author="Alexander Waters" w:date="2022-08-23T15:56:00Z"/>
              <w:rFonts w:ascii="Cambria" w:hAnsi="Cambria" w:cs="Arial"/>
              <w:b/>
              <w:u w:val="single"/>
            </w:rPr>
          </w:rPrChange>
        </w:rPr>
        <w:pPrChange w:id="320" w:author="Alexander Waters" w:date="2022-08-23T15:56:00Z">
          <w:pPr>
            <w:pStyle w:val="ListParagraph"/>
            <w:numPr>
              <w:ilvl w:val="1"/>
              <w:numId w:val="8"/>
            </w:numPr>
            <w:ind w:left="1440" w:hanging="720"/>
          </w:pPr>
        </w:pPrChange>
      </w:pPr>
      <w:r>
        <w:rPr>
          <w:rFonts w:ascii="Cambria" w:hAnsi="Cambria" w:cs="Arial"/>
          <w:bCs/>
        </w:rPr>
        <w:t>Three (</w:t>
      </w:r>
      <w:ins w:id="321" w:author="Alexander Waters" w:date="2022-08-23T15:57:00Z">
        <w:r w:rsidR="005A35A1" w:rsidRPr="002A7E7D">
          <w:rPr>
            <w:rFonts w:ascii="Cambria" w:hAnsi="Cambria" w:cs="Arial"/>
            <w:bCs/>
            <w:rPrChange w:id="322" w:author="Alexander Waters" w:date="2022-08-23T15:58:00Z">
              <w:rPr>
                <w:rFonts w:ascii="Cambria" w:hAnsi="Cambria" w:cs="Arial"/>
                <w:b/>
                <w:u w:val="single"/>
              </w:rPr>
            </w:rPrChange>
          </w:rPr>
          <w:t>3</w:t>
        </w:r>
      </w:ins>
      <w:r>
        <w:rPr>
          <w:rFonts w:ascii="Cambria" w:hAnsi="Cambria" w:cs="Arial"/>
          <w:bCs/>
        </w:rPr>
        <w:t>)</w:t>
      </w:r>
      <w:ins w:id="323" w:author="Alexander Waters" w:date="2022-08-23T15:58:00Z">
        <w:r w:rsidR="005A35A1" w:rsidRPr="002A7E7D">
          <w:rPr>
            <w:rFonts w:ascii="Cambria" w:hAnsi="Cambria" w:cs="Arial"/>
            <w:bCs/>
            <w:rPrChange w:id="324" w:author="Alexander Waters" w:date="2022-08-23T15:58:00Z">
              <w:rPr>
                <w:rFonts w:ascii="Cambria" w:hAnsi="Cambria" w:cs="Arial"/>
                <w:b/>
                <w:u w:val="single"/>
              </w:rPr>
            </w:rPrChange>
          </w:rPr>
          <w:t xml:space="preserve"> </w:t>
        </w:r>
      </w:ins>
      <w:r>
        <w:rPr>
          <w:rFonts w:ascii="Cambria" w:hAnsi="Cambria" w:cs="Arial"/>
          <w:bCs/>
        </w:rPr>
        <w:t xml:space="preserve">calibrated </w:t>
      </w:r>
      <w:ins w:id="325" w:author="Alexander Waters" w:date="2022-08-23T15:58:00Z">
        <w:r w:rsidR="005A35A1" w:rsidRPr="002A7E7D">
          <w:rPr>
            <w:rFonts w:ascii="Cambria" w:hAnsi="Cambria" w:cs="Arial"/>
            <w:bCs/>
            <w:rPrChange w:id="326" w:author="Alexander Waters" w:date="2022-08-23T15:58:00Z">
              <w:rPr>
                <w:rFonts w:ascii="Cambria" w:hAnsi="Cambria" w:cs="Arial"/>
                <w:b/>
                <w:u w:val="single"/>
              </w:rPr>
            </w:rPrChange>
          </w:rPr>
          <w:t>data loggers</w:t>
        </w:r>
      </w:ins>
      <w:ins w:id="327" w:author="Alexander Waters" w:date="2022-08-23T15:57:00Z">
        <w:r w:rsidR="005A35A1" w:rsidRPr="002A7E7D">
          <w:rPr>
            <w:rFonts w:ascii="Cambria" w:hAnsi="Cambria" w:cs="Arial"/>
            <w:bCs/>
            <w:rPrChange w:id="328" w:author="Alexander Waters" w:date="2022-08-23T15:58:00Z">
              <w:rPr>
                <w:rFonts w:ascii="Cambria" w:hAnsi="Cambria" w:cs="Arial"/>
                <w:b/>
                <w:u w:val="single"/>
              </w:rPr>
            </w:rPrChange>
          </w:rPr>
          <w:t xml:space="preserve"> </w:t>
        </w:r>
      </w:ins>
      <w:r>
        <w:rPr>
          <w:rFonts w:ascii="Cambria" w:hAnsi="Cambria" w:cs="Arial"/>
          <w:bCs/>
        </w:rPr>
        <w:t xml:space="preserve">will be utilized to verify </w:t>
      </w:r>
      <w:r w:rsidR="00435B3B">
        <w:rPr>
          <w:rFonts w:ascii="Cambria" w:hAnsi="Cambria" w:cs="Arial"/>
          <w:bCs/>
        </w:rPr>
        <w:t xml:space="preserve">the equipment </w:t>
      </w:r>
      <w:ins w:id="329" w:author="Alexander Waters" w:date="2022-08-23T15:57:00Z">
        <w:r w:rsidR="005A35A1" w:rsidRPr="002A7E7D">
          <w:rPr>
            <w:rFonts w:ascii="Cambria" w:hAnsi="Cambria" w:cs="Arial"/>
            <w:bCs/>
            <w:rPrChange w:id="330" w:author="Alexander Waters" w:date="2022-08-23T15:58:00Z">
              <w:rPr>
                <w:rFonts w:ascii="Cambria" w:hAnsi="Cambria" w:cs="Arial"/>
                <w:b/>
                <w:u w:val="single"/>
              </w:rPr>
            </w:rPrChange>
          </w:rPr>
          <w:t>Operational Requirements</w:t>
        </w:r>
      </w:ins>
      <w:r w:rsidR="00435B3B">
        <w:rPr>
          <w:rFonts w:ascii="Cambria" w:hAnsi="Cambria" w:cs="Arial"/>
          <w:bCs/>
        </w:rPr>
        <w:t>.</w:t>
      </w:r>
    </w:p>
    <w:p w14:paraId="4A4A9593" w14:textId="6E44598B" w:rsidR="005A35A1" w:rsidRDefault="004F649C" w:rsidP="005A35A1">
      <w:pPr>
        <w:pStyle w:val="ListParagraph"/>
        <w:numPr>
          <w:ilvl w:val="2"/>
          <w:numId w:val="8"/>
        </w:numPr>
        <w:rPr>
          <w:ins w:id="331" w:author="Alexander Waters" w:date="2022-08-23T15:58:00Z"/>
          <w:rFonts w:ascii="Cambria" w:hAnsi="Cambria" w:cs="Arial"/>
          <w:bCs/>
        </w:rPr>
      </w:pPr>
      <w:r>
        <w:rPr>
          <w:rFonts w:ascii="Cambria" w:hAnsi="Cambria" w:cs="Arial"/>
          <w:bCs/>
        </w:rPr>
        <w:t>A c</w:t>
      </w:r>
      <w:r w:rsidR="005A35A1">
        <w:rPr>
          <w:rFonts w:ascii="Cambria" w:hAnsi="Cambria" w:cs="Arial"/>
          <w:bCs/>
        </w:rPr>
        <w:t xml:space="preserve">alibrated </w:t>
      </w:r>
      <w:r>
        <w:rPr>
          <w:rFonts w:ascii="Cambria" w:hAnsi="Cambria" w:cs="Arial"/>
          <w:bCs/>
        </w:rPr>
        <w:t>d</w:t>
      </w:r>
      <w:ins w:id="332" w:author="Alexander Waters" w:date="2022-08-23T15:56:00Z">
        <w:r w:rsidR="005A35A1" w:rsidRPr="002A7E7D">
          <w:rPr>
            <w:rFonts w:ascii="Cambria" w:hAnsi="Cambria" w:cs="Arial"/>
            <w:bCs/>
            <w:rPrChange w:id="333" w:author="Alexander Waters" w:date="2022-08-23T15:58:00Z">
              <w:rPr>
                <w:rFonts w:ascii="Cambria" w:hAnsi="Cambria" w:cs="Arial"/>
                <w:b/>
                <w:u w:val="single"/>
              </w:rPr>
            </w:rPrChange>
          </w:rPr>
          <w:t xml:space="preserve">igital </w:t>
        </w:r>
      </w:ins>
      <w:r>
        <w:rPr>
          <w:rFonts w:ascii="Cambria" w:hAnsi="Cambria" w:cs="Arial"/>
          <w:bCs/>
        </w:rPr>
        <w:t>m</w:t>
      </w:r>
      <w:ins w:id="334" w:author="Alexander Waters" w:date="2022-08-23T15:56:00Z">
        <w:r w:rsidR="005A35A1" w:rsidRPr="002A7E7D">
          <w:rPr>
            <w:rFonts w:ascii="Cambria" w:hAnsi="Cambria" w:cs="Arial"/>
            <w:bCs/>
            <w:rPrChange w:id="335" w:author="Alexander Waters" w:date="2022-08-23T15:58:00Z">
              <w:rPr>
                <w:rFonts w:ascii="Cambria" w:hAnsi="Cambria" w:cs="Arial"/>
                <w:b/>
                <w:u w:val="single"/>
              </w:rPr>
            </w:rPrChange>
          </w:rPr>
          <w:t>ultimeter</w:t>
        </w:r>
      </w:ins>
      <w:r>
        <w:rPr>
          <w:rFonts w:ascii="Cambria" w:hAnsi="Cambria" w:cs="Arial"/>
          <w:bCs/>
        </w:rPr>
        <w:t xml:space="preserve"> will be utilized to verify the </w:t>
      </w:r>
      <w:r w:rsidR="00C83D7D">
        <w:rPr>
          <w:rFonts w:ascii="Cambria" w:hAnsi="Cambria" w:cs="Arial"/>
          <w:bCs/>
        </w:rPr>
        <w:t>mains connection for the equipment.</w:t>
      </w:r>
    </w:p>
    <w:p w14:paraId="338D4C60" w14:textId="1BC6E2E8" w:rsidR="005A35A1" w:rsidRPr="005A35A1" w:rsidRDefault="00C83D7D" w:rsidP="005A35A1">
      <w:pPr>
        <w:pStyle w:val="ListParagraph"/>
        <w:numPr>
          <w:ilvl w:val="2"/>
          <w:numId w:val="8"/>
        </w:numPr>
        <w:rPr>
          <w:rFonts w:ascii="Cambria" w:hAnsi="Cambria" w:cs="Arial"/>
          <w:bCs/>
        </w:rPr>
      </w:pPr>
      <w:r>
        <w:rPr>
          <w:rFonts w:ascii="Cambria" w:hAnsi="Cambria" w:cs="Arial"/>
          <w:bCs/>
        </w:rPr>
        <w:t>A t</w:t>
      </w:r>
      <w:ins w:id="336" w:author="Alexander Waters" w:date="2022-08-23T15:59:00Z">
        <w:r w:rsidR="005A35A1">
          <w:rPr>
            <w:rFonts w:ascii="Cambria" w:hAnsi="Cambria" w:cs="Arial"/>
            <w:bCs/>
          </w:rPr>
          <w:t>ape meter</w:t>
        </w:r>
      </w:ins>
      <w:r w:rsidR="005A35A1">
        <w:rPr>
          <w:rFonts w:ascii="Cambria" w:hAnsi="Cambria" w:cs="Arial"/>
          <w:bCs/>
        </w:rPr>
        <w:t xml:space="preserve"> (calibration not necessary)</w:t>
      </w:r>
      <w:r>
        <w:rPr>
          <w:rFonts w:ascii="Cambria" w:hAnsi="Cambria" w:cs="Arial"/>
          <w:bCs/>
        </w:rPr>
        <w:t xml:space="preserve"> will be utilized to verify the external dimensions of the equipment.</w:t>
      </w:r>
    </w:p>
    <w:p w14:paraId="617851A1" w14:textId="629BDBE2" w:rsidR="006D7D80" w:rsidRPr="00206A93" w:rsidRDefault="00367670" w:rsidP="00C8477D">
      <w:pPr>
        <w:pStyle w:val="ListParagraph"/>
        <w:numPr>
          <w:ilvl w:val="0"/>
          <w:numId w:val="8"/>
        </w:numPr>
        <w:rPr>
          <w:rFonts w:ascii="Cambria" w:hAnsi="Cambria" w:cs="Arial"/>
        </w:rPr>
      </w:pPr>
      <w:r w:rsidRPr="00C8477D">
        <w:rPr>
          <w:rFonts w:ascii="Cambria" w:hAnsi="Cambria" w:cs="Arial"/>
          <w:b/>
          <w:u w:val="single"/>
        </w:rPr>
        <w:t>MATERIALS</w:t>
      </w:r>
    </w:p>
    <w:p w14:paraId="104F51A9" w14:textId="5AEB176D" w:rsidR="00206A93" w:rsidRPr="00420A11" w:rsidRDefault="00206A93" w:rsidP="00206A93">
      <w:pPr>
        <w:pStyle w:val="ListParagraph"/>
        <w:numPr>
          <w:ilvl w:val="1"/>
          <w:numId w:val="8"/>
        </w:numPr>
        <w:rPr>
          <w:rFonts w:ascii="Cambria" w:hAnsi="Cambria" w:cs="Arial"/>
          <w:bCs/>
        </w:rPr>
      </w:pPr>
      <w:r w:rsidRPr="00420A11">
        <w:rPr>
          <w:rFonts w:ascii="Cambria" w:hAnsi="Cambria" w:cs="Arial"/>
          <w:bCs/>
        </w:rPr>
        <w:t>Calibrated thermometer hygrometer</w:t>
      </w:r>
      <w:r w:rsidR="00420A11" w:rsidRPr="00420A11">
        <w:rPr>
          <w:rFonts w:ascii="Cambria" w:hAnsi="Cambria" w:cs="Arial"/>
          <w:bCs/>
        </w:rPr>
        <w:t>(s)</w:t>
      </w:r>
    </w:p>
    <w:p w14:paraId="02440F57" w14:textId="0EF31488" w:rsidR="00420A11" w:rsidRDefault="00420A11" w:rsidP="00206A93">
      <w:pPr>
        <w:pStyle w:val="ListParagraph"/>
        <w:numPr>
          <w:ilvl w:val="1"/>
          <w:numId w:val="8"/>
        </w:numPr>
        <w:rPr>
          <w:rFonts w:ascii="Cambria" w:hAnsi="Cambria" w:cs="Arial"/>
        </w:rPr>
      </w:pPr>
      <w:r>
        <w:rPr>
          <w:rFonts w:ascii="Cambria" w:hAnsi="Cambria" w:cs="Arial"/>
        </w:rPr>
        <w:t>Calibrated digital multimeter</w:t>
      </w:r>
    </w:p>
    <w:p w14:paraId="1E674F12" w14:textId="37B47D77" w:rsidR="00420A11" w:rsidRPr="002E05C0" w:rsidRDefault="00420A11" w:rsidP="00206A93">
      <w:pPr>
        <w:pStyle w:val="ListParagraph"/>
        <w:numPr>
          <w:ilvl w:val="1"/>
          <w:numId w:val="8"/>
        </w:numPr>
        <w:rPr>
          <w:ins w:id="337" w:author="Alexander Waters" w:date="2022-08-23T15:55:00Z"/>
          <w:rFonts w:ascii="Cambria" w:hAnsi="Cambria" w:cs="Arial"/>
          <w:rPrChange w:id="338" w:author="Alexander Waters" w:date="2022-08-23T15:55:00Z">
            <w:rPr>
              <w:ins w:id="339" w:author="Alexander Waters" w:date="2022-08-23T15:55:00Z"/>
              <w:rFonts w:ascii="Cambria" w:hAnsi="Cambria" w:cs="Arial"/>
              <w:b/>
              <w:u w:val="single"/>
            </w:rPr>
          </w:rPrChange>
        </w:rPr>
      </w:pPr>
      <w:r>
        <w:rPr>
          <w:rFonts w:ascii="Cambria" w:hAnsi="Cambria" w:cs="Arial"/>
        </w:rPr>
        <w:t>Tape meter</w:t>
      </w:r>
    </w:p>
    <w:p w14:paraId="228B724A" w14:textId="08C1D609" w:rsidR="006D7D80" w:rsidRDefault="00367670" w:rsidP="00C8477D">
      <w:pPr>
        <w:pStyle w:val="ListParagraph"/>
        <w:numPr>
          <w:ilvl w:val="0"/>
          <w:numId w:val="8"/>
        </w:numPr>
        <w:rPr>
          <w:rFonts w:ascii="Cambria" w:hAnsi="Cambria" w:cs="Arial"/>
          <w:b/>
          <w:u w:val="single"/>
        </w:rPr>
      </w:pPr>
      <w:r w:rsidRPr="00C8477D">
        <w:rPr>
          <w:rFonts w:ascii="Cambria" w:hAnsi="Cambria" w:cs="Arial"/>
          <w:b/>
          <w:u w:val="single"/>
        </w:rPr>
        <w:t>TEST METHODS</w:t>
      </w:r>
    </w:p>
    <w:p w14:paraId="0F3CDB15" w14:textId="318B6965" w:rsidR="00B4308F" w:rsidRDefault="00735128" w:rsidP="00B4308F">
      <w:pPr>
        <w:pStyle w:val="ListParagraph"/>
        <w:numPr>
          <w:ilvl w:val="1"/>
          <w:numId w:val="8"/>
        </w:numPr>
        <w:rPr>
          <w:rFonts w:ascii="Cambria" w:hAnsi="Cambria" w:cs="Arial"/>
          <w:bCs/>
        </w:rPr>
      </w:pPr>
      <w:r w:rsidRPr="004C58B8">
        <w:rPr>
          <w:rFonts w:ascii="Cambria" w:hAnsi="Cambria" w:cs="Arial"/>
          <w:bCs/>
        </w:rPr>
        <w:t>The</w:t>
      </w:r>
      <w:r w:rsidR="001048B4" w:rsidRPr="004C58B8">
        <w:rPr>
          <w:rFonts w:ascii="Cambria" w:hAnsi="Cambria" w:cs="Arial"/>
          <w:bCs/>
        </w:rPr>
        <w:t xml:space="preserve"> following</w:t>
      </w:r>
      <w:r w:rsidRPr="004C58B8">
        <w:rPr>
          <w:rFonts w:ascii="Cambria" w:hAnsi="Cambria" w:cs="Arial"/>
          <w:bCs/>
        </w:rPr>
        <w:t xml:space="preserve"> test methods </w:t>
      </w:r>
      <w:r w:rsidR="004C58B8" w:rsidRPr="004C58B8">
        <w:rPr>
          <w:rFonts w:ascii="Cambria" w:hAnsi="Cambria" w:cs="Arial"/>
          <w:bCs/>
        </w:rPr>
        <w:t xml:space="preserve">will be utilized to </w:t>
      </w:r>
      <w:r w:rsidR="005104E1" w:rsidRPr="004C58B8">
        <w:rPr>
          <w:rFonts w:ascii="Cambria" w:hAnsi="Cambria" w:cs="Arial"/>
          <w:bCs/>
        </w:rPr>
        <w:t>satis</w:t>
      </w:r>
      <w:r w:rsidR="00C44D11" w:rsidRPr="004C58B8">
        <w:rPr>
          <w:rFonts w:ascii="Cambria" w:hAnsi="Cambria" w:cs="Arial"/>
          <w:bCs/>
        </w:rPr>
        <w:t>fy</w:t>
      </w:r>
      <w:r w:rsidR="005104E1" w:rsidRPr="004C58B8">
        <w:rPr>
          <w:rFonts w:ascii="Cambria" w:hAnsi="Cambria" w:cs="Arial"/>
          <w:bCs/>
        </w:rPr>
        <w:t xml:space="preserve"> Stimlabs’ specifications, procedures, and requirements </w:t>
      </w:r>
      <w:r w:rsidR="00C44D11" w:rsidRPr="004C58B8">
        <w:rPr>
          <w:rFonts w:ascii="Cambria" w:hAnsi="Cambria" w:cs="Arial"/>
          <w:bCs/>
        </w:rPr>
        <w:t>during the</w:t>
      </w:r>
      <w:r w:rsidRPr="004C58B8">
        <w:rPr>
          <w:rFonts w:ascii="Cambria" w:hAnsi="Cambria" w:cs="Arial"/>
          <w:bCs/>
        </w:rPr>
        <w:t xml:space="preserve"> </w:t>
      </w:r>
      <w:r w:rsidR="006E7711" w:rsidRPr="004C58B8">
        <w:rPr>
          <w:rFonts w:ascii="Cambria" w:hAnsi="Cambria" w:cs="Arial"/>
          <w:bCs/>
        </w:rPr>
        <w:t>INCUCELL 404-ECO Line Installation Qualification</w:t>
      </w:r>
      <w:r w:rsidR="001048B4" w:rsidRPr="004C58B8">
        <w:rPr>
          <w:rFonts w:ascii="Cambria" w:hAnsi="Cambria" w:cs="Arial"/>
          <w:bCs/>
        </w:rPr>
        <w:t>:</w:t>
      </w:r>
    </w:p>
    <w:p w14:paraId="4C5709DA" w14:textId="797A02AF" w:rsidR="00E66CC6" w:rsidRDefault="00E66CC6" w:rsidP="00E66CC6">
      <w:pPr>
        <w:pStyle w:val="ListParagraph"/>
        <w:numPr>
          <w:ilvl w:val="2"/>
          <w:numId w:val="8"/>
        </w:numPr>
        <w:rPr>
          <w:rFonts w:ascii="Cambria" w:hAnsi="Cambria" w:cs="Arial"/>
          <w:bCs/>
        </w:rPr>
      </w:pPr>
      <w:r>
        <w:rPr>
          <w:rFonts w:ascii="Cambria" w:hAnsi="Cambria" w:cs="Arial"/>
          <w:bCs/>
        </w:rPr>
        <w:t>Pre-requisite Criteria</w:t>
      </w:r>
      <w:r w:rsidR="00307770">
        <w:rPr>
          <w:rFonts w:ascii="Cambria" w:hAnsi="Cambria" w:cs="Arial"/>
          <w:bCs/>
        </w:rPr>
        <w:t xml:space="preserve"> Verification</w:t>
      </w:r>
    </w:p>
    <w:p w14:paraId="5B7CAB45" w14:textId="6777CD70" w:rsidR="00E66CC6" w:rsidRDefault="009A138C" w:rsidP="00E66CC6">
      <w:pPr>
        <w:pStyle w:val="ListParagraph"/>
        <w:numPr>
          <w:ilvl w:val="2"/>
          <w:numId w:val="8"/>
        </w:numPr>
        <w:rPr>
          <w:rFonts w:ascii="Cambria" w:hAnsi="Cambria" w:cs="Arial"/>
          <w:bCs/>
        </w:rPr>
      </w:pPr>
      <w:r>
        <w:rPr>
          <w:rFonts w:ascii="Cambria" w:hAnsi="Cambria" w:cs="Arial"/>
          <w:bCs/>
        </w:rPr>
        <w:t>Equipment Identification</w:t>
      </w:r>
      <w:r w:rsidR="00307770" w:rsidRPr="00307770">
        <w:rPr>
          <w:rFonts w:ascii="Cambria" w:hAnsi="Cambria" w:cs="Arial"/>
          <w:bCs/>
        </w:rPr>
        <w:t xml:space="preserve"> </w:t>
      </w:r>
      <w:r w:rsidR="00307770">
        <w:rPr>
          <w:rFonts w:ascii="Cambria" w:hAnsi="Cambria" w:cs="Arial"/>
          <w:bCs/>
        </w:rPr>
        <w:t>Verification</w:t>
      </w:r>
    </w:p>
    <w:p w14:paraId="4523BFB8" w14:textId="5BDBA04C" w:rsidR="009A138C" w:rsidRDefault="009A138C" w:rsidP="00E66CC6">
      <w:pPr>
        <w:pStyle w:val="ListParagraph"/>
        <w:numPr>
          <w:ilvl w:val="2"/>
          <w:numId w:val="8"/>
        </w:numPr>
        <w:rPr>
          <w:rFonts w:ascii="Cambria" w:hAnsi="Cambria" w:cs="Arial"/>
          <w:bCs/>
        </w:rPr>
      </w:pPr>
      <w:r>
        <w:rPr>
          <w:rFonts w:ascii="Cambria" w:hAnsi="Cambria" w:cs="Arial"/>
          <w:bCs/>
        </w:rPr>
        <w:t>Equipment Installation</w:t>
      </w:r>
      <w:r w:rsidR="00307770" w:rsidRPr="00307770">
        <w:rPr>
          <w:rFonts w:ascii="Cambria" w:hAnsi="Cambria" w:cs="Arial"/>
          <w:bCs/>
        </w:rPr>
        <w:t xml:space="preserve"> </w:t>
      </w:r>
      <w:r w:rsidR="00307770">
        <w:rPr>
          <w:rFonts w:ascii="Cambria" w:hAnsi="Cambria" w:cs="Arial"/>
          <w:bCs/>
        </w:rPr>
        <w:t>Testing</w:t>
      </w:r>
    </w:p>
    <w:p w14:paraId="52122244" w14:textId="3BE9B944" w:rsidR="009A138C" w:rsidRDefault="009A138C" w:rsidP="00E66CC6">
      <w:pPr>
        <w:pStyle w:val="ListParagraph"/>
        <w:numPr>
          <w:ilvl w:val="2"/>
          <w:numId w:val="8"/>
        </w:numPr>
        <w:rPr>
          <w:rFonts w:ascii="Cambria" w:hAnsi="Cambria" w:cs="Arial"/>
          <w:bCs/>
        </w:rPr>
      </w:pPr>
      <w:r>
        <w:rPr>
          <w:rFonts w:ascii="Cambria" w:hAnsi="Cambria" w:cs="Arial"/>
          <w:bCs/>
        </w:rPr>
        <w:t>Equipment Utilities</w:t>
      </w:r>
      <w:r w:rsidR="00651302" w:rsidRPr="00651302">
        <w:rPr>
          <w:rFonts w:ascii="Cambria" w:hAnsi="Cambria" w:cs="Arial"/>
          <w:bCs/>
        </w:rPr>
        <w:t xml:space="preserve"> </w:t>
      </w:r>
      <w:r w:rsidR="00651302">
        <w:rPr>
          <w:rFonts w:ascii="Cambria" w:hAnsi="Cambria" w:cs="Arial"/>
          <w:bCs/>
        </w:rPr>
        <w:t>Testing</w:t>
      </w:r>
    </w:p>
    <w:p w14:paraId="4C7614DE" w14:textId="020045E3" w:rsidR="009A138C" w:rsidRDefault="009A138C" w:rsidP="00E66CC6">
      <w:pPr>
        <w:pStyle w:val="ListParagraph"/>
        <w:numPr>
          <w:ilvl w:val="2"/>
          <w:numId w:val="8"/>
        </w:numPr>
        <w:rPr>
          <w:rFonts w:ascii="Cambria" w:hAnsi="Cambria" w:cs="Arial"/>
          <w:bCs/>
        </w:rPr>
      </w:pPr>
      <w:r>
        <w:rPr>
          <w:rFonts w:ascii="Cambria" w:hAnsi="Cambria" w:cs="Arial"/>
          <w:bCs/>
        </w:rPr>
        <w:t>Environmental Requirements</w:t>
      </w:r>
      <w:r w:rsidR="00651302">
        <w:rPr>
          <w:rFonts w:ascii="Cambria" w:hAnsi="Cambria" w:cs="Arial"/>
          <w:bCs/>
        </w:rPr>
        <w:t xml:space="preserve"> Testing</w:t>
      </w:r>
    </w:p>
    <w:p w14:paraId="1DFF89B5" w14:textId="5F6C2366" w:rsidR="009A138C" w:rsidRPr="004C58B8" w:rsidRDefault="009A138C" w:rsidP="00E66CC6">
      <w:pPr>
        <w:pStyle w:val="ListParagraph"/>
        <w:numPr>
          <w:ilvl w:val="2"/>
          <w:numId w:val="8"/>
        </w:numPr>
        <w:rPr>
          <w:rFonts w:ascii="Cambria" w:hAnsi="Cambria" w:cs="Arial"/>
          <w:bCs/>
        </w:rPr>
      </w:pPr>
      <w:r>
        <w:rPr>
          <w:rFonts w:ascii="Cambria" w:hAnsi="Cambria" w:cs="Arial"/>
          <w:bCs/>
        </w:rPr>
        <w:lastRenderedPageBreak/>
        <w:t>Operational Requirements Testing</w:t>
      </w:r>
    </w:p>
    <w:p w14:paraId="125CADD3" w14:textId="504EB2BD" w:rsidR="00367670" w:rsidRPr="006A547F" w:rsidRDefault="00174CAA" w:rsidP="00C8477D">
      <w:pPr>
        <w:pStyle w:val="ListParagraph"/>
        <w:numPr>
          <w:ilvl w:val="0"/>
          <w:numId w:val="8"/>
        </w:numPr>
        <w:rPr>
          <w:rFonts w:ascii="Cambria" w:hAnsi="Cambria" w:cs="Arial"/>
        </w:rPr>
      </w:pPr>
      <w:r w:rsidRPr="00C8477D">
        <w:rPr>
          <w:rFonts w:ascii="Cambria" w:hAnsi="Cambria" w:cs="Arial"/>
          <w:b/>
          <w:u w:val="single"/>
        </w:rPr>
        <w:t>PROCEDURE</w:t>
      </w:r>
    </w:p>
    <w:p w14:paraId="6FFEB458" w14:textId="77777777" w:rsidR="00575CBC" w:rsidRDefault="006A547F" w:rsidP="00013F77">
      <w:pPr>
        <w:pStyle w:val="ListParagraph"/>
        <w:numPr>
          <w:ilvl w:val="1"/>
          <w:numId w:val="8"/>
        </w:numPr>
        <w:rPr>
          <w:rFonts w:ascii="Cambria" w:hAnsi="Cambria" w:cs="Arial"/>
          <w:bCs/>
        </w:rPr>
      </w:pPr>
      <w:r w:rsidRPr="00013F77">
        <w:rPr>
          <w:rFonts w:ascii="Cambria" w:hAnsi="Cambria" w:cs="Arial"/>
          <w:bCs/>
        </w:rPr>
        <w:t>Verify the pre-requisite criteria</w:t>
      </w:r>
      <w:r w:rsidR="00575CBC">
        <w:rPr>
          <w:rFonts w:ascii="Cambria" w:hAnsi="Cambria" w:cs="Arial"/>
          <w:bCs/>
        </w:rPr>
        <w:t>.</w:t>
      </w:r>
    </w:p>
    <w:p w14:paraId="153B4477" w14:textId="712589DA" w:rsidR="00013F77" w:rsidRPr="00013F77" w:rsidRDefault="00575CBC" w:rsidP="00575CBC">
      <w:pPr>
        <w:pStyle w:val="ListParagraph"/>
        <w:numPr>
          <w:ilvl w:val="2"/>
          <w:numId w:val="8"/>
        </w:numPr>
        <w:rPr>
          <w:rFonts w:ascii="Cambria" w:hAnsi="Cambria" w:cs="Arial"/>
          <w:bCs/>
        </w:rPr>
      </w:pPr>
      <w:r>
        <w:rPr>
          <w:rFonts w:ascii="Cambria" w:hAnsi="Cambria" w:cs="Arial"/>
          <w:bCs/>
        </w:rPr>
        <w:t>Verify the pre-requisite criteria</w:t>
      </w:r>
      <w:r w:rsidR="00013F77">
        <w:rPr>
          <w:rFonts w:ascii="Cambria" w:hAnsi="Cambria" w:cs="Arial"/>
          <w:bCs/>
        </w:rPr>
        <w:t xml:space="preserve"> by ensuring the process validation plan </w:t>
      </w:r>
      <w:r w:rsidR="00B756A9">
        <w:rPr>
          <w:rFonts w:ascii="Cambria" w:hAnsi="Cambria" w:cs="Arial"/>
          <w:bCs/>
        </w:rPr>
        <w:t xml:space="preserve">relevant to this validation package is approved and release, this installation qualification protocol is approved and released, </w:t>
      </w:r>
      <w:r w:rsidR="00B65221">
        <w:rPr>
          <w:rFonts w:ascii="Cambria" w:hAnsi="Cambria" w:cs="Arial"/>
          <w:bCs/>
        </w:rPr>
        <w:t>and objective evidence of training on this protocol is present for all personnel participating in the qualification activities.</w:t>
      </w:r>
    </w:p>
    <w:p w14:paraId="4F6B1B3C" w14:textId="41D82284" w:rsidR="00174CAA" w:rsidRDefault="00174CAA" w:rsidP="00C8477D">
      <w:pPr>
        <w:pStyle w:val="ListParagraph"/>
        <w:numPr>
          <w:ilvl w:val="1"/>
          <w:numId w:val="8"/>
        </w:numPr>
        <w:rPr>
          <w:rFonts w:ascii="Cambria" w:hAnsi="Cambria" w:cs="Arial"/>
        </w:rPr>
      </w:pPr>
      <w:r w:rsidRPr="00C8477D">
        <w:rPr>
          <w:rFonts w:ascii="Cambria" w:hAnsi="Cambria" w:cs="Arial"/>
        </w:rPr>
        <w:t>Verify Equipment Identification</w:t>
      </w:r>
    </w:p>
    <w:p w14:paraId="1BB10550" w14:textId="530201C6" w:rsidR="00575CBC" w:rsidRPr="00C8477D" w:rsidRDefault="00575CBC" w:rsidP="00575CBC">
      <w:pPr>
        <w:pStyle w:val="ListParagraph"/>
        <w:numPr>
          <w:ilvl w:val="2"/>
          <w:numId w:val="8"/>
        </w:numPr>
        <w:rPr>
          <w:rFonts w:ascii="Cambria" w:hAnsi="Cambria" w:cs="Arial"/>
        </w:rPr>
      </w:pPr>
      <w:r>
        <w:rPr>
          <w:rFonts w:ascii="Cambria" w:hAnsi="Cambria" w:cs="Arial"/>
        </w:rPr>
        <w:t xml:space="preserve">Verify the identification of the equipment that is subject </w:t>
      </w:r>
      <w:r w:rsidR="00E9456D">
        <w:rPr>
          <w:rFonts w:ascii="Cambria" w:hAnsi="Cambria" w:cs="Arial"/>
        </w:rPr>
        <w:t>t</w:t>
      </w:r>
      <w:r>
        <w:rPr>
          <w:rFonts w:ascii="Cambria" w:hAnsi="Cambria" w:cs="Arial"/>
        </w:rPr>
        <w:t xml:space="preserve">o this validation package </w:t>
      </w:r>
      <w:r w:rsidR="00D827A8">
        <w:rPr>
          <w:rFonts w:ascii="Cambria" w:hAnsi="Cambria" w:cs="Arial"/>
        </w:rPr>
        <w:t>by documenting the device trade name, device model, the manufacturer, the serial number, and the Stimlabs asset ID</w:t>
      </w:r>
      <w:r w:rsidR="00E9456D">
        <w:rPr>
          <w:rFonts w:ascii="Cambria" w:hAnsi="Cambria" w:cs="Arial"/>
        </w:rPr>
        <w:t>.</w:t>
      </w:r>
    </w:p>
    <w:p w14:paraId="4A239804" w14:textId="4BFDBD20" w:rsidR="00174CAA" w:rsidRDefault="00174CAA" w:rsidP="00C8477D">
      <w:pPr>
        <w:pStyle w:val="ListParagraph"/>
        <w:numPr>
          <w:ilvl w:val="1"/>
          <w:numId w:val="8"/>
        </w:numPr>
        <w:rPr>
          <w:rFonts w:ascii="Cambria" w:hAnsi="Cambria" w:cs="Arial"/>
        </w:rPr>
      </w:pPr>
      <w:r w:rsidRPr="00C8477D">
        <w:rPr>
          <w:rFonts w:ascii="Cambria" w:hAnsi="Cambria" w:cs="Arial"/>
        </w:rPr>
        <w:t xml:space="preserve">Verify Equipment </w:t>
      </w:r>
      <w:r w:rsidR="00E9456D">
        <w:rPr>
          <w:rFonts w:ascii="Cambria" w:hAnsi="Cambria" w:cs="Arial"/>
        </w:rPr>
        <w:t>Installation</w:t>
      </w:r>
    </w:p>
    <w:p w14:paraId="604D50DC" w14:textId="6BCAC7A7" w:rsidR="00E9456D" w:rsidRPr="00C8477D" w:rsidRDefault="00387B43" w:rsidP="00E9456D">
      <w:pPr>
        <w:pStyle w:val="ListParagraph"/>
        <w:numPr>
          <w:ilvl w:val="2"/>
          <w:numId w:val="8"/>
        </w:numPr>
        <w:rPr>
          <w:rFonts w:ascii="Cambria" w:hAnsi="Cambria" w:cs="Arial"/>
        </w:rPr>
      </w:pPr>
      <w:r>
        <w:rPr>
          <w:rFonts w:ascii="Cambria" w:hAnsi="Cambria" w:cs="Arial"/>
        </w:rPr>
        <w:t>Verify the installation of the equipment subject to this validation package by documenting the external dimensions, the installation clearances</w:t>
      </w:r>
      <w:r w:rsidR="00D536DA">
        <w:rPr>
          <w:rFonts w:ascii="Cambria" w:hAnsi="Cambria" w:cs="Arial"/>
        </w:rPr>
        <w:t xml:space="preserve">, equipment accessibility, critical component </w:t>
      </w:r>
      <w:r w:rsidR="00863A92">
        <w:rPr>
          <w:rFonts w:ascii="Cambria" w:hAnsi="Cambria" w:cs="Arial"/>
        </w:rPr>
        <w:t>condition, and seating.</w:t>
      </w:r>
    </w:p>
    <w:p w14:paraId="70F15D08" w14:textId="623CDD39" w:rsidR="00174CAA" w:rsidRDefault="00174CAA" w:rsidP="00C8477D">
      <w:pPr>
        <w:pStyle w:val="ListParagraph"/>
        <w:numPr>
          <w:ilvl w:val="1"/>
          <w:numId w:val="8"/>
        </w:numPr>
        <w:rPr>
          <w:rFonts w:ascii="Cambria" w:hAnsi="Cambria" w:cs="Arial"/>
        </w:rPr>
      </w:pPr>
      <w:r w:rsidRPr="00C8477D">
        <w:rPr>
          <w:rFonts w:ascii="Cambria" w:hAnsi="Cambria" w:cs="Arial"/>
        </w:rPr>
        <w:t>Verify Utility Connections</w:t>
      </w:r>
    </w:p>
    <w:p w14:paraId="53FFC838" w14:textId="33EDA1B8" w:rsidR="00863A92" w:rsidRDefault="00863A92" w:rsidP="00863A92">
      <w:pPr>
        <w:pStyle w:val="ListParagraph"/>
        <w:numPr>
          <w:ilvl w:val="2"/>
          <w:numId w:val="8"/>
        </w:numPr>
        <w:rPr>
          <w:rFonts w:ascii="Cambria" w:hAnsi="Cambria" w:cs="Arial"/>
        </w:rPr>
      </w:pPr>
      <w:r>
        <w:rPr>
          <w:rFonts w:ascii="Cambria" w:hAnsi="Cambria" w:cs="Arial"/>
        </w:rPr>
        <w:t xml:space="preserve">Verify </w:t>
      </w:r>
      <w:r w:rsidR="00AF676B">
        <w:rPr>
          <w:rFonts w:ascii="Cambria" w:hAnsi="Cambria" w:cs="Arial"/>
        </w:rPr>
        <w:t>equipment utilities by documenting the current type, phase, voltage</w:t>
      </w:r>
      <w:r w:rsidR="004C1679">
        <w:rPr>
          <w:rFonts w:ascii="Cambria" w:hAnsi="Cambria" w:cs="Arial"/>
        </w:rPr>
        <w:t>, frequency, and current protection of the mains the equipment that is subject to this validation package will be connected to.</w:t>
      </w:r>
    </w:p>
    <w:p w14:paraId="3E61EBC8" w14:textId="45CFB696" w:rsidR="00C90E2B" w:rsidRPr="00C8477D" w:rsidRDefault="00C90E2B" w:rsidP="00863A92">
      <w:pPr>
        <w:pStyle w:val="ListParagraph"/>
        <w:numPr>
          <w:ilvl w:val="2"/>
          <w:numId w:val="8"/>
        </w:numPr>
        <w:rPr>
          <w:rFonts w:ascii="Cambria" w:hAnsi="Cambria" w:cs="Arial"/>
        </w:rPr>
      </w:pPr>
      <w:r>
        <w:rPr>
          <w:rFonts w:ascii="Cambria" w:hAnsi="Cambria" w:cs="Arial"/>
        </w:rPr>
        <w:t xml:space="preserve">Document </w:t>
      </w:r>
      <w:r w:rsidR="00276E7D">
        <w:rPr>
          <w:rFonts w:ascii="Cambria" w:hAnsi="Cambria" w:cs="Arial"/>
        </w:rPr>
        <w:t xml:space="preserve">test equipment information for the digital multimeter that is required to </w:t>
      </w:r>
      <w:r w:rsidR="007B3576">
        <w:rPr>
          <w:rFonts w:ascii="Cambria" w:hAnsi="Cambria" w:cs="Arial"/>
        </w:rPr>
        <w:t>perform this verification.</w:t>
      </w:r>
    </w:p>
    <w:p w14:paraId="413F413C" w14:textId="4C9C6F69" w:rsidR="00174CAA" w:rsidRDefault="00174CAA" w:rsidP="00C8477D">
      <w:pPr>
        <w:pStyle w:val="ListParagraph"/>
        <w:numPr>
          <w:ilvl w:val="1"/>
          <w:numId w:val="8"/>
        </w:numPr>
        <w:rPr>
          <w:rFonts w:ascii="Cambria" w:hAnsi="Cambria" w:cs="Arial"/>
        </w:rPr>
      </w:pPr>
      <w:r w:rsidRPr="00C8477D">
        <w:rPr>
          <w:rFonts w:ascii="Cambria" w:hAnsi="Cambria" w:cs="Arial"/>
        </w:rPr>
        <w:t>Verify Environmental Requirements</w:t>
      </w:r>
    </w:p>
    <w:p w14:paraId="5B72B1CC" w14:textId="77777777" w:rsidR="00DC211E" w:rsidRDefault="007B3576" w:rsidP="007B3576">
      <w:pPr>
        <w:pStyle w:val="ListParagraph"/>
        <w:numPr>
          <w:ilvl w:val="2"/>
          <w:numId w:val="8"/>
        </w:numPr>
        <w:rPr>
          <w:rFonts w:ascii="Cambria" w:hAnsi="Cambria" w:cs="Arial"/>
        </w:rPr>
      </w:pPr>
      <w:r>
        <w:rPr>
          <w:rFonts w:ascii="Cambria" w:hAnsi="Cambria" w:cs="Arial"/>
        </w:rPr>
        <w:t xml:space="preserve">Verify the environmental requirements for the area of installation </w:t>
      </w:r>
      <w:r w:rsidR="00DC211E">
        <w:rPr>
          <w:rFonts w:ascii="Cambria" w:hAnsi="Cambria" w:cs="Arial"/>
        </w:rPr>
        <w:t>of the equipment that is subject to this validation package by recording the temperature and relative humidity of the area.</w:t>
      </w:r>
    </w:p>
    <w:p w14:paraId="269356FB" w14:textId="77777777" w:rsidR="00C47D12" w:rsidRDefault="00DC211E" w:rsidP="00DC211E">
      <w:pPr>
        <w:pStyle w:val="ListParagraph"/>
        <w:numPr>
          <w:ilvl w:val="2"/>
          <w:numId w:val="8"/>
        </w:numPr>
        <w:rPr>
          <w:rFonts w:ascii="Cambria" w:hAnsi="Cambria" w:cs="Arial"/>
        </w:rPr>
      </w:pPr>
      <w:r>
        <w:rPr>
          <w:rFonts w:ascii="Cambria" w:hAnsi="Cambria" w:cs="Arial"/>
        </w:rPr>
        <w:t xml:space="preserve">Document test equipment information for the </w:t>
      </w:r>
      <w:r w:rsidR="000523D3">
        <w:rPr>
          <w:rFonts w:ascii="Cambria" w:hAnsi="Cambria" w:cs="Arial"/>
        </w:rPr>
        <w:t>thermometer hygrometer (data logger, chart recorder, or CMS) that is required to perform this verification</w:t>
      </w:r>
    </w:p>
    <w:p w14:paraId="286ADD99" w14:textId="5C1A98C7" w:rsidR="007B3576" w:rsidRDefault="00C47D12" w:rsidP="00C47D12">
      <w:pPr>
        <w:pStyle w:val="ListParagraph"/>
        <w:numPr>
          <w:ilvl w:val="1"/>
          <w:numId w:val="8"/>
        </w:numPr>
        <w:rPr>
          <w:rFonts w:ascii="Cambria" w:hAnsi="Cambria" w:cs="Arial"/>
        </w:rPr>
      </w:pPr>
      <w:r>
        <w:rPr>
          <w:rFonts w:ascii="Cambria" w:hAnsi="Cambria" w:cs="Arial"/>
        </w:rPr>
        <w:t xml:space="preserve">Verify </w:t>
      </w:r>
      <w:r w:rsidR="00926DD4">
        <w:rPr>
          <w:rFonts w:ascii="Cambria" w:hAnsi="Cambria" w:cs="Arial"/>
        </w:rPr>
        <w:t xml:space="preserve">operational requirements of the equipment that is subject to this validation package </w:t>
      </w:r>
      <w:r w:rsidR="00FA1C55">
        <w:rPr>
          <w:rFonts w:ascii="Cambria" w:hAnsi="Cambria" w:cs="Arial"/>
        </w:rPr>
        <w:t>by:</w:t>
      </w:r>
    </w:p>
    <w:p w14:paraId="0363EE67" w14:textId="17F15C01" w:rsidR="00FA1C55" w:rsidRDefault="00FA1C55" w:rsidP="00FA1C55">
      <w:pPr>
        <w:pStyle w:val="ListParagraph"/>
        <w:numPr>
          <w:ilvl w:val="2"/>
          <w:numId w:val="8"/>
        </w:numPr>
        <w:rPr>
          <w:rFonts w:ascii="Cambria" w:hAnsi="Cambria" w:cs="Arial"/>
        </w:rPr>
      </w:pPr>
      <w:r>
        <w:rPr>
          <w:rFonts w:ascii="Cambria" w:hAnsi="Cambria" w:cs="Arial"/>
        </w:rPr>
        <w:t>Ensuring the device display functions properly when the equipment is powered on.</w:t>
      </w:r>
    </w:p>
    <w:p w14:paraId="21634C0F" w14:textId="1DCBE748" w:rsidR="00FA1C55" w:rsidRDefault="00A63E0C" w:rsidP="00FA1C55">
      <w:pPr>
        <w:pStyle w:val="ListParagraph"/>
        <w:numPr>
          <w:ilvl w:val="2"/>
          <w:numId w:val="8"/>
        </w:numPr>
        <w:rPr>
          <w:rFonts w:ascii="Cambria" w:hAnsi="Cambria" w:cs="Arial"/>
        </w:rPr>
      </w:pPr>
      <w:r>
        <w:rPr>
          <w:rFonts w:ascii="Cambria" w:hAnsi="Cambria" w:cs="Arial"/>
        </w:rPr>
        <w:t xml:space="preserve">Ensuring the device “SET:” and internal chamber temperature on the display agree within 10% after allowing sufficient </w:t>
      </w:r>
      <w:r w:rsidR="00545FF0">
        <w:rPr>
          <w:rFonts w:ascii="Cambria" w:hAnsi="Cambria" w:cs="Arial"/>
        </w:rPr>
        <w:t>equilibration time following powering on the equipment.</w:t>
      </w:r>
    </w:p>
    <w:p w14:paraId="32746A35" w14:textId="4E187961" w:rsidR="00270A2D" w:rsidRDefault="00270A2D" w:rsidP="00FA1C55">
      <w:pPr>
        <w:pStyle w:val="ListParagraph"/>
        <w:numPr>
          <w:ilvl w:val="2"/>
          <w:numId w:val="8"/>
        </w:numPr>
        <w:rPr>
          <w:rFonts w:ascii="Cambria" w:hAnsi="Cambria" w:cs="Arial"/>
        </w:rPr>
      </w:pPr>
      <w:r>
        <w:rPr>
          <w:rFonts w:ascii="Cambria" w:hAnsi="Cambria" w:cs="Arial"/>
        </w:rPr>
        <w:lastRenderedPageBreak/>
        <w:t>Ensuring average temperatures recorded</w:t>
      </w:r>
      <w:r w:rsidR="00DD3EC4">
        <w:rPr>
          <w:rFonts w:ascii="Cambria" w:hAnsi="Cambria" w:cs="Arial"/>
        </w:rPr>
        <w:t xml:space="preserve"> </w:t>
      </w:r>
      <w:r w:rsidR="00C3619F">
        <w:rPr>
          <w:rFonts w:ascii="Cambria" w:hAnsi="Cambria" w:cs="Arial"/>
        </w:rPr>
        <w:t xml:space="preserve">over the span of a sufficient time and internal chamber space </w:t>
      </w:r>
      <w:r w:rsidR="0083282A">
        <w:rPr>
          <w:rFonts w:ascii="Cambria" w:hAnsi="Cambria" w:cs="Arial"/>
        </w:rPr>
        <w:t>that are indicative of normal operations are within 10% of the devices “SET:”.</w:t>
      </w:r>
    </w:p>
    <w:p w14:paraId="1BF56C4F" w14:textId="02ED3C8D" w:rsidR="0081683A" w:rsidRDefault="0081683A" w:rsidP="0081683A">
      <w:pPr>
        <w:pStyle w:val="ListParagraph"/>
        <w:numPr>
          <w:ilvl w:val="3"/>
          <w:numId w:val="8"/>
        </w:numPr>
        <w:rPr>
          <w:rFonts w:ascii="Cambria" w:hAnsi="Cambria" w:cs="Arial"/>
        </w:rPr>
      </w:pPr>
      <w:r>
        <w:rPr>
          <w:rFonts w:ascii="Cambria" w:hAnsi="Cambria" w:cs="Arial"/>
        </w:rPr>
        <w:t xml:space="preserve">Document test equipment information for the data loggers </w:t>
      </w:r>
      <w:r w:rsidR="002F069D">
        <w:rPr>
          <w:rFonts w:ascii="Cambria" w:hAnsi="Cambria" w:cs="Arial"/>
        </w:rPr>
        <w:t>that are required to perform this verification.</w:t>
      </w:r>
    </w:p>
    <w:p w14:paraId="62389515" w14:textId="0219EDE9" w:rsidR="002F069D" w:rsidRPr="00C8477D" w:rsidRDefault="002F069D" w:rsidP="002F069D">
      <w:pPr>
        <w:pStyle w:val="ListParagraph"/>
        <w:numPr>
          <w:ilvl w:val="1"/>
          <w:numId w:val="8"/>
        </w:numPr>
        <w:rPr>
          <w:rFonts w:ascii="Cambria" w:hAnsi="Cambria" w:cs="Arial"/>
        </w:rPr>
      </w:pPr>
      <w:r>
        <w:rPr>
          <w:rFonts w:ascii="Cambria" w:hAnsi="Cambria" w:cs="Arial"/>
        </w:rPr>
        <w:t xml:space="preserve">Verify the results </w:t>
      </w:r>
      <w:r w:rsidR="003748E2">
        <w:rPr>
          <w:rFonts w:ascii="Cambria" w:hAnsi="Cambria" w:cs="Arial"/>
        </w:rPr>
        <w:t>of</w:t>
      </w:r>
      <w:r w:rsidR="00E96232">
        <w:rPr>
          <w:rFonts w:ascii="Cambria" w:hAnsi="Cambria" w:cs="Arial"/>
        </w:rPr>
        <w:t xml:space="preserve"> the </w:t>
      </w:r>
      <w:r w:rsidR="00BB4962">
        <w:rPr>
          <w:rFonts w:ascii="Cambria" w:hAnsi="Cambria" w:cs="Arial"/>
        </w:rPr>
        <w:t>qualification</w:t>
      </w:r>
      <w:r w:rsidR="00E96232">
        <w:rPr>
          <w:rFonts w:ascii="Cambria" w:hAnsi="Cambria" w:cs="Arial"/>
        </w:rPr>
        <w:t xml:space="preserve"> activities by</w:t>
      </w:r>
      <w:r w:rsidR="00533393">
        <w:rPr>
          <w:rFonts w:ascii="Cambria" w:hAnsi="Cambria" w:cs="Arial"/>
        </w:rPr>
        <w:t xml:space="preserve"> documenting</w:t>
      </w:r>
      <w:r w:rsidR="00E96232">
        <w:rPr>
          <w:rFonts w:ascii="Cambria" w:hAnsi="Cambria" w:cs="Arial"/>
        </w:rPr>
        <w:t>, in summary,</w:t>
      </w:r>
      <w:r w:rsidR="00533393">
        <w:rPr>
          <w:rFonts w:ascii="Cambria" w:hAnsi="Cambria" w:cs="Arial"/>
        </w:rPr>
        <w:t xml:space="preserve"> the outcome of </w:t>
      </w:r>
      <w:r w:rsidR="00E96232">
        <w:rPr>
          <w:rFonts w:ascii="Cambria" w:hAnsi="Cambria" w:cs="Arial"/>
        </w:rPr>
        <w:t>all</w:t>
      </w:r>
      <w:r w:rsidR="00533393">
        <w:rPr>
          <w:rFonts w:ascii="Cambria" w:hAnsi="Cambria" w:cs="Arial"/>
        </w:rPr>
        <w:t xml:space="preserve"> test</w:t>
      </w:r>
      <w:r w:rsidR="00E96232">
        <w:rPr>
          <w:rFonts w:ascii="Cambria" w:hAnsi="Cambria" w:cs="Arial"/>
        </w:rPr>
        <w:t>s</w:t>
      </w:r>
      <w:r w:rsidR="002B7D9F">
        <w:rPr>
          <w:rFonts w:ascii="Cambria" w:hAnsi="Cambria" w:cs="Arial"/>
        </w:rPr>
        <w:t>.</w:t>
      </w:r>
    </w:p>
    <w:p w14:paraId="5AD69D76" w14:textId="363F8659" w:rsidR="00367670" w:rsidRDefault="00174CAA" w:rsidP="00C8477D">
      <w:pPr>
        <w:pStyle w:val="ListParagraph"/>
        <w:numPr>
          <w:ilvl w:val="0"/>
          <w:numId w:val="8"/>
        </w:numPr>
        <w:rPr>
          <w:rFonts w:ascii="Cambria" w:hAnsi="Cambria" w:cs="Arial"/>
          <w:b/>
          <w:u w:val="single"/>
        </w:rPr>
      </w:pPr>
      <w:r w:rsidRPr="00C8477D">
        <w:rPr>
          <w:rFonts w:ascii="Cambria" w:hAnsi="Cambria" w:cs="Arial"/>
          <w:b/>
          <w:u w:val="single"/>
        </w:rPr>
        <w:t>LOT SIZE &amp; SAMPLING PLAN</w:t>
      </w:r>
    </w:p>
    <w:p w14:paraId="3E11D688" w14:textId="448B4D45" w:rsidR="003D5C5D" w:rsidRPr="003D5C5D" w:rsidRDefault="003D5C5D" w:rsidP="00DE5572">
      <w:pPr>
        <w:numPr>
          <w:ilvl w:val="1"/>
          <w:numId w:val="8"/>
        </w:numPr>
        <w:rPr>
          <w:rFonts w:ascii="Cambria" w:eastAsia="Times New Roman" w:hAnsi="Cambria" w:cs="Arial"/>
        </w:rPr>
      </w:pPr>
      <w:r>
        <w:rPr>
          <w:rFonts w:ascii="Cambria" w:eastAsia="Times New Roman" w:hAnsi="Cambria" w:cs="Arial"/>
        </w:rPr>
        <w:t>Statistical rationale/sampling plan is not applicable</w:t>
      </w:r>
      <w:r w:rsidRPr="00502DF0">
        <w:rPr>
          <w:rFonts w:ascii="Cambria" w:eastAsia="Times New Roman" w:hAnsi="Cambria" w:cs="Arial"/>
        </w:rPr>
        <w:t>.</w:t>
      </w:r>
    </w:p>
    <w:p w14:paraId="2485F1E1" w14:textId="7B945EA4" w:rsidR="00174CAA" w:rsidRDefault="00174CAA" w:rsidP="00C8477D">
      <w:pPr>
        <w:pStyle w:val="ListParagraph"/>
        <w:numPr>
          <w:ilvl w:val="0"/>
          <w:numId w:val="8"/>
        </w:numPr>
        <w:rPr>
          <w:rFonts w:ascii="Cambria" w:hAnsi="Cambria" w:cs="Arial"/>
          <w:b/>
          <w:u w:val="single"/>
        </w:rPr>
      </w:pPr>
      <w:r w:rsidRPr="00C8477D">
        <w:rPr>
          <w:rFonts w:ascii="Cambria" w:hAnsi="Cambria" w:cs="Arial"/>
          <w:b/>
          <w:u w:val="single"/>
        </w:rPr>
        <w:t>ACCEPTANCE CRITERIA</w:t>
      </w:r>
    </w:p>
    <w:p w14:paraId="05FFB0F1" w14:textId="03957DF9" w:rsidR="007025EC" w:rsidRPr="00FB3859" w:rsidRDefault="000277A5" w:rsidP="007025EC">
      <w:pPr>
        <w:pStyle w:val="ListParagraph"/>
        <w:numPr>
          <w:ilvl w:val="1"/>
          <w:numId w:val="8"/>
        </w:numPr>
        <w:rPr>
          <w:rFonts w:ascii="Cambria" w:hAnsi="Cambria" w:cs="Arial"/>
          <w:bCs/>
        </w:rPr>
      </w:pPr>
      <w:r w:rsidRPr="00FB3859">
        <w:rPr>
          <w:rFonts w:ascii="Cambria" w:hAnsi="Cambria" w:cs="Arial"/>
          <w:bCs/>
        </w:rPr>
        <w:t>Acceptance criteria</w:t>
      </w:r>
      <w:r w:rsidR="00FB3859" w:rsidRPr="00FB3859">
        <w:rPr>
          <w:rFonts w:ascii="Cambria" w:hAnsi="Cambria" w:cs="Arial"/>
          <w:bCs/>
        </w:rPr>
        <w:t xml:space="preserve"> and evaluation of all acceptance criteria</w:t>
      </w:r>
      <w:r w:rsidRPr="00FB3859">
        <w:rPr>
          <w:rFonts w:ascii="Cambria" w:hAnsi="Cambria" w:cs="Arial"/>
          <w:bCs/>
        </w:rPr>
        <w:t xml:space="preserve"> </w:t>
      </w:r>
      <w:r w:rsidR="00FB3859" w:rsidRPr="00FB3859">
        <w:rPr>
          <w:rFonts w:ascii="Cambria" w:hAnsi="Cambria" w:cs="Arial"/>
          <w:bCs/>
        </w:rPr>
        <w:t xml:space="preserve">for all testing conducted in this installation qualification is outlined </w:t>
      </w:r>
      <w:r w:rsidR="00FB3859">
        <w:rPr>
          <w:rFonts w:ascii="Cambria" w:hAnsi="Cambria" w:cs="Arial"/>
          <w:bCs/>
        </w:rPr>
        <w:t>in the res</w:t>
      </w:r>
      <w:r w:rsidR="00443211">
        <w:rPr>
          <w:rFonts w:ascii="Cambria" w:hAnsi="Cambria" w:cs="Arial"/>
          <w:bCs/>
        </w:rPr>
        <w:t xml:space="preserve">pective data collection sheet for each test method and summarized in the Test Summary data collection sheet of the </w:t>
      </w:r>
      <w:r w:rsidR="00BB4962">
        <w:rPr>
          <w:rFonts w:ascii="Cambria" w:hAnsi="Cambria" w:cs="Arial"/>
          <w:bCs/>
        </w:rPr>
        <w:t>A</w:t>
      </w:r>
      <w:r w:rsidR="00443211">
        <w:rPr>
          <w:rFonts w:ascii="Cambria" w:hAnsi="Cambria" w:cs="Arial"/>
          <w:bCs/>
        </w:rPr>
        <w:t>ppendix.</w:t>
      </w:r>
    </w:p>
    <w:p w14:paraId="2B9366B3" w14:textId="3FC15B35" w:rsidR="00174CAA" w:rsidRDefault="00174CAA" w:rsidP="00C8477D">
      <w:pPr>
        <w:pStyle w:val="ListParagraph"/>
        <w:numPr>
          <w:ilvl w:val="0"/>
          <w:numId w:val="8"/>
        </w:numPr>
        <w:rPr>
          <w:rFonts w:ascii="Cambria" w:hAnsi="Cambria" w:cs="Arial"/>
          <w:b/>
          <w:u w:val="single"/>
        </w:rPr>
      </w:pPr>
      <w:r w:rsidRPr="00C8477D">
        <w:rPr>
          <w:rFonts w:ascii="Cambria" w:hAnsi="Cambria" w:cs="Arial"/>
          <w:b/>
          <w:u w:val="single"/>
        </w:rPr>
        <w:t>MATERIAL DISPOSITION</w:t>
      </w:r>
    </w:p>
    <w:p w14:paraId="77D4CCE7" w14:textId="1B171D36" w:rsidR="0029669A" w:rsidRPr="00940E96" w:rsidRDefault="0029669A" w:rsidP="00940E96">
      <w:pPr>
        <w:pStyle w:val="ListParagraph"/>
        <w:numPr>
          <w:ilvl w:val="1"/>
          <w:numId w:val="8"/>
        </w:numPr>
        <w:rPr>
          <w:rFonts w:ascii="Cambria" w:hAnsi="Cambria" w:cs="Arial"/>
          <w:bCs/>
        </w:rPr>
      </w:pPr>
      <w:r w:rsidRPr="0037006B">
        <w:rPr>
          <w:rFonts w:ascii="Cambria" w:hAnsi="Cambria" w:cs="Arial"/>
          <w:bCs/>
        </w:rPr>
        <w:t>There is no material disposition associated with this validation.</w:t>
      </w:r>
    </w:p>
    <w:p w14:paraId="62583019" w14:textId="3B868254" w:rsidR="00174CAA" w:rsidRPr="00C8477D" w:rsidRDefault="00174CAA" w:rsidP="00C8477D">
      <w:pPr>
        <w:pStyle w:val="ListParagraph"/>
        <w:numPr>
          <w:ilvl w:val="0"/>
          <w:numId w:val="8"/>
        </w:numPr>
        <w:rPr>
          <w:rFonts w:ascii="Cambria" w:hAnsi="Cambria" w:cs="Arial"/>
        </w:rPr>
      </w:pPr>
      <w:r w:rsidRPr="00C8477D">
        <w:rPr>
          <w:rFonts w:ascii="Cambria" w:hAnsi="Cambria" w:cs="Arial"/>
          <w:b/>
          <w:u w:val="single"/>
        </w:rPr>
        <w:t>DOCUMENTATION REQUIREMENTS</w:t>
      </w:r>
    </w:p>
    <w:p w14:paraId="2142511C" w14:textId="77777777" w:rsidR="00CB277C" w:rsidRPr="00C8477D" w:rsidRDefault="00CB277C" w:rsidP="00CB277C">
      <w:pPr>
        <w:pStyle w:val="ListParagraph"/>
        <w:numPr>
          <w:ilvl w:val="1"/>
          <w:numId w:val="8"/>
        </w:numPr>
        <w:rPr>
          <w:rFonts w:ascii="Cambria" w:hAnsi="Cambria" w:cs="Arial"/>
        </w:rPr>
      </w:pPr>
      <w:r w:rsidRPr="00C8477D">
        <w:rPr>
          <w:rFonts w:ascii="Cambria" w:hAnsi="Cambria" w:cs="Arial"/>
        </w:rPr>
        <w:t xml:space="preserve">Results shall be summarized in an IQ Report. </w:t>
      </w:r>
    </w:p>
    <w:p w14:paraId="082E69BB" w14:textId="77777777" w:rsidR="00CB277C" w:rsidRPr="00C8477D" w:rsidRDefault="00CB277C" w:rsidP="00CB277C">
      <w:pPr>
        <w:pStyle w:val="ListParagraph"/>
        <w:numPr>
          <w:ilvl w:val="1"/>
          <w:numId w:val="8"/>
        </w:numPr>
        <w:rPr>
          <w:rFonts w:ascii="Cambria" w:hAnsi="Cambria" w:cs="Arial"/>
        </w:rPr>
      </w:pPr>
      <w:r w:rsidRPr="00C8477D">
        <w:rPr>
          <w:rFonts w:ascii="Cambria" w:hAnsi="Cambria" w:cs="Arial"/>
        </w:rPr>
        <w:t>Various Control Plans, including the Preventative Maintenance (PM) Schedule, safety/PPE requirements, environmental requirements, and re-validation criteria shall be documented in the final report.</w:t>
      </w:r>
    </w:p>
    <w:p w14:paraId="779AD424" w14:textId="77777777" w:rsidR="00CB277C" w:rsidRPr="00C8477D" w:rsidRDefault="00CB277C" w:rsidP="00CB277C">
      <w:pPr>
        <w:pStyle w:val="ListParagraph"/>
        <w:numPr>
          <w:ilvl w:val="1"/>
          <w:numId w:val="8"/>
        </w:numPr>
        <w:rPr>
          <w:rFonts w:ascii="Cambria" w:hAnsi="Cambria" w:cs="Arial"/>
        </w:rPr>
      </w:pPr>
      <w:r w:rsidRPr="00C8477D">
        <w:rPr>
          <w:rFonts w:ascii="Cambria" w:hAnsi="Cambria" w:cs="Arial"/>
        </w:rPr>
        <w:t xml:space="preserve">Raw data sheets shall be included in the </w:t>
      </w:r>
      <w:r>
        <w:rPr>
          <w:rFonts w:ascii="Cambria" w:hAnsi="Cambria" w:cs="Arial"/>
        </w:rPr>
        <w:t>A</w:t>
      </w:r>
      <w:r w:rsidRPr="00C8477D">
        <w:rPr>
          <w:rFonts w:ascii="Cambria" w:hAnsi="Cambria" w:cs="Arial"/>
        </w:rPr>
        <w:t xml:space="preserve">ppendix of the IQ report and/or a reference to the location of the raw data shall be included in the IQ report. </w:t>
      </w:r>
    </w:p>
    <w:p w14:paraId="09C9658A" w14:textId="77777777" w:rsidR="00CB277C" w:rsidRPr="00C8477D" w:rsidRDefault="00CB277C" w:rsidP="00CB277C">
      <w:pPr>
        <w:pStyle w:val="ListParagraph"/>
        <w:numPr>
          <w:ilvl w:val="1"/>
          <w:numId w:val="8"/>
        </w:numPr>
        <w:rPr>
          <w:rFonts w:ascii="Cambria" w:hAnsi="Cambria" w:cs="Arial"/>
        </w:rPr>
      </w:pPr>
      <w:r w:rsidRPr="00C8477D">
        <w:rPr>
          <w:rFonts w:ascii="Cambria" w:hAnsi="Cambria" w:cs="Arial"/>
        </w:rPr>
        <w:t>Calibration records (if applicable) shall be attached to the IQ report (in the Appendix).</w:t>
      </w:r>
    </w:p>
    <w:p w14:paraId="0E49075F" w14:textId="77777777" w:rsidR="00CB277C" w:rsidRPr="00C8477D" w:rsidRDefault="00CB277C" w:rsidP="00CB277C">
      <w:pPr>
        <w:pStyle w:val="ListParagraph"/>
        <w:numPr>
          <w:ilvl w:val="1"/>
          <w:numId w:val="8"/>
        </w:numPr>
        <w:rPr>
          <w:rFonts w:ascii="Cambria" w:hAnsi="Cambria" w:cs="Arial"/>
        </w:rPr>
      </w:pPr>
      <w:r w:rsidRPr="00C8477D">
        <w:rPr>
          <w:rFonts w:ascii="Cambria" w:hAnsi="Cambria" w:cs="Arial"/>
        </w:rPr>
        <w:t>Signed IQ Protocol Training forms will be attached to the IQ report (in the Appendix)</w:t>
      </w:r>
      <w:r>
        <w:rPr>
          <w:rFonts w:ascii="Cambria" w:hAnsi="Cambria" w:cs="Arial"/>
        </w:rPr>
        <w:t xml:space="preserve"> if applicable</w:t>
      </w:r>
      <w:r w:rsidRPr="00C8477D">
        <w:rPr>
          <w:rFonts w:ascii="Cambria" w:hAnsi="Cambria" w:cs="Arial"/>
        </w:rPr>
        <w:t>.</w:t>
      </w:r>
    </w:p>
    <w:p w14:paraId="693F60E0" w14:textId="317C0C76" w:rsidR="00367670" w:rsidRPr="004633B1" w:rsidRDefault="00367670" w:rsidP="00C8477D">
      <w:pPr>
        <w:pStyle w:val="ListParagraph"/>
        <w:numPr>
          <w:ilvl w:val="0"/>
          <w:numId w:val="8"/>
        </w:numPr>
        <w:rPr>
          <w:ins w:id="340" w:author="Alexander Waters" w:date="2022-08-22T15:51:00Z"/>
          <w:rFonts w:ascii="Cambria" w:hAnsi="Cambria" w:cs="Arial"/>
          <w:rPrChange w:id="341" w:author="Alexander Waters" w:date="2022-08-22T15:51:00Z">
            <w:rPr>
              <w:ins w:id="342" w:author="Alexander Waters" w:date="2022-08-22T15:51:00Z"/>
              <w:rFonts w:ascii="Cambria" w:hAnsi="Cambria" w:cs="Arial"/>
              <w:b/>
              <w:u w:val="single"/>
            </w:rPr>
          </w:rPrChange>
        </w:rPr>
      </w:pPr>
      <w:r w:rsidRPr="00C8477D">
        <w:rPr>
          <w:rFonts w:ascii="Cambria" w:hAnsi="Cambria" w:cs="Arial"/>
          <w:b/>
          <w:u w:val="single"/>
        </w:rPr>
        <w:t>DEVIATIONS</w:t>
      </w:r>
    </w:p>
    <w:p w14:paraId="7EF6E2C1" w14:textId="606608C9" w:rsidR="004633B1" w:rsidRPr="00C8477D" w:rsidRDefault="004633B1">
      <w:pPr>
        <w:pStyle w:val="ListParagraph"/>
        <w:numPr>
          <w:ilvl w:val="1"/>
          <w:numId w:val="8"/>
        </w:numPr>
        <w:rPr>
          <w:rFonts w:ascii="Cambria" w:hAnsi="Cambria" w:cs="Arial"/>
        </w:rPr>
        <w:pPrChange w:id="343" w:author="Alexander Waters" w:date="2022-08-22T15:51:00Z">
          <w:pPr>
            <w:pStyle w:val="ListParagraph"/>
            <w:numPr>
              <w:numId w:val="8"/>
            </w:numPr>
            <w:ind w:hanging="720"/>
          </w:pPr>
        </w:pPrChange>
      </w:pPr>
      <w:ins w:id="344" w:author="Alexander Waters" w:date="2022-08-22T15:51:00Z">
        <w:r w:rsidRPr="00AD69F6">
          <w:rPr>
            <w:rFonts w:ascii="Cambria" w:hAnsi="Cambria" w:cs="Arial"/>
          </w:rPr>
          <w:t xml:space="preserve">Deviations will be </w:t>
        </w:r>
        <w:r>
          <w:rPr>
            <w:rFonts w:ascii="Cambria" w:hAnsi="Cambria" w:cs="Arial"/>
          </w:rPr>
          <w:t xml:space="preserve">documented </w:t>
        </w:r>
        <w:r w:rsidRPr="00AD69F6">
          <w:rPr>
            <w:rFonts w:ascii="Cambria" w:hAnsi="Cambria" w:cs="Arial"/>
          </w:rPr>
          <w:t>using FRM020-012</w:t>
        </w:r>
        <w:r>
          <w:rPr>
            <w:rFonts w:ascii="Cambria" w:hAnsi="Cambria" w:cs="Arial"/>
          </w:rPr>
          <w:t>,</w:t>
        </w:r>
        <w:r w:rsidRPr="00AD69F6">
          <w:rPr>
            <w:rFonts w:ascii="Cambria" w:hAnsi="Cambria" w:cs="Arial"/>
          </w:rPr>
          <w:t xml:space="preserve"> Protocol Deviation Form</w:t>
        </w:r>
      </w:ins>
    </w:p>
    <w:p w14:paraId="7DFA94A4" w14:textId="783E9D92" w:rsidR="00367670" w:rsidRPr="00C8477D" w:rsidDel="004633B1" w:rsidRDefault="00916803" w:rsidP="00C8477D">
      <w:pPr>
        <w:pStyle w:val="ListParagraph"/>
        <w:numPr>
          <w:ilvl w:val="1"/>
          <w:numId w:val="8"/>
        </w:numPr>
        <w:rPr>
          <w:del w:id="345" w:author="Alexander Waters" w:date="2022-08-22T15:51:00Z"/>
          <w:rFonts w:ascii="Cambria" w:hAnsi="Cambria" w:cs="Arial"/>
        </w:rPr>
      </w:pPr>
      <w:del w:id="346" w:author="Alexander Waters" w:date="2022-08-22T15:51:00Z">
        <w:r w:rsidRPr="00C8477D" w:rsidDel="004633B1">
          <w:rPr>
            <w:rFonts w:ascii="Cambria" w:hAnsi="Cambria" w:cs="Arial"/>
          </w:rPr>
          <w:delText>Deviations to the IQ</w:delText>
        </w:r>
        <w:r w:rsidR="00367670" w:rsidRPr="00C8477D" w:rsidDel="004633B1">
          <w:rPr>
            <w:rFonts w:ascii="Cambria" w:hAnsi="Cambria" w:cs="Arial"/>
          </w:rPr>
          <w:delText xml:space="preserve"> will be pre-approved using FRM020-012 Protocol Deviation Form</w:delText>
        </w:r>
        <w:r w:rsidRPr="00C8477D" w:rsidDel="004633B1">
          <w:rPr>
            <w:rFonts w:ascii="Cambria" w:hAnsi="Cambria" w:cs="Arial"/>
          </w:rPr>
          <w:delText xml:space="preserve"> and explained in the IQ report</w:delText>
        </w:r>
        <w:r w:rsidR="00367670" w:rsidRPr="00C8477D" w:rsidDel="004633B1">
          <w:rPr>
            <w:rFonts w:ascii="Cambria" w:hAnsi="Cambria" w:cs="Arial"/>
          </w:rPr>
          <w:delText>.</w:delText>
        </w:r>
        <w:r w:rsidRPr="00C8477D" w:rsidDel="004633B1">
          <w:rPr>
            <w:rFonts w:ascii="Cambria" w:hAnsi="Cambria" w:cs="Arial"/>
          </w:rPr>
          <w:delText xml:space="preserve">  </w:delText>
        </w:r>
      </w:del>
    </w:p>
    <w:p w14:paraId="011EF7ED" w14:textId="6876D2A6" w:rsidR="00916803" w:rsidRPr="00C8477D" w:rsidDel="004633B1" w:rsidRDefault="00916803" w:rsidP="00C8477D">
      <w:pPr>
        <w:pStyle w:val="ListParagraph"/>
        <w:numPr>
          <w:ilvl w:val="1"/>
          <w:numId w:val="8"/>
        </w:numPr>
        <w:rPr>
          <w:del w:id="347" w:author="Alexander Waters" w:date="2022-08-22T15:51:00Z"/>
          <w:rFonts w:ascii="Cambria" w:hAnsi="Cambria" w:cs="Arial"/>
        </w:rPr>
      </w:pPr>
      <w:del w:id="348" w:author="Alexander Waters" w:date="2022-08-22T15:51:00Z">
        <w:r w:rsidRPr="00C8477D" w:rsidDel="004633B1">
          <w:rPr>
            <w:rFonts w:ascii="Cambria" w:hAnsi="Cambria" w:cs="Arial"/>
          </w:rPr>
          <w:delText>Copies of signed Protocol Deviation Forms will be attached to the IQ report (in the Appendix).</w:delText>
        </w:r>
      </w:del>
    </w:p>
    <w:p w14:paraId="05B20EA0" w14:textId="3F95C696" w:rsidR="00367670" w:rsidRPr="00C8477D" w:rsidRDefault="00367670" w:rsidP="00C8477D">
      <w:pPr>
        <w:pStyle w:val="ListParagraph"/>
        <w:numPr>
          <w:ilvl w:val="0"/>
          <w:numId w:val="8"/>
        </w:numPr>
        <w:rPr>
          <w:rFonts w:ascii="Cambria" w:hAnsi="Cambria" w:cs="Arial"/>
        </w:rPr>
      </w:pPr>
      <w:r w:rsidRPr="00C8477D">
        <w:rPr>
          <w:rFonts w:ascii="Cambria" w:hAnsi="Cambria" w:cs="Arial"/>
          <w:b/>
          <w:u w:val="single"/>
        </w:rPr>
        <w:t>PRE-REQUISITE STEPS</w:t>
      </w:r>
    </w:p>
    <w:p w14:paraId="20233AB6" w14:textId="77777777" w:rsidR="009B08C3" w:rsidRDefault="009B08C3" w:rsidP="009B08C3">
      <w:pPr>
        <w:pStyle w:val="ListParagraph"/>
        <w:numPr>
          <w:ilvl w:val="1"/>
          <w:numId w:val="8"/>
        </w:numPr>
        <w:rPr>
          <w:rFonts w:ascii="Cambria" w:hAnsi="Cambria" w:cs="Arial"/>
        </w:rPr>
      </w:pPr>
      <w:r w:rsidRPr="00AD69F6">
        <w:rPr>
          <w:rFonts w:ascii="Cambria" w:hAnsi="Cambria" w:cs="Arial"/>
        </w:rPr>
        <w:t>For each phase of validation</w:t>
      </w:r>
      <w:r>
        <w:rPr>
          <w:rFonts w:ascii="Cambria" w:hAnsi="Cambria" w:cs="Arial"/>
        </w:rPr>
        <w:t xml:space="preserve">, Stimlabs </w:t>
      </w:r>
      <w:r w:rsidRPr="00AD69F6">
        <w:rPr>
          <w:rFonts w:ascii="Cambria" w:hAnsi="Cambria" w:cs="Arial"/>
        </w:rPr>
        <w:t>protocols must be approved and signed prior to the start of validation activities.</w:t>
      </w:r>
    </w:p>
    <w:p w14:paraId="53C91789" w14:textId="0D59D664" w:rsidR="00B74CF9" w:rsidRDefault="00B74CF9" w:rsidP="00B74CF9">
      <w:pPr>
        <w:pStyle w:val="ListParagraph"/>
        <w:numPr>
          <w:ilvl w:val="1"/>
          <w:numId w:val="8"/>
        </w:numPr>
        <w:rPr>
          <w:rFonts w:ascii="Cambria" w:hAnsi="Cambria" w:cs="Arial"/>
        </w:rPr>
      </w:pPr>
      <w:r w:rsidRPr="00954E1D">
        <w:rPr>
          <w:rFonts w:ascii="Cambria" w:hAnsi="Cambria" w:cs="Arial"/>
        </w:rPr>
        <w:t xml:space="preserve">Per QSP020-001, Process and Equipment Validation, </w:t>
      </w:r>
      <w:r w:rsidRPr="00E10811">
        <w:rPr>
          <w:rFonts w:ascii="Cambria" w:hAnsi="Cambria" w:cs="Arial"/>
        </w:rPr>
        <w:t xml:space="preserve">a validation report shall be completed and approved at the conclusion of each phase of the validation and a final </w:t>
      </w:r>
      <w:r w:rsidRPr="00E10811">
        <w:rPr>
          <w:rFonts w:ascii="Cambria" w:hAnsi="Cambria" w:cs="Arial"/>
        </w:rPr>
        <w:lastRenderedPageBreak/>
        <w:t>summary report encompassing all phases of validation may be prepared in addition to the individual phase reports.</w:t>
      </w:r>
    </w:p>
    <w:p w14:paraId="33D41072" w14:textId="77777777" w:rsidR="000A54EB" w:rsidRDefault="000A54EB" w:rsidP="000A54EB">
      <w:pPr>
        <w:pStyle w:val="ListParagraph"/>
        <w:numPr>
          <w:ilvl w:val="1"/>
          <w:numId w:val="8"/>
        </w:numPr>
        <w:rPr>
          <w:rFonts w:ascii="Cambria" w:hAnsi="Cambria" w:cs="Arial"/>
        </w:rPr>
      </w:pPr>
      <w:r>
        <w:rPr>
          <w:rFonts w:ascii="Cambria" w:hAnsi="Cambria" w:cs="Arial"/>
        </w:rPr>
        <w:t>Objective evidence, via FRM011-001, Individual Training Form or FRM011-003, Group Training Form, of training is required for all persons participating in the qualification activities that are subject to this validation.</w:t>
      </w:r>
    </w:p>
    <w:p w14:paraId="5A8A9208" w14:textId="48AF1FFF" w:rsidR="003F473B" w:rsidRPr="00DE5572" w:rsidRDefault="000A54EB">
      <w:pPr>
        <w:pStyle w:val="ListParagraph"/>
        <w:numPr>
          <w:ilvl w:val="1"/>
          <w:numId w:val="8"/>
        </w:numPr>
        <w:rPr>
          <w:rFonts w:ascii="Cambria" w:hAnsi="Cambria" w:cs="Arial"/>
          <w:rPrChange w:id="349" w:author="Alexander Waters" w:date="2022-08-22T15:48:00Z">
            <w:rPr/>
          </w:rPrChange>
        </w:rPr>
      </w:pPr>
      <w:r>
        <w:rPr>
          <w:rFonts w:ascii="Cambria" w:hAnsi="Cambria" w:cs="Arial"/>
        </w:rPr>
        <w:t>Calibration of the equipment subject to this validation package must occur prior to approval of the IQ report. Objective evidence of the calibration must be present in this validation package.</w:t>
      </w:r>
    </w:p>
    <w:p w14:paraId="504ADC74" w14:textId="781BDD2F" w:rsidR="00367670" w:rsidRPr="00C8477D" w:rsidRDefault="00367670" w:rsidP="00C8477D">
      <w:pPr>
        <w:pStyle w:val="ListParagraph"/>
        <w:numPr>
          <w:ilvl w:val="0"/>
          <w:numId w:val="8"/>
        </w:numPr>
        <w:rPr>
          <w:rFonts w:ascii="Cambria" w:hAnsi="Cambria" w:cs="Arial"/>
        </w:rPr>
      </w:pPr>
      <w:r w:rsidRPr="00C8477D">
        <w:rPr>
          <w:rFonts w:ascii="Cambria" w:hAnsi="Cambria" w:cs="Arial"/>
          <w:b/>
          <w:u w:val="single"/>
        </w:rPr>
        <w:t>APPENDIX</w:t>
      </w:r>
    </w:p>
    <w:p w14:paraId="313A1BEA" w14:textId="7623CFE8" w:rsidR="00916803" w:rsidRPr="00C8477D" w:rsidDel="00940333" w:rsidRDefault="00916803" w:rsidP="00C8477D">
      <w:pPr>
        <w:pStyle w:val="ListParagraph"/>
        <w:numPr>
          <w:ilvl w:val="1"/>
          <w:numId w:val="8"/>
        </w:numPr>
        <w:rPr>
          <w:del w:id="350" w:author="Alexander Waters" w:date="2022-08-22T15:49:00Z"/>
          <w:rFonts w:ascii="Cambria" w:hAnsi="Cambria" w:cs="Arial"/>
        </w:rPr>
      </w:pPr>
      <w:del w:id="351" w:author="Alexander Waters" w:date="2022-08-22T15:49:00Z">
        <w:r w:rsidRPr="00C8477D" w:rsidDel="00940333">
          <w:rPr>
            <w:rFonts w:ascii="Cambria" w:hAnsi="Cambria" w:cs="Arial"/>
          </w:rPr>
          <w:delText>Blank training form (or use approved form)</w:delText>
        </w:r>
      </w:del>
    </w:p>
    <w:p w14:paraId="5152E8E4" w14:textId="5D34D0F4" w:rsidR="000C4298" w:rsidRDefault="00916803" w:rsidP="003F473B">
      <w:pPr>
        <w:pStyle w:val="ListParagraph"/>
        <w:numPr>
          <w:ilvl w:val="1"/>
          <w:numId w:val="8"/>
        </w:numPr>
        <w:rPr>
          <w:rFonts w:ascii="Cambria" w:hAnsi="Cambria" w:cs="Arial"/>
        </w:rPr>
      </w:pPr>
      <w:del w:id="352" w:author="Alexander Waters" w:date="2022-08-22T15:49:00Z">
        <w:r w:rsidRPr="00C8477D" w:rsidDel="005B7A11">
          <w:rPr>
            <w:rFonts w:ascii="Cambria" w:hAnsi="Cambria" w:cs="Arial"/>
          </w:rPr>
          <w:delText>Blank data collection sheets</w:delText>
        </w:r>
      </w:del>
      <w:ins w:id="353" w:author="Alexander Waters" w:date="2022-08-22T15:49:00Z">
        <w:r w:rsidR="005B7A11">
          <w:rPr>
            <w:rFonts w:ascii="Cambria" w:hAnsi="Cambria" w:cs="Arial"/>
          </w:rPr>
          <w:t>DATA COLLECTION SHEETS</w:t>
        </w:r>
      </w:ins>
    </w:p>
    <w:p w14:paraId="00B955F7" w14:textId="06A65758" w:rsidR="00A624E9" w:rsidRDefault="00740826" w:rsidP="00740826">
      <w:pPr>
        <w:pStyle w:val="ListParagraph"/>
        <w:numPr>
          <w:ilvl w:val="1"/>
          <w:numId w:val="8"/>
        </w:numPr>
        <w:rPr>
          <w:rFonts w:ascii="Cambria" w:hAnsi="Cambria"/>
        </w:rPr>
      </w:pPr>
      <w:r w:rsidRPr="00775AB0">
        <w:rPr>
          <w:rFonts w:ascii="Cambria" w:hAnsi="Cambria"/>
        </w:rPr>
        <w:t>INCUCELL 404-</w:t>
      </w:r>
      <w:r w:rsidR="00775AB0" w:rsidRPr="00775AB0">
        <w:rPr>
          <w:rFonts w:ascii="Cambria" w:hAnsi="Cambria"/>
        </w:rPr>
        <w:t>Operating Instructions</w:t>
      </w:r>
    </w:p>
    <w:p w14:paraId="36717887" w14:textId="4AB05887" w:rsidR="00775AB0" w:rsidRDefault="00817F66" w:rsidP="00740826">
      <w:pPr>
        <w:pStyle w:val="ListParagraph"/>
        <w:numPr>
          <w:ilvl w:val="1"/>
          <w:numId w:val="8"/>
        </w:numPr>
        <w:rPr>
          <w:rFonts w:ascii="Cambria" w:hAnsi="Cambria"/>
        </w:rPr>
      </w:pPr>
      <w:r w:rsidRPr="0037006B">
        <w:rPr>
          <w:rFonts w:ascii="Cambria" w:hAnsi="Cambria"/>
        </w:rPr>
        <w:t>INCUCELL/INCUCELL V Laboratory Incubators with Natural/Forced Air Convention</w:t>
      </w:r>
    </w:p>
    <w:p w14:paraId="6A411EDD" w14:textId="0053CC8B" w:rsidR="00817F66" w:rsidRPr="00775AB0" w:rsidRDefault="00195675" w:rsidP="00740826">
      <w:pPr>
        <w:pStyle w:val="ListParagraph"/>
        <w:numPr>
          <w:ilvl w:val="1"/>
          <w:numId w:val="8"/>
        </w:numPr>
        <w:rPr>
          <w:rFonts w:ascii="Cambria" w:hAnsi="Cambria"/>
        </w:rPr>
      </w:pPr>
      <w:r w:rsidRPr="0037006B">
        <w:rPr>
          <w:rFonts w:ascii="Cambria" w:hAnsi="Cambria"/>
        </w:rPr>
        <w:t>Laboratory Drying Ovens and Incubators with innovated control automatics ECO line and EVO line</w:t>
      </w:r>
    </w:p>
    <w:p w14:paraId="537F37EF" w14:textId="69B6B6B7" w:rsidR="005B7A11" w:rsidRDefault="000E28F9" w:rsidP="003F473B">
      <w:pPr>
        <w:pStyle w:val="ListParagraph"/>
        <w:numPr>
          <w:ilvl w:val="1"/>
          <w:numId w:val="8"/>
        </w:numPr>
        <w:rPr>
          <w:rFonts w:ascii="Cambria" w:hAnsi="Cambria" w:cs="Arial"/>
        </w:rPr>
      </w:pPr>
      <w:r>
        <w:rPr>
          <w:rFonts w:ascii="Cambria" w:hAnsi="Cambria" w:cs="Arial"/>
        </w:rPr>
        <w:t xml:space="preserve">Test Equipment </w:t>
      </w:r>
      <w:ins w:id="354" w:author="Alexander Waters" w:date="2022-08-22T15:49:00Z">
        <w:r w:rsidR="005B7A11">
          <w:rPr>
            <w:rFonts w:ascii="Cambria" w:hAnsi="Cambria" w:cs="Arial"/>
          </w:rPr>
          <w:t>Certificates of Calibration</w:t>
        </w:r>
      </w:ins>
    </w:p>
    <w:p w14:paraId="218C7F12" w14:textId="3BFC883A" w:rsidR="000E28F9" w:rsidRDefault="000E28F9" w:rsidP="000E28F9">
      <w:pPr>
        <w:pStyle w:val="ListParagraph"/>
        <w:numPr>
          <w:ilvl w:val="1"/>
          <w:numId w:val="8"/>
        </w:numPr>
        <w:rPr>
          <w:ins w:id="355" w:author="Alexander Waters" w:date="2022-08-22T15:49:00Z"/>
          <w:rFonts w:ascii="Cambria" w:hAnsi="Cambria" w:cs="Arial"/>
        </w:rPr>
      </w:pPr>
      <w:r>
        <w:rPr>
          <w:rFonts w:ascii="Cambria" w:hAnsi="Cambria" w:cs="Arial"/>
        </w:rPr>
        <w:t xml:space="preserve">Equipment Certificate(s) of </w:t>
      </w:r>
      <w:r w:rsidR="00E8278E">
        <w:rPr>
          <w:rFonts w:ascii="Cambria" w:hAnsi="Cambria" w:cs="Arial"/>
        </w:rPr>
        <w:t>Calibration</w:t>
      </w:r>
    </w:p>
    <w:p w14:paraId="3C4233E9" w14:textId="5EF4BB58" w:rsidR="000E28F9" w:rsidRDefault="00A624E9" w:rsidP="000E28F9">
      <w:pPr>
        <w:pStyle w:val="ListParagraph"/>
        <w:numPr>
          <w:ilvl w:val="1"/>
          <w:numId w:val="8"/>
        </w:numPr>
        <w:rPr>
          <w:rFonts w:ascii="Cambria" w:hAnsi="Cambria" w:cs="Arial"/>
        </w:rPr>
      </w:pPr>
      <w:r>
        <w:rPr>
          <w:rFonts w:ascii="Cambria" w:hAnsi="Cambria" w:cs="Arial"/>
        </w:rPr>
        <w:t xml:space="preserve">Personnel </w:t>
      </w:r>
      <w:ins w:id="356" w:author="Alexander Waters" w:date="2022-08-22T15:49:00Z">
        <w:r w:rsidR="005B7A11">
          <w:rPr>
            <w:rFonts w:ascii="Cambria" w:hAnsi="Cambria" w:cs="Arial"/>
          </w:rPr>
          <w:t>Training</w:t>
        </w:r>
      </w:ins>
    </w:p>
    <w:p w14:paraId="2441FDFA" w14:textId="77777777" w:rsidR="00DE5572" w:rsidRPr="0037006B" w:rsidRDefault="00DE5572" w:rsidP="00DE5572">
      <w:pPr>
        <w:pStyle w:val="ListParagraph"/>
        <w:numPr>
          <w:ilvl w:val="0"/>
          <w:numId w:val="8"/>
        </w:numPr>
        <w:rPr>
          <w:ins w:id="357" w:author="Alexander Waters" w:date="2022-08-22T15:48:00Z"/>
          <w:rFonts w:ascii="Cambria" w:hAnsi="Cambria" w:cs="Arial"/>
          <w:b/>
          <w:bCs/>
          <w:u w:val="single"/>
        </w:rPr>
      </w:pPr>
      <w:ins w:id="358" w:author="Alexander Waters" w:date="2022-08-22T15:48:00Z">
        <w:r>
          <w:rPr>
            <w:rFonts w:ascii="Cambria" w:hAnsi="Cambria" w:cs="Arial"/>
            <w:b/>
            <w:bCs/>
            <w:u w:val="single"/>
          </w:rPr>
          <w:t>REVISION HISTORY</w:t>
        </w:r>
      </w:ins>
    </w:p>
    <w:tbl>
      <w:tblPr>
        <w:tblStyle w:val="TableGrid"/>
        <w:tblW w:w="5000" w:type="pct"/>
        <w:tblLook w:val="04A0" w:firstRow="1" w:lastRow="0" w:firstColumn="1" w:lastColumn="0" w:noHBand="0" w:noVBand="1"/>
      </w:tblPr>
      <w:tblGrid>
        <w:gridCol w:w="1093"/>
        <w:gridCol w:w="6193"/>
        <w:gridCol w:w="2064"/>
      </w:tblGrid>
      <w:tr w:rsidR="00DE5572" w14:paraId="2CAC3A7C" w14:textId="77777777" w:rsidTr="0037006B">
        <w:trPr>
          <w:tblHeader/>
          <w:ins w:id="359" w:author="Alexander Waters" w:date="2022-08-22T15:48:00Z"/>
        </w:trPr>
        <w:tc>
          <w:tcPr>
            <w:tcW w:w="584" w:type="pct"/>
            <w:tcBorders>
              <w:top w:val="single" w:sz="4" w:space="0" w:color="auto"/>
              <w:left w:val="single" w:sz="4" w:space="0" w:color="auto"/>
              <w:bottom w:val="single" w:sz="4" w:space="0" w:color="auto"/>
              <w:right w:val="single" w:sz="4" w:space="0" w:color="auto"/>
            </w:tcBorders>
            <w:vAlign w:val="center"/>
            <w:hideMark/>
          </w:tcPr>
          <w:p w14:paraId="12B9189E" w14:textId="77777777" w:rsidR="00DE5572" w:rsidRDefault="00DE5572" w:rsidP="0037006B">
            <w:pPr>
              <w:jc w:val="center"/>
              <w:rPr>
                <w:ins w:id="360" w:author="Alexander Waters" w:date="2022-08-22T15:48:00Z"/>
                <w:rFonts w:ascii="Cambria" w:eastAsia="Times New Roman" w:hAnsi="Cambria" w:cs="Times New Roman"/>
                <w:b/>
                <w:bCs/>
              </w:rPr>
            </w:pPr>
            <w:ins w:id="361" w:author="Alexander Waters" w:date="2022-08-22T15:48:00Z">
              <w:r>
                <w:rPr>
                  <w:rFonts w:ascii="Cambria" w:eastAsia="Times New Roman" w:hAnsi="Cambria" w:cs="Times New Roman"/>
                  <w:b/>
                  <w:bCs/>
                </w:rPr>
                <w:t>Revision Number</w:t>
              </w:r>
            </w:ins>
          </w:p>
        </w:tc>
        <w:tc>
          <w:tcPr>
            <w:tcW w:w="3311" w:type="pct"/>
            <w:tcBorders>
              <w:top w:val="single" w:sz="4" w:space="0" w:color="auto"/>
              <w:left w:val="single" w:sz="4" w:space="0" w:color="auto"/>
              <w:bottom w:val="single" w:sz="4" w:space="0" w:color="auto"/>
              <w:right w:val="single" w:sz="4" w:space="0" w:color="auto"/>
            </w:tcBorders>
            <w:vAlign w:val="center"/>
            <w:hideMark/>
          </w:tcPr>
          <w:p w14:paraId="61F23319" w14:textId="77777777" w:rsidR="00DE5572" w:rsidRDefault="00DE5572" w:rsidP="0037006B">
            <w:pPr>
              <w:jc w:val="center"/>
              <w:rPr>
                <w:ins w:id="362" w:author="Alexander Waters" w:date="2022-08-22T15:48:00Z"/>
                <w:rFonts w:ascii="Cambria" w:eastAsia="Times New Roman" w:hAnsi="Cambria" w:cs="Times New Roman"/>
                <w:b/>
                <w:bCs/>
              </w:rPr>
            </w:pPr>
            <w:ins w:id="363" w:author="Alexander Waters" w:date="2022-08-22T15:48:00Z">
              <w:r>
                <w:rPr>
                  <w:rFonts w:ascii="Cambria" w:eastAsia="Times New Roman" w:hAnsi="Cambria" w:cs="Times New Roman"/>
                  <w:b/>
                  <w:bCs/>
                </w:rPr>
                <w:t>Description of Change</w:t>
              </w:r>
            </w:ins>
          </w:p>
        </w:tc>
        <w:tc>
          <w:tcPr>
            <w:tcW w:w="1104" w:type="pct"/>
            <w:tcBorders>
              <w:top w:val="single" w:sz="4" w:space="0" w:color="auto"/>
              <w:left w:val="single" w:sz="4" w:space="0" w:color="auto"/>
              <w:bottom w:val="single" w:sz="4" w:space="0" w:color="auto"/>
              <w:right w:val="single" w:sz="4" w:space="0" w:color="auto"/>
            </w:tcBorders>
            <w:vAlign w:val="center"/>
            <w:hideMark/>
          </w:tcPr>
          <w:p w14:paraId="239F2DC9" w14:textId="77777777" w:rsidR="00DE5572" w:rsidRDefault="00DE5572" w:rsidP="0037006B">
            <w:pPr>
              <w:jc w:val="center"/>
              <w:rPr>
                <w:ins w:id="364" w:author="Alexander Waters" w:date="2022-08-22T15:48:00Z"/>
                <w:rFonts w:ascii="Cambria" w:eastAsia="Times New Roman" w:hAnsi="Cambria" w:cs="Times New Roman"/>
                <w:b/>
                <w:bCs/>
              </w:rPr>
            </w:pPr>
            <w:ins w:id="365" w:author="Alexander Waters" w:date="2022-08-22T15:48:00Z">
              <w:r>
                <w:rPr>
                  <w:rFonts w:ascii="Cambria" w:eastAsia="Times New Roman" w:hAnsi="Cambria" w:cs="Times New Roman"/>
                  <w:b/>
                  <w:bCs/>
                </w:rPr>
                <w:t>Changed By</w:t>
              </w:r>
            </w:ins>
          </w:p>
        </w:tc>
      </w:tr>
      <w:tr w:rsidR="00DE5572" w14:paraId="236C2C2F" w14:textId="77777777" w:rsidTr="0037006B">
        <w:trPr>
          <w:ins w:id="366" w:author="Alexander Waters" w:date="2022-08-22T15:48:00Z"/>
        </w:trPr>
        <w:tc>
          <w:tcPr>
            <w:tcW w:w="584" w:type="pct"/>
            <w:tcBorders>
              <w:top w:val="single" w:sz="4" w:space="0" w:color="auto"/>
              <w:left w:val="single" w:sz="4" w:space="0" w:color="auto"/>
              <w:bottom w:val="single" w:sz="4" w:space="0" w:color="auto"/>
              <w:right w:val="single" w:sz="4" w:space="0" w:color="auto"/>
            </w:tcBorders>
            <w:vAlign w:val="center"/>
            <w:hideMark/>
          </w:tcPr>
          <w:p w14:paraId="664C5EF1" w14:textId="77777777" w:rsidR="00DE5572" w:rsidRDefault="00DE5572" w:rsidP="0037006B">
            <w:pPr>
              <w:spacing w:before="60" w:after="60"/>
              <w:jc w:val="center"/>
              <w:rPr>
                <w:ins w:id="367" w:author="Alexander Waters" w:date="2022-08-22T15:48:00Z"/>
                <w:rFonts w:ascii="Cambria" w:eastAsia="Times New Roman" w:hAnsi="Cambria" w:cs="Times New Roman"/>
              </w:rPr>
            </w:pPr>
            <w:ins w:id="368" w:author="Alexander Waters" w:date="2022-08-22T15:48:00Z">
              <w:r>
                <w:rPr>
                  <w:rFonts w:ascii="Cambria" w:eastAsia="Times New Roman" w:hAnsi="Cambria" w:cs="Times New Roman"/>
                </w:rPr>
                <w:t>01</w:t>
              </w:r>
            </w:ins>
          </w:p>
        </w:tc>
        <w:tc>
          <w:tcPr>
            <w:tcW w:w="3311" w:type="pct"/>
            <w:tcBorders>
              <w:top w:val="single" w:sz="4" w:space="0" w:color="auto"/>
              <w:left w:val="single" w:sz="4" w:space="0" w:color="auto"/>
              <w:bottom w:val="single" w:sz="4" w:space="0" w:color="auto"/>
              <w:right w:val="single" w:sz="4" w:space="0" w:color="auto"/>
            </w:tcBorders>
            <w:vAlign w:val="center"/>
            <w:hideMark/>
          </w:tcPr>
          <w:p w14:paraId="1AE330B9" w14:textId="77777777" w:rsidR="00DE5572" w:rsidRDefault="00DE5572" w:rsidP="0037006B">
            <w:pPr>
              <w:tabs>
                <w:tab w:val="left" w:pos="720"/>
                <w:tab w:val="center" w:pos="4680"/>
                <w:tab w:val="right" w:pos="9360"/>
              </w:tabs>
              <w:spacing w:before="60" w:after="60"/>
              <w:rPr>
                <w:ins w:id="369" w:author="Alexander Waters" w:date="2022-08-22T15:48:00Z"/>
                <w:rFonts w:ascii="Cambria" w:eastAsia="Times New Roman" w:hAnsi="Cambria" w:cs="Times New Roman"/>
              </w:rPr>
            </w:pPr>
            <w:ins w:id="370" w:author="Alexander Waters" w:date="2022-08-22T15:48:00Z">
              <w:r>
                <w:rPr>
                  <w:rFonts w:ascii="Cambria" w:eastAsia="Times New Roman" w:hAnsi="Cambria" w:cs="Times New Roman"/>
                  <w:sz w:val="20"/>
                  <w:szCs w:val="20"/>
                </w:rPr>
                <w:t>Original Issue</w:t>
              </w:r>
            </w:ins>
          </w:p>
        </w:tc>
        <w:tc>
          <w:tcPr>
            <w:tcW w:w="1104" w:type="pct"/>
            <w:tcBorders>
              <w:top w:val="single" w:sz="4" w:space="0" w:color="auto"/>
              <w:left w:val="single" w:sz="4" w:space="0" w:color="auto"/>
              <w:bottom w:val="single" w:sz="4" w:space="0" w:color="auto"/>
              <w:right w:val="single" w:sz="4" w:space="0" w:color="auto"/>
            </w:tcBorders>
            <w:vAlign w:val="center"/>
            <w:hideMark/>
          </w:tcPr>
          <w:p w14:paraId="18D0F5A3" w14:textId="77777777" w:rsidR="00DE5572" w:rsidRDefault="00DE5572" w:rsidP="0037006B">
            <w:pPr>
              <w:spacing w:before="60" w:after="60"/>
              <w:jc w:val="center"/>
              <w:rPr>
                <w:ins w:id="371" w:author="Alexander Waters" w:date="2022-08-22T15:48:00Z"/>
                <w:rFonts w:ascii="Cambria" w:eastAsia="Times New Roman" w:hAnsi="Cambria" w:cs="Times New Roman"/>
              </w:rPr>
            </w:pPr>
            <w:ins w:id="372" w:author="Alexander Waters" w:date="2022-08-22T15:48:00Z">
              <w:r>
                <w:rPr>
                  <w:rFonts w:ascii="Cambria" w:eastAsia="Times New Roman" w:hAnsi="Cambria" w:cs="Times New Roman"/>
                </w:rPr>
                <w:t>Alexander Waters</w:t>
              </w:r>
            </w:ins>
          </w:p>
        </w:tc>
      </w:tr>
    </w:tbl>
    <w:p w14:paraId="6DC3F5A9" w14:textId="77777777" w:rsidR="00DE5572" w:rsidRPr="00DE5572" w:rsidRDefault="00DE5572" w:rsidP="00DE5572">
      <w:pPr>
        <w:rPr>
          <w:ins w:id="373" w:author="Alexander Waters" w:date="2022-08-22T15:45:00Z"/>
          <w:rFonts w:ascii="Cambria" w:hAnsi="Cambria" w:cs="Arial"/>
          <w:rPrChange w:id="374" w:author="Alexander Waters" w:date="2022-08-22T15:48:00Z">
            <w:rPr>
              <w:ins w:id="375" w:author="Alexander Waters" w:date="2022-08-22T15:45:00Z"/>
            </w:rPr>
          </w:rPrChange>
        </w:rPr>
      </w:pPr>
    </w:p>
    <w:p w14:paraId="0DB0B18A" w14:textId="77777777" w:rsidR="00112DD1" w:rsidRDefault="00112DD1">
      <w:pPr>
        <w:rPr>
          <w:ins w:id="376" w:author="Alexander Waters" w:date="2022-08-22T15:45:00Z"/>
          <w:rFonts w:ascii="Cambria" w:hAnsi="Cambria" w:cs="Arial"/>
        </w:rPr>
      </w:pPr>
      <w:ins w:id="377" w:author="Alexander Waters" w:date="2022-08-22T15:45:00Z">
        <w:r>
          <w:rPr>
            <w:rFonts w:ascii="Cambria" w:hAnsi="Cambria" w:cs="Arial"/>
          </w:rPr>
          <w:br w:type="page"/>
        </w:r>
      </w:ins>
    </w:p>
    <w:p w14:paraId="3FA0A3F8" w14:textId="23E71CF5" w:rsidR="002F298B" w:rsidRPr="008134FE" w:rsidRDefault="002F298B">
      <w:pPr>
        <w:rPr>
          <w:rFonts w:ascii="Cambria" w:hAnsi="Cambria" w:cs="Arial"/>
          <w:b/>
          <w:u w:val="single"/>
          <w:rPrChange w:id="378" w:author="Alexander Waters" w:date="2022-08-23T09:56:00Z">
            <w:rPr/>
          </w:rPrChange>
        </w:rPr>
        <w:pPrChange w:id="379" w:author="Alexander Waters" w:date="2022-08-23T09:56:00Z">
          <w:pPr>
            <w:pStyle w:val="ListParagraph"/>
            <w:numPr>
              <w:ilvl w:val="1"/>
              <w:numId w:val="8"/>
            </w:numPr>
            <w:ind w:left="1440" w:hanging="720"/>
          </w:pPr>
        </w:pPrChange>
      </w:pPr>
      <w:ins w:id="380" w:author="Alexander Waters" w:date="2022-08-22T15:52:00Z">
        <w:r>
          <w:rPr>
            <w:rFonts w:ascii="Cambria" w:hAnsi="Cambria" w:cs="Arial"/>
            <w:b/>
            <w:u w:val="single"/>
          </w:rPr>
          <w:lastRenderedPageBreak/>
          <w:t>APPENDIX 1</w:t>
        </w:r>
      </w:ins>
      <w:r w:rsidR="00195675">
        <w:rPr>
          <w:rFonts w:ascii="Cambria" w:hAnsi="Cambria" w:cs="Arial"/>
          <w:b/>
          <w:u w:val="single"/>
        </w:rPr>
        <w:t>8</w:t>
      </w:r>
      <w:ins w:id="381" w:author="Alexander Waters" w:date="2022-08-22T15:52:00Z">
        <w:r>
          <w:rPr>
            <w:rFonts w:ascii="Cambria" w:hAnsi="Cambria" w:cs="Arial"/>
            <w:b/>
            <w:u w:val="single"/>
          </w:rPr>
          <w:t>.1: DATA COLLECTION SHEETS</w:t>
        </w:r>
      </w:ins>
    </w:p>
    <w:tbl>
      <w:tblPr>
        <w:tblStyle w:val="TableGrid"/>
        <w:tblW w:w="9720" w:type="dxa"/>
        <w:tblInd w:w="-185" w:type="dxa"/>
        <w:tblLook w:val="04A0" w:firstRow="1" w:lastRow="0" w:firstColumn="1" w:lastColumn="0" w:noHBand="0" w:noVBand="1"/>
        <w:tblPrChange w:id="382" w:author="Alexander Waters" w:date="2022-08-23T12:34:00Z">
          <w:tblPr>
            <w:tblStyle w:val="TableGrid"/>
            <w:tblW w:w="0" w:type="auto"/>
            <w:tblLook w:val="04A0" w:firstRow="1" w:lastRow="0" w:firstColumn="1" w:lastColumn="0" w:noHBand="0" w:noVBand="1"/>
          </w:tblPr>
        </w:tblPrChange>
      </w:tblPr>
      <w:tblGrid>
        <w:gridCol w:w="1465"/>
        <w:gridCol w:w="1069"/>
        <w:gridCol w:w="2818"/>
        <w:gridCol w:w="1025"/>
        <w:gridCol w:w="1539"/>
        <w:gridCol w:w="1804"/>
        <w:tblGridChange w:id="383">
          <w:tblGrid>
            <w:gridCol w:w="185"/>
            <w:gridCol w:w="1280"/>
            <w:gridCol w:w="1392"/>
            <w:gridCol w:w="2495"/>
            <w:gridCol w:w="2273"/>
            <w:gridCol w:w="425"/>
            <w:gridCol w:w="205"/>
            <w:gridCol w:w="1280"/>
            <w:gridCol w:w="1910"/>
          </w:tblGrid>
        </w:tblGridChange>
      </w:tblGrid>
      <w:tr w:rsidR="00330B08" w:rsidRPr="00546D8D" w14:paraId="2F3816ED" w14:textId="77777777" w:rsidTr="00B07B0C">
        <w:trPr>
          <w:ins w:id="384" w:author="Alexander Waters" w:date="2022-08-22T15:56:00Z"/>
          <w:trPrChange w:id="385" w:author="Alexander Waters" w:date="2022-08-23T12:34:00Z">
            <w:trPr>
              <w:gridBefore w:val="1"/>
              <w:gridAfter w:val="0"/>
            </w:trPr>
          </w:trPrChange>
        </w:trPr>
        <w:tc>
          <w:tcPr>
            <w:tcW w:w="9720" w:type="dxa"/>
            <w:gridSpan w:val="6"/>
            <w:shd w:val="clear" w:color="auto" w:fill="BFBFBF" w:themeFill="background1" w:themeFillShade="BF"/>
            <w:tcPrChange w:id="386" w:author="Alexander Waters" w:date="2022-08-23T12:34:00Z">
              <w:tcPr>
                <w:tcW w:w="9350" w:type="dxa"/>
                <w:gridSpan w:val="7"/>
              </w:tcPr>
            </w:tcPrChange>
          </w:tcPr>
          <w:p w14:paraId="13E765C6" w14:textId="2561C284" w:rsidR="00330B08" w:rsidRPr="00546D8D" w:rsidRDefault="00330B08" w:rsidP="0037006B">
            <w:pPr>
              <w:jc w:val="center"/>
              <w:rPr>
                <w:ins w:id="387" w:author="Alexander Waters" w:date="2022-08-22T15:56:00Z"/>
                <w:rFonts w:ascii="Cambria" w:hAnsi="Cambria"/>
                <w:b/>
                <w:bCs/>
              </w:rPr>
            </w:pPr>
            <w:ins w:id="388" w:author="Alexander Waters" w:date="2022-08-22T15:56:00Z">
              <w:r>
                <w:rPr>
                  <w:rFonts w:ascii="Cambria" w:hAnsi="Cambria"/>
                  <w:b/>
                  <w:bCs/>
                </w:rPr>
                <w:t>Pre-requisite Criteria</w:t>
              </w:r>
            </w:ins>
          </w:p>
        </w:tc>
      </w:tr>
      <w:tr w:rsidR="00330B08" w:rsidRPr="006615B5" w14:paraId="0C7C3305" w14:textId="77777777" w:rsidTr="00B07B0C">
        <w:trPr>
          <w:ins w:id="389" w:author="Alexander Waters" w:date="2022-08-22T15:56:00Z"/>
          <w:trPrChange w:id="390" w:author="Alexander Waters" w:date="2022-08-23T12:34:00Z">
            <w:trPr>
              <w:gridBefore w:val="1"/>
              <w:gridAfter w:val="0"/>
            </w:trPr>
          </w:trPrChange>
        </w:trPr>
        <w:tc>
          <w:tcPr>
            <w:tcW w:w="9720" w:type="dxa"/>
            <w:gridSpan w:val="6"/>
            <w:tcPrChange w:id="391" w:author="Alexander Waters" w:date="2022-08-23T12:34:00Z">
              <w:tcPr>
                <w:tcW w:w="9350" w:type="dxa"/>
                <w:gridSpan w:val="7"/>
              </w:tcPr>
            </w:tcPrChange>
          </w:tcPr>
          <w:p w14:paraId="6C15A515" w14:textId="080C08DF" w:rsidR="00C927B8" w:rsidRPr="00C927B8" w:rsidRDefault="00C927B8">
            <w:pPr>
              <w:pStyle w:val="ListParagraph"/>
              <w:numPr>
                <w:ilvl w:val="0"/>
                <w:numId w:val="13"/>
              </w:numPr>
              <w:rPr>
                <w:ins w:id="392" w:author="Alexander Waters" w:date="2022-08-23T09:13:00Z"/>
                <w:rFonts w:ascii="Cambria" w:eastAsia="Times New Roman" w:hAnsi="Cambria" w:cs="Arial"/>
                <w:bCs/>
                <w:sz w:val="24"/>
                <w:szCs w:val="24"/>
                <w:rPrChange w:id="393" w:author="Alexander Waters" w:date="2022-08-23T09:14:00Z">
                  <w:rPr>
                    <w:ins w:id="394" w:author="Alexander Waters" w:date="2022-08-23T09:13:00Z"/>
                    <w:rFonts w:ascii="Cambria" w:eastAsia="Times New Roman" w:hAnsi="Cambria" w:cs="Arial"/>
                    <w:bCs/>
                    <w:i/>
                    <w:iCs/>
                    <w:sz w:val="24"/>
                    <w:szCs w:val="24"/>
                  </w:rPr>
                </w:rPrChange>
              </w:rPr>
              <w:pPrChange w:id="395" w:author="Alexander Waters" w:date="2022-08-23T09:14:00Z">
                <w:pPr>
                  <w:numPr>
                    <w:numId w:val="12"/>
                  </w:numPr>
                  <w:ind w:left="1440" w:hanging="720"/>
                </w:pPr>
              </w:pPrChange>
            </w:pPr>
            <w:ins w:id="396" w:author="Alexander Waters" w:date="2022-08-23T09:13:00Z">
              <w:r w:rsidRPr="00C927B8">
                <w:rPr>
                  <w:rFonts w:ascii="Cambria" w:eastAsia="Times New Roman" w:hAnsi="Cambria" w:cs="Arial"/>
                  <w:bCs/>
                  <w:sz w:val="24"/>
                  <w:szCs w:val="24"/>
                  <w:rPrChange w:id="397" w:author="Alexander Waters" w:date="2022-08-23T09:14:00Z">
                    <w:rPr>
                      <w:rFonts w:ascii="Cambria" w:eastAsia="Times New Roman" w:hAnsi="Cambria" w:cs="Arial"/>
                      <w:bCs/>
                      <w:i/>
                      <w:iCs/>
                      <w:sz w:val="24"/>
                      <w:szCs w:val="24"/>
                    </w:rPr>
                  </w:rPrChange>
                </w:rPr>
                <w:t>Verify the pre-requisite criteria have been satisfied on this data collection sheet prior to testing.</w:t>
              </w:r>
            </w:ins>
          </w:p>
          <w:p w14:paraId="156B0DC5" w14:textId="5369E448" w:rsidR="00C927B8" w:rsidRPr="00C927B8" w:rsidRDefault="00C927B8">
            <w:pPr>
              <w:pStyle w:val="ListParagraph"/>
              <w:numPr>
                <w:ilvl w:val="0"/>
                <w:numId w:val="13"/>
              </w:numPr>
              <w:rPr>
                <w:ins w:id="398" w:author="Alexander Waters" w:date="2022-08-23T09:13:00Z"/>
                <w:rFonts w:ascii="Cambria" w:eastAsia="Times New Roman" w:hAnsi="Cambria" w:cs="Arial"/>
                <w:bCs/>
                <w:sz w:val="24"/>
                <w:szCs w:val="24"/>
                <w:rPrChange w:id="399" w:author="Alexander Waters" w:date="2022-08-23T09:14:00Z">
                  <w:rPr>
                    <w:ins w:id="400" w:author="Alexander Waters" w:date="2022-08-23T09:13:00Z"/>
                    <w:rFonts w:ascii="Cambria" w:eastAsia="Times New Roman" w:hAnsi="Cambria" w:cs="Arial"/>
                    <w:bCs/>
                    <w:i/>
                    <w:iCs/>
                    <w:sz w:val="24"/>
                    <w:szCs w:val="24"/>
                  </w:rPr>
                </w:rPrChange>
              </w:rPr>
              <w:pPrChange w:id="401" w:author="Alexander Waters" w:date="2022-08-23T09:14:00Z">
                <w:pPr>
                  <w:numPr>
                    <w:numId w:val="12"/>
                  </w:numPr>
                  <w:ind w:left="1440" w:hanging="720"/>
                </w:pPr>
              </w:pPrChange>
            </w:pPr>
            <w:ins w:id="402" w:author="Alexander Waters" w:date="2022-08-23T09:13:00Z">
              <w:r w:rsidRPr="00C927B8">
                <w:rPr>
                  <w:rFonts w:ascii="Cambria" w:eastAsia="Times New Roman" w:hAnsi="Cambria" w:cs="Arial"/>
                  <w:bCs/>
                  <w:sz w:val="24"/>
                  <w:szCs w:val="24"/>
                  <w:rPrChange w:id="403" w:author="Alexander Waters" w:date="2022-08-23T09:14:00Z">
                    <w:rPr>
                      <w:rFonts w:ascii="Cambria" w:eastAsia="Times New Roman" w:hAnsi="Cambria" w:cs="Arial"/>
                      <w:bCs/>
                      <w:i/>
                      <w:iCs/>
                      <w:sz w:val="24"/>
                      <w:szCs w:val="24"/>
                    </w:rPr>
                  </w:rPrChange>
                </w:rPr>
                <w:t xml:space="preserve">Verification by the qualification technician must include the initials, signature and date </w:t>
              </w:r>
            </w:ins>
            <w:ins w:id="404" w:author="Alexander Waters" w:date="2022-08-23T09:14:00Z">
              <w:r w:rsidR="00CA6F35">
                <w:rPr>
                  <w:rFonts w:ascii="Cambria" w:eastAsia="Times New Roman" w:hAnsi="Cambria" w:cs="Arial"/>
                  <w:bCs/>
                  <w:sz w:val="24"/>
                  <w:szCs w:val="24"/>
                </w:rPr>
                <w:t xml:space="preserve">verified. </w:t>
              </w:r>
            </w:ins>
            <w:ins w:id="405" w:author="Alexander Waters" w:date="2022-08-23T09:13:00Z">
              <w:r w:rsidRPr="00C927B8">
                <w:rPr>
                  <w:rFonts w:ascii="Cambria" w:eastAsia="Times New Roman" w:hAnsi="Cambria" w:cs="Arial"/>
                  <w:bCs/>
                  <w:sz w:val="24"/>
                  <w:szCs w:val="24"/>
                  <w:rPrChange w:id="406" w:author="Alexander Waters" w:date="2022-08-23T09:14:00Z">
                    <w:rPr>
                      <w:rFonts w:ascii="Cambria" w:eastAsia="Times New Roman" w:hAnsi="Cambria" w:cs="Arial"/>
                      <w:bCs/>
                      <w:i/>
                      <w:iCs/>
                      <w:sz w:val="24"/>
                      <w:szCs w:val="24"/>
                    </w:rPr>
                  </w:rPrChange>
                </w:rPr>
                <w:t xml:space="preserve">Additionally, a quality reviewer’s initials, signature, and date of quality review must be included. Verification </w:t>
              </w:r>
            </w:ins>
            <w:ins w:id="407" w:author="Alexander Waters" w:date="2022-08-23T09:15:00Z">
              <w:r w:rsidR="00664AC6">
                <w:rPr>
                  <w:rFonts w:ascii="Cambria" w:eastAsia="Times New Roman" w:hAnsi="Cambria" w:cs="Arial"/>
                  <w:bCs/>
                  <w:sz w:val="24"/>
                  <w:szCs w:val="24"/>
                </w:rPr>
                <w:t xml:space="preserve">by the qualification technician </w:t>
              </w:r>
            </w:ins>
            <w:ins w:id="408" w:author="Alexander Waters" w:date="2022-08-23T09:13:00Z">
              <w:r w:rsidRPr="00C927B8">
                <w:rPr>
                  <w:rFonts w:ascii="Cambria" w:eastAsia="Times New Roman" w:hAnsi="Cambria" w:cs="Arial"/>
                  <w:bCs/>
                  <w:sz w:val="24"/>
                  <w:szCs w:val="24"/>
                  <w:rPrChange w:id="409" w:author="Alexander Waters" w:date="2022-08-23T09:14:00Z">
                    <w:rPr>
                      <w:rFonts w:ascii="Cambria" w:eastAsia="Times New Roman" w:hAnsi="Cambria" w:cs="Arial"/>
                      <w:bCs/>
                      <w:i/>
                      <w:iCs/>
                      <w:sz w:val="24"/>
                      <w:szCs w:val="24"/>
                    </w:rPr>
                  </w:rPrChange>
                </w:rPr>
                <w:t xml:space="preserve">must </w:t>
              </w:r>
            </w:ins>
            <w:ins w:id="410" w:author="Alexander Waters" w:date="2022-08-23T09:15:00Z">
              <w:r w:rsidR="00664AC6">
                <w:rPr>
                  <w:rFonts w:ascii="Cambria" w:eastAsia="Times New Roman" w:hAnsi="Cambria" w:cs="Arial"/>
                  <w:bCs/>
                  <w:sz w:val="24"/>
                  <w:szCs w:val="24"/>
                </w:rPr>
                <w:t>occur</w:t>
              </w:r>
            </w:ins>
            <w:ins w:id="411" w:author="Alexander Waters" w:date="2022-08-23T09:13:00Z">
              <w:r w:rsidRPr="00C927B8">
                <w:rPr>
                  <w:rFonts w:ascii="Cambria" w:eastAsia="Times New Roman" w:hAnsi="Cambria" w:cs="Arial"/>
                  <w:bCs/>
                  <w:sz w:val="24"/>
                  <w:szCs w:val="24"/>
                  <w:rPrChange w:id="412" w:author="Alexander Waters" w:date="2022-08-23T09:14:00Z">
                    <w:rPr>
                      <w:rFonts w:ascii="Cambria" w:eastAsia="Times New Roman" w:hAnsi="Cambria" w:cs="Arial"/>
                      <w:bCs/>
                      <w:i/>
                      <w:iCs/>
                      <w:sz w:val="24"/>
                      <w:szCs w:val="24"/>
                    </w:rPr>
                  </w:rPrChange>
                </w:rPr>
                <w:t xml:space="preserve"> concurrently with</w:t>
              </w:r>
            </w:ins>
            <w:ins w:id="413" w:author="Alexander Waters" w:date="2022-08-23T09:15:00Z">
              <w:r w:rsidR="00664AC6">
                <w:rPr>
                  <w:rFonts w:ascii="Cambria" w:eastAsia="Times New Roman" w:hAnsi="Cambria" w:cs="Arial"/>
                  <w:bCs/>
                  <w:sz w:val="24"/>
                  <w:szCs w:val="24"/>
                </w:rPr>
                <w:t xml:space="preserve"> verification</w:t>
              </w:r>
            </w:ins>
            <w:ins w:id="414" w:author="Alexander Waters" w:date="2022-08-23T09:13:00Z">
              <w:r w:rsidRPr="00C927B8">
                <w:rPr>
                  <w:rFonts w:ascii="Cambria" w:eastAsia="Times New Roman" w:hAnsi="Cambria" w:cs="Arial"/>
                  <w:bCs/>
                  <w:sz w:val="24"/>
                  <w:szCs w:val="24"/>
                  <w:rPrChange w:id="415" w:author="Alexander Waters" w:date="2022-08-23T09:14:00Z">
                    <w:rPr>
                      <w:rFonts w:ascii="Cambria" w:eastAsia="Times New Roman" w:hAnsi="Cambria" w:cs="Arial"/>
                      <w:bCs/>
                      <w:i/>
                      <w:iCs/>
                      <w:sz w:val="24"/>
                      <w:szCs w:val="24"/>
                    </w:rPr>
                  </w:rPrChange>
                </w:rPr>
                <w:t xml:space="preserve">. Quality review may occur subsequently to </w:t>
              </w:r>
            </w:ins>
            <w:ins w:id="416" w:author="Alexander Waters" w:date="2022-08-23T09:15:00Z">
              <w:r w:rsidR="00664AC6">
                <w:rPr>
                  <w:rFonts w:ascii="Cambria" w:eastAsia="Times New Roman" w:hAnsi="Cambria" w:cs="Arial"/>
                  <w:bCs/>
                  <w:sz w:val="24"/>
                  <w:szCs w:val="24"/>
                </w:rPr>
                <w:t>verification</w:t>
              </w:r>
            </w:ins>
            <w:ins w:id="417" w:author="Alexander Waters" w:date="2022-08-23T09:13:00Z">
              <w:r w:rsidRPr="00C927B8">
                <w:rPr>
                  <w:rFonts w:ascii="Cambria" w:eastAsia="Times New Roman" w:hAnsi="Cambria" w:cs="Arial"/>
                  <w:bCs/>
                  <w:sz w:val="24"/>
                  <w:szCs w:val="24"/>
                  <w:rPrChange w:id="418" w:author="Alexander Waters" w:date="2022-08-23T09:14:00Z">
                    <w:rPr>
                      <w:rFonts w:ascii="Cambria" w:eastAsia="Times New Roman" w:hAnsi="Cambria" w:cs="Arial"/>
                      <w:bCs/>
                      <w:i/>
                      <w:iCs/>
                      <w:sz w:val="24"/>
                      <w:szCs w:val="24"/>
                    </w:rPr>
                  </w:rPrChange>
                </w:rPr>
                <w:t>. Hereafter, qualification technician and quality reviewer initials and date will suffice.</w:t>
              </w:r>
            </w:ins>
          </w:p>
          <w:p w14:paraId="15D44C34" w14:textId="41645049" w:rsidR="00330B08" w:rsidRPr="006F20E4" w:rsidRDefault="00330B08">
            <w:pPr>
              <w:pStyle w:val="ListParagraph"/>
              <w:numPr>
                <w:ilvl w:val="0"/>
                <w:numId w:val="13"/>
              </w:numPr>
              <w:rPr>
                <w:ins w:id="419" w:author="Alexander Waters" w:date="2022-08-22T15:56:00Z"/>
                <w:rFonts w:ascii="Cambria" w:hAnsi="Cambria"/>
                <w:rPrChange w:id="420" w:author="Alexander Waters" w:date="2022-08-23T09:16:00Z">
                  <w:rPr>
                    <w:ins w:id="421" w:author="Alexander Waters" w:date="2022-08-22T15:56:00Z"/>
                  </w:rPr>
                </w:rPrChange>
              </w:rPr>
              <w:pPrChange w:id="422" w:author="Alexander Waters" w:date="2022-08-23T09:16:00Z">
                <w:pPr>
                  <w:jc w:val="center"/>
                </w:pPr>
              </w:pPrChange>
            </w:pPr>
            <w:ins w:id="423" w:author="Alexander Waters" w:date="2022-08-22T15:56:00Z">
              <w:r w:rsidRPr="006F20E4">
                <w:rPr>
                  <w:rFonts w:ascii="Cambria" w:hAnsi="Cambria"/>
                  <w:rPrChange w:id="424" w:author="Alexander Waters" w:date="2022-08-23T09:16:00Z">
                    <w:rPr/>
                  </w:rPrChange>
                </w:rPr>
                <w:t>Record any additional information in the Comments section</w:t>
              </w:r>
            </w:ins>
            <w:ins w:id="425" w:author="Alexander Waters" w:date="2022-08-23T09:16:00Z">
              <w:r w:rsidR="006F20E4">
                <w:rPr>
                  <w:rFonts w:ascii="Cambria" w:hAnsi="Cambria"/>
                </w:rPr>
                <w:t xml:space="preserve"> or </w:t>
              </w:r>
              <w:r w:rsidR="0031300A">
                <w:rPr>
                  <w:rFonts w:ascii="Cambria" w:hAnsi="Cambria"/>
                </w:rPr>
                <w:t xml:space="preserve">indicate </w:t>
              </w:r>
              <w:r w:rsidR="006F20E4">
                <w:rPr>
                  <w:rFonts w:ascii="Cambria" w:hAnsi="Cambria"/>
                </w:rPr>
                <w:t xml:space="preserve">N/A </w:t>
              </w:r>
              <w:r w:rsidR="0031300A">
                <w:rPr>
                  <w:rFonts w:ascii="Cambria" w:hAnsi="Cambria"/>
                </w:rPr>
                <w:t>if no comments are necessary.</w:t>
              </w:r>
            </w:ins>
          </w:p>
        </w:tc>
      </w:tr>
      <w:tr w:rsidR="009D2469" w:rsidRPr="006615B5" w14:paraId="6108D48B" w14:textId="77777777" w:rsidTr="009D2469">
        <w:tblPrEx>
          <w:tblPrExChange w:id="426" w:author="Alexander Waters" w:date="2022-08-23T12:35:00Z">
            <w:tblPrEx>
              <w:tblW w:w="9720" w:type="dxa"/>
              <w:tblInd w:w="-185" w:type="dxa"/>
            </w:tblPrEx>
          </w:tblPrExChange>
        </w:tblPrEx>
        <w:trPr>
          <w:ins w:id="427" w:author="Alexander Waters" w:date="2022-08-22T15:56:00Z"/>
          <w:trPrChange w:id="428" w:author="Alexander Waters" w:date="2022-08-23T12:35:00Z">
            <w:trPr>
              <w:gridAfter w:val="0"/>
              <w:wAfter w:w="1465" w:type="dxa"/>
            </w:trPr>
          </w:trPrChange>
        </w:trPr>
        <w:tc>
          <w:tcPr>
            <w:tcW w:w="5352" w:type="dxa"/>
            <w:gridSpan w:val="3"/>
            <w:vAlign w:val="center"/>
            <w:tcPrChange w:id="429" w:author="Alexander Waters" w:date="2022-08-23T12:35:00Z">
              <w:tcPr>
                <w:tcW w:w="5352" w:type="dxa"/>
                <w:gridSpan w:val="4"/>
                <w:vAlign w:val="center"/>
              </w:tcPr>
            </w:tcPrChange>
          </w:tcPr>
          <w:p w14:paraId="64F0421E" w14:textId="49EACF4F" w:rsidR="009D2469" w:rsidRPr="00546D8D" w:rsidRDefault="009D2469" w:rsidP="0037006B">
            <w:pPr>
              <w:jc w:val="center"/>
              <w:rPr>
                <w:ins w:id="430" w:author="Alexander Waters" w:date="2022-08-22T15:56:00Z"/>
                <w:rFonts w:ascii="Cambria" w:hAnsi="Cambria"/>
              </w:rPr>
            </w:pPr>
            <w:ins w:id="431" w:author="Alexander Waters" w:date="2022-08-22T15:59:00Z">
              <w:r>
                <w:rPr>
                  <w:rFonts w:ascii="Cambria" w:hAnsi="Cambria"/>
                </w:rPr>
                <w:t>Is the Process Validation Plan approved and released?</w:t>
              </w:r>
            </w:ins>
          </w:p>
        </w:tc>
        <w:tc>
          <w:tcPr>
            <w:tcW w:w="4368" w:type="dxa"/>
            <w:gridSpan w:val="3"/>
            <w:vAlign w:val="center"/>
            <w:tcPrChange w:id="432" w:author="Alexander Waters" w:date="2022-08-23T12:35:00Z">
              <w:tcPr>
                <w:tcW w:w="2903" w:type="dxa"/>
                <w:gridSpan w:val="3"/>
                <w:vAlign w:val="center"/>
              </w:tcPr>
            </w:tcPrChange>
          </w:tcPr>
          <w:p w14:paraId="2539AE5E" w14:textId="77777777" w:rsidR="009D2469" w:rsidRPr="00546D8D" w:rsidRDefault="00287984" w:rsidP="000D739F">
            <w:pPr>
              <w:jc w:val="center"/>
              <w:rPr>
                <w:ins w:id="433" w:author="Alexander Waters" w:date="2022-08-22T15:59:00Z"/>
                <w:rFonts w:ascii="Cambria" w:hAnsi="Cambria" w:cs="Arial"/>
              </w:rPr>
            </w:pPr>
            <w:customXmlInsRangeStart w:id="434" w:author="Alexander Waters" w:date="2022-08-22T15:59:00Z"/>
            <w:sdt>
              <w:sdtPr>
                <w:rPr>
                  <w:rFonts w:ascii="Cambria" w:hAnsi="Cambria" w:cs="Arial"/>
                </w:rPr>
                <w:id w:val="-2081592183"/>
                <w14:checkbox>
                  <w14:checked w14:val="0"/>
                  <w14:checkedState w14:val="2612" w14:font="MS Gothic"/>
                  <w14:uncheckedState w14:val="2610" w14:font="MS Gothic"/>
                </w14:checkbox>
              </w:sdtPr>
              <w:sdtEndPr/>
              <w:sdtContent>
                <w:customXmlInsRangeEnd w:id="434"/>
                <w:ins w:id="435" w:author="Alexander Waters" w:date="2022-08-22T15:59:00Z">
                  <w:r w:rsidR="009D2469">
                    <w:rPr>
                      <w:rFonts w:ascii="MS Gothic" w:eastAsia="MS Gothic" w:hAnsi="MS Gothic" w:cs="Arial" w:hint="eastAsia"/>
                    </w:rPr>
                    <w:t>☐</w:t>
                  </w:r>
                </w:ins>
                <w:customXmlInsRangeStart w:id="436" w:author="Alexander Waters" w:date="2022-08-22T15:59:00Z"/>
              </w:sdtContent>
            </w:sdt>
            <w:customXmlInsRangeEnd w:id="436"/>
            <w:ins w:id="437" w:author="Alexander Waters" w:date="2022-08-22T15:59:00Z">
              <w:r w:rsidR="009D2469">
                <w:rPr>
                  <w:rFonts w:ascii="Cambria" w:hAnsi="Cambria" w:cs="Arial"/>
                </w:rPr>
                <w:t>YES</w:t>
              </w:r>
            </w:ins>
          </w:p>
          <w:p w14:paraId="70255821" w14:textId="55A96B2A" w:rsidR="009D2469" w:rsidRPr="002E2DB8" w:rsidRDefault="00287984" w:rsidP="002E2DB8">
            <w:pPr>
              <w:jc w:val="center"/>
              <w:rPr>
                <w:ins w:id="438" w:author="Alexander Waters" w:date="2022-08-22T15:56:00Z"/>
                <w:rFonts w:ascii="Cambria" w:hAnsi="Cambria" w:cs="Arial"/>
              </w:rPr>
            </w:pPr>
            <w:customXmlInsRangeStart w:id="439" w:author="Alexander Waters" w:date="2022-08-22T15:59:00Z"/>
            <w:sdt>
              <w:sdtPr>
                <w:rPr>
                  <w:rFonts w:ascii="Cambria" w:hAnsi="Cambria" w:cs="Arial"/>
                </w:rPr>
                <w:id w:val="509801640"/>
                <w14:checkbox>
                  <w14:checked w14:val="0"/>
                  <w14:checkedState w14:val="2612" w14:font="MS Gothic"/>
                  <w14:uncheckedState w14:val="2610" w14:font="MS Gothic"/>
                </w14:checkbox>
              </w:sdtPr>
              <w:sdtEndPr/>
              <w:sdtContent>
                <w:customXmlInsRangeEnd w:id="439"/>
                <w:ins w:id="440" w:author="Alexander Waters" w:date="2022-08-22T15:59:00Z">
                  <w:r w:rsidR="009D2469">
                    <w:rPr>
                      <w:rFonts w:ascii="MS Gothic" w:eastAsia="MS Gothic" w:hAnsi="MS Gothic" w:cs="Arial" w:hint="eastAsia"/>
                    </w:rPr>
                    <w:t>☐</w:t>
                  </w:r>
                </w:ins>
                <w:customXmlInsRangeStart w:id="441" w:author="Alexander Waters" w:date="2022-08-22T15:59:00Z"/>
              </w:sdtContent>
            </w:sdt>
            <w:customXmlInsRangeEnd w:id="441"/>
            <w:ins w:id="442" w:author="Alexander Waters" w:date="2022-08-22T15:59:00Z">
              <w:r w:rsidR="009D2469">
                <w:rPr>
                  <w:rFonts w:ascii="Cambria" w:hAnsi="Cambria" w:cs="Arial"/>
                </w:rPr>
                <w:t>NO</w:t>
              </w:r>
            </w:ins>
          </w:p>
        </w:tc>
      </w:tr>
      <w:tr w:rsidR="009D2469" w:rsidRPr="00546D8D" w14:paraId="623D722F" w14:textId="77777777" w:rsidTr="009D2469">
        <w:tblPrEx>
          <w:tblPrExChange w:id="443" w:author="Alexander Waters" w:date="2022-08-23T12:35:00Z">
            <w:tblPrEx>
              <w:tblW w:w="9720" w:type="dxa"/>
              <w:tblInd w:w="-185" w:type="dxa"/>
            </w:tblPrEx>
          </w:tblPrExChange>
        </w:tblPrEx>
        <w:trPr>
          <w:ins w:id="444" w:author="Alexander Waters" w:date="2022-08-22T15:56:00Z"/>
          <w:trPrChange w:id="445" w:author="Alexander Waters" w:date="2022-08-23T12:35:00Z">
            <w:trPr>
              <w:gridAfter w:val="0"/>
              <w:wAfter w:w="1465" w:type="dxa"/>
            </w:trPr>
          </w:trPrChange>
        </w:trPr>
        <w:tc>
          <w:tcPr>
            <w:tcW w:w="5352" w:type="dxa"/>
            <w:gridSpan w:val="3"/>
            <w:vAlign w:val="center"/>
            <w:tcPrChange w:id="446" w:author="Alexander Waters" w:date="2022-08-23T12:35:00Z">
              <w:tcPr>
                <w:tcW w:w="5352" w:type="dxa"/>
                <w:gridSpan w:val="4"/>
                <w:vAlign w:val="center"/>
              </w:tcPr>
            </w:tcPrChange>
          </w:tcPr>
          <w:p w14:paraId="5B004C59" w14:textId="1931498A" w:rsidR="009D2469" w:rsidRPr="00546D8D" w:rsidRDefault="009D2469" w:rsidP="0037006B">
            <w:pPr>
              <w:jc w:val="center"/>
              <w:rPr>
                <w:ins w:id="447" w:author="Alexander Waters" w:date="2022-08-22T15:56:00Z"/>
                <w:rFonts w:ascii="Cambria" w:hAnsi="Cambria"/>
              </w:rPr>
            </w:pPr>
            <w:ins w:id="448" w:author="Alexander Waters" w:date="2022-08-22T16:00:00Z">
              <w:r>
                <w:rPr>
                  <w:rFonts w:ascii="Cambria" w:hAnsi="Cambria"/>
                </w:rPr>
                <w:t xml:space="preserve">Is this </w:t>
              </w:r>
            </w:ins>
            <w:ins w:id="449" w:author="Alexander Waters" w:date="2022-08-23T09:04:00Z">
              <w:r>
                <w:rPr>
                  <w:rFonts w:ascii="Cambria" w:hAnsi="Cambria"/>
                </w:rPr>
                <w:t>Installation</w:t>
              </w:r>
            </w:ins>
            <w:ins w:id="450" w:author="Alexander Waters" w:date="2022-08-22T16:00:00Z">
              <w:r>
                <w:rPr>
                  <w:rFonts w:ascii="Cambria" w:hAnsi="Cambria"/>
                </w:rPr>
                <w:t xml:space="preserve"> Qualification Protocol (IQ) approved and released?</w:t>
              </w:r>
            </w:ins>
          </w:p>
        </w:tc>
        <w:tc>
          <w:tcPr>
            <w:tcW w:w="4368" w:type="dxa"/>
            <w:gridSpan w:val="3"/>
            <w:vAlign w:val="center"/>
            <w:tcPrChange w:id="451" w:author="Alexander Waters" w:date="2022-08-23T12:35:00Z">
              <w:tcPr>
                <w:tcW w:w="2903" w:type="dxa"/>
                <w:gridSpan w:val="3"/>
                <w:vAlign w:val="center"/>
              </w:tcPr>
            </w:tcPrChange>
          </w:tcPr>
          <w:p w14:paraId="2E8777F9" w14:textId="77777777" w:rsidR="009D2469" w:rsidRPr="00546D8D" w:rsidRDefault="00287984" w:rsidP="000D739F">
            <w:pPr>
              <w:jc w:val="center"/>
              <w:rPr>
                <w:ins w:id="452" w:author="Alexander Waters" w:date="2022-08-22T15:59:00Z"/>
                <w:rFonts w:ascii="Cambria" w:hAnsi="Cambria" w:cs="Arial"/>
              </w:rPr>
            </w:pPr>
            <w:customXmlInsRangeStart w:id="453" w:author="Alexander Waters" w:date="2022-08-22T15:59:00Z"/>
            <w:sdt>
              <w:sdtPr>
                <w:rPr>
                  <w:rFonts w:ascii="Cambria" w:hAnsi="Cambria" w:cs="Arial"/>
                </w:rPr>
                <w:id w:val="696578550"/>
                <w14:checkbox>
                  <w14:checked w14:val="0"/>
                  <w14:checkedState w14:val="2612" w14:font="MS Gothic"/>
                  <w14:uncheckedState w14:val="2610" w14:font="MS Gothic"/>
                </w14:checkbox>
              </w:sdtPr>
              <w:sdtEndPr/>
              <w:sdtContent>
                <w:customXmlInsRangeEnd w:id="453"/>
                <w:ins w:id="454" w:author="Alexander Waters" w:date="2022-08-22T15:59:00Z">
                  <w:r w:rsidR="009D2469">
                    <w:rPr>
                      <w:rFonts w:ascii="MS Gothic" w:eastAsia="MS Gothic" w:hAnsi="MS Gothic" w:cs="Arial" w:hint="eastAsia"/>
                    </w:rPr>
                    <w:t>☐</w:t>
                  </w:r>
                </w:ins>
                <w:customXmlInsRangeStart w:id="455" w:author="Alexander Waters" w:date="2022-08-22T15:59:00Z"/>
              </w:sdtContent>
            </w:sdt>
            <w:customXmlInsRangeEnd w:id="455"/>
            <w:ins w:id="456" w:author="Alexander Waters" w:date="2022-08-22T15:59:00Z">
              <w:r w:rsidR="009D2469">
                <w:rPr>
                  <w:rFonts w:ascii="Cambria" w:hAnsi="Cambria" w:cs="Arial"/>
                </w:rPr>
                <w:t>YES</w:t>
              </w:r>
            </w:ins>
          </w:p>
          <w:p w14:paraId="357DCBA6" w14:textId="37D25351" w:rsidR="009D2469" w:rsidRPr="002E2DB8" w:rsidRDefault="00287984" w:rsidP="002E2DB8">
            <w:pPr>
              <w:jc w:val="center"/>
              <w:rPr>
                <w:ins w:id="457" w:author="Alexander Waters" w:date="2022-08-22T15:56:00Z"/>
                <w:rFonts w:ascii="Cambria" w:hAnsi="Cambria" w:cs="Arial"/>
              </w:rPr>
            </w:pPr>
            <w:customXmlInsRangeStart w:id="458" w:author="Alexander Waters" w:date="2022-08-22T15:59:00Z"/>
            <w:sdt>
              <w:sdtPr>
                <w:rPr>
                  <w:rFonts w:ascii="Cambria" w:hAnsi="Cambria" w:cs="Arial"/>
                </w:rPr>
                <w:id w:val="-808864230"/>
                <w14:checkbox>
                  <w14:checked w14:val="0"/>
                  <w14:checkedState w14:val="2612" w14:font="MS Gothic"/>
                  <w14:uncheckedState w14:val="2610" w14:font="MS Gothic"/>
                </w14:checkbox>
              </w:sdtPr>
              <w:sdtEndPr/>
              <w:sdtContent>
                <w:customXmlInsRangeEnd w:id="458"/>
                <w:ins w:id="459" w:author="Alexander Waters" w:date="2022-08-22T15:59:00Z">
                  <w:r w:rsidR="009D2469">
                    <w:rPr>
                      <w:rFonts w:ascii="MS Gothic" w:eastAsia="MS Gothic" w:hAnsi="MS Gothic" w:cs="Arial" w:hint="eastAsia"/>
                    </w:rPr>
                    <w:t>☐</w:t>
                  </w:r>
                </w:ins>
                <w:customXmlInsRangeStart w:id="460" w:author="Alexander Waters" w:date="2022-08-22T15:59:00Z"/>
              </w:sdtContent>
            </w:sdt>
            <w:customXmlInsRangeEnd w:id="460"/>
            <w:ins w:id="461" w:author="Alexander Waters" w:date="2022-08-22T15:59:00Z">
              <w:r w:rsidR="009D2469">
                <w:rPr>
                  <w:rFonts w:ascii="Cambria" w:hAnsi="Cambria" w:cs="Arial"/>
                </w:rPr>
                <w:t>NO</w:t>
              </w:r>
            </w:ins>
          </w:p>
        </w:tc>
      </w:tr>
      <w:tr w:rsidR="009D2469" w:rsidRPr="00546D8D" w14:paraId="23D8A66D" w14:textId="77777777" w:rsidTr="009D2469">
        <w:tblPrEx>
          <w:tblPrExChange w:id="462" w:author="Alexander Waters" w:date="2022-08-23T12:35:00Z">
            <w:tblPrEx>
              <w:tblW w:w="9720" w:type="dxa"/>
              <w:tblInd w:w="-185" w:type="dxa"/>
            </w:tblPrEx>
          </w:tblPrExChange>
        </w:tblPrEx>
        <w:trPr>
          <w:trHeight w:val="737"/>
          <w:ins w:id="463" w:author="Alexander Waters" w:date="2022-08-22T15:56:00Z"/>
          <w:trPrChange w:id="464" w:author="Alexander Waters" w:date="2022-08-23T12:35:00Z">
            <w:trPr>
              <w:gridAfter w:val="0"/>
              <w:wAfter w:w="1465" w:type="dxa"/>
              <w:trHeight w:val="737"/>
            </w:trPr>
          </w:trPrChange>
        </w:trPr>
        <w:tc>
          <w:tcPr>
            <w:tcW w:w="5352" w:type="dxa"/>
            <w:gridSpan w:val="3"/>
            <w:vAlign w:val="center"/>
            <w:tcPrChange w:id="465" w:author="Alexander Waters" w:date="2022-08-23T12:35:00Z">
              <w:tcPr>
                <w:tcW w:w="5352" w:type="dxa"/>
                <w:gridSpan w:val="4"/>
                <w:vAlign w:val="center"/>
              </w:tcPr>
            </w:tcPrChange>
          </w:tcPr>
          <w:p w14:paraId="7647CF09" w14:textId="4112CC7B" w:rsidR="009D2469" w:rsidRPr="00546D8D" w:rsidRDefault="009D2469" w:rsidP="0037006B">
            <w:pPr>
              <w:jc w:val="center"/>
              <w:rPr>
                <w:ins w:id="466" w:author="Alexander Waters" w:date="2022-08-22T15:56:00Z"/>
                <w:rFonts w:ascii="Cambria" w:hAnsi="Cambria"/>
              </w:rPr>
            </w:pPr>
            <w:ins w:id="467" w:author="Alexander Waters" w:date="2022-08-22T16:00:00Z">
              <w:r>
                <w:rPr>
                  <w:rFonts w:ascii="Cambria" w:hAnsi="Cambria"/>
                </w:rPr>
                <w:t xml:space="preserve">Is objective evidence of training present for all persons participating in </w:t>
              </w:r>
            </w:ins>
            <w:ins w:id="468" w:author="Alexander Waters" w:date="2022-08-22T16:01:00Z">
              <w:r>
                <w:rPr>
                  <w:rFonts w:ascii="Cambria" w:hAnsi="Cambria"/>
                </w:rPr>
                <w:t>qualification activities?</w:t>
              </w:r>
            </w:ins>
          </w:p>
        </w:tc>
        <w:tc>
          <w:tcPr>
            <w:tcW w:w="4368" w:type="dxa"/>
            <w:gridSpan w:val="3"/>
            <w:vAlign w:val="center"/>
            <w:tcPrChange w:id="469" w:author="Alexander Waters" w:date="2022-08-23T12:35:00Z">
              <w:tcPr>
                <w:tcW w:w="2903" w:type="dxa"/>
                <w:gridSpan w:val="3"/>
                <w:vAlign w:val="center"/>
              </w:tcPr>
            </w:tcPrChange>
          </w:tcPr>
          <w:p w14:paraId="6F0C9339" w14:textId="77777777" w:rsidR="009D2469" w:rsidRPr="00546D8D" w:rsidRDefault="00287984" w:rsidP="002E2DB8">
            <w:pPr>
              <w:jc w:val="center"/>
              <w:rPr>
                <w:ins w:id="470" w:author="Alexander Waters" w:date="2022-08-22T15:59:00Z"/>
                <w:rFonts w:ascii="Cambria" w:hAnsi="Cambria" w:cs="Arial"/>
              </w:rPr>
            </w:pPr>
            <w:customXmlInsRangeStart w:id="471" w:author="Alexander Waters" w:date="2022-08-22T15:59:00Z"/>
            <w:sdt>
              <w:sdtPr>
                <w:rPr>
                  <w:rFonts w:ascii="Cambria" w:hAnsi="Cambria" w:cs="Arial"/>
                </w:rPr>
                <w:id w:val="2091957447"/>
                <w14:checkbox>
                  <w14:checked w14:val="0"/>
                  <w14:checkedState w14:val="2612" w14:font="MS Gothic"/>
                  <w14:uncheckedState w14:val="2610" w14:font="MS Gothic"/>
                </w14:checkbox>
              </w:sdtPr>
              <w:sdtEndPr/>
              <w:sdtContent>
                <w:customXmlInsRangeEnd w:id="471"/>
                <w:ins w:id="472" w:author="Alexander Waters" w:date="2022-08-22T15:59:00Z">
                  <w:r w:rsidR="009D2469">
                    <w:rPr>
                      <w:rFonts w:ascii="MS Gothic" w:eastAsia="MS Gothic" w:hAnsi="MS Gothic" w:cs="Arial" w:hint="eastAsia"/>
                    </w:rPr>
                    <w:t>☐</w:t>
                  </w:r>
                </w:ins>
                <w:customXmlInsRangeStart w:id="473" w:author="Alexander Waters" w:date="2022-08-22T15:59:00Z"/>
              </w:sdtContent>
            </w:sdt>
            <w:customXmlInsRangeEnd w:id="473"/>
            <w:ins w:id="474" w:author="Alexander Waters" w:date="2022-08-22T15:59:00Z">
              <w:r w:rsidR="009D2469">
                <w:rPr>
                  <w:rFonts w:ascii="Cambria" w:hAnsi="Cambria" w:cs="Arial"/>
                </w:rPr>
                <w:t>YES</w:t>
              </w:r>
            </w:ins>
          </w:p>
          <w:p w14:paraId="3BDE7565" w14:textId="5201F690" w:rsidR="009D2469" w:rsidRPr="002E2DB8" w:rsidRDefault="00287984" w:rsidP="00265CC5">
            <w:pPr>
              <w:jc w:val="center"/>
              <w:rPr>
                <w:ins w:id="475" w:author="Alexander Waters" w:date="2022-08-22T15:56:00Z"/>
                <w:rFonts w:ascii="Cambria" w:hAnsi="Cambria" w:cs="Arial"/>
              </w:rPr>
            </w:pPr>
            <w:customXmlInsRangeStart w:id="476" w:author="Alexander Waters" w:date="2022-08-22T15:59:00Z"/>
            <w:sdt>
              <w:sdtPr>
                <w:rPr>
                  <w:rFonts w:ascii="Cambria" w:hAnsi="Cambria" w:cs="Arial"/>
                </w:rPr>
                <w:id w:val="-1950769123"/>
                <w14:checkbox>
                  <w14:checked w14:val="0"/>
                  <w14:checkedState w14:val="2612" w14:font="MS Gothic"/>
                  <w14:uncheckedState w14:val="2610" w14:font="MS Gothic"/>
                </w14:checkbox>
              </w:sdtPr>
              <w:sdtEndPr/>
              <w:sdtContent>
                <w:customXmlInsRangeEnd w:id="476"/>
                <w:ins w:id="477" w:author="Alexander Waters" w:date="2022-08-22T15:59:00Z">
                  <w:r w:rsidR="009D2469">
                    <w:rPr>
                      <w:rFonts w:ascii="MS Gothic" w:eastAsia="MS Gothic" w:hAnsi="MS Gothic" w:cs="Arial" w:hint="eastAsia"/>
                    </w:rPr>
                    <w:t>☐</w:t>
                  </w:r>
                </w:ins>
                <w:customXmlInsRangeStart w:id="478" w:author="Alexander Waters" w:date="2022-08-22T15:59:00Z"/>
              </w:sdtContent>
            </w:sdt>
            <w:customXmlInsRangeEnd w:id="478"/>
            <w:ins w:id="479" w:author="Alexander Waters" w:date="2022-08-22T15:59:00Z">
              <w:r w:rsidR="009D2469">
                <w:rPr>
                  <w:rFonts w:ascii="Cambria" w:hAnsi="Cambria" w:cs="Arial"/>
                </w:rPr>
                <w:t>NO</w:t>
              </w:r>
            </w:ins>
          </w:p>
        </w:tc>
      </w:tr>
      <w:tr w:rsidR="009D2469" w:rsidRPr="00546D8D" w14:paraId="2FEE7196" w14:textId="77777777" w:rsidTr="009D2469">
        <w:tblPrEx>
          <w:tblPrExChange w:id="480" w:author="Alexander Waters" w:date="2022-08-23T12:35:00Z">
            <w:tblPrEx>
              <w:tblW w:w="9720" w:type="dxa"/>
              <w:tblInd w:w="-185" w:type="dxa"/>
            </w:tblPrEx>
          </w:tblPrExChange>
        </w:tblPrEx>
        <w:trPr>
          <w:trHeight w:val="737"/>
          <w:ins w:id="481" w:author="Alexander Waters" w:date="2022-08-23T09:17:00Z"/>
          <w:trPrChange w:id="482" w:author="Alexander Waters" w:date="2022-08-23T12:35:00Z">
            <w:trPr>
              <w:gridAfter w:val="0"/>
              <w:wAfter w:w="1465" w:type="dxa"/>
              <w:trHeight w:val="737"/>
            </w:trPr>
          </w:trPrChange>
        </w:trPr>
        <w:tc>
          <w:tcPr>
            <w:tcW w:w="9720" w:type="dxa"/>
            <w:gridSpan w:val="6"/>
            <w:vAlign w:val="center"/>
            <w:tcPrChange w:id="483" w:author="Alexander Waters" w:date="2022-08-23T12:35:00Z">
              <w:tcPr>
                <w:tcW w:w="8255" w:type="dxa"/>
                <w:gridSpan w:val="7"/>
                <w:vAlign w:val="center"/>
              </w:tcPr>
            </w:tcPrChange>
          </w:tcPr>
          <w:p w14:paraId="4F248F38" w14:textId="591B26F6" w:rsidR="009D2469" w:rsidRDefault="009D2469" w:rsidP="00413116">
            <w:pPr>
              <w:rPr>
                <w:ins w:id="484" w:author="Alexander Waters" w:date="2022-08-23T09:45:00Z"/>
                <w:rFonts w:ascii="Cambria" w:hAnsi="Cambria" w:cs="Arial"/>
              </w:rPr>
            </w:pPr>
            <w:ins w:id="485" w:author="Alexander Waters" w:date="2022-08-23T09:18:00Z">
              <w:r>
                <w:rPr>
                  <w:rFonts w:ascii="Cambria" w:hAnsi="Cambria" w:cs="Arial"/>
                </w:rPr>
                <w:t>Evaluation of pre</w:t>
              </w:r>
            </w:ins>
            <w:ins w:id="486" w:author="Alexander Waters" w:date="2022-08-23T09:19:00Z">
              <w:r>
                <w:rPr>
                  <w:rFonts w:ascii="Cambria" w:hAnsi="Cambria" w:cs="Arial"/>
                </w:rPr>
                <w:t>-requisite criteria:</w:t>
              </w:r>
            </w:ins>
          </w:p>
          <w:p w14:paraId="01B2903A" w14:textId="77777777" w:rsidR="009D2469" w:rsidRDefault="009D2469">
            <w:pPr>
              <w:rPr>
                <w:ins w:id="487" w:author="Alexander Waters" w:date="2022-08-23T09:19:00Z"/>
                <w:rFonts w:ascii="Cambria" w:hAnsi="Cambria" w:cs="Arial"/>
              </w:rPr>
              <w:pPrChange w:id="488" w:author="Alexander Waters" w:date="2022-08-23T09:45:00Z">
                <w:pPr>
                  <w:jc w:val="center"/>
                </w:pPr>
              </w:pPrChange>
            </w:pPr>
          </w:p>
          <w:p w14:paraId="3551126B" w14:textId="77777777" w:rsidR="009D2469" w:rsidRDefault="00287984" w:rsidP="00F00B6A">
            <w:pPr>
              <w:jc w:val="center"/>
              <w:rPr>
                <w:ins w:id="489" w:author="Alexander Waters" w:date="2022-08-23T09:45:00Z"/>
                <w:rFonts w:ascii="Cambria" w:hAnsi="Cambria" w:cs="Arial"/>
              </w:rPr>
            </w:pPr>
            <w:customXmlInsRangeStart w:id="490" w:author="Alexander Waters" w:date="2022-08-23T09:19:00Z"/>
            <w:sdt>
              <w:sdtPr>
                <w:rPr>
                  <w:rFonts w:ascii="Cambria" w:hAnsi="Cambria" w:cs="Arial"/>
                </w:rPr>
                <w:id w:val="-691299358"/>
                <w14:checkbox>
                  <w14:checked w14:val="0"/>
                  <w14:checkedState w14:val="2612" w14:font="MS Gothic"/>
                  <w14:uncheckedState w14:val="2610" w14:font="MS Gothic"/>
                </w14:checkbox>
              </w:sdtPr>
              <w:sdtEndPr/>
              <w:sdtContent>
                <w:customXmlInsRangeEnd w:id="490"/>
                <w:ins w:id="491" w:author="Alexander Waters" w:date="2022-08-23T09:19:00Z">
                  <w:r w:rsidR="009D2469">
                    <w:rPr>
                      <w:rFonts w:ascii="MS Gothic" w:eastAsia="MS Gothic" w:hAnsi="MS Gothic" w:cs="Arial" w:hint="eastAsia"/>
                    </w:rPr>
                    <w:t>☐</w:t>
                  </w:r>
                </w:ins>
                <w:customXmlInsRangeStart w:id="492" w:author="Alexander Waters" w:date="2022-08-23T09:19:00Z"/>
              </w:sdtContent>
            </w:sdt>
            <w:customXmlInsRangeEnd w:id="492"/>
            <w:ins w:id="493" w:author="Alexander Waters" w:date="2022-08-23T09:19:00Z">
              <w:r w:rsidR="009D2469">
                <w:rPr>
                  <w:rFonts w:ascii="Cambria" w:hAnsi="Cambria" w:cs="Arial"/>
                </w:rPr>
                <w:t>PASSED</w:t>
              </w:r>
            </w:ins>
            <w:ins w:id="494" w:author="Alexander Waters" w:date="2022-08-23T09:44:00Z">
              <w:r w:rsidR="009D2469">
                <w:tab/>
              </w:r>
              <w:r w:rsidR="009D2469">
                <w:tab/>
              </w:r>
            </w:ins>
            <w:customXmlInsRangeStart w:id="495" w:author="Alexander Waters" w:date="2022-08-23T09:37:00Z"/>
            <w:sdt>
              <w:sdtPr>
                <w:rPr>
                  <w:rFonts w:ascii="Cambria" w:hAnsi="Cambria" w:cs="Arial"/>
                </w:rPr>
                <w:id w:val="472339580"/>
                <w14:checkbox>
                  <w14:checked w14:val="0"/>
                  <w14:checkedState w14:val="2612" w14:font="MS Gothic"/>
                  <w14:uncheckedState w14:val="2610" w14:font="MS Gothic"/>
                </w14:checkbox>
              </w:sdtPr>
              <w:sdtEndPr/>
              <w:sdtContent>
                <w:customXmlInsRangeEnd w:id="495"/>
                <w:ins w:id="496" w:author="Alexander Waters" w:date="2022-08-23T09:37:00Z">
                  <w:r w:rsidR="009D2469">
                    <w:rPr>
                      <w:rFonts w:ascii="MS Gothic" w:eastAsia="MS Gothic" w:hAnsi="MS Gothic" w:cs="Arial" w:hint="eastAsia"/>
                    </w:rPr>
                    <w:t>☐</w:t>
                  </w:r>
                </w:ins>
                <w:customXmlInsRangeStart w:id="497" w:author="Alexander Waters" w:date="2022-08-23T09:37:00Z"/>
              </w:sdtContent>
            </w:sdt>
            <w:customXmlInsRangeEnd w:id="497"/>
            <w:ins w:id="498" w:author="Alexander Waters" w:date="2022-08-23T09:37:00Z">
              <w:r w:rsidR="009D2469">
                <w:rPr>
                  <w:rFonts w:ascii="Cambria" w:hAnsi="Cambria" w:cs="Arial"/>
                </w:rPr>
                <w:t>FAILED</w:t>
              </w:r>
            </w:ins>
          </w:p>
          <w:p w14:paraId="2C32B249" w14:textId="3A53A0EA" w:rsidR="009D2469" w:rsidRDefault="009D2469" w:rsidP="002E2DB8">
            <w:pPr>
              <w:jc w:val="center"/>
              <w:rPr>
                <w:ins w:id="499" w:author="Alexander Waters" w:date="2022-08-23T09:17:00Z"/>
                <w:rFonts w:ascii="Cambria" w:hAnsi="Cambria" w:cs="Arial"/>
              </w:rPr>
            </w:pPr>
          </w:p>
        </w:tc>
      </w:tr>
      <w:tr w:rsidR="00330B08" w:rsidRPr="00546D8D" w14:paraId="6C8E006C" w14:textId="77777777" w:rsidTr="00B07B0C">
        <w:trPr>
          <w:trHeight w:val="1313"/>
          <w:ins w:id="500" w:author="Alexander Waters" w:date="2022-08-23T09:02:00Z"/>
          <w:trPrChange w:id="501" w:author="Alexander Waters" w:date="2022-08-23T12:34:00Z">
            <w:trPr>
              <w:gridBefore w:val="1"/>
              <w:gridAfter w:val="0"/>
              <w:wAfter w:w="1485" w:type="dxa"/>
              <w:trHeight w:val="1313"/>
            </w:trPr>
          </w:trPrChange>
        </w:trPr>
        <w:tc>
          <w:tcPr>
            <w:tcW w:w="1465" w:type="dxa"/>
            <w:tcPrChange w:id="502" w:author="Alexander Waters" w:date="2022-08-23T12:34:00Z">
              <w:tcPr>
                <w:tcW w:w="1280" w:type="dxa"/>
              </w:tcPr>
            </w:tcPrChange>
          </w:tcPr>
          <w:p w14:paraId="6C8F3FB5" w14:textId="77777777" w:rsidR="00330B08" w:rsidRPr="00546D8D" w:rsidRDefault="00330B08" w:rsidP="0037006B">
            <w:pPr>
              <w:jc w:val="center"/>
              <w:rPr>
                <w:ins w:id="503" w:author="Alexander Waters" w:date="2022-08-23T09:02:00Z"/>
                <w:rFonts w:ascii="Cambria" w:hAnsi="Cambria" w:cs="Arial"/>
              </w:rPr>
            </w:pPr>
            <w:ins w:id="504" w:author="Alexander Waters" w:date="2022-08-23T09:02:00Z">
              <w:r>
                <w:rPr>
                  <w:rFonts w:ascii="Cambria" w:hAnsi="Cambria" w:cs="Arial"/>
                </w:rPr>
                <w:t>Comments:</w:t>
              </w:r>
            </w:ins>
          </w:p>
        </w:tc>
        <w:tc>
          <w:tcPr>
            <w:tcW w:w="8255" w:type="dxa"/>
            <w:gridSpan w:val="5"/>
            <w:tcPrChange w:id="505" w:author="Alexander Waters" w:date="2022-08-23T12:34:00Z">
              <w:tcPr>
                <w:tcW w:w="6585" w:type="dxa"/>
                <w:gridSpan w:val="4"/>
              </w:tcPr>
            </w:tcPrChange>
          </w:tcPr>
          <w:p w14:paraId="4E8C044E" w14:textId="054C9956" w:rsidR="00330B08" w:rsidRPr="00546D8D" w:rsidRDefault="00287984">
            <w:pPr>
              <w:rPr>
                <w:ins w:id="506" w:author="Alexander Waters" w:date="2022-08-23T09:02:00Z"/>
                <w:rFonts w:ascii="Cambria" w:hAnsi="Cambria"/>
              </w:rPr>
              <w:pPrChange w:id="507" w:author="Alexander Waters" w:date="2022-08-23T09:02:00Z">
                <w:pPr>
                  <w:jc w:val="center"/>
                </w:pPr>
              </w:pPrChange>
            </w:pPr>
            <w:customXmlInsRangeStart w:id="508" w:author="Alexander Waters" w:date="2022-08-23T09:02:00Z"/>
            <w:sdt>
              <w:sdtPr>
                <w:rPr>
                  <w:rFonts w:ascii="Cambria" w:hAnsi="Cambria" w:cs="Arial"/>
                </w:rPr>
                <w:id w:val="1898319684"/>
                <w14:checkbox>
                  <w14:checked w14:val="0"/>
                  <w14:checkedState w14:val="2612" w14:font="MS Gothic"/>
                  <w14:uncheckedState w14:val="2610" w14:font="MS Gothic"/>
                </w14:checkbox>
              </w:sdtPr>
              <w:sdtEndPr/>
              <w:sdtContent>
                <w:customXmlInsRangeEnd w:id="508"/>
                <w:ins w:id="509" w:author="Alexander Waters" w:date="2022-08-23T09:02:00Z">
                  <w:r w:rsidR="00330B08">
                    <w:rPr>
                      <w:rFonts w:ascii="MS Gothic" w:eastAsia="MS Gothic" w:hAnsi="MS Gothic" w:cs="Arial" w:hint="eastAsia"/>
                    </w:rPr>
                    <w:t>☐</w:t>
                  </w:r>
                </w:ins>
                <w:customXmlInsRangeStart w:id="510" w:author="Alexander Waters" w:date="2022-08-23T09:02:00Z"/>
              </w:sdtContent>
            </w:sdt>
            <w:customXmlInsRangeEnd w:id="510"/>
            <w:ins w:id="511" w:author="Alexander Waters" w:date="2022-08-23T09:02:00Z">
              <w:r w:rsidR="00330B08">
                <w:rPr>
                  <w:rFonts w:ascii="Cambria" w:hAnsi="Cambria" w:cs="Arial"/>
                </w:rPr>
                <w:t>N/A</w:t>
              </w:r>
            </w:ins>
          </w:p>
        </w:tc>
      </w:tr>
      <w:tr w:rsidR="00330B08" w:rsidRPr="00546D8D" w14:paraId="3C7E2982" w14:textId="77777777" w:rsidTr="00B07B0C">
        <w:trPr>
          <w:ins w:id="512" w:author="Alexander Waters" w:date="2022-08-23T09:02:00Z"/>
          <w:trPrChange w:id="513" w:author="Alexander Waters" w:date="2022-08-23T12:34:00Z">
            <w:trPr>
              <w:gridBefore w:val="1"/>
            </w:trPr>
          </w:trPrChange>
        </w:trPr>
        <w:tc>
          <w:tcPr>
            <w:tcW w:w="2534" w:type="dxa"/>
            <w:gridSpan w:val="2"/>
            <w:shd w:val="clear" w:color="auto" w:fill="BFBFBF" w:themeFill="background1" w:themeFillShade="BF"/>
            <w:vAlign w:val="center"/>
            <w:tcPrChange w:id="514" w:author="Alexander Waters" w:date="2022-08-23T12:34:00Z">
              <w:tcPr>
                <w:tcW w:w="2672" w:type="dxa"/>
                <w:gridSpan w:val="2"/>
                <w:shd w:val="clear" w:color="auto" w:fill="BFBFBF" w:themeFill="background1" w:themeFillShade="BF"/>
                <w:vAlign w:val="center"/>
              </w:tcPr>
            </w:tcPrChange>
          </w:tcPr>
          <w:p w14:paraId="1EB31224" w14:textId="77777777" w:rsidR="00330B08" w:rsidRPr="00546D8D" w:rsidRDefault="00330B08" w:rsidP="0037006B">
            <w:pPr>
              <w:jc w:val="center"/>
              <w:rPr>
                <w:ins w:id="515" w:author="Alexander Waters" w:date="2022-08-23T09:02:00Z"/>
                <w:rFonts w:ascii="Cambria" w:hAnsi="Cambria" w:cs="Arial"/>
                <w:b/>
                <w:bCs/>
              </w:rPr>
            </w:pPr>
            <w:ins w:id="516" w:author="Alexander Waters" w:date="2022-08-23T09:02:00Z">
              <w:r w:rsidRPr="00546D8D">
                <w:rPr>
                  <w:rFonts w:ascii="Cambria" w:hAnsi="Cambria" w:cs="Arial"/>
                  <w:b/>
                  <w:bCs/>
                </w:rPr>
                <w:t>Verification</w:t>
              </w:r>
            </w:ins>
          </w:p>
        </w:tc>
        <w:tc>
          <w:tcPr>
            <w:tcW w:w="3843" w:type="dxa"/>
            <w:gridSpan w:val="2"/>
            <w:shd w:val="clear" w:color="auto" w:fill="BFBFBF" w:themeFill="background1" w:themeFillShade="BF"/>
            <w:vAlign w:val="center"/>
            <w:tcPrChange w:id="517" w:author="Alexander Waters" w:date="2022-08-23T12:34:00Z">
              <w:tcPr>
                <w:tcW w:w="4768" w:type="dxa"/>
                <w:gridSpan w:val="2"/>
                <w:shd w:val="clear" w:color="auto" w:fill="BFBFBF" w:themeFill="background1" w:themeFillShade="BF"/>
                <w:vAlign w:val="center"/>
              </w:tcPr>
            </w:tcPrChange>
          </w:tcPr>
          <w:p w14:paraId="56CBBFED" w14:textId="77777777" w:rsidR="00330B08" w:rsidRPr="00546D8D" w:rsidRDefault="00330B08" w:rsidP="0037006B">
            <w:pPr>
              <w:jc w:val="center"/>
              <w:rPr>
                <w:ins w:id="518" w:author="Alexander Waters" w:date="2022-08-23T09:02:00Z"/>
                <w:rFonts w:ascii="Cambria" w:hAnsi="Cambria"/>
                <w:b/>
                <w:bCs/>
              </w:rPr>
            </w:pPr>
            <w:ins w:id="519" w:author="Alexander Waters" w:date="2022-08-23T09:02:00Z">
              <w:r w:rsidRPr="00546D8D">
                <w:rPr>
                  <w:rFonts w:ascii="Cambria" w:hAnsi="Cambria"/>
                  <w:b/>
                  <w:bCs/>
                </w:rPr>
                <w:t>Signature</w:t>
              </w:r>
            </w:ins>
          </w:p>
        </w:tc>
        <w:tc>
          <w:tcPr>
            <w:tcW w:w="1539" w:type="dxa"/>
            <w:shd w:val="clear" w:color="auto" w:fill="BFBFBF" w:themeFill="background1" w:themeFillShade="BF"/>
            <w:tcPrChange w:id="520" w:author="Alexander Waters" w:date="2022-08-23T12:34:00Z">
              <w:tcPr>
                <w:tcW w:w="1910" w:type="dxa"/>
                <w:gridSpan w:val="3"/>
                <w:shd w:val="clear" w:color="auto" w:fill="BFBFBF" w:themeFill="background1" w:themeFillShade="BF"/>
              </w:tcPr>
            </w:tcPrChange>
          </w:tcPr>
          <w:p w14:paraId="5F2A61A6" w14:textId="65F6D901" w:rsidR="00330B08" w:rsidRPr="00546D8D" w:rsidRDefault="00330B08" w:rsidP="0037006B">
            <w:pPr>
              <w:jc w:val="center"/>
              <w:rPr>
                <w:ins w:id="521" w:author="Alexander Waters" w:date="2022-08-23T09:05:00Z"/>
                <w:rFonts w:ascii="Cambria" w:hAnsi="Cambria"/>
                <w:b/>
                <w:bCs/>
              </w:rPr>
            </w:pPr>
            <w:ins w:id="522" w:author="Alexander Waters" w:date="2022-08-23T09:06:00Z">
              <w:r>
                <w:rPr>
                  <w:rFonts w:ascii="Cambria" w:hAnsi="Cambria"/>
                  <w:b/>
                  <w:bCs/>
                </w:rPr>
                <w:t>Initials</w:t>
              </w:r>
            </w:ins>
          </w:p>
        </w:tc>
        <w:tc>
          <w:tcPr>
            <w:tcW w:w="1804" w:type="dxa"/>
            <w:shd w:val="clear" w:color="auto" w:fill="BFBFBF" w:themeFill="background1" w:themeFillShade="BF"/>
            <w:vAlign w:val="center"/>
            <w:tcPrChange w:id="523" w:author="Alexander Waters" w:date="2022-08-23T12:34:00Z">
              <w:tcPr>
                <w:tcW w:w="1910" w:type="dxa"/>
                <w:shd w:val="clear" w:color="auto" w:fill="BFBFBF" w:themeFill="background1" w:themeFillShade="BF"/>
                <w:vAlign w:val="center"/>
              </w:tcPr>
            </w:tcPrChange>
          </w:tcPr>
          <w:p w14:paraId="618EC08F" w14:textId="15CFC7A2" w:rsidR="00330B08" w:rsidRPr="00546D8D" w:rsidRDefault="00330B08" w:rsidP="0037006B">
            <w:pPr>
              <w:jc w:val="center"/>
              <w:rPr>
                <w:ins w:id="524" w:author="Alexander Waters" w:date="2022-08-23T09:02:00Z"/>
                <w:rFonts w:ascii="Cambria" w:hAnsi="Cambria"/>
                <w:b/>
                <w:bCs/>
              </w:rPr>
            </w:pPr>
            <w:ins w:id="525" w:author="Alexander Waters" w:date="2022-08-23T09:02:00Z">
              <w:r w:rsidRPr="00546D8D">
                <w:rPr>
                  <w:rFonts w:ascii="Cambria" w:hAnsi="Cambria"/>
                  <w:b/>
                  <w:bCs/>
                </w:rPr>
                <w:t>Date</w:t>
              </w:r>
            </w:ins>
          </w:p>
        </w:tc>
      </w:tr>
      <w:tr w:rsidR="00330B08" w:rsidRPr="00546D8D" w14:paraId="44D4DEA7" w14:textId="77777777" w:rsidTr="00B07B0C">
        <w:trPr>
          <w:trHeight w:val="512"/>
          <w:ins w:id="526" w:author="Alexander Waters" w:date="2022-08-23T09:02:00Z"/>
          <w:trPrChange w:id="527" w:author="Alexander Waters" w:date="2022-08-23T12:34:00Z">
            <w:trPr>
              <w:gridBefore w:val="1"/>
              <w:trHeight w:val="512"/>
            </w:trPr>
          </w:trPrChange>
        </w:trPr>
        <w:tc>
          <w:tcPr>
            <w:tcW w:w="2534" w:type="dxa"/>
            <w:gridSpan w:val="2"/>
            <w:vAlign w:val="center"/>
            <w:tcPrChange w:id="528" w:author="Alexander Waters" w:date="2022-08-23T12:34:00Z">
              <w:tcPr>
                <w:tcW w:w="2672" w:type="dxa"/>
                <w:gridSpan w:val="2"/>
                <w:vAlign w:val="center"/>
              </w:tcPr>
            </w:tcPrChange>
          </w:tcPr>
          <w:p w14:paraId="4F0B27DB" w14:textId="0E2B994F" w:rsidR="00330B08" w:rsidRPr="00546D8D" w:rsidRDefault="0074412F" w:rsidP="0037006B">
            <w:pPr>
              <w:jc w:val="center"/>
              <w:rPr>
                <w:ins w:id="529" w:author="Alexander Waters" w:date="2022-08-23T09:02:00Z"/>
                <w:rFonts w:ascii="Cambria" w:hAnsi="Cambria" w:cs="Arial"/>
              </w:rPr>
            </w:pPr>
            <w:ins w:id="530" w:author="Alexander Waters" w:date="2022-08-23T09:08:00Z">
              <w:r>
                <w:rPr>
                  <w:rFonts w:ascii="Cambria" w:hAnsi="Cambria" w:cs="Arial"/>
                </w:rPr>
                <w:t>Verified</w:t>
              </w:r>
            </w:ins>
            <w:ins w:id="531" w:author="Alexander Waters" w:date="2022-08-23T09:02:00Z">
              <w:r w:rsidR="00330B08">
                <w:rPr>
                  <w:rFonts w:ascii="Cambria" w:hAnsi="Cambria" w:cs="Arial"/>
                </w:rPr>
                <w:t xml:space="preserve"> By:</w:t>
              </w:r>
            </w:ins>
          </w:p>
        </w:tc>
        <w:tc>
          <w:tcPr>
            <w:tcW w:w="3843" w:type="dxa"/>
            <w:gridSpan w:val="2"/>
            <w:vAlign w:val="center"/>
            <w:tcPrChange w:id="532" w:author="Alexander Waters" w:date="2022-08-23T12:34:00Z">
              <w:tcPr>
                <w:tcW w:w="4768" w:type="dxa"/>
                <w:gridSpan w:val="2"/>
                <w:vAlign w:val="center"/>
              </w:tcPr>
            </w:tcPrChange>
          </w:tcPr>
          <w:p w14:paraId="7A04EF45" w14:textId="77777777" w:rsidR="00330B08" w:rsidRDefault="00330B08" w:rsidP="0037006B">
            <w:pPr>
              <w:jc w:val="center"/>
              <w:rPr>
                <w:ins w:id="533" w:author="Alexander Waters" w:date="2022-08-23T09:02:00Z"/>
                <w:rFonts w:ascii="Cambria" w:hAnsi="Cambria"/>
              </w:rPr>
            </w:pPr>
          </w:p>
          <w:p w14:paraId="2A5C2DCB" w14:textId="77777777" w:rsidR="00330B08" w:rsidRPr="00546D8D" w:rsidRDefault="00330B08" w:rsidP="0037006B">
            <w:pPr>
              <w:jc w:val="center"/>
              <w:rPr>
                <w:ins w:id="534" w:author="Alexander Waters" w:date="2022-08-23T09:02:00Z"/>
                <w:rFonts w:ascii="Cambria" w:hAnsi="Cambria"/>
              </w:rPr>
            </w:pPr>
          </w:p>
        </w:tc>
        <w:tc>
          <w:tcPr>
            <w:tcW w:w="1539" w:type="dxa"/>
            <w:tcPrChange w:id="535" w:author="Alexander Waters" w:date="2022-08-23T12:34:00Z">
              <w:tcPr>
                <w:tcW w:w="1910" w:type="dxa"/>
                <w:gridSpan w:val="3"/>
              </w:tcPr>
            </w:tcPrChange>
          </w:tcPr>
          <w:p w14:paraId="51BC95B3" w14:textId="77777777" w:rsidR="00330B08" w:rsidRPr="00546D8D" w:rsidRDefault="00330B08" w:rsidP="0037006B">
            <w:pPr>
              <w:jc w:val="center"/>
              <w:rPr>
                <w:ins w:id="536" w:author="Alexander Waters" w:date="2022-08-23T09:05:00Z"/>
                <w:rFonts w:ascii="Cambria" w:hAnsi="Cambria"/>
              </w:rPr>
            </w:pPr>
          </w:p>
        </w:tc>
        <w:tc>
          <w:tcPr>
            <w:tcW w:w="1804" w:type="dxa"/>
            <w:vAlign w:val="center"/>
            <w:tcPrChange w:id="537" w:author="Alexander Waters" w:date="2022-08-23T12:34:00Z">
              <w:tcPr>
                <w:tcW w:w="1910" w:type="dxa"/>
                <w:vAlign w:val="center"/>
              </w:tcPr>
            </w:tcPrChange>
          </w:tcPr>
          <w:p w14:paraId="2D5584D0" w14:textId="2B14A2F7" w:rsidR="00330B08" w:rsidRPr="00546D8D" w:rsidRDefault="00330B08" w:rsidP="0037006B">
            <w:pPr>
              <w:jc w:val="center"/>
              <w:rPr>
                <w:ins w:id="538" w:author="Alexander Waters" w:date="2022-08-23T09:02:00Z"/>
                <w:rFonts w:ascii="Cambria" w:hAnsi="Cambria"/>
              </w:rPr>
            </w:pPr>
          </w:p>
        </w:tc>
      </w:tr>
      <w:tr w:rsidR="00330B08" w:rsidRPr="00546D8D" w14:paraId="32180FA2" w14:textId="77777777" w:rsidTr="00B07B0C">
        <w:trPr>
          <w:trHeight w:val="431"/>
          <w:ins w:id="539" w:author="Alexander Waters" w:date="2022-08-23T09:02:00Z"/>
          <w:trPrChange w:id="540" w:author="Alexander Waters" w:date="2022-08-23T12:34:00Z">
            <w:trPr>
              <w:gridBefore w:val="1"/>
              <w:trHeight w:val="431"/>
            </w:trPr>
          </w:trPrChange>
        </w:trPr>
        <w:tc>
          <w:tcPr>
            <w:tcW w:w="2534" w:type="dxa"/>
            <w:gridSpan w:val="2"/>
            <w:vAlign w:val="center"/>
            <w:tcPrChange w:id="541" w:author="Alexander Waters" w:date="2022-08-23T12:34:00Z">
              <w:tcPr>
                <w:tcW w:w="2672" w:type="dxa"/>
                <w:gridSpan w:val="2"/>
                <w:vAlign w:val="center"/>
              </w:tcPr>
            </w:tcPrChange>
          </w:tcPr>
          <w:p w14:paraId="356E8443" w14:textId="77777777" w:rsidR="00330B08" w:rsidRPr="00546D8D" w:rsidRDefault="00330B08" w:rsidP="0037006B">
            <w:pPr>
              <w:jc w:val="center"/>
              <w:rPr>
                <w:ins w:id="542" w:author="Alexander Waters" w:date="2022-08-23T09:02:00Z"/>
                <w:rFonts w:ascii="Cambria" w:hAnsi="Cambria" w:cs="Arial"/>
              </w:rPr>
            </w:pPr>
            <w:ins w:id="543" w:author="Alexander Waters" w:date="2022-08-23T09:02:00Z">
              <w:r>
                <w:rPr>
                  <w:rFonts w:ascii="Cambria" w:hAnsi="Cambria" w:cs="Arial"/>
                </w:rPr>
                <w:t>Quality Reviewed By:</w:t>
              </w:r>
            </w:ins>
          </w:p>
        </w:tc>
        <w:tc>
          <w:tcPr>
            <w:tcW w:w="3843" w:type="dxa"/>
            <w:gridSpan w:val="2"/>
            <w:vAlign w:val="center"/>
            <w:tcPrChange w:id="544" w:author="Alexander Waters" w:date="2022-08-23T12:34:00Z">
              <w:tcPr>
                <w:tcW w:w="4768" w:type="dxa"/>
                <w:gridSpan w:val="2"/>
                <w:vAlign w:val="center"/>
              </w:tcPr>
            </w:tcPrChange>
          </w:tcPr>
          <w:p w14:paraId="6BD4BEC7" w14:textId="77777777" w:rsidR="00330B08" w:rsidRDefault="00330B08" w:rsidP="0037006B">
            <w:pPr>
              <w:jc w:val="center"/>
              <w:rPr>
                <w:ins w:id="545" w:author="Alexander Waters" w:date="2022-08-23T09:02:00Z"/>
                <w:rFonts w:ascii="Cambria" w:hAnsi="Cambria"/>
              </w:rPr>
            </w:pPr>
          </w:p>
          <w:p w14:paraId="5BA7BA39" w14:textId="77777777" w:rsidR="00330B08" w:rsidRPr="00546D8D" w:rsidRDefault="00330B08" w:rsidP="0037006B">
            <w:pPr>
              <w:jc w:val="center"/>
              <w:rPr>
                <w:ins w:id="546" w:author="Alexander Waters" w:date="2022-08-23T09:02:00Z"/>
                <w:rFonts w:ascii="Cambria" w:hAnsi="Cambria"/>
              </w:rPr>
            </w:pPr>
          </w:p>
        </w:tc>
        <w:tc>
          <w:tcPr>
            <w:tcW w:w="1539" w:type="dxa"/>
            <w:tcPrChange w:id="547" w:author="Alexander Waters" w:date="2022-08-23T12:34:00Z">
              <w:tcPr>
                <w:tcW w:w="1910" w:type="dxa"/>
                <w:gridSpan w:val="3"/>
              </w:tcPr>
            </w:tcPrChange>
          </w:tcPr>
          <w:p w14:paraId="0085A81C" w14:textId="77777777" w:rsidR="00330B08" w:rsidRPr="00546D8D" w:rsidRDefault="00330B08" w:rsidP="0037006B">
            <w:pPr>
              <w:jc w:val="center"/>
              <w:rPr>
                <w:ins w:id="548" w:author="Alexander Waters" w:date="2022-08-23T09:05:00Z"/>
                <w:rFonts w:ascii="Cambria" w:hAnsi="Cambria"/>
              </w:rPr>
            </w:pPr>
          </w:p>
        </w:tc>
        <w:tc>
          <w:tcPr>
            <w:tcW w:w="1804" w:type="dxa"/>
            <w:vAlign w:val="center"/>
            <w:tcPrChange w:id="549" w:author="Alexander Waters" w:date="2022-08-23T12:34:00Z">
              <w:tcPr>
                <w:tcW w:w="1910" w:type="dxa"/>
                <w:vAlign w:val="center"/>
              </w:tcPr>
            </w:tcPrChange>
          </w:tcPr>
          <w:p w14:paraId="4CA00621" w14:textId="30DF45CD" w:rsidR="00330B08" w:rsidRPr="00546D8D" w:rsidRDefault="00330B08" w:rsidP="0037006B">
            <w:pPr>
              <w:jc w:val="center"/>
              <w:rPr>
                <w:ins w:id="550" w:author="Alexander Waters" w:date="2022-08-23T09:02:00Z"/>
                <w:rFonts w:ascii="Cambria" w:hAnsi="Cambria"/>
              </w:rPr>
            </w:pPr>
          </w:p>
        </w:tc>
      </w:tr>
    </w:tbl>
    <w:p w14:paraId="211849B5" w14:textId="0628822B" w:rsidR="00244D45" w:rsidRDefault="00244D45" w:rsidP="00C50708">
      <w:pPr>
        <w:jc w:val="center"/>
        <w:rPr>
          <w:ins w:id="551" w:author="Alexander Waters" w:date="2022-08-23T12:43:00Z"/>
          <w:rFonts w:ascii="Cambria" w:hAnsi="Cambria" w:cs="Arial"/>
          <w:b/>
          <w:u w:val="single"/>
        </w:rPr>
      </w:pPr>
    </w:p>
    <w:p w14:paraId="5B165308" w14:textId="77777777" w:rsidR="00244D45" w:rsidRDefault="00244D45">
      <w:pPr>
        <w:rPr>
          <w:ins w:id="552" w:author="Alexander Waters" w:date="2022-08-23T12:43:00Z"/>
          <w:rFonts w:ascii="Cambria" w:hAnsi="Cambria" w:cs="Arial"/>
          <w:b/>
          <w:u w:val="single"/>
        </w:rPr>
      </w:pPr>
      <w:ins w:id="553" w:author="Alexander Waters" w:date="2022-08-23T12:43:00Z">
        <w:r>
          <w:rPr>
            <w:rFonts w:ascii="Cambria" w:hAnsi="Cambria" w:cs="Arial"/>
            <w:b/>
            <w:u w:val="single"/>
          </w:rPr>
          <w:br w:type="page"/>
        </w:r>
      </w:ins>
    </w:p>
    <w:tbl>
      <w:tblPr>
        <w:tblStyle w:val="TableGrid"/>
        <w:tblW w:w="9720" w:type="dxa"/>
        <w:tblInd w:w="-185" w:type="dxa"/>
        <w:tblLook w:val="04A0" w:firstRow="1" w:lastRow="0" w:firstColumn="1" w:lastColumn="0" w:noHBand="0" w:noVBand="1"/>
      </w:tblPr>
      <w:tblGrid>
        <w:gridCol w:w="1465"/>
        <w:gridCol w:w="1069"/>
        <w:gridCol w:w="76"/>
        <w:gridCol w:w="3330"/>
        <w:gridCol w:w="1596"/>
        <w:gridCol w:w="2184"/>
        <w:tblGridChange w:id="554">
          <w:tblGrid>
            <w:gridCol w:w="185"/>
            <w:gridCol w:w="1280"/>
            <w:gridCol w:w="1254"/>
            <w:gridCol w:w="1539"/>
            <w:gridCol w:w="1279"/>
            <w:gridCol w:w="525"/>
            <w:gridCol w:w="1659"/>
            <w:gridCol w:w="1999"/>
            <w:gridCol w:w="185"/>
          </w:tblGrid>
        </w:tblGridChange>
      </w:tblGrid>
      <w:tr w:rsidR="00337B4B" w:rsidRPr="00546D8D" w14:paraId="1AFDCF9B" w14:textId="77777777" w:rsidTr="0037006B">
        <w:trPr>
          <w:ins w:id="555" w:author="Alexander Waters" w:date="2022-08-23T12:54:00Z"/>
        </w:trPr>
        <w:tc>
          <w:tcPr>
            <w:tcW w:w="9720" w:type="dxa"/>
            <w:gridSpan w:val="6"/>
            <w:shd w:val="clear" w:color="auto" w:fill="BFBFBF" w:themeFill="background1" w:themeFillShade="BF"/>
          </w:tcPr>
          <w:p w14:paraId="2098A4FA" w14:textId="13CE5E10" w:rsidR="00337B4B" w:rsidRPr="00546D8D" w:rsidRDefault="00724C9A" w:rsidP="0037006B">
            <w:pPr>
              <w:jc w:val="center"/>
              <w:rPr>
                <w:ins w:id="556" w:author="Alexander Waters" w:date="2022-08-23T12:54:00Z"/>
                <w:rFonts w:ascii="Cambria" w:hAnsi="Cambria"/>
                <w:b/>
                <w:bCs/>
              </w:rPr>
            </w:pPr>
            <w:ins w:id="557" w:author="Alexander Waters" w:date="2022-08-23T13:03:00Z">
              <w:r>
                <w:rPr>
                  <w:rFonts w:ascii="Cambria" w:hAnsi="Cambria"/>
                  <w:b/>
                  <w:spacing w:val="-10"/>
                </w:rPr>
                <w:lastRenderedPageBreak/>
                <w:t>Equipment</w:t>
              </w:r>
            </w:ins>
            <w:ins w:id="558" w:author="Alexander Waters" w:date="2022-08-23T12:55:00Z">
              <w:r w:rsidR="00337B4B" w:rsidRPr="0037006B">
                <w:rPr>
                  <w:rFonts w:ascii="Cambria" w:hAnsi="Cambria"/>
                  <w:b/>
                  <w:spacing w:val="-10"/>
                </w:rPr>
                <w:t xml:space="preserve"> </w:t>
              </w:r>
              <w:r w:rsidR="00337B4B" w:rsidRPr="0037006B">
                <w:rPr>
                  <w:rFonts w:ascii="Cambria" w:hAnsi="Cambria"/>
                  <w:b/>
                </w:rPr>
                <w:t>Identification</w:t>
              </w:r>
            </w:ins>
          </w:p>
        </w:tc>
      </w:tr>
      <w:tr w:rsidR="00337B4B" w:rsidRPr="006615B5" w14:paraId="4BAF94FB" w14:textId="77777777" w:rsidTr="0037006B">
        <w:trPr>
          <w:ins w:id="559" w:author="Alexander Waters" w:date="2022-08-23T12:54:00Z"/>
        </w:trPr>
        <w:tc>
          <w:tcPr>
            <w:tcW w:w="9720" w:type="dxa"/>
            <w:gridSpan w:val="6"/>
          </w:tcPr>
          <w:p w14:paraId="2C41032C" w14:textId="1E6290F8" w:rsidR="00337B4B" w:rsidRPr="00E87C99" w:rsidRDefault="00337B4B" w:rsidP="00337B4B">
            <w:pPr>
              <w:pStyle w:val="ListParagraph"/>
              <w:numPr>
                <w:ilvl w:val="0"/>
                <w:numId w:val="13"/>
              </w:numPr>
              <w:rPr>
                <w:ins w:id="560" w:author="Alexander Waters" w:date="2022-08-23T13:00:00Z"/>
                <w:rFonts w:ascii="Cambria" w:hAnsi="Cambria"/>
                <w:rPrChange w:id="561" w:author="Alexander Waters" w:date="2022-08-23T13:00:00Z">
                  <w:rPr>
                    <w:ins w:id="562" w:author="Alexander Waters" w:date="2022-08-23T13:00:00Z"/>
                    <w:rFonts w:ascii="Cambria" w:eastAsia="Times New Roman" w:hAnsi="Cambria" w:cs="Arial"/>
                    <w:bCs/>
                    <w:sz w:val="24"/>
                    <w:szCs w:val="24"/>
                  </w:rPr>
                </w:rPrChange>
              </w:rPr>
            </w:pPr>
            <w:ins w:id="563" w:author="Alexander Waters" w:date="2022-08-23T12:54:00Z">
              <w:r w:rsidRPr="0037006B">
                <w:rPr>
                  <w:rFonts w:ascii="Cambria" w:eastAsia="Times New Roman" w:hAnsi="Cambria" w:cs="Arial"/>
                  <w:bCs/>
                  <w:sz w:val="24"/>
                  <w:szCs w:val="24"/>
                </w:rPr>
                <w:t xml:space="preserve">Verify </w:t>
              </w:r>
            </w:ins>
            <w:ins w:id="564" w:author="Alexander Waters" w:date="2022-08-23T12:56:00Z">
              <w:r>
                <w:rPr>
                  <w:rFonts w:ascii="Cambria" w:eastAsia="Times New Roman" w:hAnsi="Cambria" w:cs="Arial"/>
                  <w:bCs/>
                  <w:sz w:val="24"/>
                  <w:szCs w:val="24"/>
                </w:rPr>
                <w:t>and rec</w:t>
              </w:r>
            </w:ins>
            <w:ins w:id="565" w:author="Alexander Waters" w:date="2022-08-23T12:57:00Z">
              <w:r>
                <w:rPr>
                  <w:rFonts w:ascii="Cambria" w:eastAsia="Times New Roman" w:hAnsi="Cambria" w:cs="Arial"/>
                  <w:bCs/>
                  <w:sz w:val="24"/>
                  <w:szCs w:val="24"/>
                </w:rPr>
                <w:t xml:space="preserve">ord </w:t>
              </w:r>
            </w:ins>
            <w:ins w:id="566" w:author="Alexander Waters" w:date="2022-08-23T12:54:00Z">
              <w:r w:rsidRPr="0037006B">
                <w:rPr>
                  <w:rFonts w:ascii="Cambria" w:eastAsia="Times New Roman" w:hAnsi="Cambria" w:cs="Arial"/>
                  <w:bCs/>
                  <w:sz w:val="24"/>
                  <w:szCs w:val="24"/>
                </w:rPr>
                <w:t>the</w:t>
              </w:r>
            </w:ins>
            <w:ins w:id="567" w:author="Alexander Waters" w:date="2022-08-23T12:56:00Z">
              <w:r>
                <w:rPr>
                  <w:rFonts w:ascii="Cambria" w:eastAsia="Times New Roman" w:hAnsi="Cambria" w:cs="Arial"/>
                  <w:bCs/>
                  <w:sz w:val="24"/>
                  <w:szCs w:val="24"/>
                </w:rPr>
                <w:t xml:space="preserve"> following</w:t>
              </w:r>
            </w:ins>
            <w:ins w:id="568" w:author="Alexander Waters" w:date="2022-08-23T12:54:00Z">
              <w:r w:rsidRPr="0037006B">
                <w:rPr>
                  <w:rFonts w:ascii="Cambria" w:eastAsia="Times New Roman" w:hAnsi="Cambria" w:cs="Arial"/>
                  <w:bCs/>
                  <w:sz w:val="24"/>
                  <w:szCs w:val="24"/>
                </w:rPr>
                <w:t xml:space="preserve"> </w:t>
              </w:r>
            </w:ins>
            <w:ins w:id="569" w:author="Alexander Waters" w:date="2022-08-23T13:03:00Z">
              <w:r w:rsidR="00724C9A">
                <w:rPr>
                  <w:rFonts w:ascii="Cambria" w:eastAsia="Times New Roman" w:hAnsi="Cambria" w:cs="Arial"/>
                  <w:bCs/>
                  <w:sz w:val="24"/>
                  <w:szCs w:val="24"/>
                </w:rPr>
                <w:t>equipment</w:t>
              </w:r>
            </w:ins>
            <w:ins w:id="570" w:author="Alexander Waters" w:date="2022-08-23T12:56:00Z">
              <w:r>
                <w:rPr>
                  <w:rFonts w:ascii="Cambria" w:eastAsia="Times New Roman" w:hAnsi="Cambria" w:cs="Arial"/>
                  <w:bCs/>
                  <w:sz w:val="24"/>
                  <w:szCs w:val="24"/>
                </w:rPr>
                <w:t xml:space="preserve"> identification information</w:t>
              </w:r>
            </w:ins>
            <w:ins w:id="571" w:author="Alexander Waters" w:date="2022-08-23T12:57:00Z">
              <w:r>
                <w:rPr>
                  <w:rFonts w:ascii="Cambria" w:eastAsia="Times New Roman" w:hAnsi="Cambria" w:cs="Arial"/>
                  <w:bCs/>
                  <w:sz w:val="24"/>
                  <w:szCs w:val="24"/>
                </w:rPr>
                <w:t>.</w:t>
              </w:r>
            </w:ins>
          </w:p>
          <w:p w14:paraId="3DFF7C64" w14:textId="62F2ADA6" w:rsidR="00E87C99" w:rsidRPr="00337B4B" w:rsidRDefault="00E87C99" w:rsidP="00337B4B">
            <w:pPr>
              <w:pStyle w:val="ListParagraph"/>
              <w:numPr>
                <w:ilvl w:val="0"/>
                <w:numId w:val="13"/>
              </w:numPr>
              <w:rPr>
                <w:ins w:id="572" w:author="Alexander Waters" w:date="2022-08-23T12:56:00Z"/>
                <w:rFonts w:ascii="Cambria" w:hAnsi="Cambria"/>
                <w:rPrChange w:id="573" w:author="Alexander Waters" w:date="2022-08-23T12:56:00Z">
                  <w:rPr>
                    <w:ins w:id="574" w:author="Alexander Waters" w:date="2022-08-23T12:56:00Z"/>
                    <w:rFonts w:ascii="Cambria" w:eastAsia="Times New Roman" w:hAnsi="Cambria" w:cs="Arial"/>
                    <w:bCs/>
                    <w:sz w:val="24"/>
                    <w:szCs w:val="24"/>
                  </w:rPr>
                </w:rPrChange>
              </w:rPr>
            </w:pPr>
            <w:ins w:id="575" w:author="Alexander Waters" w:date="2022-08-23T13:00:00Z">
              <w:r>
                <w:rPr>
                  <w:rFonts w:ascii="Cambria" w:eastAsia="Times New Roman" w:hAnsi="Cambria"/>
                  <w:bCs/>
                  <w:sz w:val="24"/>
                  <w:szCs w:val="24"/>
                </w:rPr>
                <w:t xml:space="preserve">Indicate if the </w:t>
              </w:r>
              <w:r w:rsidR="00F02D51">
                <w:rPr>
                  <w:rFonts w:ascii="Cambria" w:eastAsia="Times New Roman" w:hAnsi="Cambria"/>
                  <w:bCs/>
                  <w:sz w:val="24"/>
                  <w:szCs w:val="24"/>
                </w:rPr>
                <w:t>information is acceptable.</w:t>
              </w:r>
            </w:ins>
          </w:p>
          <w:p w14:paraId="7C4DB1EC" w14:textId="48457908" w:rsidR="00337B4B" w:rsidRPr="0037006B" w:rsidRDefault="00337B4B" w:rsidP="002E2DB8">
            <w:pPr>
              <w:pStyle w:val="ListParagraph"/>
              <w:numPr>
                <w:ilvl w:val="0"/>
                <w:numId w:val="13"/>
              </w:numPr>
              <w:rPr>
                <w:ins w:id="576" w:author="Alexander Waters" w:date="2022-08-23T12:54:00Z"/>
                <w:rFonts w:ascii="Cambria" w:hAnsi="Cambria"/>
              </w:rPr>
            </w:pPr>
            <w:ins w:id="577" w:author="Alexander Waters" w:date="2022-08-23T12:54:00Z">
              <w:r w:rsidRPr="0037006B">
                <w:rPr>
                  <w:rFonts w:ascii="Cambria" w:hAnsi="Cambria"/>
                </w:rPr>
                <w:t>Record any additional information in the Comments section</w:t>
              </w:r>
              <w:r>
                <w:rPr>
                  <w:rFonts w:ascii="Cambria" w:hAnsi="Cambria"/>
                </w:rPr>
                <w:t xml:space="preserve"> or indicate N/A if no comments are necessary.</w:t>
              </w:r>
            </w:ins>
          </w:p>
        </w:tc>
      </w:tr>
      <w:tr w:rsidR="00337B4B" w:rsidRPr="006615B5" w14:paraId="7048E2C7" w14:textId="77777777" w:rsidTr="00F02D51">
        <w:tblPrEx>
          <w:tblW w:w="9720" w:type="dxa"/>
          <w:tblInd w:w="-185" w:type="dxa"/>
          <w:tblPrExChange w:id="578" w:author="Alexander Waters" w:date="2022-08-23T13:01:00Z">
            <w:tblPrEx>
              <w:tblW w:w="9720" w:type="dxa"/>
              <w:tblInd w:w="-185" w:type="dxa"/>
            </w:tblPrEx>
          </w:tblPrExChange>
        </w:tblPrEx>
        <w:trPr>
          <w:ins w:id="579" w:author="Alexander Waters" w:date="2022-08-23T12:57:00Z"/>
          <w:trPrChange w:id="580" w:author="Alexander Waters" w:date="2022-08-23T13:01:00Z">
            <w:trPr>
              <w:gridBefore w:val="1"/>
            </w:trPr>
          </w:trPrChange>
        </w:trPr>
        <w:tc>
          <w:tcPr>
            <w:tcW w:w="2610" w:type="dxa"/>
            <w:gridSpan w:val="3"/>
            <w:shd w:val="clear" w:color="auto" w:fill="BFBFBF" w:themeFill="background1" w:themeFillShade="BF"/>
            <w:vAlign w:val="center"/>
            <w:tcPrChange w:id="581" w:author="Alexander Waters" w:date="2022-08-23T13:01:00Z">
              <w:tcPr>
                <w:tcW w:w="5352" w:type="dxa"/>
                <w:gridSpan w:val="4"/>
                <w:vAlign w:val="center"/>
              </w:tcPr>
            </w:tcPrChange>
          </w:tcPr>
          <w:p w14:paraId="4EA81340" w14:textId="4DB218AB" w:rsidR="00337B4B" w:rsidRPr="00BE515D" w:rsidRDefault="00BE515D" w:rsidP="0037006B">
            <w:pPr>
              <w:jc w:val="center"/>
              <w:rPr>
                <w:ins w:id="582" w:author="Alexander Waters" w:date="2022-08-23T12:57:00Z"/>
                <w:rFonts w:ascii="Cambria" w:hAnsi="Cambria"/>
                <w:b/>
                <w:bCs/>
                <w:rPrChange w:id="583" w:author="Alexander Waters" w:date="2022-08-23T12:58:00Z">
                  <w:rPr>
                    <w:ins w:id="584" w:author="Alexander Waters" w:date="2022-08-23T12:57:00Z"/>
                    <w:rFonts w:ascii="Cambria" w:hAnsi="Cambria"/>
                  </w:rPr>
                </w:rPrChange>
              </w:rPr>
            </w:pPr>
            <w:ins w:id="585" w:author="Alexander Waters" w:date="2022-08-23T12:58:00Z">
              <w:r w:rsidRPr="00BE515D">
                <w:rPr>
                  <w:rFonts w:ascii="Cambria" w:hAnsi="Cambria"/>
                  <w:b/>
                  <w:bCs/>
                  <w:rPrChange w:id="586" w:author="Alexander Waters" w:date="2022-08-23T12:58:00Z">
                    <w:rPr>
                      <w:rFonts w:ascii="Cambria" w:hAnsi="Cambria"/>
                    </w:rPr>
                  </w:rPrChange>
                </w:rPr>
                <w:t>Parameter</w:t>
              </w:r>
            </w:ins>
          </w:p>
        </w:tc>
        <w:tc>
          <w:tcPr>
            <w:tcW w:w="4926" w:type="dxa"/>
            <w:gridSpan w:val="2"/>
            <w:shd w:val="clear" w:color="auto" w:fill="BFBFBF" w:themeFill="background1" w:themeFillShade="BF"/>
            <w:vAlign w:val="center"/>
            <w:tcPrChange w:id="587" w:author="Alexander Waters" w:date="2022-08-23T13:01:00Z">
              <w:tcPr>
                <w:tcW w:w="2184" w:type="dxa"/>
                <w:gridSpan w:val="2"/>
                <w:vAlign w:val="center"/>
              </w:tcPr>
            </w:tcPrChange>
          </w:tcPr>
          <w:p w14:paraId="20F75FBC" w14:textId="4019FCF5" w:rsidR="00337B4B" w:rsidRPr="00BE515D" w:rsidRDefault="00337B4B" w:rsidP="0037006B">
            <w:pPr>
              <w:jc w:val="center"/>
              <w:rPr>
                <w:ins w:id="588" w:author="Alexander Waters" w:date="2022-08-23T12:57:00Z"/>
                <w:rFonts w:ascii="Cambria" w:hAnsi="Cambria" w:cs="Arial"/>
                <w:b/>
                <w:bCs/>
                <w:rPrChange w:id="589" w:author="Alexander Waters" w:date="2022-08-23T12:58:00Z">
                  <w:rPr>
                    <w:ins w:id="590" w:author="Alexander Waters" w:date="2022-08-23T12:57:00Z"/>
                    <w:rFonts w:ascii="Cambria" w:hAnsi="Cambria" w:cs="Arial"/>
                  </w:rPr>
                </w:rPrChange>
              </w:rPr>
            </w:pPr>
            <w:ins w:id="591" w:author="Alexander Waters" w:date="2022-08-23T12:57:00Z">
              <w:r w:rsidRPr="00BE515D">
                <w:rPr>
                  <w:rFonts w:ascii="Cambria" w:hAnsi="Cambria" w:cs="Arial"/>
                  <w:b/>
                  <w:bCs/>
                  <w:rPrChange w:id="592" w:author="Alexander Waters" w:date="2022-08-23T12:58:00Z">
                    <w:rPr>
                      <w:rFonts w:ascii="Cambria" w:hAnsi="Cambria" w:cs="Arial"/>
                    </w:rPr>
                  </w:rPrChange>
                </w:rPr>
                <w:t>Value</w:t>
              </w:r>
            </w:ins>
          </w:p>
        </w:tc>
        <w:tc>
          <w:tcPr>
            <w:tcW w:w="2184" w:type="dxa"/>
            <w:shd w:val="clear" w:color="auto" w:fill="BFBFBF" w:themeFill="background1" w:themeFillShade="BF"/>
            <w:vAlign w:val="center"/>
            <w:tcPrChange w:id="593" w:author="Alexander Waters" w:date="2022-08-23T13:01:00Z">
              <w:tcPr>
                <w:tcW w:w="2184" w:type="dxa"/>
                <w:gridSpan w:val="2"/>
                <w:vAlign w:val="center"/>
              </w:tcPr>
            </w:tcPrChange>
          </w:tcPr>
          <w:p w14:paraId="4D206ED6" w14:textId="31040F6F" w:rsidR="00337B4B" w:rsidRPr="00BE515D" w:rsidRDefault="00337B4B" w:rsidP="0037006B">
            <w:pPr>
              <w:jc w:val="center"/>
              <w:rPr>
                <w:ins w:id="594" w:author="Alexander Waters" w:date="2022-08-23T12:57:00Z"/>
                <w:rFonts w:ascii="Cambria" w:hAnsi="Cambria" w:cs="Arial"/>
                <w:b/>
                <w:bCs/>
                <w:rPrChange w:id="595" w:author="Alexander Waters" w:date="2022-08-23T12:58:00Z">
                  <w:rPr>
                    <w:ins w:id="596" w:author="Alexander Waters" w:date="2022-08-23T12:57:00Z"/>
                    <w:rFonts w:ascii="Cambria" w:hAnsi="Cambria" w:cs="Arial"/>
                  </w:rPr>
                </w:rPrChange>
              </w:rPr>
            </w:pPr>
            <w:ins w:id="597" w:author="Alexander Waters" w:date="2022-08-23T12:57:00Z">
              <w:r w:rsidRPr="00BE515D">
                <w:rPr>
                  <w:rFonts w:ascii="Cambria" w:hAnsi="Cambria" w:cs="Arial"/>
                  <w:b/>
                  <w:bCs/>
                  <w:rPrChange w:id="598" w:author="Alexander Waters" w:date="2022-08-23T12:58:00Z">
                    <w:rPr>
                      <w:rFonts w:ascii="Cambria" w:hAnsi="Cambria" w:cs="Arial"/>
                    </w:rPr>
                  </w:rPrChange>
                </w:rPr>
                <w:t>Accepted</w:t>
              </w:r>
            </w:ins>
          </w:p>
        </w:tc>
      </w:tr>
      <w:tr w:rsidR="00337B4B" w:rsidRPr="006615B5" w14:paraId="5F078E00" w14:textId="77777777" w:rsidTr="00F02D51">
        <w:tblPrEx>
          <w:tblW w:w="9720" w:type="dxa"/>
          <w:tblInd w:w="-185" w:type="dxa"/>
          <w:tblPrExChange w:id="599" w:author="Alexander Waters" w:date="2022-08-23T13:01:00Z">
            <w:tblPrEx>
              <w:tblW w:w="9720" w:type="dxa"/>
              <w:tblInd w:w="-185" w:type="dxa"/>
            </w:tblPrEx>
          </w:tblPrExChange>
        </w:tblPrEx>
        <w:trPr>
          <w:ins w:id="600" w:author="Alexander Waters" w:date="2022-08-23T12:54:00Z"/>
          <w:trPrChange w:id="601" w:author="Alexander Waters" w:date="2022-08-23T13:01:00Z">
            <w:trPr>
              <w:gridBefore w:val="1"/>
            </w:trPr>
          </w:trPrChange>
        </w:trPr>
        <w:tc>
          <w:tcPr>
            <w:tcW w:w="2610" w:type="dxa"/>
            <w:gridSpan w:val="3"/>
            <w:vAlign w:val="center"/>
            <w:tcPrChange w:id="602" w:author="Alexander Waters" w:date="2022-08-23T13:01:00Z">
              <w:tcPr>
                <w:tcW w:w="5352" w:type="dxa"/>
                <w:gridSpan w:val="4"/>
                <w:vAlign w:val="center"/>
              </w:tcPr>
            </w:tcPrChange>
          </w:tcPr>
          <w:p w14:paraId="29F350E7" w14:textId="1DAD4207" w:rsidR="00337B4B" w:rsidRPr="00546D8D" w:rsidRDefault="00BE515D" w:rsidP="0037006B">
            <w:pPr>
              <w:jc w:val="center"/>
              <w:rPr>
                <w:ins w:id="603" w:author="Alexander Waters" w:date="2022-08-23T12:54:00Z"/>
                <w:rFonts w:ascii="Cambria" w:hAnsi="Cambria"/>
              </w:rPr>
            </w:pPr>
            <w:ins w:id="604" w:author="Alexander Waters" w:date="2022-08-23T12:58:00Z">
              <w:r>
                <w:rPr>
                  <w:rFonts w:ascii="Cambria" w:hAnsi="Cambria"/>
                </w:rPr>
                <w:t>Device Trade Name</w:t>
              </w:r>
            </w:ins>
          </w:p>
        </w:tc>
        <w:tc>
          <w:tcPr>
            <w:tcW w:w="4926" w:type="dxa"/>
            <w:gridSpan w:val="2"/>
            <w:vAlign w:val="center"/>
            <w:tcPrChange w:id="605" w:author="Alexander Waters" w:date="2022-08-23T13:01:00Z">
              <w:tcPr>
                <w:tcW w:w="2184" w:type="dxa"/>
                <w:gridSpan w:val="2"/>
                <w:vAlign w:val="center"/>
              </w:tcPr>
            </w:tcPrChange>
          </w:tcPr>
          <w:p w14:paraId="78C9A11C" w14:textId="60FBB469" w:rsidR="00337B4B" w:rsidRPr="00546D8D" w:rsidRDefault="00337B4B" w:rsidP="0037006B">
            <w:pPr>
              <w:jc w:val="center"/>
              <w:rPr>
                <w:ins w:id="606" w:author="Alexander Waters" w:date="2022-08-23T12:54:00Z"/>
                <w:rFonts w:ascii="Cambria" w:hAnsi="Cambria" w:cs="Arial"/>
              </w:rPr>
            </w:pPr>
          </w:p>
        </w:tc>
        <w:tc>
          <w:tcPr>
            <w:tcW w:w="2184" w:type="dxa"/>
            <w:vAlign w:val="center"/>
            <w:tcPrChange w:id="607" w:author="Alexander Waters" w:date="2022-08-23T13:01:00Z">
              <w:tcPr>
                <w:tcW w:w="2184" w:type="dxa"/>
                <w:gridSpan w:val="2"/>
                <w:vAlign w:val="center"/>
              </w:tcPr>
            </w:tcPrChange>
          </w:tcPr>
          <w:p w14:paraId="21A52809" w14:textId="77777777" w:rsidR="00337B4B" w:rsidRPr="00546D8D" w:rsidRDefault="00287984" w:rsidP="00337B4B">
            <w:pPr>
              <w:jc w:val="center"/>
              <w:rPr>
                <w:ins w:id="608" w:author="Alexander Waters" w:date="2022-08-23T12:57:00Z"/>
                <w:rFonts w:ascii="Cambria" w:hAnsi="Cambria" w:cs="Arial"/>
              </w:rPr>
            </w:pPr>
            <w:customXmlInsRangeStart w:id="609" w:author="Alexander Waters" w:date="2022-08-23T12:57:00Z"/>
            <w:sdt>
              <w:sdtPr>
                <w:rPr>
                  <w:rFonts w:ascii="Cambria" w:hAnsi="Cambria" w:cs="Arial"/>
                </w:rPr>
                <w:id w:val="-173578701"/>
                <w14:checkbox>
                  <w14:checked w14:val="0"/>
                  <w14:checkedState w14:val="2612" w14:font="MS Gothic"/>
                  <w14:uncheckedState w14:val="2610" w14:font="MS Gothic"/>
                </w14:checkbox>
              </w:sdtPr>
              <w:sdtEndPr/>
              <w:sdtContent>
                <w:customXmlInsRangeEnd w:id="609"/>
                <w:ins w:id="610" w:author="Alexander Waters" w:date="2022-08-23T12:57:00Z">
                  <w:r w:rsidR="00337B4B">
                    <w:rPr>
                      <w:rFonts w:ascii="MS Gothic" w:eastAsia="MS Gothic" w:hAnsi="MS Gothic" w:cs="Arial" w:hint="eastAsia"/>
                    </w:rPr>
                    <w:t>☐</w:t>
                  </w:r>
                </w:ins>
                <w:customXmlInsRangeStart w:id="611" w:author="Alexander Waters" w:date="2022-08-23T12:57:00Z"/>
              </w:sdtContent>
            </w:sdt>
            <w:customXmlInsRangeEnd w:id="611"/>
            <w:ins w:id="612" w:author="Alexander Waters" w:date="2022-08-23T12:57:00Z">
              <w:r w:rsidR="00337B4B">
                <w:rPr>
                  <w:rFonts w:ascii="Cambria" w:hAnsi="Cambria" w:cs="Arial"/>
                </w:rPr>
                <w:t>YES</w:t>
              </w:r>
            </w:ins>
          </w:p>
          <w:p w14:paraId="482C1AA9" w14:textId="57FDA394" w:rsidR="00337B4B" w:rsidRPr="0037006B" w:rsidRDefault="00287984" w:rsidP="00337B4B">
            <w:pPr>
              <w:jc w:val="center"/>
              <w:rPr>
                <w:ins w:id="613" w:author="Alexander Waters" w:date="2022-08-23T12:54:00Z"/>
                <w:rFonts w:ascii="Cambria" w:hAnsi="Cambria" w:cs="Arial"/>
              </w:rPr>
            </w:pPr>
            <w:customXmlInsRangeStart w:id="614" w:author="Alexander Waters" w:date="2022-08-23T12:57:00Z"/>
            <w:sdt>
              <w:sdtPr>
                <w:rPr>
                  <w:rFonts w:ascii="Cambria" w:hAnsi="Cambria" w:cs="Arial"/>
                </w:rPr>
                <w:id w:val="254402283"/>
                <w14:checkbox>
                  <w14:checked w14:val="0"/>
                  <w14:checkedState w14:val="2612" w14:font="MS Gothic"/>
                  <w14:uncheckedState w14:val="2610" w14:font="MS Gothic"/>
                </w14:checkbox>
              </w:sdtPr>
              <w:sdtEndPr/>
              <w:sdtContent>
                <w:customXmlInsRangeEnd w:id="614"/>
                <w:ins w:id="615" w:author="Alexander Waters" w:date="2022-08-23T12:57:00Z">
                  <w:r w:rsidR="00337B4B">
                    <w:rPr>
                      <w:rFonts w:ascii="MS Gothic" w:eastAsia="MS Gothic" w:hAnsi="MS Gothic" w:cs="Arial" w:hint="eastAsia"/>
                    </w:rPr>
                    <w:t>☐</w:t>
                  </w:r>
                </w:ins>
                <w:customXmlInsRangeStart w:id="616" w:author="Alexander Waters" w:date="2022-08-23T12:57:00Z"/>
              </w:sdtContent>
            </w:sdt>
            <w:customXmlInsRangeEnd w:id="616"/>
            <w:ins w:id="617" w:author="Alexander Waters" w:date="2022-08-23T12:57:00Z">
              <w:r w:rsidR="00337B4B">
                <w:rPr>
                  <w:rFonts w:ascii="Cambria" w:hAnsi="Cambria" w:cs="Arial"/>
                </w:rPr>
                <w:t>NO</w:t>
              </w:r>
            </w:ins>
          </w:p>
        </w:tc>
      </w:tr>
      <w:tr w:rsidR="00337B4B" w:rsidRPr="00546D8D" w14:paraId="779CF3F6" w14:textId="77777777" w:rsidTr="00F02D51">
        <w:tblPrEx>
          <w:tblW w:w="9720" w:type="dxa"/>
          <w:tblInd w:w="-185" w:type="dxa"/>
          <w:tblPrExChange w:id="618" w:author="Alexander Waters" w:date="2022-08-23T13:01:00Z">
            <w:tblPrEx>
              <w:tblW w:w="9720" w:type="dxa"/>
              <w:tblInd w:w="-185" w:type="dxa"/>
            </w:tblPrEx>
          </w:tblPrExChange>
        </w:tblPrEx>
        <w:trPr>
          <w:ins w:id="619" w:author="Alexander Waters" w:date="2022-08-23T12:54:00Z"/>
          <w:trPrChange w:id="620" w:author="Alexander Waters" w:date="2022-08-23T13:01:00Z">
            <w:trPr>
              <w:gridBefore w:val="1"/>
            </w:trPr>
          </w:trPrChange>
        </w:trPr>
        <w:tc>
          <w:tcPr>
            <w:tcW w:w="2610" w:type="dxa"/>
            <w:gridSpan w:val="3"/>
            <w:vAlign w:val="center"/>
            <w:tcPrChange w:id="621" w:author="Alexander Waters" w:date="2022-08-23T13:01:00Z">
              <w:tcPr>
                <w:tcW w:w="5352" w:type="dxa"/>
                <w:gridSpan w:val="4"/>
                <w:vAlign w:val="center"/>
              </w:tcPr>
            </w:tcPrChange>
          </w:tcPr>
          <w:p w14:paraId="3FDF7037" w14:textId="1119054E" w:rsidR="00337B4B" w:rsidRPr="00546D8D" w:rsidRDefault="00BE515D" w:rsidP="0037006B">
            <w:pPr>
              <w:jc w:val="center"/>
              <w:rPr>
                <w:ins w:id="622" w:author="Alexander Waters" w:date="2022-08-23T12:54:00Z"/>
                <w:rFonts w:ascii="Cambria" w:hAnsi="Cambria"/>
              </w:rPr>
            </w:pPr>
            <w:ins w:id="623" w:author="Alexander Waters" w:date="2022-08-23T12:58:00Z">
              <w:r w:rsidRPr="0037006B">
                <w:rPr>
                  <w:rFonts w:ascii="Cambria" w:hAnsi="Cambria"/>
                </w:rPr>
                <w:t>Device</w:t>
              </w:r>
              <w:r w:rsidRPr="0037006B">
                <w:rPr>
                  <w:rFonts w:ascii="Cambria" w:hAnsi="Cambria"/>
                  <w:spacing w:val="-3"/>
                </w:rPr>
                <w:t xml:space="preserve"> </w:t>
              </w:r>
              <w:r w:rsidRPr="0037006B">
                <w:rPr>
                  <w:rFonts w:ascii="Cambria" w:hAnsi="Cambria"/>
                </w:rPr>
                <w:t>Model:</w:t>
              </w:r>
            </w:ins>
          </w:p>
        </w:tc>
        <w:tc>
          <w:tcPr>
            <w:tcW w:w="4926" w:type="dxa"/>
            <w:gridSpan w:val="2"/>
            <w:vAlign w:val="center"/>
            <w:tcPrChange w:id="624" w:author="Alexander Waters" w:date="2022-08-23T13:01:00Z">
              <w:tcPr>
                <w:tcW w:w="2184" w:type="dxa"/>
                <w:gridSpan w:val="2"/>
                <w:vAlign w:val="center"/>
              </w:tcPr>
            </w:tcPrChange>
          </w:tcPr>
          <w:p w14:paraId="3781D4A8" w14:textId="77777777" w:rsidR="00337B4B" w:rsidRPr="0037006B" w:rsidRDefault="00337B4B" w:rsidP="0037006B">
            <w:pPr>
              <w:jc w:val="center"/>
              <w:rPr>
                <w:ins w:id="625" w:author="Alexander Waters" w:date="2022-08-23T12:54:00Z"/>
                <w:rFonts w:ascii="Cambria" w:hAnsi="Cambria" w:cs="Arial"/>
              </w:rPr>
            </w:pPr>
          </w:p>
        </w:tc>
        <w:tc>
          <w:tcPr>
            <w:tcW w:w="2184" w:type="dxa"/>
            <w:vAlign w:val="center"/>
            <w:tcPrChange w:id="626" w:author="Alexander Waters" w:date="2022-08-23T13:01:00Z">
              <w:tcPr>
                <w:tcW w:w="2184" w:type="dxa"/>
                <w:gridSpan w:val="2"/>
                <w:vAlign w:val="center"/>
              </w:tcPr>
            </w:tcPrChange>
          </w:tcPr>
          <w:p w14:paraId="128D83AD" w14:textId="77777777" w:rsidR="00337B4B" w:rsidRPr="00546D8D" w:rsidRDefault="00287984" w:rsidP="00337B4B">
            <w:pPr>
              <w:jc w:val="center"/>
              <w:rPr>
                <w:ins w:id="627" w:author="Alexander Waters" w:date="2022-08-23T12:57:00Z"/>
                <w:rFonts w:ascii="Cambria" w:hAnsi="Cambria" w:cs="Arial"/>
              </w:rPr>
            </w:pPr>
            <w:customXmlInsRangeStart w:id="628" w:author="Alexander Waters" w:date="2022-08-23T12:57:00Z"/>
            <w:sdt>
              <w:sdtPr>
                <w:rPr>
                  <w:rFonts w:ascii="Cambria" w:hAnsi="Cambria" w:cs="Arial"/>
                </w:rPr>
                <w:id w:val="-793910698"/>
                <w14:checkbox>
                  <w14:checked w14:val="0"/>
                  <w14:checkedState w14:val="2612" w14:font="MS Gothic"/>
                  <w14:uncheckedState w14:val="2610" w14:font="MS Gothic"/>
                </w14:checkbox>
              </w:sdtPr>
              <w:sdtEndPr/>
              <w:sdtContent>
                <w:customXmlInsRangeEnd w:id="628"/>
                <w:ins w:id="629" w:author="Alexander Waters" w:date="2022-08-23T12:57:00Z">
                  <w:r w:rsidR="00337B4B">
                    <w:rPr>
                      <w:rFonts w:ascii="MS Gothic" w:eastAsia="MS Gothic" w:hAnsi="MS Gothic" w:cs="Arial" w:hint="eastAsia"/>
                    </w:rPr>
                    <w:t>☐</w:t>
                  </w:r>
                </w:ins>
                <w:customXmlInsRangeStart w:id="630" w:author="Alexander Waters" w:date="2022-08-23T12:57:00Z"/>
              </w:sdtContent>
            </w:sdt>
            <w:customXmlInsRangeEnd w:id="630"/>
            <w:ins w:id="631" w:author="Alexander Waters" w:date="2022-08-23T12:57:00Z">
              <w:r w:rsidR="00337B4B">
                <w:rPr>
                  <w:rFonts w:ascii="Cambria" w:hAnsi="Cambria" w:cs="Arial"/>
                </w:rPr>
                <w:t>YES</w:t>
              </w:r>
            </w:ins>
          </w:p>
          <w:p w14:paraId="3D9E2923" w14:textId="5A01317A" w:rsidR="00337B4B" w:rsidRPr="0037006B" w:rsidRDefault="00287984" w:rsidP="00337B4B">
            <w:pPr>
              <w:jc w:val="center"/>
              <w:rPr>
                <w:ins w:id="632" w:author="Alexander Waters" w:date="2022-08-23T12:54:00Z"/>
                <w:rFonts w:ascii="Cambria" w:hAnsi="Cambria" w:cs="Arial"/>
              </w:rPr>
            </w:pPr>
            <w:customXmlInsRangeStart w:id="633" w:author="Alexander Waters" w:date="2022-08-23T12:57:00Z"/>
            <w:sdt>
              <w:sdtPr>
                <w:rPr>
                  <w:rFonts w:ascii="Cambria" w:hAnsi="Cambria" w:cs="Arial"/>
                </w:rPr>
                <w:id w:val="1664355345"/>
                <w14:checkbox>
                  <w14:checked w14:val="0"/>
                  <w14:checkedState w14:val="2612" w14:font="MS Gothic"/>
                  <w14:uncheckedState w14:val="2610" w14:font="MS Gothic"/>
                </w14:checkbox>
              </w:sdtPr>
              <w:sdtEndPr/>
              <w:sdtContent>
                <w:customXmlInsRangeEnd w:id="633"/>
                <w:ins w:id="634" w:author="Alexander Waters" w:date="2022-08-23T12:57:00Z">
                  <w:r w:rsidR="00337B4B">
                    <w:rPr>
                      <w:rFonts w:ascii="MS Gothic" w:eastAsia="MS Gothic" w:hAnsi="MS Gothic" w:cs="Arial" w:hint="eastAsia"/>
                    </w:rPr>
                    <w:t>☐</w:t>
                  </w:r>
                </w:ins>
                <w:customXmlInsRangeStart w:id="635" w:author="Alexander Waters" w:date="2022-08-23T12:57:00Z"/>
              </w:sdtContent>
            </w:sdt>
            <w:customXmlInsRangeEnd w:id="635"/>
            <w:ins w:id="636" w:author="Alexander Waters" w:date="2022-08-23T12:57:00Z">
              <w:r w:rsidR="00337B4B">
                <w:rPr>
                  <w:rFonts w:ascii="Cambria" w:hAnsi="Cambria" w:cs="Arial"/>
                </w:rPr>
                <w:t>NO</w:t>
              </w:r>
            </w:ins>
          </w:p>
        </w:tc>
      </w:tr>
      <w:tr w:rsidR="00337B4B" w:rsidRPr="00546D8D" w14:paraId="46649654" w14:textId="77777777" w:rsidTr="00F02D51">
        <w:tblPrEx>
          <w:tblW w:w="9720" w:type="dxa"/>
          <w:tblInd w:w="-185" w:type="dxa"/>
          <w:tblPrExChange w:id="637" w:author="Alexander Waters" w:date="2022-08-23T13:01:00Z">
            <w:tblPrEx>
              <w:tblW w:w="9720" w:type="dxa"/>
              <w:tblInd w:w="-185" w:type="dxa"/>
            </w:tblPrEx>
          </w:tblPrExChange>
        </w:tblPrEx>
        <w:trPr>
          <w:trHeight w:val="737"/>
          <w:ins w:id="638" w:author="Alexander Waters" w:date="2022-08-23T12:54:00Z"/>
          <w:trPrChange w:id="639" w:author="Alexander Waters" w:date="2022-08-23T13:01:00Z">
            <w:trPr>
              <w:gridBefore w:val="1"/>
              <w:trHeight w:val="737"/>
            </w:trPr>
          </w:trPrChange>
        </w:trPr>
        <w:tc>
          <w:tcPr>
            <w:tcW w:w="2610" w:type="dxa"/>
            <w:gridSpan w:val="3"/>
            <w:vAlign w:val="center"/>
            <w:tcPrChange w:id="640" w:author="Alexander Waters" w:date="2022-08-23T13:01:00Z">
              <w:tcPr>
                <w:tcW w:w="5352" w:type="dxa"/>
                <w:gridSpan w:val="4"/>
                <w:vAlign w:val="center"/>
              </w:tcPr>
            </w:tcPrChange>
          </w:tcPr>
          <w:p w14:paraId="5B4812CF" w14:textId="20E1D03A" w:rsidR="00337B4B" w:rsidRPr="00546D8D" w:rsidRDefault="00BE515D" w:rsidP="0037006B">
            <w:pPr>
              <w:jc w:val="center"/>
              <w:rPr>
                <w:ins w:id="641" w:author="Alexander Waters" w:date="2022-08-23T12:54:00Z"/>
                <w:rFonts w:ascii="Cambria" w:hAnsi="Cambria"/>
              </w:rPr>
            </w:pPr>
            <w:ins w:id="642" w:author="Alexander Waters" w:date="2022-08-23T12:58:00Z">
              <w:r w:rsidRPr="0037006B">
                <w:rPr>
                  <w:rFonts w:ascii="Cambria" w:hAnsi="Cambria"/>
                </w:rPr>
                <w:t>Legal</w:t>
              </w:r>
              <w:r w:rsidRPr="0037006B">
                <w:rPr>
                  <w:rFonts w:ascii="Cambria" w:hAnsi="Cambria"/>
                  <w:spacing w:val="-7"/>
                </w:rPr>
                <w:t xml:space="preserve"> </w:t>
              </w:r>
              <w:r w:rsidRPr="0037006B">
                <w:rPr>
                  <w:rFonts w:ascii="Cambria" w:hAnsi="Cambria"/>
                </w:rPr>
                <w:t>Manufacturer:</w:t>
              </w:r>
            </w:ins>
          </w:p>
        </w:tc>
        <w:tc>
          <w:tcPr>
            <w:tcW w:w="4926" w:type="dxa"/>
            <w:gridSpan w:val="2"/>
            <w:vAlign w:val="center"/>
            <w:tcPrChange w:id="643" w:author="Alexander Waters" w:date="2022-08-23T13:01:00Z">
              <w:tcPr>
                <w:tcW w:w="2184" w:type="dxa"/>
                <w:gridSpan w:val="2"/>
                <w:vAlign w:val="center"/>
              </w:tcPr>
            </w:tcPrChange>
          </w:tcPr>
          <w:p w14:paraId="658BE994" w14:textId="77777777" w:rsidR="00337B4B" w:rsidRPr="0037006B" w:rsidRDefault="00337B4B" w:rsidP="0037006B">
            <w:pPr>
              <w:jc w:val="center"/>
              <w:rPr>
                <w:ins w:id="644" w:author="Alexander Waters" w:date="2022-08-23T12:54:00Z"/>
                <w:rFonts w:ascii="Cambria" w:hAnsi="Cambria" w:cs="Arial"/>
              </w:rPr>
            </w:pPr>
          </w:p>
        </w:tc>
        <w:tc>
          <w:tcPr>
            <w:tcW w:w="2184" w:type="dxa"/>
            <w:vAlign w:val="center"/>
            <w:tcPrChange w:id="645" w:author="Alexander Waters" w:date="2022-08-23T13:01:00Z">
              <w:tcPr>
                <w:tcW w:w="2184" w:type="dxa"/>
                <w:gridSpan w:val="2"/>
                <w:vAlign w:val="center"/>
              </w:tcPr>
            </w:tcPrChange>
          </w:tcPr>
          <w:p w14:paraId="1B63808B" w14:textId="77777777" w:rsidR="00337B4B" w:rsidRPr="00546D8D" w:rsidRDefault="00287984" w:rsidP="00337B4B">
            <w:pPr>
              <w:jc w:val="center"/>
              <w:rPr>
                <w:ins w:id="646" w:author="Alexander Waters" w:date="2022-08-23T12:57:00Z"/>
                <w:rFonts w:ascii="Cambria" w:hAnsi="Cambria" w:cs="Arial"/>
              </w:rPr>
            </w:pPr>
            <w:customXmlInsRangeStart w:id="647" w:author="Alexander Waters" w:date="2022-08-23T12:57:00Z"/>
            <w:sdt>
              <w:sdtPr>
                <w:rPr>
                  <w:rFonts w:ascii="Cambria" w:hAnsi="Cambria" w:cs="Arial"/>
                </w:rPr>
                <w:id w:val="-1198159385"/>
                <w14:checkbox>
                  <w14:checked w14:val="0"/>
                  <w14:checkedState w14:val="2612" w14:font="MS Gothic"/>
                  <w14:uncheckedState w14:val="2610" w14:font="MS Gothic"/>
                </w14:checkbox>
              </w:sdtPr>
              <w:sdtEndPr/>
              <w:sdtContent>
                <w:customXmlInsRangeEnd w:id="647"/>
                <w:ins w:id="648" w:author="Alexander Waters" w:date="2022-08-23T12:57:00Z">
                  <w:r w:rsidR="00337B4B">
                    <w:rPr>
                      <w:rFonts w:ascii="MS Gothic" w:eastAsia="MS Gothic" w:hAnsi="MS Gothic" w:cs="Arial" w:hint="eastAsia"/>
                    </w:rPr>
                    <w:t>☐</w:t>
                  </w:r>
                </w:ins>
                <w:customXmlInsRangeStart w:id="649" w:author="Alexander Waters" w:date="2022-08-23T12:57:00Z"/>
              </w:sdtContent>
            </w:sdt>
            <w:customXmlInsRangeEnd w:id="649"/>
            <w:ins w:id="650" w:author="Alexander Waters" w:date="2022-08-23T12:57:00Z">
              <w:r w:rsidR="00337B4B">
                <w:rPr>
                  <w:rFonts w:ascii="Cambria" w:hAnsi="Cambria" w:cs="Arial"/>
                </w:rPr>
                <w:t>YES</w:t>
              </w:r>
            </w:ins>
          </w:p>
          <w:p w14:paraId="503CC529" w14:textId="534710AA" w:rsidR="00337B4B" w:rsidRPr="0037006B" w:rsidRDefault="00287984" w:rsidP="00337B4B">
            <w:pPr>
              <w:jc w:val="center"/>
              <w:rPr>
                <w:ins w:id="651" w:author="Alexander Waters" w:date="2022-08-23T12:54:00Z"/>
                <w:rFonts w:ascii="Cambria" w:hAnsi="Cambria" w:cs="Arial"/>
              </w:rPr>
            </w:pPr>
            <w:customXmlInsRangeStart w:id="652" w:author="Alexander Waters" w:date="2022-08-23T12:57:00Z"/>
            <w:sdt>
              <w:sdtPr>
                <w:rPr>
                  <w:rFonts w:ascii="Cambria" w:hAnsi="Cambria" w:cs="Arial"/>
                </w:rPr>
                <w:id w:val="-1078973941"/>
                <w14:checkbox>
                  <w14:checked w14:val="0"/>
                  <w14:checkedState w14:val="2612" w14:font="MS Gothic"/>
                  <w14:uncheckedState w14:val="2610" w14:font="MS Gothic"/>
                </w14:checkbox>
              </w:sdtPr>
              <w:sdtEndPr/>
              <w:sdtContent>
                <w:customXmlInsRangeEnd w:id="652"/>
                <w:ins w:id="653" w:author="Alexander Waters" w:date="2022-08-23T12:57:00Z">
                  <w:r w:rsidR="00337B4B">
                    <w:rPr>
                      <w:rFonts w:ascii="MS Gothic" w:eastAsia="MS Gothic" w:hAnsi="MS Gothic" w:cs="Arial" w:hint="eastAsia"/>
                    </w:rPr>
                    <w:t>☐</w:t>
                  </w:r>
                </w:ins>
                <w:customXmlInsRangeStart w:id="654" w:author="Alexander Waters" w:date="2022-08-23T12:57:00Z"/>
              </w:sdtContent>
            </w:sdt>
            <w:customXmlInsRangeEnd w:id="654"/>
            <w:ins w:id="655" w:author="Alexander Waters" w:date="2022-08-23T12:57:00Z">
              <w:r w:rsidR="00337B4B">
                <w:rPr>
                  <w:rFonts w:ascii="Cambria" w:hAnsi="Cambria" w:cs="Arial"/>
                </w:rPr>
                <w:t>NO</w:t>
              </w:r>
            </w:ins>
          </w:p>
        </w:tc>
      </w:tr>
      <w:tr w:rsidR="00337B4B" w:rsidRPr="00546D8D" w14:paraId="715B4B6B" w14:textId="77777777" w:rsidTr="00F02D51">
        <w:tblPrEx>
          <w:tblW w:w="9720" w:type="dxa"/>
          <w:tblInd w:w="-185" w:type="dxa"/>
          <w:tblPrExChange w:id="656" w:author="Alexander Waters" w:date="2022-08-23T13:01:00Z">
            <w:tblPrEx>
              <w:tblW w:w="9720" w:type="dxa"/>
              <w:tblInd w:w="-185" w:type="dxa"/>
            </w:tblPrEx>
          </w:tblPrExChange>
        </w:tblPrEx>
        <w:trPr>
          <w:trHeight w:val="737"/>
          <w:ins w:id="657" w:author="Alexander Waters" w:date="2022-08-23T12:55:00Z"/>
          <w:trPrChange w:id="658" w:author="Alexander Waters" w:date="2022-08-23T13:01:00Z">
            <w:trPr>
              <w:gridBefore w:val="1"/>
              <w:trHeight w:val="737"/>
            </w:trPr>
          </w:trPrChange>
        </w:trPr>
        <w:tc>
          <w:tcPr>
            <w:tcW w:w="2610" w:type="dxa"/>
            <w:gridSpan w:val="3"/>
            <w:vAlign w:val="center"/>
            <w:tcPrChange w:id="659" w:author="Alexander Waters" w:date="2022-08-23T13:01:00Z">
              <w:tcPr>
                <w:tcW w:w="5352" w:type="dxa"/>
                <w:gridSpan w:val="4"/>
                <w:vAlign w:val="center"/>
              </w:tcPr>
            </w:tcPrChange>
          </w:tcPr>
          <w:p w14:paraId="1274F8E9" w14:textId="53156F66" w:rsidR="00337B4B" w:rsidRDefault="00BE515D" w:rsidP="0037006B">
            <w:pPr>
              <w:jc w:val="center"/>
              <w:rPr>
                <w:ins w:id="660" w:author="Alexander Waters" w:date="2022-08-23T12:55:00Z"/>
                <w:rFonts w:ascii="Cambria" w:hAnsi="Cambria"/>
              </w:rPr>
            </w:pPr>
            <w:ins w:id="661" w:author="Alexander Waters" w:date="2022-08-23T12:58:00Z">
              <w:r w:rsidRPr="0037006B">
                <w:rPr>
                  <w:rFonts w:ascii="Cambria" w:hAnsi="Cambria"/>
                </w:rPr>
                <w:t>Serial</w:t>
              </w:r>
              <w:r w:rsidRPr="0037006B">
                <w:rPr>
                  <w:rFonts w:ascii="Cambria" w:hAnsi="Cambria"/>
                  <w:spacing w:val="-4"/>
                </w:rPr>
                <w:t xml:space="preserve"> </w:t>
              </w:r>
              <w:r w:rsidRPr="0037006B">
                <w:rPr>
                  <w:rFonts w:ascii="Cambria" w:hAnsi="Cambria"/>
                </w:rPr>
                <w:t>Number:</w:t>
              </w:r>
            </w:ins>
          </w:p>
        </w:tc>
        <w:tc>
          <w:tcPr>
            <w:tcW w:w="4926" w:type="dxa"/>
            <w:gridSpan w:val="2"/>
            <w:vAlign w:val="center"/>
            <w:tcPrChange w:id="662" w:author="Alexander Waters" w:date="2022-08-23T13:01:00Z">
              <w:tcPr>
                <w:tcW w:w="2184" w:type="dxa"/>
                <w:gridSpan w:val="2"/>
                <w:vAlign w:val="center"/>
              </w:tcPr>
            </w:tcPrChange>
          </w:tcPr>
          <w:p w14:paraId="488062C3" w14:textId="77777777" w:rsidR="00337B4B" w:rsidRDefault="00337B4B" w:rsidP="0037006B">
            <w:pPr>
              <w:jc w:val="center"/>
              <w:rPr>
                <w:ins w:id="663" w:author="Alexander Waters" w:date="2022-08-23T12:55:00Z"/>
                <w:rFonts w:ascii="Cambria" w:hAnsi="Cambria" w:cs="Arial"/>
              </w:rPr>
            </w:pPr>
          </w:p>
        </w:tc>
        <w:tc>
          <w:tcPr>
            <w:tcW w:w="2184" w:type="dxa"/>
            <w:vAlign w:val="center"/>
            <w:tcPrChange w:id="664" w:author="Alexander Waters" w:date="2022-08-23T13:01:00Z">
              <w:tcPr>
                <w:tcW w:w="2184" w:type="dxa"/>
                <w:gridSpan w:val="2"/>
                <w:vAlign w:val="center"/>
              </w:tcPr>
            </w:tcPrChange>
          </w:tcPr>
          <w:p w14:paraId="4C4F8134" w14:textId="77777777" w:rsidR="00337B4B" w:rsidRPr="00546D8D" w:rsidRDefault="00287984" w:rsidP="00337B4B">
            <w:pPr>
              <w:jc w:val="center"/>
              <w:rPr>
                <w:ins w:id="665" w:author="Alexander Waters" w:date="2022-08-23T12:57:00Z"/>
                <w:rFonts w:ascii="Cambria" w:hAnsi="Cambria" w:cs="Arial"/>
              </w:rPr>
            </w:pPr>
            <w:customXmlInsRangeStart w:id="666" w:author="Alexander Waters" w:date="2022-08-23T12:57:00Z"/>
            <w:sdt>
              <w:sdtPr>
                <w:rPr>
                  <w:rFonts w:ascii="Cambria" w:hAnsi="Cambria" w:cs="Arial"/>
                </w:rPr>
                <w:id w:val="1684317299"/>
                <w14:checkbox>
                  <w14:checked w14:val="0"/>
                  <w14:checkedState w14:val="2612" w14:font="MS Gothic"/>
                  <w14:uncheckedState w14:val="2610" w14:font="MS Gothic"/>
                </w14:checkbox>
              </w:sdtPr>
              <w:sdtEndPr/>
              <w:sdtContent>
                <w:customXmlInsRangeEnd w:id="666"/>
                <w:ins w:id="667" w:author="Alexander Waters" w:date="2022-08-23T12:57:00Z">
                  <w:r w:rsidR="00337B4B">
                    <w:rPr>
                      <w:rFonts w:ascii="MS Gothic" w:eastAsia="MS Gothic" w:hAnsi="MS Gothic" w:cs="Arial" w:hint="eastAsia"/>
                    </w:rPr>
                    <w:t>☐</w:t>
                  </w:r>
                </w:ins>
                <w:customXmlInsRangeStart w:id="668" w:author="Alexander Waters" w:date="2022-08-23T12:57:00Z"/>
              </w:sdtContent>
            </w:sdt>
            <w:customXmlInsRangeEnd w:id="668"/>
            <w:ins w:id="669" w:author="Alexander Waters" w:date="2022-08-23T12:57:00Z">
              <w:r w:rsidR="00337B4B">
                <w:rPr>
                  <w:rFonts w:ascii="Cambria" w:hAnsi="Cambria" w:cs="Arial"/>
                </w:rPr>
                <w:t>YES</w:t>
              </w:r>
            </w:ins>
          </w:p>
          <w:p w14:paraId="2C7DCE2C" w14:textId="211C7897" w:rsidR="00337B4B" w:rsidRDefault="00287984" w:rsidP="00337B4B">
            <w:pPr>
              <w:jc w:val="center"/>
              <w:rPr>
                <w:ins w:id="670" w:author="Alexander Waters" w:date="2022-08-23T12:55:00Z"/>
                <w:rFonts w:ascii="Cambria" w:hAnsi="Cambria" w:cs="Arial"/>
              </w:rPr>
            </w:pPr>
            <w:customXmlInsRangeStart w:id="671" w:author="Alexander Waters" w:date="2022-08-23T12:57:00Z"/>
            <w:sdt>
              <w:sdtPr>
                <w:rPr>
                  <w:rFonts w:ascii="Cambria" w:hAnsi="Cambria" w:cs="Arial"/>
                </w:rPr>
                <w:id w:val="896551874"/>
                <w14:checkbox>
                  <w14:checked w14:val="0"/>
                  <w14:checkedState w14:val="2612" w14:font="MS Gothic"/>
                  <w14:uncheckedState w14:val="2610" w14:font="MS Gothic"/>
                </w14:checkbox>
              </w:sdtPr>
              <w:sdtEndPr/>
              <w:sdtContent>
                <w:customXmlInsRangeEnd w:id="671"/>
                <w:ins w:id="672" w:author="Alexander Waters" w:date="2022-08-23T12:57:00Z">
                  <w:r w:rsidR="00337B4B">
                    <w:rPr>
                      <w:rFonts w:ascii="MS Gothic" w:eastAsia="MS Gothic" w:hAnsi="MS Gothic" w:cs="Arial" w:hint="eastAsia"/>
                    </w:rPr>
                    <w:t>☐</w:t>
                  </w:r>
                </w:ins>
                <w:customXmlInsRangeStart w:id="673" w:author="Alexander Waters" w:date="2022-08-23T12:57:00Z"/>
              </w:sdtContent>
            </w:sdt>
            <w:customXmlInsRangeEnd w:id="673"/>
            <w:ins w:id="674" w:author="Alexander Waters" w:date="2022-08-23T12:57:00Z">
              <w:r w:rsidR="00337B4B">
                <w:rPr>
                  <w:rFonts w:ascii="Cambria" w:hAnsi="Cambria" w:cs="Arial"/>
                </w:rPr>
                <w:t>NO</w:t>
              </w:r>
            </w:ins>
          </w:p>
        </w:tc>
      </w:tr>
      <w:tr w:rsidR="00E87C99" w:rsidRPr="00546D8D" w14:paraId="00A40C8C" w14:textId="77777777" w:rsidTr="00F02D51">
        <w:tblPrEx>
          <w:tblW w:w="9720" w:type="dxa"/>
          <w:tblInd w:w="-185" w:type="dxa"/>
          <w:tblPrExChange w:id="675" w:author="Alexander Waters" w:date="2022-08-23T13:01:00Z">
            <w:tblPrEx>
              <w:tblW w:w="9720" w:type="dxa"/>
              <w:tblInd w:w="-185" w:type="dxa"/>
            </w:tblPrEx>
          </w:tblPrExChange>
        </w:tblPrEx>
        <w:trPr>
          <w:trHeight w:val="737"/>
          <w:ins w:id="676" w:author="Alexander Waters" w:date="2022-08-23T13:00:00Z"/>
          <w:trPrChange w:id="677" w:author="Alexander Waters" w:date="2022-08-23T13:01:00Z">
            <w:trPr>
              <w:gridBefore w:val="1"/>
              <w:trHeight w:val="737"/>
            </w:trPr>
          </w:trPrChange>
        </w:trPr>
        <w:tc>
          <w:tcPr>
            <w:tcW w:w="2610" w:type="dxa"/>
            <w:gridSpan w:val="3"/>
            <w:vAlign w:val="center"/>
            <w:tcPrChange w:id="678" w:author="Alexander Waters" w:date="2022-08-23T13:01:00Z">
              <w:tcPr>
                <w:tcW w:w="5352" w:type="dxa"/>
                <w:gridSpan w:val="4"/>
                <w:vAlign w:val="center"/>
              </w:tcPr>
            </w:tcPrChange>
          </w:tcPr>
          <w:p w14:paraId="6B2E074E" w14:textId="1AA2536D" w:rsidR="00E87C99" w:rsidRPr="0037006B" w:rsidRDefault="00E87C99" w:rsidP="0037006B">
            <w:pPr>
              <w:jc w:val="center"/>
              <w:rPr>
                <w:ins w:id="679" w:author="Alexander Waters" w:date="2022-08-23T13:00:00Z"/>
                <w:rFonts w:ascii="Cambria" w:hAnsi="Cambria"/>
              </w:rPr>
            </w:pPr>
            <w:ins w:id="680" w:author="Alexander Waters" w:date="2022-08-23T13:00:00Z">
              <w:r>
                <w:rPr>
                  <w:rFonts w:ascii="Cambria" w:hAnsi="Cambria"/>
                </w:rPr>
                <w:t>Stimlabs Asset ID</w:t>
              </w:r>
            </w:ins>
          </w:p>
        </w:tc>
        <w:tc>
          <w:tcPr>
            <w:tcW w:w="4926" w:type="dxa"/>
            <w:gridSpan w:val="2"/>
            <w:vAlign w:val="center"/>
            <w:tcPrChange w:id="681" w:author="Alexander Waters" w:date="2022-08-23T13:01:00Z">
              <w:tcPr>
                <w:tcW w:w="2184" w:type="dxa"/>
                <w:gridSpan w:val="2"/>
                <w:vAlign w:val="center"/>
              </w:tcPr>
            </w:tcPrChange>
          </w:tcPr>
          <w:p w14:paraId="5FDB2821" w14:textId="77777777" w:rsidR="00E87C99" w:rsidRDefault="00E87C99" w:rsidP="0037006B">
            <w:pPr>
              <w:jc w:val="center"/>
              <w:rPr>
                <w:ins w:id="682" w:author="Alexander Waters" w:date="2022-08-23T13:00:00Z"/>
                <w:rFonts w:ascii="Cambria" w:hAnsi="Cambria" w:cs="Arial"/>
              </w:rPr>
            </w:pPr>
          </w:p>
        </w:tc>
        <w:tc>
          <w:tcPr>
            <w:tcW w:w="2184" w:type="dxa"/>
            <w:vAlign w:val="center"/>
            <w:tcPrChange w:id="683" w:author="Alexander Waters" w:date="2022-08-23T13:01:00Z">
              <w:tcPr>
                <w:tcW w:w="2184" w:type="dxa"/>
                <w:gridSpan w:val="2"/>
                <w:vAlign w:val="center"/>
              </w:tcPr>
            </w:tcPrChange>
          </w:tcPr>
          <w:p w14:paraId="19D59F06" w14:textId="77777777" w:rsidR="00E87C99" w:rsidRPr="00546D8D" w:rsidRDefault="00287984" w:rsidP="00E87C99">
            <w:pPr>
              <w:jc w:val="center"/>
              <w:rPr>
                <w:ins w:id="684" w:author="Alexander Waters" w:date="2022-08-23T13:00:00Z"/>
                <w:rFonts w:ascii="Cambria" w:hAnsi="Cambria" w:cs="Arial"/>
              </w:rPr>
            </w:pPr>
            <w:customXmlInsRangeStart w:id="685" w:author="Alexander Waters" w:date="2022-08-23T13:00:00Z"/>
            <w:sdt>
              <w:sdtPr>
                <w:rPr>
                  <w:rFonts w:ascii="Cambria" w:hAnsi="Cambria" w:cs="Arial"/>
                </w:rPr>
                <w:id w:val="1328786002"/>
                <w14:checkbox>
                  <w14:checked w14:val="0"/>
                  <w14:checkedState w14:val="2612" w14:font="MS Gothic"/>
                  <w14:uncheckedState w14:val="2610" w14:font="MS Gothic"/>
                </w14:checkbox>
              </w:sdtPr>
              <w:sdtEndPr/>
              <w:sdtContent>
                <w:customXmlInsRangeEnd w:id="685"/>
                <w:ins w:id="686" w:author="Alexander Waters" w:date="2022-08-23T13:00:00Z">
                  <w:r w:rsidR="00E87C99">
                    <w:rPr>
                      <w:rFonts w:ascii="MS Gothic" w:eastAsia="MS Gothic" w:hAnsi="MS Gothic" w:cs="Arial" w:hint="eastAsia"/>
                    </w:rPr>
                    <w:t>☐</w:t>
                  </w:r>
                </w:ins>
                <w:customXmlInsRangeStart w:id="687" w:author="Alexander Waters" w:date="2022-08-23T13:00:00Z"/>
              </w:sdtContent>
            </w:sdt>
            <w:customXmlInsRangeEnd w:id="687"/>
            <w:ins w:id="688" w:author="Alexander Waters" w:date="2022-08-23T13:00:00Z">
              <w:r w:rsidR="00E87C99">
                <w:rPr>
                  <w:rFonts w:ascii="Cambria" w:hAnsi="Cambria" w:cs="Arial"/>
                </w:rPr>
                <w:t>YES</w:t>
              </w:r>
            </w:ins>
          </w:p>
          <w:p w14:paraId="759F704C" w14:textId="334260C7" w:rsidR="00E87C99" w:rsidRDefault="00287984" w:rsidP="00E87C99">
            <w:pPr>
              <w:jc w:val="center"/>
              <w:rPr>
                <w:ins w:id="689" w:author="Alexander Waters" w:date="2022-08-23T13:00:00Z"/>
                <w:rFonts w:ascii="Cambria" w:hAnsi="Cambria" w:cs="Arial"/>
              </w:rPr>
            </w:pPr>
            <w:customXmlInsRangeStart w:id="690" w:author="Alexander Waters" w:date="2022-08-23T13:00:00Z"/>
            <w:sdt>
              <w:sdtPr>
                <w:rPr>
                  <w:rFonts w:ascii="Cambria" w:hAnsi="Cambria" w:cs="Arial"/>
                </w:rPr>
                <w:id w:val="2068761938"/>
                <w14:checkbox>
                  <w14:checked w14:val="0"/>
                  <w14:checkedState w14:val="2612" w14:font="MS Gothic"/>
                  <w14:uncheckedState w14:val="2610" w14:font="MS Gothic"/>
                </w14:checkbox>
              </w:sdtPr>
              <w:sdtEndPr/>
              <w:sdtContent>
                <w:customXmlInsRangeEnd w:id="690"/>
                <w:ins w:id="691" w:author="Alexander Waters" w:date="2022-08-23T13:00:00Z">
                  <w:r w:rsidR="00E87C99">
                    <w:rPr>
                      <w:rFonts w:ascii="MS Gothic" w:eastAsia="MS Gothic" w:hAnsi="MS Gothic" w:cs="Arial" w:hint="eastAsia"/>
                    </w:rPr>
                    <w:t>☐</w:t>
                  </w:r>
                </w:ins>
                <w:customXmlInsRangeStart w:id="692" w:author="Alexander Waters" w:date="2022-08-23T13:00:00Z"/>
              </w:sdtContent>
            </w:sdt>
            <w:customXmlInsRangeEnd w:id="692"/>
            <w:ins w:id="693" w:author="Alexander Waters" w:date="2022-08-23T13:00:00Z">
              <w:r w:rsidR="00E87C99">
                <w:rPr>
                  <w:rFonts w:ascii="Cambria" w:hAnsi="Cambria" w:cs="Arial"/>
                </w:rPr>
                <w:t>NO</w:t>
              </w:r>
            </w:ins>
          </w:p>
        </w:tc>
      </w:tr>
      <w:tr w:rsidR="00337B4B" w:rsidRPr="00546D8D" w14:paraId="32F215D2" w14:textId="77777777" w:rsidTr="0037006B">
        <w:trPr>
          <w:trHeight w:val="737"/>
          <w:ins w:id="694" w:author="Alexander Waters" w:date="2022-08-23T12:54:00Z"/>
        </w:trPr>
        <w:tc>
          <w:tcPr>
            <w:tcW w:w="9720" w:type="dxa"/>
            <w:gridSpan w:val="6"/>
            <w:vAlign w:val="center"/>
          </w:tcPr>
          <w:p w14:paraId="1BE7E597" w14:textId="20850512" w:rsidR="00337B4B" w:rsidRDefault="00337B4B" w:rsidP="0037006B">
            <w:pPr>
              <w:rPr>
                <w:ins w:id="695" w:author="Alexander Waters" w:date="2022-08-23T12:54:00Z"/>
                <w:rFonts w:ascii="Cambria" w:hAnsi="Cambria" w:cs="Arial"/>
              </w:rPr>
            </w:pPr>
            <w:ins w:id="696" w:author="Alexander Waters" w:date="2022-08-23T12:54:00Z">
              <w:r>
                <w:rPr>
                  <w:rFonts w:ascii="Cambria" w:hAnsi="Cambria" w:cs="Arial"/>
                </w:rPr>
                <w:t xml:space="preserve">Evaluation of </w:t>
              </w:r>
            </w:ins>
            <w:ins w:id="697" w:author="Alexander Waters" w:date="2022-08-23T12:59:00Z">
              <w:r w:rsidR="0017711E">
                <w:rPr>
                  <w:rFonts w:ascii="Cambria" w:hAnsi="Cambria" w:cs="Arial"/>
                </w:rPr>
                <w:t>device identification information</w:t>
              </w:r>
            </w:ins>
            <w:ins w:id="698" w:author="Alexander Waters" w:date="2022-08-23T12:54:00Z">
              <w:r>
                <w:rPr>
                  <w:rFonts w:ascii="Cambria" w:hAnsi="Cambria" w:cs="Arial"/>
                </w:rPr>
                <w:t>:</w:t>
              </w:r>
            </w:ins>
          </w:p>
          <w:p w14:paraId="2A5F99DD" w14:textId="77777777" w:rsidR="00337B4B" w:rsidRDefault="00337B4B" w:rsidP="0037006B">
            <w:pPr>
              <w:rPr>
                <w:ins w:id="699" w:author="Alexander Waters" w:date="2022-08-23T12:54:00Z"/>
                <w:rFonts w:ascii="Cambria" w:hAnsi="Cambria" w:cs="Arial"/>
              </w:rPr>
            </w:pPr>
          </w:p>
          <w:p w14:paraId="309E7C1E" w14:textId="77777777" w:rsidR="00337B4B" w:rsidRDefault="00287984" w:rsidP="0037006B">
            <w:pPr>
              <w:jc w:val="center"/>
              <w:rPr>
                <w:ins w:id="700" w:author="Alexander Waters" w:date="2022-08-23T12:54:00Z"/>
                <w:rFonts w:ascii="Cambria" w:hAnsi="Cambria" w:cs="Arial"/>
              </w:rPr>
            </w:pPr>
            <w:customXmlInsRangeStart w:id="701" w:author="Alexander Waters" w:date="2022-08-23T12:54:00Z"/>
            <w:sdt>
              <w:sdtPr>
                <w:rPr>
                  <w:rFonts w:ascii="Cambria" w:hAnsi="Cambria" w:cs="Arial"/>
                </w:rPr>
                <w:id w:val="1502554404"/>
                <w14:checkbox>
                  <w14:checked w14:val="0"/>
                  <w14:checkedState w14:val="2612" w14:font="MS Gothic"/>
                  <w14:uncheckedState w14:val="2610" w14:font="MS Gothic"/>
                </w14:checkbox>
              </w:sdtPr>
              <w:sdtEndPr/>
              <w:sdtContent>
                <w:customXmlInsRangeEnd w:id="701"/>
                <w:ins w:id="702" w:author="Alexander Waters" w:date="2022-08-23T12:54:00Z">
                  <w:r w:rsidR="00337B4B">
                    <w:rPr>
                      <w:rFonts w:ascii="MS Gothic" w:eastAsia="MS Gothic" w:hAnsi="MS Gothic" w:cs="Arial" w:hint="eastAsia"/>
                    </w:rPr>
                    <w:t>☐</w:t>
                  </w:r>
                </w:ins>
                <w:customXmlInsRangeStart w:id="703" w:author="Alexander Waters" w:date="2022-08-23T12:54:00Z"/>
              </w:sdtContent>
            </w:sdt>
            <w:customXmlInsRangeEnd w:id="703"/>
            <w:ins w:id="704" w:author="Alexander Waters" w:date="2022-08-23T12:54:00Z">
              <w:r w:rsidR="00337B4B">
                <w:rPr>
                  <w:rFonts w:ascii="Cambria" w:hAnsi="Cambria" w:cs="Arial"/>
                </w:rPr>
                <w:t>PASSED</w:t>
              </w:r>
              <w:r w:rsidR="00337B4B">
                <w:tab/>
              </w:r>
              <w:r w:rsidR="00337B4B">
                <w:tab/>
              </w:r>
            </w:ins>
            <w:customXmlInsRangeStart w:id="705" w:author="Alexander Waters" w:date="2022-08-23T12:54:00Z"/>
            <w:sdt>
              <w:sdtPr>
                <w:rPr>
                  <w:rFonts w:ascii="Cambria" w:hAnsi="Cambria" w:cs="Arial"/>
                </w:rPr>
                <w:id w:val="-1945457379"/>
                <w14:checkbox>
                  <w14:checked w14:val="0"/>
                  <w14:checkedState w14:val="2612" w14:font="MS Gothic"/>
                  <w14:uncheckedState w14:val="2610" w14:font="MS Gothic"/>
                </w14:checkbox>
              </w:sdtPr>
              <w:sdtEndPr/>
              <w:sdtContent>
                <w:customXmlInsRangeEnd w:id="705"/>
                <w:ins w:id="706" w:author="Alexander Waters" w:date="2022-08-23T12:54:00Z">
                  <w:r w:rsidR="00337B4B">
                    <w:rPr>
                      <w:rFonts w:ascii="MS Gothic" w:eastAsia="MS Gothic" w:hAnsi="MS Gothic" w:cs="Arial" w:hint="eastAsia"/>
                    </w:rPr>
                    <w:t>☐</w:t>
                  </w:r>
                </w:ins>
                <w:customXmlInsRangeStart w:id="707" w:author="Alexander Waters" w:date="2022-08-23T12:54:00Z"/>
              </w:sdtContent>
            </w:sdt>
            <w:customXmlInsRangeEnd w:id="707"/>
            <w:ins w:id="708" w:author="Alexander Waters" w:date="2022-08-23T12:54:00Z">
              <w:r w:rsidR="00337B4B">
                <w:rPr>
                  <w:rFonts w:ascii="Cambria" w:hAnsi="Cambria" w:cs="Arial"/>
                </w:rPr>
                <w:t>FAILED</w:t>
              </w:r>
            </w:ins>
          </w:p>
          <w:p w14:paraId="4B0C53A7" w14:textId="77777777" w:rsidR="00337B4B" w:rsidRDefault="00337B4B" w:rsidP="0037006B">
            <w:pPr>
              <w:jc w:val="center"/>
              <w:rPr>
                <w:ins w:id="709" w:author="Alexander Waters" w:date="2022-08-23T12:54:00Z"/>
                <w:rFonts w:ascii="Cambria" w:hAnsi="Cambria" w:cs="Arial"/>
              </w:rPr>
            </w:pPr>
          </w:p>
        </w:tc>
      </w:tr>
      <w:tr w:rsidR="00337B4B" w:rsidRPr="00546D8D" w14:paraId="28DAC7DF" w14:textId="77777777" w:rsidTr="0037006B">
        <w:trPr>
          <w:trHeight w:val="1313"/>
          <w:ins w:id="710" w:author="Alexander Waters" w:date="2022-08-23T12:54:00Z"/>
        </w:trPr>
        <w:tc>
          <w:tcPr>
            <w:tcW w:w="1465" w:type="dxa"/>
          </w:tcPr>
          <w:p w14:paraId="0C3BDF33" w14:textId="77777777" w:rsidR="00337B4B" w:rsidRPr="00546D8D" w:rsidRDefault="00337B4B" w:rsidP="0037006B">
            <w:pPr>
              <w:jc w:val="center"/>
              <w:rPr>
                <w:ins w:id="711" w:author="Alexander Waters" w:date="2022-08-23T12:54:00Z"/>
                <w:rFonts w:ascii="Cambria" w:hAnsi="Cambria" w:cs="Arial"/>
              </w:rPr>
            </w:pPr>
            <w:ins w:id="712" w:author="Alexander Waters" w:date="2022-08-23T12:54:00Z">
              <w:r>
                <w:rPr>
                  <w:rFonts w:ascii="Cambria" w:hAnsi="Cambria" w:cs="Arial"/>
                </w:rPr>
                <w:t>Comments:</w:t>
              </w:r>
            </w:ins>
          </w:p>
        </w:tc>
        <w:tc>
          <w:tcPr>
            <w:tcW w:w="8255" w:type="dxa"/>
            <w:gridSpan w:val="5"/>
          </w:tcPr>
          <w:p w14:paraId="6FEE6D0F" w14:textId="77777777" w:rsidR="00337B4B" w:rsidRPr="00546D8D" w:rsidRDefault="00287984" w:rsidP="0037006B">
            <w:pPr>
              <w:rPr>
                <w:ins w:id="713" w:author="Alexander Waters" w:date="2022-08-23T12:54:00Z"/>
                <w:rFonts w:ascii="Cambria" w:hAnsi="Cambria"/>
              </w:rPr>
            </w:pPr>
            <w:customXmlInsRangeStart w:id="714" w:author="Alexander Waters" w:date="2022-08-23T12:54:00Z"/>
            <w:sdt>
              <w:sdtPr>
                <w:rPr>
                  <w:rFonts w:ascii="Cambria" w:hAnsi="Cambria" w:cs="Arial"/>
                </w:rPr>
                <w:id w:val="-1995014282"/>
                <w14:checkbox>
                  <w14:checked w14:val="0"/>
                  <w14:checkedState w14:val="2612" w14:font="MS Gothic"/>
                  <w14:uncheckedState w14:val="2610" w14:font="MS Gothic"/>
                </w14:checkbox>
              </w:sdtPr>
              <w:sdtEndPr/>
              <w:sdtContent>
                <w:customXmlInsRangeEnd w:id="714"/>
                <w:ins w:id="715" w:author="Alexander Waters" w:date="2022-08-23T12:54:00Z">
                  <w:r w:rsidR="00337B4B">
                    <w:rPr>
                      <w:rFonts w:ascii="MS Gothic" w:eastAsia="MS Gothic" w:hAnsi="MS Gothic" w:cs="Arial" w:hint="eastAsia"/>
                    </w:rPr>
                    <w:t>☐</w:t>
                  </w:r>
                </w:ins>
                <w:customXmlInsRangeStart w:id="716" w:author="Alexander Waters" w:date="2022-08-23T12:54:00Z"/>
              </w:sdtContent>
            </w:sdt>
            <w:customXmlInsRangeEnd w:id="716"/>
            <w:ins w:id="717" w:author="Alexander Waters" w:date="2022-08-23T12:54:00Z">
              <w:r w:rsidR="00337B4B">
                <w:rPr>
                  <w:rFonts w:ascii="Cambria" w:hAnsi="Cambria" w:cs="Arial"/>
                </w:rPr>
                <w:t>N/A</w:t>
              </w:r>
            </w:ins>
          </w:p>
        </w:tc>
      </w:tr>
      <w:tr w:rsidR="0017711E" w:rsidRPr="00546D8D" w14:paraId="19464BB8" w14:textId="77777777" w:rsidTr="0017711E">
        <w:tblPrEx>
          <w:tblW w:w="9720" w:type="dxa"/>
          <w:tblInd w:w="-185" w:type="dxa"/>
          <w:tblPrExChange w:id="718" w:author="Alexander Waters" w:date="2022-08-23T12:59:00Z">
            <w:tblPrEx>
              <w:tblW w:w="9720" w:type="dxa"/>
              <w:tblInd w:w="-185" w:type="dxa"/>
            </w:tblPrEx>
          </w:tblPrExChange>
        </w:tblPrEx>
        <w:trPr>
          <w:ins w:id="719" w:author="Alexander Waters" w:date="2022-08-23T12:54:00Z"/>
          <w:trPrChange w:id="720" w:author="Alexander Waters" w:date="2022-08-23T12:59:00Z">
            <w:trPr>
              <w:gridBefore w:val="1"/>
              <w:gridAfter w:val="0"/>
              <w:wAfter w:w="3843" w:type="dxa"/>
            </w:trPr>
          </w:trPrChange>
        </w:trPr>
        <w:tc>
          <w:tcPr>
            <w:tcW w:w="2534" w:type="dxa"/>
            <w:gridSpan w:val="2"/>
            <w:shd w:val="clear" w:color="auto" w:fill="BFBFBF" w:themeFill="background1" w:themeFillShade="BF"/>
            <w:vAlign w:val="center"/>
            <w:tcPrChange w:id="721" w:author="Alexander Waters" w:date="2022-08-23T12:59:00Z">
              <w:tcPr>
                <w:tcW w:w="2534" w:type="dxa"/>
                <w:gridSpan w:val="2"/>
                <w:shd w:val="clear" w:color="auto" w:fill="BFBFBF" w:themeFill="background1" w:themeFillShade="BF"/>
                <w:vAlign w:val="center"/>
              </w:tcPr>
            </w:tcPrChange>
          </w:tcPr>
          <w:p w14:paraId="6C326D62" w14:textId="77777777" w:rsidR="0017711E" w:rsidRPr="00546D8D" w:rsidRDefault="0017711E" w:rsidP="0037006B">
            <w:pPr>
              <w:jc w:val="center"/>
              <w:rPr>
                <w:ins w:id="722" w:author="Alexander Waters" w:date="2022-08-23T12:54:00Z"/>
                <w:rFonts w:ascii="Cambria" w:hAnsi="Cambria" w:cs="Arial"/>
                <w:b/>
                <w:bCs/>
              </w:rPr>
            </w:pPr>
            <w:ins w:id="723" w:author="Alexander Waters" w:date="2022-08-23T12:54:00Z">
              <w:r w:rsidRPr="00546D8D">
                <w:rPr>
                  <w:rFonts w:ascii="Cambria" w:hAnsi="Cambria" w:cs="Arial"/>
                  <w:b/>
                  <w:bCs/>
                </w:rPr>
                <w:t>Verification</w:t>
              </w:r>
            </w:ins>
          </w:p>
        </w:tc>
        <w:tc>
          <w:tcPr>
            <w:tcW w:w="3406" w:type="dxa"/>
            <w:gridSpan w:val="2"/>
            <w:shd w:val="clear" w:color="auto" w:fill="BFBFBF" w:themeFill="background1" w:themeFillShade="BF"/>
            <w:tcPrChange w:id="724" w:author="Alexander Waters" w:date="2022-08-23T12:59:00Z">
              <w:tcPr>
                <w:tcW w:w="1539" w:type="dxa"/>
                <w:shd w:val="clear" w:color="auto" w:fill="BFBFBF" w:themeFill="background1" w:themeFillShade="BF"/>
              </w:tcPr>
            </w:tcPrChange>
          </w:tcPr>
          <w:p w14:paraId="0CDB2B7C" w14:textId="77777777" w:rsidR="0017711E" w:rsidRPr="00546D8D" w:rsidRDefault="0017711E" w:rsidP="0037006B">
            <w:pPr>
              <w:jc w:val="center"/>
              <w:rPr>
                <w:ins w:id="725" w:author="Alexander Waters" w:date="2022-08-23T12:54:00Z"/>
                <w:rFonts w:ascii="Cambria" w:hAnsi="Cambria"/>
                <w:b/>
                <w:bCs/>
              </w:rPr>
            </w:pPr>
            <w:ins w:id="726" w:author="Alexander Waters" w:date="2022-08-23T12:54:00Z">
              <w:r>
                <w:rPr>
                  <w:rFonts w:ascii="Cambria" w:hAnsi="Cambria"/>
                  <w:b/>
                  <w:bCs/>
                </w:rPr>
                <w:t>Initials</w:t>
              </w:r>
            </w:ins>
          </w:p>
        </w:tc>
        <w:tc>
          <w:tcPr>
            <w:tcW w:w="3780" w:type="dxa"/>
            <w:gridSpan w:val="2"/>
            <w:shd w:val="clear" w:color="auto" w:fill="BFBFBF" w:themeFill="background1" w:themeFillShade="BF"/>
            <w:vAlign w:val="center"/>
            <w:tcPrChange w:id="727" w:author="Alexander Waters" w:date="2022-08-23T12:59:00Z">
              <w:tcPr>
                <w:tcW w:w="1804" w:type="dxa"/>
                <w:gridSpan w:val="2"/>
                <w:shd w:val="clear" w:color="auto" w:fill="BFBFBF" w:themeFill="background1" w:themeFillShade="BF"/>
                <w:vAlign w:val="center"/>
              </w:tcPr>
            </w:tcPrChange>
          </w:tcPr>
          <w:p w14:paraId="4F1FFD53" w14:textId="77777777" w:rsidR="0017711E" w:rsidRPr="00546D8D" w:rsidRDefault="0017711E" w:rsidP="0037006B">
            <w:pPr>
              <w:jc w:val="center"/>
              <w:rPr>
                <w:ins w:id="728" w:author="Alexander Waters" w:date="2022-08-23T12:54:00Z"/>
                <w:rFonts w:ascii="Cambria" w:hAnsi="Cambria"/>
                <w:b/>
                <w:bCs/>
              </w:rPr>
            </w:pPr>
            <w:ins w:id="729" w:author="Alexander Waters" w:date="2022-08-23T12:54:00Z">
              <w:r w:rsidRPr="00546D8D">
                <w:rPr>
                  <w:rFonts w:ascii="Cambria" w:hAnsi="Cambria"/>
                  <w:b/>
                  <w:bCs/>
                </w:rPr>
                <w:t>Date</w:t>
              </w:r>
            </w:ins>
          </w:p>
        </w:tc>
      </w:tr>
      <w:tr w:rsidR="0017711E" w:rsidRPr="00546D8D" w14:paraId="3BD21606" w14:textId="77777777" w:rsidTr="0017711E">
        <w:tblPrEx>
          <w:tblW w:w="9720" w:type="dxa"/>
          <w:tblInd w:w="-185" w:type="dxa"/>
          <w:tblPrExChange w:id="730" w:author="Alexander Waters" w:date="2022-08-23T12:59:00Z">
            <w:tblPrEx>
              <w:tblW w:w="9720" w:type="dxa"/>
              <w:tblInd w:w="-185" w:type="dxa"/>
            </w:tblPrEx>
          </w:tblPrExChange>
        </w:tblPrEx>
        <w:trPr>
          <w:trHeight w:val="512"/>
          <w:ins w:id="731" w:author="Alexander Waters" w:date="2022-08-23T12:54:00Z"/>
          <w:trPrChange w:id="732" w:author="Alexander Waters" w:date="2022-08-23T12:59:00Z">
            <w:trPr>
              <w:gridBefore w:val="1"/>
              <w:gridAfter w:val="0"/>
              <w:wAfter w:w="3843" w:type="dxa"/>
              <w:trHeight w:val="512"/>
            </w:trPr>
          </w:trPrChange>
        </w:trPr>
        <w:tc>
          <w:tcPr>
            <w:tcW w:w="2534" w:type="dxa"/>
            <w:gridSpan w:val="2"/>
            <w:vAlign w:val="center"/>
            <w:tcPrChange w:id="733" w:author="Alexander Waters" w:date="2022-08-23T12:59:00Z">
              <w:tcPr>
                <w:tcW w:w="2534" w:type="dxa"/>
                <w:gridSpan w:val="2"/>
                <w:vAlign w:val="center"/>
              </w:tcPr>
            </w:tcPrChange>
          </w:tcPr>
          <w:p w14:paraId="38D3A145" w14:textId="77777777" w:rsidR="0017711E" w:rsidRPr="00546D8D" w:rsidRDefault="0017711E" w:rsidP="0037006B">
            <w:pPr>
              <w:jc w:val="center"/>
              <w:rPr>
                <w:ins w:id="734" w:author="Alexander Waters" w:date="2022-08-23T12:54:00Z"/>
                <w:rFonts w:ascii="Cambria" w:hAnsi="Cambria" w:cs="Arial"/>
              </w:rPr>
            </w:pPr>
            <w:ins w:id="735" w:author="Alexander Waters" w:date="2022-08-23T12:54:00Z">
              <w:r>
                <w:rPr>
                  <w:rFonts w:ascii="Cambria" w:hAnsi="Cambria" w:cs="Arial"/>
                </w:rPr>
                <w:t>Verified By:</w:t>
              </w:r>
            </w:ins>
          </w:p>
        </w:tc>
        <w:tc>
          <w:tcPr>
            <w:tcW w:w="3406" w:type="dxa"/>
            <w:gridSpan w:val="2"/>
            <w:tcPrChange w:id="736" w:author="Alexander Waters" w:date="2022-08-23T12:59:00Z">
              <w:tcPr>
                <w:tcW w:w="1539" w:type="dxa"/>
              </w:tcPr>
            </w:tcPrChange>
          </w:tcPr>
          <w:p w14:paraId="3B3DC1D6" w14:textId="77777777" w:rsidR="0017711E" w:rsidRPr="00546D8D" w:rsidRDefault="0017711E" w:rsidP="0037006B">
            <w:pPr>
              <w:jc w:val="center"/>
              <w:rPr>
                <w:ins w:id="737" w:author="Alexander Waters" w:date="2022-08-23T12:54:00Z"/>
                <w:rFonts w:ascii="Cambria" w:hAnsi="Cambria"/>
              </w:rPr>
            </w:pPr>
          </w:p>
        </w:tc>
        <w:tc>
          <w:tcPr>
            <w:tcW w:w="3780" w:type="dxa"/>
            <w:gridSpan w:val="2"/>
            <w:vAlign w:val="center"/>
            <w:tcPrChange w:id="738" w:author="Alexander Waters" w:date="2022-08-23T12:59:00Z">
              <w:tcPr>
                <w:tcW w:w="1804" w:type="dxa"/>
                <w:gridSpan w:val="2"/>
                <w:vAlign w:val="center"/>
              </w:tcPr>
            </w:tcPrChange>
          </w:tcPr>
          <w:p w14:paraId="4B41F147" w14:textId="77777777" w:rsidR="0017711E" w:rsidRPr="00546D8D" w:rsidRDefault="0017711E" w:rsidP="0037006B">
            <w:pPr>
              <w:jc w:val="center"/>
              <w:rPr>
                <w:ins w:id="739" w:author="Alexander Waters" w:date="2022-08-23T12:54:00Z"/>
                <w:rFonts w:ascii="Cambria" w:hAnsi="Cambria"/>
              </w:rPr>
            </w:pPr>
          </w:p>
        </w:tc>
      </w:tr>
      <w:tr w:rsidR="0017711E" w:rsidRPr="00546D8D" w14:paraId="5E75C98B" w14:textId="77777777" w:rsidTr="0017711E">
        <w:tblPrEx>
          <w:tblW w:w="9720" w:type="dxa"/>
          <w:tblInd w:w="-185" w:type="dxa"/>
          <w:tblPrExChange w:id="740" w:author="Alexander Waters" w:date="2022-08-23T12:59:00Z">
            <w:tblPrEx>
              <w:tblW w:w="9720" w:type="dxa"/>
              <w:tblInd w:w="-185" w:type="dxa"/>
            </w:tblPrEx>
          </w:tblPrExChange>
        </w:tblPrEx>
        <w:trPr>
          <w:trHeight w:val="431"/>
          <w:ins w:id="741" w:author="Alexander Waters" w:date="2022-08-23T12:54:00Z"/>
          <w:trPrChange w:id="742" w:author="Alexander Waters" w:date="2022-08-23T12:59:00Z">
            <w:trPr>
              <w:gridBefore w:val="1"/>
              <w:gridAfter w:val="0"/>
              <w:wAfter w:w="3843" w:type="dxa"/>
              <w:trHeight w:val="431"/>
            </w:trPr>
          </w:trPrChange>
        </w:trPr>
        <w:tc>
          <w:tcPr>
            <w:tcW w:w="2534" w:type="dxa"/>
            <w:gridSpan w:val="2"/>
            <w:vAlign w:val="center"/>
            <w:tcPrChange w:id="743" w:author="Alexander Waters" w:date="2022-08-23T12:59:00Z">
              <w:tcPr>
                <w:tcW w:w="2534" w:type="dxa"/>
                <w:gridSpan w:val="2"/>
                <w:vAlign w:val="center"/>
              </w:tcPr>
            </w:tcPrChange>
          </w:tcPr>
          <w:p w14:paraId="05A3A6DF" w14:textId="77777777" w:rsidR="0017711E" w:rsidRPr="00546D8D" w:rsidRDefault="0017711E" w:rsidP="0037006B">
            <w:pPr>
              <w:jc w:val="center"/>
              <w:rPr>
                <w:ins w:id="744" w:author="Alexander Waters" w:date="2022-08-23T12:54:00Z"/>
                <w:rFonts w:ascii="Cambria" w:hAnsi="Cambria" w:cs="Arial"/>
              </w:rPr>
            </w:pPr>
            <w:ins w:id="745" w:author="Alexander Waters" w:date="2022-08-23T12:54:00Z">
              <w:r>
                <w:rPr>
                  <w:rFonts w:ascii="Cambria" w:hAnsi="Cambria" w:cs="Arial"/>
                </w:rPr>
                <w:t>Quality Reviewed By:</w:t>
              </w:r>
            </w:ins>
          </w:p>
        </w:tc>
        <w:tc>
          <w:tcPr>
            <w:tcW w:w="3406" w:type="dxa"/>
            <w:gridSpan w:val="2"/>
            <w:tcPrChange w:id="746" w:author="Alexander Waters" w:date="2022-08-23T12:59:00Z">
              <w:tcPr>
                <w:tcW w:w="1539" w:type="dxa"/>
              </w:tcPr>
            </w:tcPrChange>
          </w:tcPr>
          <w:p w14:paraId="3DD60B0B" w14:textId="77777777" w:rsidR="0017711E" w:rsidRPr="00546D8D" w:rsidRDefault="0017711E" w:rsidP="0037006B">
            <w:pPr>
              <w:jc w:val="center"/>
              <w:rPr>
                <w:ins w:id="747" w:author="Alexander Waters" w:date="2022-08-23T12:54:00Z"/>
                <w:rFonts w:ascii="Cambria" w:hAnsi="Cambria"/>
              </w:rPr>
            </w:pPr>
          </w:p>
        </w:tc>
        <w:tc>
          <w:tcPr>
            <w:tcW w:w="3780" w:type="dxa"/>
            <w:gridSpan w:val="2"/>
            <w:vAlign w:val="center"/>
            <w:tcPrChange w:id="748" w:author="Alexander Waters" w:date="2022-08-23T12:59:00Z">
              <w:tcPr>
                <w:tcW w:w="1804" w:type="dxa"/>
                <w:gridSpan w:val="2"/>
                <w:vAlign w:val="center"/>
              </w:tcPr>
            </w:tcPrChange>
          </w:tcPr>
          <w:p w14:paraId="57727EC2" w14:textId="77777777" w:rsidR="0017711E" w:rsidRPr="00546D8D" w:rsidRDefault="0017711E" w:rsidP="0037006B">
            <w:pPr>
              <w:jc w:val="center"/>
              <w:rPr>
                <w:ins w:id="749" w:author="Alexander Waters" w:date="2022-08-23T12:54:00Z"/>
                <w:rFonts w:ascii="Cambria" w:hAnsi="Cambria"/>
              </w:rPr>
            </w:pPr>
          </w:p>
        </w:tc>
      </w:tr>
    </w:tbl>
    <w:p w14:paraId="55C625DE" w14:textId="430E6B7F" w:rsidR="002F2ED0" w:rsidRDefault="002F2ED0" w:rsidP="00D20769">
      <w:pPr>
        <w:rPr>
          <w:ins w:id="750" w:author="Alexander Waters" w:date="2022-08-23T14:55:00Z"/>
          <w:rFonts w:ascii="Cambria" w:hAnsi="Cambria" w:cs="Arial"/>
          <w:b/>
          <w:u w:val="single"/>
        </w:rPr>
      </w:pPr>
    </w:p>
    <w:p w14:paraId="42CCBA28" w14:textId="72B1FDCA" w:rsidR="00E02F25" w:rsidDel="008C170E" w:rsidRDefault="002F2ED0">
      <w:pPr>
        <w:rPr>
          <w:del w:id="751" w:author="Alexander Waters" w:date="2022-08-23T09:56:00Z"/>
          <w:rFonts w:ascii="Cambria" w:hAnsi="Cambria" w:cs="Arial"/>
          <w:b/>
          <w:u w:val="single"/>
        </w:rPr>
      </w:pPr>
      <w:ins w:id="752" w:author="Alexander Waters" w:date="2022-08-23T14:55:00Z">
        <w:r>
          <w:rPr>
            <w:rFonts w:ascii="Cambria" w:hAnsi="Cambria" w:cs="Arial"/>
            <w:b/>
            <w:u w:val="single"/>
          </w:rPr>
          <w:br w:type="page"/>
        </w:r>
      </w:ins>
    </w:p>
    <w:p w14:paraId="426F6C37" w14:textId="479745CF" w:rsidR="002C3408" w:rsidRDefault="002C3408">
      <w:pPr>
        <w:rPr>
          <w:ins w:id="753" w:author="Alexander Waters" w:date="2022-08-23T12:26:00Z"/>
          <w:rFonts w:ascii="Cambria" w:hAnsi="Cambria" w:cs="Arial"/>
          <w:b/>
          <w:u w:val="single"/>
        </w:rPr>
        <w:pPrChange w:id="754" w:author="Alexander Waters" w:date="2022-08-23T14:24:00Z">
          <w:pPr>
            <w:jc w:val="center"/>
          </w:pPr>
        </w:pPrChange>
      </w:pPr>
    </w:p>
    <w:tbl>
      <w:tblPr>
        <w:tblStyle w:val="TableGrid"/>
        <w:tblW w:w="9720" w:type="dxa"/>
        <w:jc w:val="center"/>
        <w:tblLook w:val="04A0" w:firstRow="1" w:lastRow="0" w:firstColumn="1" w:lastColumn="0" w:noHBand="0" w:noVBand="1"/>
        <w:tblPrChange w:id="755" w:author="Alexander Waters" w:date="2022-08-23T14:25:00Z">
          <w:tblPr>
            <w:tblStyle w:val="TableGrid"/>
            <w:tblW w:w="9720" w:type="dxa"/>
            <w:tblInd w:w="-185" w:type="dxa"/>
            <w:tblLook w:val="04A0" w:firstRow="1" w:lastRow="0" w:firstColumn="1" w:lastColumn="0" w:noHBand="0" w:noVBand="1"/>
          </w:tblPr>
        </w:tblPrChange>
      </w:tblPr>
      <w:tblGrid>
        <w:gridCol w:w="1465"/>
        <w:gridCol w:w="1063"/>
        <w:gridCol w:w="257"/>
        <w:gridCol w:w="3060"/>
        <w:gridCol w:w="72"/>
        <w:gridCol w:w="2660"/>
        <w:gridCol w:w="1143"/>
        <w:tblGridChange w:id="756">
          <w:tblGrid>
            <w:gridCol w:w="1465"/>
            <w:gridCol w:w="1069"/>
            <w:gridCol w:w="76"/>
            <w:gridCol w:w="2463"/>
            <w:gridCol w:w="867"/>
            <w:gridCol w:w="1596"/>
            <w:gridCol w:w="2184"/>
          </w:tblGrid>
        </w:tblGridChange>
      </w:tblGrid>
      <w:tr w:rsidR="00580BE8" w:rsidRPr="00546D8D" w14:paraId="1FFFAB0F" w14:textId="77777777" w:rsidTr="008C170E">
        <w:trPr>
          <w:cantSplit/>
          <w:jc w:val="center"/>
          <w:ins w:id="757" w:author="Alexander Waters" w:date="2022-08-23T13:02:00Z"/>
        </w:trPr>
        <w:tc>
          <w:tcPr>
            <w:tcW w:w="9720" w:type="dxa"/>
            <w:gridSpan w:val="7"/>
            <w:shd w:val="clear" w:color="auto" w:fill="BFBFBF" w:themeFill="background1" w:themeFillShade="BF"/>
            <w:tcPrChange w:id="758" w:author="Alexander Waters" w:date="2022-08-23T14:25:00Z">
              <w:tcPr>
                <w:tcW w:w="9720" w:type="dxa"/>
                <w:gridSpan w:val="7"/>
                <w:shd w:val="clear" w:color="auto" w:fill="BFBFBF" w:themeFill="background1" w:themeFillShade="BF"/>
              </w:tcPr>
            </w:tcPrChange>
          </w:tcPr>
          <w:p w14:paraId="071DDEF9" w14:textId="3A5E3C23" w:rsidR="00580BE8" w:rsidRPr="00546D8D" w:rsidRDefault="00724C9A" w:rsidP="0037006B">
            <w:pPr>
              <w:jc w:val="center"/>
              <w:rPr>
                <w:ins w:id="759" w:author="Alexander Waters" w:date="2022-08-23T13:02:00Z"/>
                <w:rFonts w:ascii="Cambria" w:hAnsi="Cambria"/>
                <w:b/>
                <w:bCs/>
              </w:rPr>
            </w:pPr>
            <w:ins w:id="760" w:author="Alexander Waters" w:date="2022-08-23T13:03:00Z">
              <w:r>
                <w:rPr>
                  <w:rFonts w:ascii="Cambria" w:hAnsi="Cambria"/>
                  <w:b/>
                  <w:spacing w:val="-10"/>
                </w:rPr>
                <w:t>Equipment</w:t>
              </w:r>
            </w:ins>
            <w:ins w:id="761" w:author="Alexander Waters" w:date="2022-08-23T13:02:00Z">
              <w:r w:rsidR="00580BE8" w:rsidRPr="0037006B">
                <w:rPr>
                  <w:rFonts w:ascii="Cambria" w:hAnsi="Cambria"/>
                  <w:b/>
                  <w:spacing w:val="-10"/>
                </w:rPr>
                <w:t xml:space="preserve"> </w:t>
              </w:r>
              <w:r w:rsidR="00580BE8" w:rsidRPr="0037006B">
                <w:rPr>
                  <w:rFonts w:ascii="Cambria" w:hAnsi="Cambria"/>
                  <w:b/>
                </w:rPr>
                <w:t>I</w:t>
              </w:r>
            </w:ins>
            <w:ins w:id="762" w:author="Alexander Waters" w:date="2022-08-23T13:03:00Z">
              <w:r>
                <w:rPr>
                  <w:rFonts w:ascii="Cambria" w:hAnsi="Cambria"/>
                  <w:b/>
                </w:rPr>
                <w:t>nstallation</w:t>
              </w:r>
            </w:ins>
          </w:p>
        </w:tc>
      </w:tr>
      <w:tr w:rsidR="00580BE8" w:rsidRPr="006615B5" w14:paraId="1E39D25B" w14:textId="77777777" w:rsidTr="008C170E">
        <w:trPr>
          <w:cantSplit/>
          <w:jc w:val="center"/>
          <w:ins w:id="763" w:author="Alexander Waters" w:date="2022-08-23T13:02:00Z"/>
        </w:trPr>
        <w:tc>
          <w:tcPr>
            <w:tcW w:w="9720" w:type="dxa"/>
            <w:gridSpan w:val="7"/>
            <w:tcPrChange w:id="764" w:author="Alexander Waters" w:date="2022-08-23T14:25:00Z">
              <w:tcPr>
                <w:tcW w:w="9720" w:type="dxa"/>
                <w:gridSpan w:val="7"/>
              </w:tcPr>
            </w:tcPrChange>
          </w:tcPr>
          <w:p w14:paraId="2E52258F" w14:textId="1377F2D7" w:rsidR="00580BE8" w:rsidRPr="0037006B" w:rsidRDefault="00580BE8" w:rsidP="0037006B">
            <w:pPr>
              <w:pStyle w:val="ListParagraph"/>
              <w:numPr>
                <w:ilvl w:val="0"/>
                <w:numId w:val="13"/>
              </w:numPr>
              <w:rPr>
                <w:ins w:id="765" w:author="Alexander Waters" w:date="2022-08-23T13:02:00Z"/>
                <w:rFonts w:ascii="Cambria" w:hAnsi="Cambria"/>
              </w:rPr>
            </w:pPr>
            <w:ins w:id="766" w:author="Alexander Waters" w:date="2022-08-23T13:02:00Z">
              <w:r w:rsidRPr="0037006B">
                <w:rPr>
                  <w:rFonts w:ascii="Cambria" w:eastAsia="Times New Roman" w:hAnsi="Cambria" w:cs="Arial"/>
                  <w:bCs/>
                  <w:sz w:val="24"/>
                  <w:szCs w:val="24"/>
                </w:rPr>
                <w:t xml:space="preserve">Verify </w:t>
              </w:r>
              <w:r>
                <w:rPr>
                  <w:rFonts w:ascii="Cambria" w:eastAsia="Times New Roman" w:hAnsi="Cambria" w:cs="Arial"/>
                  <w:bCs/>
                  <w:sz w:val="24"/>
                  <w:szCs w:val="24"/>
                </w:rPr>
                <w:t xml:space="preserve">and record </w:t>
              </w:r>
              <w:r w:rsidRPr="0037006B">
                <w:rPr>
                  <w:rFonts w:ascii="Cambria" w:eastAsia="Times New Roman" w:hAnsi="Cambria" w:cs="Arial"/>
                  <w:bCs/>
                  <w:sz w:val="24"/>
                  <w:szCs w:val="24"/>
                </w:rPr>
                <w:t>the</w:t>
              </w:r>
              <w:r>
                <w:rPr>
                  <w:rFonts w:ascii="Cambria" w:eastAsia="Times New Roman" w:hAnsi="Cambria" w:cs="Arial"/>
                  <w:bCs/>
                  <w:sz w:val="24"/>
                  <w:szCs w:val="24"/>
                </w:rPr>
                <w:t xml:space="preserve"> following</w:t>
              </w:r>
              <w:r w:rsidRPr="0037006B">
                <w:rPr>
                  <w:rFonts w:ascii="Cambria" w:eastAsia="Times New Roman" w:hAnsi="Cambria" w:cs="Arial"/>
                  <w:bCs/>
                  <w:sz w:val="24"/>
                  <w:szCs w:val="24"/>
                </w:rPr>
                <w:t xml:space="preserve"> </w:t>
              </w:r>
            </w:ins>
            <w:ins w:id="767" w:author="Alexander Waters" w:date="2022-08-23T13:04:00Z">
              <w:r w:rsidR="00724C9A">
                <w:rPr>
                  <w:rFonts w:ascii="Cambria" w:eastAsia="Times New Roman" w:hAnsi="Cambria" w:cs="Arial"/>
                  <w:bCs/>
                  <w:sz w:val="24"/>
                  <w:szCs w:val="24"/>
                </w:rPr>
                <w:t xml:space="preserve">equipment installation </w:t>
              </w:r>
            </w:ins>
            <w:ins w:id="768" w:author="Alexander Waters" w:date="2022-08-23T13:02:00Z">
              <w:r>
                <w:rPr>
                  <w:rFonts w:ascii="Cambria" w:eastAsia="Times New Roman" w:hAnsi="Cambria" w:cs="Arial"/>
                  <w:bCs/>
                  <w:sz w:val="24"/>
                  <w:szCs w:val="24"/>
                </w:rPr>
                <w:t>information.</w:t>
              </w:r>
            </w:ins>
          </w:p>
          <w:p w14:paraId="2077A0E3" w14:textId="77777777" w:rsidR="00580BE8" w:rsidRPr="0037006B" w:rsidRDefault="00580BE8" w:rsidP="0037006B">
            <w:pPr>
              <w:pStyle w:val="ListParagraph"/>
              <w:numPr>
                <w:ilvl w:val="0"/>
                <w:numId w:val="13"/>
              </w:numPr>
              <w:rPr>
                <w:ins w:id="769" w:author="Alexander Waters" w:date="2022-08-23T13:02:00Z"/>
                <w:rFonts w:ascii="Cambria" w:hAnsi="Cambria"/>
              </w:rPr>
            </w:pPr>
            <w:ins w:id="770" w:author="Alexander Waters" w:date="2022-08-23T13:02:00Z">
              <w:r>
                <w:rPr>
                  <w:rFonts w:ascii="Cambria" w:eastAsia="Times New Roman" w:hAnsi="Cambria"/>
                  <w:bCs/>
                  <w:sz w:val="24"/>
                  <w:szCs w:val="24"/>
                </w:rPr>
                <w:t>Indicate if the information is acceptable.</w:t>
              </w:r>
            </w:ins>
          </w:p>
          <w:p w14:paraId="2863F850" w14:textId="77777777" w:rsidR="00580BE8" w:rsidRPr="0037006B" w:rsidRDefault="00580BE8" w:rsidP="0037006B">
            <w:pPr>
              <w:pStyle w:val="ListParagraph"/>
              <w:numPr>
                <w:ilvl w:val="0"/>
                <w:numId w:val="13"/>
              </w:numPr>
              <w:rPr>
                <w:ins w:id="771" w:author="Alexander Waters" w:date="2022-08-23T13:02:00Z"/>
                <w:rFonts w:ascii="Cambria" w:hAnsi="Cambria"/>
              </w:rPr>
            </w:pPr>
            <w:ins w:id="772" w:author="Alexander Waters" w:date="2022-08-23T13:02:00Z">
              <w:r w:rsidRPr="0037006B">
                <w:rPr>
                  <w:rFonts w:ascii="Cambria" w:hAnsi="Cambria"/>
                </w:rPr>
                <w:t>Record any additional information in the Comments section</w:t>
              </w:r>
              <w:r>
                <w:rPr>
                  <w:rFonts w:ascii="Cambria" w:hAnsi="Cambria"/>
                </w:rPr>
                <w:t xml:space="preserve"> or indicate N/A if no comments are necessary.</w:t>
              </w:r>
            </w:ins>
          </w:p>
        </w:tc>
      </w:tr>
      <w:tr w:rsidR="00724C9A" w:rsidRPr="006615B5" w14:paraId="37BEC2C7" w14:textId="77777777" w:rsidTr="008C170E">
        <w:trPr>
          <w:cantSplit/>
          <w:jc w:val="center"/>
          <w:ins w:id="773" w:author="Alexander Waters" w:date="2022-08-23T13:02:00Z"/>
        </w:trPr>
        <w:tc>
          <w:tcPr>
            <w:tcW w:w="2785" w:type="dxa"/>
            <w:gridSpan w:val="3"/>
            <w:shd w:val="clear" w:color="auto" w:fill="BFBFBF" w:themeFill="background1" w:themeFillShade="BF"/>
            <w:vAlign w:val="center"/>
            <w:tcPrChange w:id="774" w:author="Alexander Waters" w:date="2022-08-23T14:25:00Z">
              <w:tcPr>
                <w:tcW w:w="2610" w:type="dxa"/>
                <w:gridSpan w:val="3"/>
                <w:shd w:val="clear" w:color="auto" w:fill="BFBFBF" w:themeFill="background1" w:themeFillShade="BF"/>
                <w:vAlign w:val="center"/>
              </w:tcPr>
            </w:tcPrChange>
          </w:tcPr>
          <w:p w14:paraId="2B47B6DD" w14:textId="70AE40C2" w:rsidR="00724C9A" w:rsidRPr="0037006B" w:rsidRDefault="00724C9A" w:rsidP="0037006B">
            <w:pPr>
              <w:jc w:val="center"/>
              <w:rPr>
                <w:ins w:id="775" w:author="Alexander Waters" w:date="2022-08-23T13:02:00Z"/>
                <w:rFonts w:ascii="Cambria" w:hAnsi="Cambria"/>
                <w:b/>
                <w:bCs/>
              </w:rPr>
            </w:pPr>
            <w:ins w:id="776" w:author="Alexander Waters" w:date="2022-08-23T13:04:00Z">
              <w:r>
                <w:rPr>
                  <w:rFonts w:ascii="Cambria" w:hAnsi="Cambria"/>
                  <w:b/>
                  <w:bCs/>
                </w:rPr>
                <w:t>Test Procedure Steps</w:t>
              </w:r>
            </w:ins>
          </w:p>
        </w:tc>
        <w:tc>
          <w:tcPr>
            <w:tcW w:w="3060" w:type="dxa"/>
            <w:shd w:val="clear" w:color="auto" w:fill="BFBFBF" w:themeFill="background1" w:themeFillShade="BF"/>
            <w:vAlign w:val="center"/>
            <w:tcPrChange w:id="777" w:author="Alexander Waters" w:date="2022-08-23T14:25:00Z">
              <w:tcPr>
                <w:tcW w:w="2463" w:type="dxa"/>
                <w:shd w:val="clear" w:color="auto" w:fill="BFBFBF" w:themeFill="background1" w:themeFillShade="BF"/>
                <w:vAlign w:val="center"/>
              </w:tcPr>
            </w:tcPrChange>
          </w:tcPr>
          <w:p w14:paraId="71CEEFC4" w14:textId="5A689EC3" w:rsidR="00724C9A" w:rsidRPr="0037006B" w:rsidRDefault="00724C9A" w:rsidP="0037006B">
            <w:pPr>
              <w:jc w:val="center"/>
              <w:rPr>
                <w:ins w:id="778" w:author="Alexander Waters" w:date="2022-08-23T13:02:00Z"/>
                <w:rFonts w:ascii="Cambria" w:hAnsi="Cambria" w:cs="Arial"/>
                <w:b/>
                <w:bCs/>
              </w:rPr>
            </w:pPr>
            <w:ins w:id="779" w:author="Alexander Waters" w:date="2022-08-23T13:05:00Z">
              <w:r>
                <w:rPr>
                  <w:rFonts w:ascii="Cambria" w:hAnsi="Cambria" w:cs="Arial"/>
                  <w:b/>
                  <w:bCs/>
                </w:rPr>
                <w:t>Acceptance Criteria</w:t>
              </w:r>
            </w:ins>
          </w:p>
        </w:tc>
        <w:tc>
          <w:tcPr>
            <w:tcW w:w="2732" w:type="dxa"/>
            <w:gridSpan w:val="2"/>
            <w:shd w:val="clear" w:color="auto" w:fill="BFBFBF" w:themeFill="background1" w:themeFillShade="BF"/>
            <w:vAlign w:val="center"/>
            <w:tcPrChange w:id="780" w:author="Alexander Waters" w:date="2022-08-23T14:25:00Z">
              <w:tcPr>
                <w:tcW w:w="2463" w:type="dxa"/>
                <w:gridSpan w:val="2"/>
                <w:shd w:val="clear" w:color="auto" w:fill="BFBFBF" w:themeFill="background1" w:themeFillShade="BF"/>
                <w:vAlign w:val="center"/>
              </w:tcPr>
            </w:tcPrChange>
          </w:tcPr>
          <w:p w14:paraId="793F12E6" w14:textId="430AD8DE" w:rsidR="00724C9A" w:rsidRPr="0037006B" w:rsidRDefault="00724C9A" w:rsidP="0037006B">
            <w:pPr>
              <w:jc w:val="center"/>
              <w:rPr>
                <w:ins w:id="781" w:author="Alexander Waters" w:date="2022-08-23T13:02:00Z"/>
                <w:rFonts w:ascii="Cambria" w:hAnsi="Cambria" w:cs="Arial"/>
                <w:b/>
                <w:bCs/>
              </w:rPr>
            </w:pPr>
            <w:ins w:id="782" w:author="Alexander Waters" w:date="2022-08-23T13:05:00Z">
              <w:r>
                <w:rPr>
                  <w:rFonts w:ascii="Cambria" w:hAnsi="Cambria" w:cs="Arial"/>
                  <w:b/>
                  <w:bCs/>
                </w:rPr>
                <w:t>Result</w:t>
              </w:r>
            </w:ins>
          </w:p>
        </w:tc>
        <w:tc>
          <w:tcPr>
            <w:tcW w:w="1143" w:type="dxa"/>
            <w:shd w:val="clear" w:color="auto" w:fill="BFBFBF" w:themeFill="background1" w:themeFillShade="BF"/>
            <w:vAlign w:val="center"/>
            <w:tcPrChange w:id="783" w:author="Alexander Waters" w:date="2022-08-23T14:25:00Z">
              <w:tcPr>
                <w:tcW w:w="2184" w:type="dxa"/>
                <w:shd w:val="clear" w:color="auto" w:fill="BFBFBF" w:themeFill="background1" w:themeFillShade="BF"/>
                <w:vAlign w:val="center"/>
              </w:tcPr>
            </w:tcPrChange>
          </w:tcPr>
          <w:p w14:paraId="03C500DD" w14:textId="77777777" w:rsidR="00724C9A" w:rsidRPr="0037006B" w:rsidRDefault="00724C9A" w:rsidP="0037006B">
            <w:pPr>
              <w:jc w:val="center"/>
              <w:rPr>
                <w:ins w:id="784" w:author="Alexander Waters" w:date="2022-08-23T13:02:00Z"/>
                <w:rFonts w:ascii="Cambria" w:hAnsi="Cambria" w:cs="Arial"/>
                <w:b/>
                <w:bCs/>
              </w:rPr>
            </w:pPr>
            <w:ins w:id="785" w:author="Alexander Waters" w:date="2022-08-23T13:02:00Z">
              <w:r w:rsidRPr="0037006B">
                <w:rPr>
                  <w:rFonts w:ascii="Cambria" w:hAnsi="Cambria" w:cs="Arial"/>
                  <w:b/>
                  <w:bCs/>
                </w:rPr>
                <w:t>Accepted</w:t>
              </w:r>
            </w:ins>
          </w:p>
        </w:tc>
      </w:tr>
      <w:tr w:rsidR="00724C9A" w:rsidRPr="006615B5" w14:paraId="20B51552" w14:textId="77777777" w:rsidTr="008C170E">
        <w:trPr>
          <w:cantSplit/>
          <w:jc w:val="center"/>
          <w:ins w:id="786" w:author="Alexander Waters" w:date="2022-08-23T13:02:00Z"/>
        </w:trPr>
        <w:tc>
          <w:tcPr>
            <w:tcW w:w="2785" w:type="dxa"/>
            <w:gridSpan w:val="3"/>
            <w:vAlign w:val="center"/>
            <w:tcPrChange w:id="787" w:author="Alexander Waters" w:date="2022-08-23T14:25:00Z">
              <w:tcPr>
                <w:tcW w:w="2610" w:type="dxa"/>
                <w:gridSpan w:val="3"/>
                <w:vAlign w:val="center"/>
              </w:tcPr>
            </w:tcPrChange>
          </w:tcPr>
          <w:p w14:paraId="2C431161" w14:textId="267EB09D" w:rsidR="00724C9A" w:rsidRPr="002E2DB8" w:rsidRDefault="004F3E7B" w:rsidP="0037006B">
            <w:pPr>
              <w:jc w:val="center"/>
              <w:rPr>
                <w:ins w:id="788" w:author="Alexander Waters" w:date="2022-08-23T13:02:00Z"/>
                <w:rFonts w:ascii="Cambria" w:hAnsi="Cambria"/>
              </w:rPr>
            </w:pPr>
            <w:ins w:id="789" w:author="Alexander Waters" w:date="2022-08-23T13:09:00Z">
              <w:r>
                <w:rPr>
                  <w:rFonts w:ascii="Cambria" w:hAnsi="Cambria"/>
                </w:rPr>
                <w:t>Check the</w:t>
              </w:r>
            </w:ins>
            <w:ins w:id="790" w:author="Alexander Waters" w:date="2022-08-23T13:10:00Z">
              <w:r>
                <w:rPr>
                  <w:rFonts w:ascii="Cambria" w:hAnsi="Cambria"/>
                </w:rPr>
                <w:t xml:space="preserve"> </w:t>
              </w:r>
              <w:r w:rsidR="001A202B">
                <w:rPr>
                  <w:rFonts w:ascii="Cambria" w:hAnsi="Cambria"/>
                </w:rPr>
                <w:t>external</w:t>
              </w:r>
              <w:r>
                <w:rPr>
                  <w:rFonts w:ascii="Cambria" w:hAnsi="Cambria"/>
                </w:rPr>
                <w:t xml:space="preserve"> dimensions of the equipment</w:t>
              </w:r>
              <w:r w:rsidR="001A202B">
                <w:rPr>
                  <w:rFonts w:ascii="Cambria" w:hAnsi="Cambria"/>
                </w:rPr>
                <w:t>.</w:t>
              </w:r>
            </w:ins>
          </w:p>
        </w:tc>
        <w:tc>
          <w:tcPr>
            <w:tcW w:w="3060" w:type="dxa"/>
            <w:shd w:val="clear" w:color="auto" w:fill="FFFFFF" w:themeFill="background1"/>
            <w:vAlign w:val="center"/>
            <w:tcPrChange w:id="791" w:author="Alexander Waters" w:date="2022-08-23T14:25:00Z">
              <w:tcPr>
                <w:tcW w:w="2463" w:type="dxa"/>
                <w:shd w:val="clear" w:color="auto" w:fill="BFBFBF" w:themeFill="background1" w:themeFillShade="BF"/>
                <w:vAlign w:val="center"/>
              </w:tcPr>
            </w:tcPrChange>
          </w:tcPr>
          <w:p w14:paraId="7D30A00A" w14:textId="027B3792" w:rsidR="00724C9A" w:rsidRPr="002E2DB8" w:rsidRDefault="001A202B" w:rsidP="0037006B">
            <w:pPr>
              <w:jc w:val="center"/>
              <w:rPr>
                <w:ins w:id="792" w:author="Alexander Waters" w:date="2022-08-23T13:02:00Z"/>
                <w:rFonts w:ascii="Cambria" w:hAnsi="Cambria" w:cs="Arial"/>
              </w:rPr>
            </w:pPr>
            <w:ins w:id="793" w:author="Alexander Waters" w:date="2022-08-23T13:10:00Z">
              <w:r>
                <w:rPr>
                  <w:rFonts w:ascii="Cambria" w:hAnsi="Cambria" w:cs="Arial"/>
                </w:rPr>
                <w:t xml:space="preserve">The actual external dimensions </w:t>
              </w:r>
            </w:ins>
            <w:ins w:id="794" w:author="Alexander Waters" w:date="2022-08-23T13:11:00Z">
              <w:r w:rsidR="005D58A0">
                <w:rPr>
                  <w:rFonts w:ascii="Cambria" w:hAnsi="Cambria" w:cs="Arial"/>
                </w:rPr>
                <w:t xml:space="preserve">correspond to the </w:t>
              </w:r>
              <w:r w:rsidR="005D58A0" w:rsidRPr="00065D63">
                <w:rPr>
                  <w:rFonts w:ascii="Cambria" w:hAnsi="Cambria" w:cs="Arial"/>
                </w:rPr>
                <w:t xml:space="preserve">external </w:t>
              </w:r>
            </w:ins>
            <w:ins w:id="795" w:author="Alexander Waters" w:date="2022-08-23T13:12:00Z">
              <w:r w:rsidR="00084C96" w:rsidRPr="00065D63">
                <w:rPr>
                  <w:rFonts w:ascii="Cambria" w:hAnsi="Cambria" w:cs="Arial"/>
                </w:rPr>
                <w:t xml:space="preserve">dimensions </w:t>
              </w:r>
              <w:r w:rsidR="00F71CF1" w:rsidRPr="00065D63">
                <w:rPr>
                  <w:rFonts w:ascii="Cambria" w:hAnsi="Cambria" w:cs="Arial"/>
                </w:rPr>
                <w:t>in</w:t>
              </w:r>
              <w:r w:rsidR="00104363" w:rsidRPr="00065D63">
                <w:rPr>
                  <w:rFonts w:ascii="Cambria" w:hAnsi="Cambria" w:cs="Arial"/>
                </w:rPr>
                <w:t xml:space="preserve"> the</w:t>
              </w:r>
              <w:r w:rsidR="00F71CF1" w:rsidRPr="00065D63">
                <w:rPr>
                  <w:rFonts w:ascii="Cambria" w:hAnsi="Cambria" w:cs="Arial"/>
                </w:rPr>
                <w:t xml:space="preserve"> “Parameters of the </w:t>
              </w:r>
            </w:ins>
            <w:ins w:id="796" w:author="Alexander Waters" w:date="2022-08-23T15:13:00Z">
              <w:r w:rsidR="00E61C97" w:rsidRPr="00065D63">
                <w:rPr>
                  <w:rFonts w:ascii="Cambria" w:hAnsi="Cambria" w:cs="Arial"/>
                </w:rPr>
                <w:t>a</w:t>
              </w:r>
            </w:ins>
            <w:ins w:id="797" w:author="Alexander Waters" w:date="2022-08-23T13:12:00Z">
              <w:r w:rsidR="00F71CF1" w:rsidRPr="00065D63">
                <w:rPr>
                  <w:rFonts w:ascii="Cambria" w:hAnsi="Cambria" w:cs="Arial"/>
                </w:rPr>
                <w:t>pparatus” table</w:t>
              </w:r>
            </w:ins>
            <w:ins w:id="798" w:author="Alexander Waters" w:date="2022-08-23T13:13:00Z">
              <w:r w:rsidR="00104363" w:rsidRPr="00065D63">
                <w:rPr>
                  <w:rFonts w:ascii="Cambria" w:hAnsi="Cambria" w:cs="Arial"/>
                </w:rPr>
                <w:t xml:space="preserve"> of the operating instructions.</w:t>
              </w:r>
            </w:ins>
          </w:p>
        </w:tc>
        <w:tc>
          <w:tcPr>
            <w:tcW w:w="2732" w:type="dxa"/>
            <w:gridSpan w:val="2"/>
            <w:shd w:val="clear" w:color="auto" w:fill="FFFFFF" w:themeFill="background1"/>
            <w:vAlign w:val="center"/>
            <w:tcPrChange w:id="799" w:author="Alexander Waters" w:date="2022-08-23T14:25:00Z">
              <w:tcPr>
                <w:tcW w:w="2463" w:type="dxa"/>
                <w:gridSpan w:val="2"/>
                <w:shd w:val="clear" w:color="auto" w:fill="BFBFBF" w:themeFill="background1" w:themeFillShade="BF"/>
                <w:vAlign w:val="center"/>
              </w:tcPr>
            </w:tcPrChange>
          </w:tcPr>
          <w:p w14:paraId="78D578B3" w14:textId="2799B49A" w:rsidR="00CA29BE" w:rsidRDefault="00CA29BE" w:rsidP="00D37F37">
            <w:pPr>
              <w:rPr>
                <w:ins w:id="800" w:author="Alexander Waters" w:date="2022-08-23T14:23:00Z"/>
                <w:rFonts w:ascii="Cambria" w:hAnsi="Cambria" w:cs="Arial"/>
              </w:rPr>
            </w:pPr>
            <w:ins w:id="801" w:author="Alexander Waters" w:date="2022-08-23T13:20:00Z">
              <w:r>
                <w:rPr>
                  <w:rFonts w:ascii="Cambria" w:hAnsi="Cambria" w:cs="Arial"/>
                </w:rPr>
                <w:t>Width:</w:t>
              </w:r>
            </w:ins>
          </w:p>
          <w:p w14:paraId="4EB24C77" w14:textId="77777777" w:rsidR="00D20769" w:rsidRDefault="00D20769">
            <w:pPr>
              <w:rPr>
                <w:ins w:id="802" w:author="Alexander Waters" w:date="2022-08-23T13:20:00Z"/>
                <w:rFonts w:ascii="Cambria" w:hAnsi="Cambria" w:cs="Arial"/>
              </w:rPr>
              <w:pPrChange w:id="803" w:author="Alexander Waters" w:date="2022-08-23T13:21:00Z">
                <w:pPr>
                  <w:jc w:val="center"/>
                </w:pPr>
              </w:pPrChange>
            </w:pPr>
          </w:p>
          <w:p w14:paraId="4A8A02FA" w14:textId="292C46E0" w:rsidR="00CA29BE" w:rsidRDefault="00CA29BE" w:rsidP="00D37F37">
            <w:pPr>
              <w:rPr>
                <w:ins w:id="804" w:author="Alexander Waters" w:date="2022-08-23T14:23:00Z"/>
                <w:rFonts w:ascii="Cambria" w:hAnsi="Cambria" w:cs="Arial"/>
              </w:rPr>
            </w:pPr>
            <w:ins w:id="805" w:author="Alexander Waters" w:date="2022-08-23T13:20:00Z">
              <w:r>
                <w:rPr>
                  <w:rFonts w:ascii="Cambria" w:hAnsi="Cambria" w:cs="Arial"/>
                </w:rPr>
                <w:t>Depth:</w:t>
              </w:r>
            </w:ins>
          </w:p>
          <w:p w14:paraId="22A7CA75" w14:textId="77777777" w:rsidR="00D20769" w:rsidRDefault="00D20769">
            <w:pPr>
              <w:rPr>
                <w:ins w:id="806" w:author="Alexander Waters" w:date="2022-08-23T13:20:00Z"/>
                <w:rFonts w:ascii="Cambria" w:hAnsi="Cambria" w:cs="Arial"/>
              </w:rPr>
              <w:pPrChange w:id="807" w:author="Alexander Waters" w:date="2022-08-23T13:21:00Z">
                <w:pPr>
                  <w:jc w:val="center"/>
                </w:pPr>
              </w:pPrChange>
            </w:pPr>
          </w:p>
          <w:p w14:paraId="59482862" w14:textId="77777777" w:rsidR="00CA29BE" w:rsidRDefault="00CA29BE">
            <w:pPr>
              <w:rPr>
                <w:ins w:id="808" w:author="Alexander Waters" w:date="2022-08-23T13:20:00Z"/>
                <w:rFonts w:ascii="Cambria" w:hAnsi="Cambria" w:cs="Arial"/>
              </w:rPr>
              <w:pPrChange w:id="809" w:author="Alexander Waters" w:date="2022-08-23T13:21:00Z">
                <w:pPr>
                  <w:jc w:val="center"/>
                </w:pPr>
              </w:pPrChange>
            </w:pPr>
            <w:ins w:id="810" w:author="Alexander Waters" w:date="2022-08-23T13:20:00Z">
              <w:r>
                <w:rPr>
                  <w:rFonts w:ascii="Cambria" w:hAnsi="Cambria" w:cs="Arial"/>
                </w:rPr>
                <w:t>Height:</w:t>
              </w:r>
            </w:ins>
          </w:p>
          <w:p w14:paraId="23FE7BD9" w14:textId="39E9CC1C" w:rsidR="00CA29BE" w:rsidRPr="002E2DB8" w:rsidRDefault="00CA29BE" w:rsidP="0037006B">
            <w:pPr>
              <w:jc w:val="center"/>
              <w:rPr>
                <w:ins w:id="811" w:author="Alexander Waters" w:date="2022-08-23T13:02:00Z"/>
                <w:rFonts w:ascii="Cambria" w:hAnsi="Cambria" w:cs="Arial"/>
              </w:rPr>
            </w:pPr>
          </w:p>
        </w:tc>
        <w:tc>
          <w:tcPr>
            <w:tcW w:w="1143" w:type="dxa"/>
            <w:vAlign w:val="center"/>
            <w:tcPrChange w:id="812" w:author="Alexander Waters" w:date="2022-08-23T14:25:00Z">
              <w:tcPr>
                <w:tcW w:w="2184" w:type="dxa"/>
                <w:vAlign w:val="center"/>
              </w:tcPr>
            </w:tcPrChange>
          </w:tcPr>
          <w:p w14:paraId="283AE147" w14:textId="77777777" w:rsidR="00912570" w:rsidRPr="00546D8D" w:rsidRDefault="00287984">
            <w:pPr>
              <w:rPr>
                <w:ins w:id="813" w:author="Alexander Waters" w:date="2022-08-23T13:08:00Z"/>
                <w:rFonts w:ascii="Cambria" w:hAnsi="Cambria" w:cs="Arial"/>
              </w:rPr>
              <w:pPrChange w:id="814" w:author="Alexander Waters" w:date="2022-08-23T13:21:00Z">
                <w:pPr>
                  <w:jc w:val="center"/>
                </w:pPr>
              </w:pPrChange>
            </w:pPr>
            <w:customXmlInsRangeStart w:id="815" w:author="Alexander Waters" w:date="2022-08-23T13:08:00Z"/>
            <w:sdt>
              <w:sdtPr>
                <w:rPr>
                  <w:rFonts w:ascii="Cambria" w:hAnsi="Cambria" w:cs="Arial"/>
                </w:rPr>
                <w:id w:val="1487197596"/>
                <w14:checkbox>
                  <w14:checked w14:val="0"/>
                  <w14:checkedState w14:val="2612" w14:font="MS Gothic"/>
                  <w14:uncheckedState w14:val="2610" w14:font="MS Gothic"/>
                </w14:checkbox>
              </w:sdtPr>
              <w:sdtEndPr/>
              <w:sdtContent>
                <w:customXmlInsRangeEnd w:id="815"/>
                <w:ins w:id="816" w:author="Alexander Waters" w:date="2022-08-23T13:08:00Z">
                  <w:r w:rsidR="00912570">
                    <w:rPr>
                      <w:rFonts w:ascii="MS Gothic" w:eastAsia="MS Gothic" w:hAnsi="MS Gothic" w:cs="Arial" w:hint="eastAsia"/>
                    </w:rPr>
                    <w:t>☐</w:t>
                  </w:r>
                </w:ins>
                <w:customXmlInsRangeStart w:id="817" w:author="Alexander Waters" w:date="2022-08-23T13:08:00Z"/>
              </w:sdtContent>
            </w:sdt>
            <w:customXmlInsRangeEnd w:id="817"/>
            <w:ins w:id="818" w:author="Alexander Waters" w:date="2022-08-23T13:08:00Z">
              <w:r w:rsidR="00912570">
                <w:rPr>
                  <w:rFonts w:ascii="Cambria" w:hAnsi="Cambria" w:cs="Arial"/>
                </w:rPr>
                <w:t>YES</w:t>
              </w:r>
            </w:ins>
          </w:p>
          <w:p w14:paraId="1DBAC21A" w14:textId="7A8F1CE8" w:rsidR="00724C9A" w:rsidRPr="0037006B" w:rsidRDefault="00287984">
            <w:pPr>
              <w:rPr>
                <w:ins w:id="819" w:author="Alexander Waters" w:date="2022-08-23T13:02:00Z"/>
                <w:rFonts w:ascii="Cambria" w:hAnsi="Cambria" w:cs="Arial"/>
              </w:rPr>
              <w:pPrChange w:id="820" w:author="Alexander Waters" w:date="2022-08-23T13:21:00Z">
                <w:pPr>
                  <w:jc w:val="center"/>
                </w:pPr>
              </w:pPrChange>
            </w:pPr>
            <w:customXmlInsRangeStart w:id="821" w:author="Alexander Waters" w:date="2022-08-23T13:08:00Z"/>
            <w:sdt>
              <w:sdtPr>
                <w:rPr>
                  <w:rFonts w:ascii="Cambria" w:hAnsi="Cambria" w:cs="Arial"/>
                </w:rPr>
                <w:id w:val="846138946"/>
                <w14:checkbox>
                  <w14:checked w14:val="0"/>
                  <w14:checkedState w14:val="2612" w14:font="MS Gothic"/>
                  <w14:uncheckedState w14:val="2610" w14:font="MS Gothic"/>
                </w14:checkbox>
              </w:sdtPr>
              <w:sdtEndPr/>
              <w:sdtContent>
                <w:customXmlInsRangeEnd w:id="821"/>
                <w:ins w:id="822" w:author="Alexander Waters" w:date="2022-08-23T13:21:00Z">
                  <w:r w:rsidR="00D37F37">
                    <w:rPr>
                      <w:rFonts w:ascii="MS Gothic" w:eastAsia="MS Gothic" w:hAnsi="MS Gothic" w:cs="Arial" w:hint="eastAsia"/>
                    </w:rPr>
                    <w:t>☐</w:t>
                  </w:r>
                </w:ins>
                <w:customXmlInsRangeStart w:id="823" w:author="Alexander Waters" w:date="2022-08-23T13:08:00Z"/>
              </w:sdtContent>
            </w:sdt>
            <w:customXmlInsRangeEnd w:id="823"/>
            <w:ins w:id="824" w:author="Alexander Waters" w:date="2022-08-23T13:08:00Z">
              <w:r w:rsidR="00912570">
                <w:rPr>
                  <w:rFonts w:ascii="Cambria" w:hAnsi="Cambria" w:cs="Arial"/>
                </w:rPr>
                <w:t>NO</w:t>
              </w:r>
            </w:ins>
          </w:p>
        </w:tc>
      </w:tr>
      <w:tr w:rsidR="00724C9A" w:rsidRPr="00546D8D" w14:paraId="7414267F" w14:textId="77777777" w:rsidTr="008C170E">
        <w:trPr>
          <w:cantSplit/>
          <w:jc w:val="center"/>
          <w:ins w:id="825" w:author="Alexander Waters" w:date="2022-08-23T13:02:00Z"/>
        </w:trPr>
        <w:tc>
          <w:tcPr>
            <w:tcW w:w="2785" w:type="dxa"/>
            <w:gridSpan w:val="3"/>
            <w:vAlign w:val="center"/>
            <w:tcPrChange w:id="826" w:author="Alexander Waters" w:date="2022-08-23T14:25:00Z">
              <w:tcPr>
                <w:tcW w:w="2610" w:type="dxa"/>
                <w:gridSpan w:val="3"/>
                <w:vAlign w:val="center"/>
              </w:tcPr>
            </w:tcPrChange>
          </w:tcPr>
          <w:p w14:paraId="5DFFB544" w14:textId="52447718" w:rsidR="003B3290" w:rsidRPr="002E2DB8" w:rsidRDefault="00ED66C1" w:rsidP="002E2DB8">
            <w:pPr>
              <w:jc w:val="center"/>
              <w:rPr>
                <w:ins w:id="827" w:author="Alexander Waters" w:date="2022-08-23T13:02:00Z"/>
                <w:rFonts w:ascii="Cambria" w:hAnsi="Cambria"/>
              </w:rPr>
            </w:pPr>
            <w:ins w:id="828" w:author="Alexander Waters" w:date="2022-08-23T13:15:00Z">
              <w:r>
                <w:rPr>
                  <w:rFonts w:ascii="Cambria" w:hAnsi="Cambria"/>
                </w:rPr>
                <w:t xml:space="preserve">Check the clearance of the device </w:t>
              </w:r>
              <w:proofErr w:type="gramStart"/>
              <w:r>
                <w:rPr>
                  <w:rFonts w:ascii="Cambria" w:hAnsi="Cambria"/>
                </w:rPr>
                <w:t>in order to</w:t>
              </w:r>
              <w:proofErr w:type="gramEnd"/>
              <w:r>
                <w:rPr>
                  <w:rFonts w:ascii="Cambria" w:hAnsi="Cambria"/>
                </w:rPr>
                <w:t xml:space="preserve"> avoid overheating</w:t>
              </w:r>
              <w:r w:rsidR="003B3290">
                <w:rPr>
                  <w:rFonts w:ascii="Cambria" w:hAnsi="Cambria"/>
                </w:rPr>
                <w:t xml:space="preserve"> of surrounding walls/objects.</w:t>
              </w:r>
            </w:ins>
          </w:p>
        </w:tc>
        <w:tc>
          <w:tcPr>
            <w:tcW w:w="3060" w:type="dxa"/>
            <w:shd w:val="clear" w:color="auto" w:fill="FFFFFF" w:themeFill="background1"/>
            <w:vAlign w:val="center"/>
            <w:tcPrChange w:id="829" w:author="Alexander Waters" w:date="2022-08-23T14:25:00Z">
              <w:tcPr>
                <w:tcW w:w="2463" w:type="dxa"/>
                <w:shd w:val="clear" w:color="auto" w:fill="BFBFBF" w:themeFill="background1" w:themeFillShade="BF"/>
                <w:vAlign w:val="center"/>
              </w:tcPr>
            </w:tcPrChange>
          </w:tcPr>
          <w:p w14:paraId="0D71EED2" w14:textId="129B24EA" w:rsidR="00724C9A" w:rsidRPr="002E2DB8" w:rsidRDefault="00B025FC" w:rsidP="00912570">
            <w:pPr>
              <w:jc w:val="center"/>
              <w:rPr>
                <w:ins w:id="830" w:author="Alexander Waters" w:date="2022-08-23T13:02:00Z"/>
                <w:rFonts w:ascii="Cambria" w:hAnsi="Cambria" w:cs="Arial"/>
              </w:rPr>
            </w:pPr>
            <w:ins w:id="831" w:author="Alexander Waters" w:date="2022-08-23T13:17:00Z">
              <w:r>
                <w:rPr>
                  <w:rFonts w:ascii="Cambria" w:hAnsi="Cambria" w:cs="Arial"/>
                </w:rPr>
                <w:t xml:space="preserve">Distance </w:t>
              </w:r>
            </w:ins>
            <w:ins w:id="832" w:author="Alexander Waters" w:date="2022-08-23T13:19:00Z">
              <w:r w:rsidR="00216C13">
                <w:rPr>
                  <w:rFonts w:ascii="Cambria" w:hAnsi="Cambria" w:cs="Arial"/>
                </w:rPr>
                <w:t>from</w:t>
              </w:r>
            </w:ins>
            <w:ins w:id="833" w:author="Alexander Waters" w:date="2022-08-23T13:17:00Z">
              <w:r>
                <w:rPr>
                  <w:rFonts w:ascii="Cambria" w:hAnsi="Cambria" w:cs="Arial"/>
                </w:rPr>
                <w:t xml:space="preserve"> the device’s rear and side walls </w:t>
              </w:r>
            </w:ins>
            <w:ins w:id="834" w:author="Alexander Waters" w:date="2022-08-23T13:19:00Z">
              <w:r w:rsidR="00216C13">
                <w:rPr>
                  <w:rFonts w:ascii="Cambria" w:hAnsi="Cambria" w:cs="Arial"/>
                </w:rPr>
                <w:t>to</w:t>
              </w:r>
            </w:ins>
            <w:ins w:id="835" w:author="Alexander Waters" w:date="2022-08-23T13:17:00Z">
              <w:r>
                <w:rPr>
                  <w:rFonts w:ascii="Cambria" w:hAnsi="Cambria" w:cs="Arial"/>
                </w:rPr>
                <w:t xml:space="preserve"> surrounding walls/objects</w:t>
              </w:r>
              <w:r w:rsidR="00C641C8">
                <w:rPr>
                  <w:rFonts w:ascii="Cambria" w:hAnsi="Cambria" w:cs="Arial"/>
                </w:rPr>
                <w:t xml:space="preserve"> </w:t>
              </w:r>
            </w:ins>
            <w:ins w:id="836" w:author="Alexander Waters" w:date="2022-08-23T13:18:00Z">
              <w:r w:rsidR="00C641C8">
                <w:rPr>
                  <w:rFonts w:ascii="Cambria" w:hAnsi="Cambria" w:cs="Arial"/>
                </w:rPr>
                <w:t>should be greater than or equal to 100 mm.</w:t>
              </w:r>
            </w:ins>
          </w:p>
        </w:tc>
        <w:tc>
          <w:tcPr>
            <w:tcW w:w="2732" w:type="dxa"/>
            <w:gridSpan w:val="2"/>
            <w:shd w:val="clear" w:color="auto" w:fill="FFFFFF" w:themeFill="background1"/>
            <w:vAlign w:val="center"/>
            <w:tcPrChange w:id="837" w:author="Alexander Waters" w:date="2022-08-23T14:25:00Z">
              <w:tcPr>
                <w:tcW w:w="2463" w:type="dxa"/>
                <w:gridSpan w:val="2"/>
                <w:shd w:val="clear" w:color="auto" w:fill="BFBFBF" w:themeFill="background1" w:themeFillShade="BF"/>
                <w:vAlign w:val="center"/>
              </w:tcPr>
            </w:tcPrChange>
          </w:tcPr>
          <w:p w14:paraId="0ECC27AF" w14:textId="0BCDCD66" w:rsidR="00B35A1F" w:rsidRDefault="00B35A1F" w:rsidP="00D37F37">
            <w:pPr>
              <w:rPr>
                <w:ins w:id="838" w:author="Alexander Waters" w:date="2022-08-23T14:23:00Z"/>
                <w:rFonts w:ascii="Cambria" w:hAnsi="Cambria" w:cs="Arial"/>
              </w:rPr>
            </w:pPr>
            <w:ins w:id="839" w:author="Alexander Waters" w:date="2022-08-23T13:19:00Z">
              <w:r>
                <w:rPr>
                  <w:rFonts w:ascii="Cambria" w:hAnsi="Cambria" w:cs="Arial"/>
                </w:rPr>
                <w:t>Distance from rear wall:</w:t>
              </w:r>
            </w:ins>
          </w:p>
          <w:p w14:paraId="714D77A0" w14:textId="77777777" w:rsidR="00991331" w:rsidRDefault="00991331">
            <w:pPr>
              <w:rPr>
                <w:ins w:id="840" w:author="Alexander Waters" w:date="2022-08-23T13:19:00Z"/>
                <w:rFonts w:ascii="Cambria" w:hAnsi="Cambria" w:cs="Arial"/>
              </w:rPr>
              <w:pPrChange w:id="841" w:author="Alexander Waters" w:date="2022-08-23T13:21:00Z">
                <w:pPr>
                  <w:jc w:val="center"/>
                </w:pPr>
              </w:pPrChange>
            </w:pPr>
          </w:p>
          <w:p w14:paraId="6912F5E4" w14:textId="77777777" w:rsidR="00B35A1F" w:rsidRDefault="00B35A1F">
            <w:pPr>
              <w:rPr>
                <w:ins w:id="842" w:author="Alexander Waters" w:date="2022-08-23T13:20:00Z"/>
                <w:rFonts w:ascii="Cambria" w:hAnsi="Cambria" w:cs="Arial"/>
              </w:rPr>
              <w:pPrChange w:id="843" w:author="Alexander Waters" w:date="2022-08-23T13:21:00Z">
                <w:pPr>
                  <w:jc w:val="center"/>
                </w:pPr>
              </w:pPrChange>
            </w:pPr>
            <w:ins w:id="844" w:author="Alexander Waters" w:date="2022-08-23T13:20:00Z">
              <w:r>
                <w:rPr>
                  <w:rFonts w:ascii="Cambria" w:hAnsi="Cambria" w:cs="Arial"/>
                </w:rPr>
                <w:t>Distance from left side wall:</w:t>
              </w:r>
            </w:ins>
          </w:p>
          <w:p w14:paraId="30DE31A8" w14:textId="77777777" w:rsidR="00B35A1F" w:rsidRDefault="00B35A1F">
            <w:pPr>
              <w:rPr>
                <w:ins w:id="845" w:author="Alexander Waters" w:date="2022-08-23T13:20:00Z"/>
                <w:rFonts w:ascii="Cambria" w:hAnsi="Cambria" w:cs="Arial"/>
              </w:rPr>
              <w:pPrChange w:id="846" w:author="Alexander Waters" w:date="2022-08-23T13:21:00Z">
                <w:pPr>
                  <w:jc w:val="center"/>
                </w:pPr>
              </w:pPrChange>
            </w:pPr>
          </w:p>
          <w:p w14:paraId="750FDE42" w14:textId="77777777" w:rsidR="00B35A1F" w:rsidRDefault="00B35A1F">
            <w:pPr>
              <w:rPr>
                <w:ins w:id="847" w:author="Alexander Waters" w:date="2022-08-23T13:20:00Z"/>
                <w:rFonts w:ascii="Cambria" w:hAnsi="Cambria" w:cs="Arial"/>
              </w:rPr>
              <w:pPrChange w:id="848" w:author="Alexander Waters" w:date="2022-08-23T13:21:00Z">
                <w:pPr>
                  <w:jc w:val="center"/>
                </w:pPr>
              </w:pPrChange>
            </w:pPr>
            <w:ins w:id="849" w:author="Alexander Waters" w:date="2022-08-23T13:20:00Z">
              <w:r>
                <w:rPr>
                  <w:rFonts w:ascii="Cambria" w:hAnsi="Cambria" w:cs="Arial"/>
                </w:rPr>
                <w:t>Distance from right side wall:</w:t>
              </w:r>
            </w:ins>
          </w:p>
          <w:p w14:paraId="35D9E0AC" w14:textId="7CCE90FE" w:rsidR="00B35A1F" w:rsidRPr="002E2DB8" w:rsidRDefault="00B35A1F">
            <w:pPr>
              <w:rPr>
                <w:ins w:id="850" w:author="Alexander Waters" w:date="2022-08-23T13:02:00Z"/>
                <w:rFonts w:ascii="Cambria" w:hAnsi="Cambria" w:cs="Arial"/>
              </w:rPr>
              <w:pPrChange w:id="851" w:author="Alexander Waters" w:date="2022-08-23T14:23:00Z">
                <w:pPr>
                  <w:jc w:val="center"/>
                </w:pPr>
              </w:pPrChange>
            </w:pPr>
          </w:p>
        </w:tc>
        <w:tc>
          <w:tcPr>
            <w:tcW w:w="1143" w:type="dxa"/>
            <w:vAlign w:val="center"/>
            <w:tcPrChange w:id="852" w:author="Alexander Waters" w:date="2022-08-23T14:25:00Z">
              <w:tcPr>
                <w:tcW w:w="2184" w:type="dxa"/>
                <w:vAlign w:val="center"/>
              </w:tcPr>
            </w:tcPrChange>
          </w:tcPr>
          <w:p w14:paraId="028D00B4" w14:textId="77777777" w:rsidR="00724C9A" w:rsidRPr="00546D8D" w:rsidRDefault="00287984">
            <w:pPr>
              <w:rPr>
                <w:ins w:id="853" w:author="Alexander Waters" w:date="2022-08-23T13:02:00Z"/>
                <w:rFonts w:ascii="Cambria" w:hAnsi="Cambria" w:cs="Arial"/>
              </w:rPr>
              <w:pPrChange w:id="854" w:author="Alexander Waters" w:date="2022-08-23T13:21:00Z">
                <w:pPr>
                  <w:jc w:val="center"/>
                </w:pPr>
              </w:pPrChange>
            </w:pPr>
            <w:customXmlInsRangeStart w:id="855" w:author="Alexander Waters" w:date="2022-08-23T13:02:00Z"/>
            <w:sdt>
              <w:sdtPr>
                <w:rPr>
                  <w:rFonts w:ascii="Cambria" w:hAnsi="Cambria" w:cs="Arial"/>
                </w:rPr>
                <w:id w:val="475033880"/>
                <w14:checkbox>
                  <w14:checked w14:val="0"/>
                  <w14:checkedState w14:val="2612" w14:font="MS Gothic"/>
                  <w14:uncheckedState w14:val="2610" w14:font="MS Gothic"/>
                </w14:checkbox>
              </w:sdtPr>
              <w:sdtEndPr/>
              <w:sdtContent>
                <w:customXmlInsRangeEnd w:id="855"/>
                <w:ins w:id="856" w:author="Alexander Waters" w:date="2022-08-23T13:02:00Z">
                  <w:r w:rsidR="00724C9A">
                    <w:rPr>
                      <w:rFonts w:ascii="MS Gothic" w:eastAsia="MS Gothic" w:hAnsi="MS Gothic" w:cs="Arial" w:hint="eastAsia"/>
                    </w:rPr>
                    <w:t>☐</w:t>
                  </w:r>
                </w:ins>
                <w:customXmlInsRangeStart w:id="857" w:author="Alexander Waters" w:date="2022-08-23T13:02:00Z"/>
              </w:sdtContent>
            </w:sdt>
            <w:customXmlInsRangeEnd w:id="857"/>
            <w:ins w:id="858" w:author="Alexander Waters" w:date="2022-08-23T13:02:00Z">
              <w:r w:rsidR="00724C9A">
                <w:rPr>
                  <w:rFonts w:ascii="Cambria" w:hAnsi="Cambria" w:cs="Arial"/>
                </w:rPr>
                <w:t>YES</w:t>
              </w:r>
            </w:ins>
          </w:p>
          <w:p w14:paraId="7660A12D" w14:textId="383CD140" w:rsidR="00912570" w:rsidRPr="0037006B" w:rsidRDefault="00287984">
            <w:pPr>
              <w:rPr>
                <w:ins w:id="859" w:author="Alexander Waters" w:date="2022-08-23T13:02:00Z"/>
                <w:rFonts w:ascii="Cambria" w:hAnsi="Cambria" w:cs="Arial"/>
              </w:rPr>
              <w:pPrChange w:id="860" w:author="Alexander Waters" w:date="2022-08-23T13:21:00Z">
                <w:pPr>
                  <w:jc w:val="center"/>
                </w:pPr>
              </w:pPrChange>
            </w:pPr>
            <w:customXmlInsRangeStart w:id="861" w:author="Alexander Waters" w:date="2022-08-23T13:02:00Z"/>
            <w:sdt>
              <w:sdtPr>
                <w:rPr>
                  <w:rFonts w:ascii="Cambria" w:hAnsi="Cambria" w:cs="Arial"/>
                </w:rPr>
                <w:id w:val="189423613"/>
                <w14:checkbox>
                  <w14:checked w14:val="0"/>
                  <w14:checkedState w14:val="2612" w14:font="MS Gothic"/>
                  <w14:uncheckedState w14:val="2610" w14:font="MS Gothic"/>
                </w14:checkbox>
              </w:sdtPr>
              <w:sdtEndPr/>
              <w:sdtContent>
                <w:customXmlInsRangeEnd w:id="861"/>
                <w:ins w:id="862" w:author="Alexander Waters" w:date="2022-08-23T13:02:00Z">
                  <w:r w:rsidR="00724C9A">
                    <w:rPr>
                      <w:rFonts w:ascii="MS Gothic" w:eastAsia="MS Gothic" w:hAnsi="MS Gothic" w:cs="Arial" w:hint="eastAsia"/>
                    </w:rPr>
                    <w:t>☐</w:t>
                  </w:r>
                </w:ins>
                <w:customXmlInsRangeStart w:id="863" w:author="Alexander Waters" w:date="2022-08-23T13:02:00Z"/>
              </w:sdtContent>
            </w:sdt>
            <w:customXmlInsRangeEnd w:id="863"/>
            <w:ins w:id="864" w:author="Alexander Waters" w:date="2022-08-23T13:02:00Z">
              <w:r w:rsidR="00724C9A">
                <w:rPr>
                  <w:rFonts w:ascii="Cambria" w:hAnsi="Cambria" w:cs="Arial"/>
                </w:rPr>
                <w:t>NO</w:t>
              </w:r>
            </w:ins>
          </w:p>
        </w:tc>
      </w:tr>
      <w:tr w:rsidR="00724C9A" w:rsidRPr="00546D8D" w14:paraId="7B389FAE" w14:textId="77777777" w:rsidTr="008C170E">
        <w:trPr>
          <w:cantSplit/>
          <w:trHeight w:val="737"/>
          <w:jc w:val="center"/>
          <w:ins w:id="865" w:author="Alexander Waters" w:date="2022-08-23T13:02:00Z"/>
          <w:trPrChange w:id="866" w:author="Alexander Waters" w:date="2022-08-23T14:25:00Z">
            <w:trPr>
              <w:trHeight w:val="737"/>
            </w:trPr>
          </w:trPrChange>
        </w:trPr>
        <w:tc>
          <w:tcPr>
            <w:tcW w:w="2785" w:type="dxa"/>
            <w:gridSpan w:val="3"/>
            <w:vAlign w:val="center"/>
            <w:tcPrChange w:id="867" w:author="Alexander Waters" w:date="2022-08-23T14:25:00Z">
              <w:tcPr>
                <w:tcW w:w="2610" w:type="dxa"/>
                <w:gridSpan w:val="3"/>
                <w:vAlign w:val="center"/>
              </w:tcPr>
            </w:tcPrChange>
          </w:tcPr>
          <w:p w14:paraId="4415BD50" w14:textId="291DFC0F" w:rsidR="00724C9A" w:rsidRPr="00546D8D" w:rsidRDefault="004521DA" w:rsidP="0037006B">
            <w:pPr>
              <w:jc w:val="center"/>
              <w:rPr>
                <w:ins w:id="868" w:author="Alexander Waters" w:date="2022-08-23T13:02:00Z"/>
                <w:rFonts w:ascii="Cambria" w:hAnsi="Cambria"/>
              </w:rPr>
            </w:pPr>
            <w:ins w:id="869" w:author="Alexander Waters" w:date="2022-08-23T14:04:00Z">
              <w:r>
                <w:rPr>
                  <w:rFonts w:ascii="Cambria" w:hAnsi="Cambria"/>
                </w:rPr>
                <w:t xml:space="preserve">Check the accessibility </w:t>
              </w:r>
              <w:r w:rsidR="007D076B">
                <w:rPr>
                  <w:rFonts w:ascii="Cambria" w:hAnsi="Cambria"/>
                </w:rPr>
                <w:t>of the device f</w:t>
              </w:r>
            </w:ins>
            <w:ins w:id="870" w:author="Alexander Waters" w:date="2022-08-23T14:05:00Z">
              <w:r w:rsidR="007D076B">
                <w:rPr>
                  <w:rFonts w:ascii="Cambria" w:hAnsi="Cambria"/>
                </w:rPr>
                <w:t>rom the front side for service and routine operations.</w:t>
              </w:r>
            </w:ins>
          </w:p>
        </w:tc>
        <w:tc>
          <w:tcPr>
            <w:tcW w:w="3060" w:type="dxa"/>
            <w:shd w:val="clear" w:color="auto" w:fill="FFFFFF" w:themeFill="background1"/>
            <w:vAlign w:val="center"/>
            <w:tcPrChange w:id="871" w:author="Alexander Waters" w:date="2022-08-23T14:25:00Z">
              <w:tcPr>
                <w:tcW w:w="2463" w:type="dxa"/>
                <w:shd w:val="clear" w:color="auto" w:fill="BFBFBF" w:themeFill="background1" w:themeFillShade="BF"/>
                <w:vAlign w:val="center"/>
              </w:tcPr>
            </w:tcPrChange>
          </w:tcPr>
          <w:p w14:paraId="58A13C8A" w14:textId="33C9138B" w:rsidR="00724C9A" w:rsidRPr="0037006B" w:rsidRDefault="007D076B" w:rsidP="0037006B">
            <w:pPr>
              <w:jc w:val="center"/>
              <w:rPr>
                <w:ins w:id="872" w:author="Alexander Waters" w:date="2022-08-23T13:02:00Z"/>
                <w:rFonts w:ascii="Cambria" w:hAnsi="Cambria" w:cs="Arial"/>
              </w:rPr>
            </w:pPr>
            <w:ins w:id="873" w:author="Alexander Waters" w:date="2022-08-23T14:05:00Z">
              <w:r>
                <w:rPr>
                  <w:rFonts w:ascii="Cambria" w:hAnsi="Cambria" w:cs="Arial"/>
                </w:rPr>
                <w:t>The device shall be accessible from the front side</w:t>
              </w:r>
            </w:ins>
          </w:p>
        </w:tc>
        <w:tc>
          <w:tcPr>
            <w:tcW w:w="2732" w:type="dxa"/>
            <w:gridSpan w:val="2"/>
            <w:shd w:val="clear" w:color="auto" w:fill="FFFFFF" w:themeFill="background1"/>
            <w:vAlign w:val="center"/>
            <w:tcPrChange w:id="874" w:author="Alexander Waters" w:date="2022-08-23T14:25:00Z">
              <w:tcPr>
                <w:tcW w:w="2463" w:type="dxa"/>
                <w:gridSpan w:val="2"/>
                <w:shd w:val="clear" w:color="auto" w:fill="BFBFBF" w:themeFill="background1" w:themeFillShade="BF"/>
                <w:vAlign w:val="center"/>
              </w:tcPr>
            </w:tcPrChange>
          </w:tcPr>
          <w:p w14:paraId="69D87726" w14:textId="77777777" w:rsidR="00C86316" w:rsidRDefault="00287984" w:rsidP="00933844">
            <w:pPr>
              <w:jc w:val="center"/>
              <w:rPr>
                <w:ins w:id="875" w:author="Alexander Waters" w:date="2022-08-23T14:58:00Z"/>
                <w:rFonts w:ascii="Cambria" w:hAnsi="Cambria" w:cs="Arial"/>
              </w:rPr>
            </w:pPr>
            <w:customXmlInsRangeStart w:id="876" w:author="Alexander Waters" w:date="2022-08-23T14:20:00Z"/>
            <w:sdt>
              <w:sdtPr>
                <w:rPr>
                  <w:rFonts w:ascii="Cambria" w:hAnsi="Cambria" w:cs="Arial"/>
                </w:rPr>
                <w:id w:val="-1968732192"/>
                <w14:checkbox>
                  <w14:checked w14:val="0"/>
                  <w14:checkedState w14:val="2612" w14:font="MS Gothic"/>
                  <w14:uncheckedState w14:val="2610" w14:font="MS Gothic"/>
                </w14:checkbox>
              </w:sdtPr>
              <w:sdtEndPr/>
              <w:sdtContent>
                <w:customXmlInsRangeEnd w:id="876"/>
                <w:ins w:id="877" w:author="Alexander Waters" w:date="2022-08-23T14:20:00Z">
                  <w:r w:rsidR="002A1232">
                    <w:rPr>
                      <w:rFonts w:ascii="MS Gothic" w:eastAsia="MS Gothic" w:hAnsi="MS Gothic" w:cs="Arial" w:hint="eastAsia"/>
                    </w:rPr>
                    <w:t>☐</w:t>
                  </w:r>
                </w:ins>
                <w:customXmlInsRangeStart w:id="878" w:author="Alexander Waters" w:date="2022-08-23T14:20:00Z"/>
              </w:sdtContent>
            </w:sdt>
            <w:customXmlInsRangeEnd w:id="878"/>
            <w:ins w:id="879" w:author="Alexander Waters" w:date="2022-08-23T14:20:00Z">
              <w:r w:rsidR="002A1232">
                <w:rPr>
                  <w:rFonts w:ascii="Cambria" w:hAnsi="Cambria" w:cs="Arial"/>
                </w:rPr>
                <w:t xml:space="preserve"> </w:t>
              </w:r>
              <w:r w:rsidR="00C849B6">
                <w:rPr>
                  <w:rFonts w:ascii="Cambria" w:hAnsi="Cambria" w:cs="Arial"/>
                </w:rPr>
                <w:t>The device is accessible from the front with the door being able to articulate</w:t>
              </w:r>
              <w:r w:rsidR="002A1232">
                <w:rPr>
                  <w:rFonts w:ascii="Cambria" w:hAnsi="Cambria" w:cs="Arial"/>
                </w:rPr>
                <w:t xml:space="preserve"> for routine operations.</w:t>
              </w:r>
            </w:ins>
          </w:p>
          <w:p w14:paraId="110C848D" w14:textId="6C7F0989" w:rsidR="00933844" w:rsidRPr="0037006B" w:rsidRDefault="00287984">
            <w:pPr>
              <w:rPr>
                <w:ins w:id="880" w:author="Alexander Waters" w:date="2022-08-23T13:02:00Z"/>
                <w:rFonts w:ascii="Cambria" w:hAnsi="Cambria" w:cs="Arial"/>
              </w:rPr>
              <w:pPrChange w:id="881" w:author="Alexander Waters" w:date="2022-08-23T14:58:00Z">
                <w:pPr>
                  <w:jc w:val="center"/>
                </w:pPr>
              </w:pPrChange>
            </w:pPr>
            <w:customXmlInsRangeStart w:id="882" w:author="Alexander Waters" w:date="2022-08-23T14:58:00Z"/>
            <w:sdt>
              <w:sdtPr>
                <w:rPr>
                  <w:rFonts w:ascii="Cambria" w:hAnsi="Cambria" w:cs="Arial"/>
                </w:rPr>
                <w:id w:val="1724405606"/>
                <w14:checkbox>
                  <w14:checked w14:val="0"/>
                  <w14:checkedState w14:val="2612" w14:font="MS Gothic"/>
                  <w14:uncheckedState w14:val="2610" w14:font="MS Gothic"/>
                </w14:checkbox>
              </w:sdtPr>
              <w:sdtEndPr/>
              <w:sdtContent>
                <w:customXmlInsRangeEnd w:id="882"/>
                <w:ins w:id="883" w:author="Alexander Waters" w:date="2022-08-23T14:58:00Z">
                  <w:r w:rsidR="00933844">
                    <w:rPr>
                      <w:rFonts w:ascii="MS Gothic" w:eastAsia="MS Gothic" w:hAnsi="MS Gothic" w:cs="Arial" w:hint="eastAsia"/>
                    </w:rPr>
                    <w:t>☐</w:t>
                  </w:r>
                </w:ins>
                <w:customXmlInsRangeStart w:id="884" w:author="Alexander Waters" w:date="2022-08-23T14:58:00Z"/>
              </w:sdtContent>
            </w:sdt>
            <w:customXmlInsRangeEnd w:id="884"/>
            <w:ins w:id="885" w:author="Alexander Waters" w:date="2022-08-23T14:58:00Z">
              <w:r w:rsidR="00933844">
                <w:rPr>
                  <w:rFonts w:ascii="Cambria" w:hAnsi="Cambria" w:cs="Arial"/>
                </w:rPr>
                <w:t xml:space="preserve"> Other</w:t>
              </w:r>
              <w:r w:rsidR="00DF571D">
                <w:rPr>
                  <w:rFonts w:ascii="Cambria" w:hAnsi="Cambria" w:cs="Arial"/>
                </w:rPr>
                <w:t xml:space="preserve"> (See Comments)</w:t>
              </w:r>
            </w:ins>
          </w:p>
        </w:tc>
        <w:tc>
          <w:tcPr>
            <w:tcW w:w="1143" w:type="dxa"/>
            <w:vAlign w:val="center"/>
            <w:tcPrChange w:id="886" w:author="Alexander Waters" w:date="2022-08-23T14:25:00Z">
              <w:tcPr>
                <w:tcW w:w="2184" w:type="dxa"/>
                <w:vAlign w:val="center"/>
              </w:tcPr>
            </w:tcPrChange>
          </w:tcPr>
          <w:p w14:paraId="63542D1A" w14:textId="77777777" w:rsidR="00912570" w:rsidRPr="00546D8D" w:rsidRDefault="00287984">
            <w:pPr>
              <w:rPr>
                <w:ins w:id="887" w:author="Alexander Waters" w:date="2022-08-23T13:08:00Z"/>
                <w:rFonts w:ascii="Cambria" w:hAnsi="Cambria" w:cs="Arial"/>
              </w:rPr>
              <w:pPrChange w:id="888" w:author="Alexander Waters" w:date="2022-08-23T13:21:00Z">
                <w:pPr>
                  <w:jc w:val="center"/>
                </w:pPr>
              </w:pPrChange>
            </w:pPr>
            <w:customXmlInsRangeStart w:id="889" w:author="Alexander Waters" w:date="2022-08-23T13:08:00Z"/>
            <w:sdt>
              <w:sdtPr>
                <w:rPr>
                  <w:rFonts w:ascii="Cambria" w:hAnsi="Cambria" w:cs="Arial"/>
                </w:rPr>
                <w:id w:val="-1099483261"/>
                <w14:checkbox>
                  <w14:checked w14:val="0"/>
                  <w14:checkedState w14:val="2612" w14:font="MS Gothic"/>
                  <w14:uncheckedState w14:val="2610" w14:font="MS Gothic"/>
                </w14:checkbox>
              </w:sdtPr>
              <w:sdtEndPr/>
              <w:sdtContent>
                <w:customXmlInsRangeEnd w:id="889"/>
                <w:ins w:id="890" w:author="Alexander Waters" w:date="2022-08-23T13:08:00Z">
                  <w:r w:rsidR="00912570">
                    <w:rPr>
                      <w:rFonts w:ascii="MS Gothic" w:eastAsia="MS Gothic" w:hAnsi="MS Gothic" w:cs="Arial" w:hint="eastAsia"/>
                    </w:rPr>
                    <w:t>☐</w:t>
                  </w:r>
                </w:ins>
                <w:customXmlInsRangeStart w:id="891" w:author="Alexander Waters" w:date="2022-08-23T13:08:00Z"/>
              </w:sdtContent>
            </w:sdt>
            <w:customXmlInsRangeEnd w:id="891"/>
            <w:ins w:id="892" w:author="Alexander Waters" w:date="2022-08-23T13:08:00Z">
              <w:r w:rsidR="00912570">
                <w:rPr>
                  <w:rFonts w:ascii="Cambria" w:hAnsi="Cambria" w:cs="Arial"/>
                </w:rPr>
                <w:t>YES</w:t>
              </w:r>
            </w:ins>
          </w:p>
          <w:p w14:paraId="18792978" w14:textId="3722AE50" w:rsidR="00724C9A" w:rsidRPr="0037006B" w:rsidRDefault="00287984">
            <w:pPr>
              <w:rPr>
                <w:ins w:id="893" w:author="Alexander Waters" w:date="2022-08-23T13:02:00Z"/>
                <w:rFonts w:ascii="Cambria" w:hAnsi="Cambria" w:cs="Arial"/>
              </w:rPr>
              <w:pPrChange w:id="894" w:author="Alexander Waters" w:date="2022-08-23T13:21:00Z">
                <w:pPr>
                  <w:jc w:val="center"/>
                </w:pPr>
              </w:pPrChange>
            </w:pPr>
            <w:customXmlInsRangeStart w:id="895" w:author="Alexander Waters" w:date="2022-08-23T13:08:00Z"/>
            <w:sdt>
              <w:sdtPr>
                <w:rPr>
                  <w:rFonts w:ascii="Cambria" w:hAnsi="Cambria" w:cs="Arial"/>
                </w:rPr>
                <w:id w:val="-401605554"/>
                <w14:checkbox>
                  <w14:checked w14:val="0"/>
                  <w14:checkedState w14:val="2612" w14:font="MS Gothic"/>
                  <w14:uncheckedState w14:val="2610" w14:font="MS Gothic"/>
                </w14:checkbox>
              </w:sdtPr>
              <w:sdtEndPr/>
              <w:sdtContent>
                <w:customXmlInsRangeEnd w:id="895"/>
                <w:ins w:id="896" w:author="Alexander Waters" w:date="2022-08-23T13:08:00Z">
                  <w:r w:rsidR="00912570">
                    <w:rPr>
                      <w:rFonts w:ascii="MS Gothic" w:eastAsia="MS Gothic" w:hAnsi="MS Gothic" w:cs="Arial" w:hint="eastAsia"/>
                    </w:rPr>
                    <w:t>☐</w:t>
                  </w:r>
                </w:ins>
                <w:customXmlInsRangeStart w:id="897" w:author="Alexander Waters" w:date="2022-08-23T13:08:00Z"/>
              </w:sdtContent>
            </w:sdt>
            <w:customXmlInsRangeEnd w:id="897"/>
            <w:ins w:id="898" w:author="Alexander Waters" w:date="2022-08-23T13:08:00Z">
              <w:r w:rsidR="00912570">
                <w:rPr>
                  <w:rFonts w:ascii="Cambria" w:hAnsi="Cambria" w:cs="Arial"/>
                </w:rPr>
                <w:t>NO</w:t>
              </w:r>
            </w:ins>
          </w:p>
        </w:tc>
      </w:tr>
      <w:tr w:rsidR="00724C9A" w:rsidRPr="00546D8D" w14:paraId="0CED1460" w14:textId="77777777" w:rsidTr="008C170E">
        <w:trPr>
          <w:cantSplit/>
          <w:trHeight w:val="737"/>
          <w:jc w:val="center"/>
          <w:ins w:id="899" w:author="Alexander Waters" w:date="2022-08-23T13:02:00Z"/>
          <w:trPrChange w:id="900" w:author="Alexander Waters" w:date="2022-08-23T14:25:00Z">
            <w:trPr>
              <w:trHeight w:val="737"/>
            </w:trPr>
          </w:trPrChange>
        </w:trPr>
        <w:tc>
          <w:tcPr>
            <w:tcW w:w="2785" w:type="dxa"/>
            <w:gridSpan w:val="3"/>
            <w:vAlign w:val="center"/>
            <w:tcPrChange w:id="901" w:author="Alexander Waters" w:date="2022-08-23T14:25:00Z">
              <w:tcPr>
                <w:tcW w:w="2610" w:type="dxa"/>
                <w:gridSpan w:val="3"/>
                <w:vAlign w:val="center"/>
              </w:tcPr>
            </w:tcPrChange>
          </w:tcPr>
          <w:p w14:paraId="4652D42A" w14:textId="6EF62F80" w:rsidR="00724C9A" w:rsidRDefault="0045059F" w:rsidP="0037006B">
            <w:pPr>
              <w:jc w:val="center"/>
              <w:rPr>
                <w:ins w:id="902" w:author="Alexander Waters" w:date="2022-08-23T13:02:00Z"/>
                <w:rFonts w:ascii="Cambria" w:hAnsi="Cambria"/>
              </w:rPr>
            </w:pPr>
            <w:ins w:id="903" w:author="Alexander Waters" w:date="2022-08-23T14:18:00Z">
              <w:r>
                <w:rPr>
                  <w:rFonts w:ascii="Cambria" w:hAnsi="Cambria"/>
                </w:rPr>
                <w:t>Open the chamber door. Visually check the installation of the door seal</w:t>
              </w:r>
            </w:ins>
            <w:ins w:id="904" w:author="Alexander Waters" w:date="2022-08-23T14:19:00Z">
              <w:r>
                <w:rPr>
                  <w:rFonts w:ascii="Cambria" w:hAnsi="Cambria"/>
                </w:rPr>
                <w:t xml:space="preserve"> in the chamber groove. </w:t>
              </w:r>
            </w:ins>
          </w:p>
        </w:tc>
        <w:tc>
          <w:tcPr>
            <w:tcW w:w="3060" w:type="dxa"/>
            <w:shd w:val="clear" w:color="auto" w:fill="FFFFFF" w:themeFill="background1"/>
            <w:vAlign w:val="center"/>
            <w:tcPrChange w:id="905" w:author="Alexander Waters" w:date="2022-08-23T14:25:00Z">
              <w:tcPr>
                <w:tcW w:w="2463" w:type="dxa"/>
                <w:shd w:val="clear" w:color="auto" w:fill="BFBFBF" w:themeFill="background1" w:themeFillShade="BF"/>
                <w:vAlign w:val="center"/>
              </w:tcPr>
            </w:tcPrChange>
          </w:tcPr>
          <w:p w14:paraId="5C6784C7" w14:textId="373FC89A" w:rsidR="00724C9A" w:rsidRDefault="00DB2C0E" w:rsidP="0037006B">
            <w:pPr>
              <w:jc w:val="center"/>
              <w:rPr>
                <w:ins w:id="906" w:author="Alexander Waters" w:date="2022-08-23T13:02:00Z"/>
                <w:rFonts w:ascii="Cambria" w:hAnsi="Cambria" w:cs="Arial"/>
              </w:rPr>
            </w:pPr>
            <w:ins w:id="907" w:author="Alexander Waters" w:date="2022-08-23T14:19:00Z">
              <w:r>
                <w:rPr>
                  <w:rFonts w:ascii="Cambria" w:hAnsi="Cambria" w:cs="Arial"/>
                </w:rPr>
                <w:t xml:space="preserve">The door seal shall be properly installed in the chamber groove. </w:t>
              </w:r>
            </w:ins>
            <w:ins w:id="908" w:author="Alexander Waters" w:date="2022-08-23T14:22:00Z">
              <w:r w:rsidR="00554122">
                <w:rPr>
                  <w:rFonts w:ascii="Cambria" w:hAnsi="Cambria" w:cs="Arial"/>
                </w:rPr>
                <w:t>The door seal is clean, in good condition and free of defects.</w:t>
              </w:r>
            </w:ins>
          </w:p>
        </w:tc>
        <w:tc>
          <w:tcPr>
            <w:tcW w:w="2732" w:type="dxa"/>
            <w:gridSpan w:val="2"/>
            <w:shd w:val="clear" w:color="auto" w:fill="FFFFFF" w:themeFill="background1"/>
            <w:vAlign w:val="center"/>
            <w:tcPrChange w:id="909" w:author="Alexander Waters" w:date="2022-08-23T14:25:00Z">
              <w:tcPr>
                <w:tcW w:w="2463" w:type="dxa"/>
                <w:gridSpan w:val="2"/>
                <w:shd w:val="clear" w:color="auto" w:fill="BFBFBF" w:themeFill="background1" w:themeFillShade="BF"/>
                <w:vAlign w:val="center"/>
              </w:tcPr>
            </w:tcPrChange>
          </w:tcPr>
          <w:p w14:paraId="098B183E" w14:textId="77777777" w:rsidR="00724C9A" w:rsidRDefault="00287984" w:rsidP="0037006B">
            <w:pPr>
              <w:jc w:val="center"/>
              <w:rPr>
                <w:ins w:id="910" w:author="Alexander Waters" w:date="2022-08-23T14:22:00Z"/>
                <w:rFonts w:ascii="Cambria" w:hAnsi="Cambria" w:cs="Arial"/>
              </w:rPr>
            </w:pPr>
            <w:customXmlInsRangeStart w:id="911" w:author="Alexander Waters" w:date="2022-08-23T14:22:00Z"/>
            <w:sdt>
              <w:sdtPr>
                <w:rPr>
                  <w:rFonts w:ascii="Cambria" w:hAnsi="Cambria" w:cs="Arial"/>
                </w:rPr>
                <w:id w:val="-1724286196"/>
                <w14:checkbox>
                  <w14:checked w14:val="0"/>
                  <w14:checkedState w14:val="2612" w14:font="MS Gothic"/>
                  <w14:uncheckedState w14:val="2610" w14:font="MS Gothic"/>
                </w14:checkbox>
              </w:sdtPr>
              <w:sdtEndPr/>
              <w:sdtContent>
                <w:customXmlInsRangeEnd w:id="911"/>
                <w:ins w:id="912" w:author="Alexander Waters" w:date="2022-08-23T14:22:00Z">
                  <w:r w:rsidR="00554122">
                    <w:rPr>
                      <w:rFonts w:ascii="MS Gothic" w:eastAsia="MS Gothic" w:hAnsi="MS Gothic" w:cs="Arial" w:hint="eastAsia"/>
                    </w:rPr>
                    <w:t>☐</w:t>
                  </w:r>
                </w:ins>
                <w:customXmlInsRangeStart w:id="913" w:author="Alexander Waters" w:date="2022-08-23T14:22:00Z"/>
              </w:sdtContent>
            </w:sdt>
            <w:customXmlInsRangeEnd w:id="913"/>
            <w:ins w:id="914" w:author="Alexander Waters" w:date="2022-08-23T14:22:00Z">
              <w:r w:rsidR="00554122">
                <w:rPr>
                  <w:rFonts w:ascii="Cambria" w:hAnsi="Cambria" w:cs="Arial"/>
                </w:rPr>
                <w:t xml:space="preserve"> The door seal is free of defects and properly installed.</w:t>
              </w:r>
            </w:ins>
          </w:p>
          <w:p w14:paraId="72A23622" w14:textId="320F5D43" w:rsidR="00554122" w:rsidRDefault="00287984">
            <w:pPr>
              <w:rPr>
                <w:ins w:id="915" w:author="Alexander Waters" w:date="2022-08-23T13:02:00Z"/>
                <w:rFonts w:ascii="Cambria" w:hAnsi="Cambria" w:cs="Arial"/>
              </w:rPr>
              <w:pPrChange w:id="916" w:author="Alexander Waters" w:date="2022-08-23T14:22:00Z">
                <w:pPr>
                  <w:jc w:val="center"/>
                </w:pPr>
              </w:pPrChange>
            </w:pPr>
            <w:customXmlInsRangeStart w:id="917" w:author="Alexander Waters" w:date="2022-08-23T14:58:00Z"/>
            <w:sdt>
              <w:sdtPr>
                <w:rPr>
                  <w:rFonts w:ascii="Cambria" w:hAnsi="Cambria" w:cs="Arial"/>
                </w:rPr>
                <w:id w:val="-331524837"/>
                <w14:checkbox>
                  <w14:checked w14:val="0"/>
                  <w14:checkedState w14:val="2612" w14:font="MS Gothic"/>
                  <w14:uncheckedState w14:val="2610" w14:font="MS Gothic"/>
                </w14:checkbox>
              </w:sdtPr>
              <w:sdtEndPr/>
              <w:sdtContent>
                <w:customXmlInsRangeEnd w:id="917"/>
                <w:ins w:id="918" w:author="Alexander Waters" w:date="2022-08-23T14:58:00Z">
                  <w:r w:rsidR="00933844">
                    <w:rPr>
                      <w:rFonts w:ascii="MS Gothic" w:eastAsia="MS Gothic" w:hAnsi="MS Gothic" w:cs="Arial" w:hint="eastAsia"/>
                    </w:rPr>
                    <w:t>☐</w:t>
                  </w:r>
                </w:ins>
                <w:customXmlInsRangeStart w:id="919" w:author="Alexander Waters" w:date="2022-08-23T14:58:00Z"/>
              </w:sdtContent>
            </w:sdt>
            <w:customXmlInsRangeEnd w:id="919"/>
            <w:ins w:id="920" w:author="Alexander Waters" w:date="2022-08-23T14:58:00Z">
              <w:r w:rsidR="00933844">
                <w:rPr>
                  <w:rFonts w:ascii="Cambria" w:hAnsi="Cambria" w:cs="Arial"/>
                </w:rPr>
                <w:t xml:space="preserve"> Other</w:t>
              </w:r>
            </w:ins>
            <w:ins w:id="921" w:author="Alexander Waters" w:date="2022-08-23T14:59:00Z">
              <w:r w:rsidR="00DF571D">
                <w:rPr>
                  <w:rFonts w:ascii="Cambria" w:hAnsi="Cambria" w:cs="Arial"/>
                </w:rPr>
                <w:t xml:space="preserve"> (See Comments)</w:t>
              </w:r>
            </w:ins>
          </w:p>
        </w:tc>
        <w:tc>
          <w:tcPr>
            <w:tcW w:w="1143" w:type="dxa"/>
            <w:vAlign w:val="center"/>
            <w:tcPrChange w:id="922" w:author="Alexander Waters" w:date="2022-08-23T14:25:00Z">
              <w:tcPr>
                <w:tcW w:w="2184" w:type="dxa"/>
                <w:vAlign w:val="center"/>
              </w:tcPr>
            </w:tcPrChange>
          </w:tcPr>
          <w:p w14:paraId="698A6235" w14:textId="77777777" w:rsidR="00912570" w:rsidRPr="00546D8D" w:rsidRDefault="00287984">
            <w:pPr>
              <w:rPr>
                <w:ins w:id="923" w:author="Alexander Waters" w:date="2022-08-23T13:08:00Z"/>
                <w:rFonts w:ascii="Cambria" w:hAnsi="Cambria" w:cs="Arial"/>
              </w:rPr>
              <w:pPrChange w:id="924" w:author="Alexander Waters" w:date="2022-08-23T13:21:00Z">
                <w:pPr>
                  <w:jc w:val="center"/>
                </w:pPr>
              </w:pPrChange>
            </w:pPr>
            <w:customXmlInsRangeStart w:id="925" w:author="Alexander Waters" w:date="2022-08-23T13:08:00Z"/>
            <w:sdt>
              <w:sdtPr>
                <w:rPr>
                  <w:rFonts w:ascii="Cambria" w:hAnsi="Cambria" w:cs="Arial"/>
                </w:rPr>
                <w:id w:val="-1628691588"/>
                <w14:checkbox>
                  <w14:checked w14:val="0"/>
                  <w14:checkedState w14:val="2612" w14:font="MS Gothic"/>
                  <w14:uncheckedState w14:val="2610" w14:font="MS Gothic"/>
                </w14:checkbox>
              </w:sdtPr>
              <w:sdtEndPr/>
              <w:sdtContent>
                <w:customXmlInsRangeEnd w:id="925"/>
                <w:ins w:id="926" w:author="Alexander Waters" w:date="2022-08-23T13:08:00Z">
                  <w:r w:rsidR="00912570">
                    <w:rPr>
                      <w:rFonts w:ascii="MS Gothic" w:eastAsia="MS Gothic" w:hAnsi="MS Gothic" w:cs="Arial" w:hint="eastAsia"/>
                    </w:rPr>
                    <w:t>☐</w:t>
                  </w:r>
                </w:ins>
                <w:customXmlInsRangeStart w:id="927" w:author="Alexander Waters" w:date="2022-08-23T13:08:00Z"/>
              </w:sdtContent>
            </w:sdt>
            <w:customXmlInsRangeEnd w:id="927"/>
            <w:ins w:id="928" w:author="Alexander Waters" w:date="2022-08-23T13:08:00Z">
              <w:r w:rsidR="00912570">
                <w:rPr>
                  <w:rFonts w:ascii="Cambria" w:hAnsi="Cambria" w:cs="Arial"/>
                </w:rPr>
                <w:t>YES</w:t>
              </w:r>
            </w:ins>
          </w:p>
          <w:p w14:paraId="2A013F7B" w14:textId="418905FB" w:rsidR="00724C9A" w:rsidRDefault="00287984">
            <w:pPr>
              <w:rPr>
                <w:ins w:id="929" w:author="Alexander Waters" w:date="2022-08-23T13:02:00Z"/>
                <w:rFonts w:ascii="Cambria" w:hAnsi="Cambria" w:cs="Arial"/>
              </w:rPr>
              <w:pPrChange w:id="930" w:author="Alexander Waters" w:date="2022-08-23T13:21:00Z">
                <w:pPr>
                  <w:jc w:val="center"/>
                </w:pPr>
              </w:pPrChange>
            </w:pPr>
            <w:customXmlInsRangeStart w:id="931" w:author="Alexander Waters" w:date="2022-08-23T13:08:00Z"/>
            <w:sdt>
              <w:sdtPr>
                <w:rPr>
                  <w:rFonts w:ascii="Cambria" w:hAnsi="Cambria" w:cs="Arial"/>
                </w:rPr>
                <w:id w:val="-1811540883"/>
                <w14:checkbox>
                  <w14:checked w14:val="0"/>
                  <w14:checkedState w14:val="2612" w14:font="MS Gothic"/>
                  <w14:uncheckedState w14:val="2610" w14:font="MS Gothic"/>
                </w14:checkbox>
              </w:sdtPr>
              <w:sdtEndPr/>
              <w:sdtContent>
                <w:customXmlInsRangeEnd w:id="931"/>
                <w:ins w:id="932" w:author="Alexander Waters" w:date="2022-08-23T13:08:00Z">
                  <w:r w:rsidR="00912570">
                    <w:rPr>
                      <w:rFonts w:ascii="MS Gothic" w:eastAsia="MS Gothic" w:hAnsi="MS Gothic" w:cs="Arial" w:hint="eastAsia"/>
                    </w:rPr>
                    <w:t>☐</w:t>
                  </w:r>
                </w:ins>
                <w:customXmlInsRangeStart w:id="933" w:author="Alexander Waters" w:date="2022-08-23T13:08:00Z"/>
              </w:sdtContent>
            </w:sdt>
            <w:customXmlInsRangeEnd w:id="933"/>
            <w:ins w:id="934" w:author="Alexander Waters" w:date="2022-08-23T13:08:00Z">
              <w:r w:rsidR="00912570">
                <w:rPr>
                  <w:rFonts w:ascii="Cambria" w:hAnsi="Cambria" w:cs="Arial"/>
                </w:rPr>
                <w:t>NO</w:t>
              </w:r>
            </w:ins>
          </w:p>
        </w:tc>
      </w:tr>
      <w:tr w:rsidR="00724C9A" w:rsidRPr="00546D8D" w14:paraId="3888E5F8" w14:textId="77777777" w:rsidTr="008C170E">
        <w:trPr>
          <w:cantSplit/>
          <w:trHeight w:val="737"/>
          <w:jc w:val="center"/>
          <w:ins w:id="935" w:author="Alexander Waters" w:date="2022-08-23T13:02:00Z"/>
          <w:trPrChange w:id="936" w:author="Alexander Waters" w:date="2022-08-23T14:25:00Z">
            <w:trPr>
              <w:trHeight w:val="737"/>
            </w:trPr>
          </w:trPrChange>
        </w:trPr>
        <w:tc>
          <w:tcPr>
            <w:tcW w:w="2785" w:type="dxa"/>
            <w:gridSpan w:val="3"/>
            <w:vAlign w:val="center"/>
            <w:tcPrChange w:id="937" w:author="Alexander Waters" w:date="2022-08-23T14:25:00Z">
              <w:tcPr>
                <w:tcW w:w="2610" w:type="dxa"/>
                <w:gridSpan w:val="3"/>
                <w:vAlign w:val="center"/>
              </w:tcPr>
            </w:tcPrChange>
          </w:tcPr>
          <w:p w14:paraId="7E334D4F" w14:textId="21FFFC92" w:rsidR="00724C9A" w:rsidRPr="0037006B" w:rsidRDefault="002510E5" w:rsidP="0037006B">
            <w:pPr>
              <w:jc w:val="center"/>
              <w:rPr>
                <w:ins w:id="938" w:author="Alexander Waters" w:date="2022-08-23T13:02:00Z"/>
                <w:rFonts w:ascii="Cambria" w:hAnsi="Cambria"/>
              </w:rPr>
            </w:pPr>
            <w:ins w:id="939" w:author="Alexander Waters" w:date="2022-08-23T14:56:00Z">
              <w:r>
                <w:rPr>
                  <w:rFonts w:ascii="Cambria" w:hAnsi="Cambria"/>
                </w:rPr>
                <w:t xml:space="preserve">Check </w:t>
              </w:r>
            </w:ins>
            <w:ins w:id="940" w:author="Alexander Waters" w:date="2022-08-23T14:57:00Z">
              <w:r>
                <w:rPr>
                  <w:rFonts w:ascii="Cambria" w:hAnsi="Cambria"/>
                </w:rPr>
                <w:t>the seating face.</w:t>
              </w:r>
            </w:ins>
          </w:p>
        </w:tc>
        <w:tc>
          <w:tcPr>
            <w:tcW w:w="3060" w:type="dxa"/>
            <w:shd w:val="clear" w:color="auto" w:fill="FFFFFF" w:themeFill="background1"/>
            <w:vAlign w:val="center"/>
            <w:tcPrChange w:id="941" w:author="Alexander Waters" w:date="2022-08-23T14:25:00Z">
              <w:tcPr>
                <w:tcW w:w="2463" w:type="dxa"/>
                <w:shd w:val="clear" w:color="auto" w:fill="BFBFBF" w:themeFill="background1" w:themeFillShade="BF"/>
                <w:vAlign w:val="center"/>
              </w:tcPr>
            </w:tcPrChange>
          </w:tcPr>
          <w:p w14:paraId="6AD9FD7F" w14:textId="67871433" w:rsidR="00724C9A" w:rsidRDefault="0019106F" w:rsidP="0037006B">
            <w:pPr>
              <w:jc w:val="center"/>
              <w:rPr>
                <w:ins w:id="942" w:author="Alexander Waters" w:date="2022-08-23T13:02:00Z"/>
                <w:rFonts w:ascii="Cambria" w:hAnsi="Cambria" w:cs="Arial"/>
              </w:rPr>
            </w:pPr>
            <w:ins w:id="943" w:author="Alexander Waters" w:date="2022-08-23T14:57:00Z">
              <w:r>
                <w:rPr>
                  <w:rFonts w:ascii="Cambria" w:hAnsi="Cambria" w:cs="Arial"/>
                </w:rPr>
                <w:t>Plane and horizontally balanced.</w:t>
              </w:r>
            </w:ins>
          </w:p>
        </w:tc>
        <w:tc>
          <w:tcPr>
            <w:tcW w:w="2732" w:type="dxa"/>
            <w:gridSpan w:val="2"/>
            <w:shd w:val="clear" w:color="auto" w:fill="FFFFFF" w:themeFill="background1"/>
            <w:vAlign w:val="center"/>
            <w:tcPrChange w:id="944" w:author="Alexander Waters" w:date="2022-08-23T14:25:00Z">
              <w:tcPr>
                <w:tcW w:w="2463" w:type="dxa"/>
                <w:gridSpan w:val="2"/>
                <w:shd w:val="clear" w:color="auto" w:fill="BFBFBF" w:themeFill="background1" w:themeFillShade="BF"/>
                <w:vAlign w:val="center"/>
              </w:tcPr>
            </w:tcPrChange>
          </w:tcPr>
          <w:p w14:paraId="0268FB2A" w14:textId="1E556E1F" w:rsidR="00724C9A" w:rsidRDefault="00287984" w:rsidP="0037006B">
            <w:pPr>
              <w:jc w:val="center"/>
              <w:rPr>
                <w:ins w:id="945" w:author="Alexander Waters" w:date="2022-08-23T14:57:00Z"/>
                <w:rFonts w:ascii="Cambria" w:hAnsi="Cambria" w:cs="Arial"/>
              </w:rPr>
            </w:pPr>
            <w:customXmlInsRangeStart w:id="946" w:author="Alexander Waters" w:date="2022-08-23T14:58:00Z"/>
            <w:sdt>
              <w:sdtPr>
                <w:rPr>
                  <w:rFonts w:ascii="Cambria" w:hAnsi="Cambria" w:cs="Arial"/>
                </w:rPr>
                <w:id w:val="614636724"/>
                <w14:checkbox>
                  <w14:checked w14:val="0"/>
                  <w14:checkedState w14:val="2612" w14:font="MS Gothic"/>
                  <w14:uncheckedState w14:val="2610" w14:font="MS Gothic"/>
                </w14:checkbox>
              </w:sdtPr>
              <w:sdtEndPr/>
              <w:sdtContent>
                <w:customXmlInsRangeEnd w:id="946"/>
                <w:ins w:id="947" w:author="Alexander Waters" w:date="2022-08-23T14:58:00Z">
                  <w:r w:rsidR="00933844">
                    <w:rPr>
                      <w:rFonts w:ascii="MS Gothic" w:eastAsia="MS Gothic" w:hAnsi="MS Gothic" w:cs="Arial" w:hint="eastAsia"/>
                    </w:rPr>
                    <w:t>☐</w:t>
                  </w:r>
                </w:ins>
                <w:customXmlInsRangeStart w:id="948" w:author="Alexander Waters" w:date="2022-08-23T14:58:00Z"/>
              </w:sdtContent>
            </w:sdt>
            <w:customXmlInsRangeEnd w:id="948"/>
            <w:ins w:id="949" w:author="Alexander Waters" w:date="2022-08-23T14:58:00Z">
              <w:r w:rsidR="00933844">
                <w:rPr>
                  <w:rFonts w:ascii="Cambria" w:hAnsi="Cambria" w:cs="Arial"/>
                </w:rPr>
                <w:t xml:space="preserve"> </w:t>
              </w:r>
            </w:ins>
            <w:ins w:id="950" w:author="Alexander Waters" w:date="2022-08-23T14:57:00Z">
              <w:r w:rsidR="0019106F">
                <w:rPr>
                  <w:rFonts w:ascii="Cambria" w:hAnsi="Cambria" w:cs="Arial"/>
                </w:rPr>
                <w:t>Plane and horizontally balanced.</w:t>
              </w:r>
            </w:ins>
          </w:p>
          <w:p w14:paraId="1129D6DF" w14:textId="694282B0" w:rsidR="0019106F" w:rsidRDefault="00287984">
            <w:pPr>
              <w:rPr>
                <w:ins w:id="951" w:author="Alexander Waters" w:date="2022-08-23T13:02:00Z"/>
                <w:rFonts w:ascii="Cambria" w:hAnsi="Cambria" w:cs="Arial"/>
              </w:rPr>
              <w:pPrChange w:id="952" w:author="Alexander Waters" w:date="2022-08-23T14:58:00Z">
                <w:pPr>
                  <w:jc w:val="center"/>
                </w:pPr>
              </w:pPrChange>
            </w:pPr>
            <w:customXmlInsRangeStart w:id="953" w:author="Alexander Waters" w:date="2022-08-23T14:58:00Z"/>
            <w:sdt>
              <w:sdtPr>
                <w:rPr>
                  <w:rFonts w:ascii="Cambria" w:hAnsi="Cambria" w:cs="Arial"/>
                </w:rPr>
                <w:id w:val="-1780949032"/>
                <w14:checkbox>
                  <w14:checked w14:val="0"/>
                  <w14:checkedState w14:val="2612" w14:font="MS Gothic"/>
                  <w14:uncheckedState w14:val="2610" w14:font="MS Gothic"/>
                </w14:checkbox>
              </w:sdtPr>
              <w:sdtEndPr/>
              <w:sdtContent>
                <w:customXmlInsRangeEnd w:id="953"/>
                <w:ins w:id="954" w:author="Alexander Waters" w:date="2022-08-23T14:58:00Z">
                  <w:r w:rsidR="00DF571D">
                    <w:rPr>
                      <w:rFonts w:ascii="MS Gothic" w:eastAsia="MS Gothic" w:hAnsi="MS Gothic" w:cs="Arial" w:hint="eastAsia"/>
                    </w:rPr>
                    <w:t>☐</w:t>
                  </w:r>
                </w:ins>
                <w:customXmlInsRangeStart w:id="955" w:author="Alexander Waters" w:date="2022-08-23T14:58:00Z"/>
              </w:sdtContent>
            </w:sdt>
            <w:customXmlInsRangeEnd w:id="955"/>
            <w:ins w:id="956" w:author="Alexander Waters" w:date="2022-08-23T14:58:00Z">
              <w:r w:rsidR="00DF571D">
                <w:rPr>
                  <w:rFonts w:ascii="Cambria" w:hAnsi="Cambria" w:cs="Arial"/>
                </w:rPr>
                <w:t>Other</w:t>
              </w:r>
            </w:ins>
            <w:ins w:id="957" w:author="Alexander Waters" w:date="2022-08-23T14:59:00Z">
              <w:r w:rsidR="00DF571D">
                <w:rPr>
                  <w:rFonts w:ascii="Cambria" w:hAnsi="Cambria" w:cs="Arial"/>
                </w:rPr>
                <w:t xml:space="preserve"> (See Comments)</w:t>
              </w:r>
            </w:ins>
          </w:p>
        </w:tc>
        <w:tc>
          <w:tcPr>
            <w:tcW w:w="1143" w:type="dxa"/>
            <w:vAlign w:val="center"/>
            <w:tcPrChange w:id="958" w:author="Alexander Waters" w:date="2022-08-23T14:25:00Z">
              <w:tcPr>
                <w:tcW w:w="2184" w:type="dxa"/>
                <w:vAlign w:val="center"/>
              </w:tcPr>
            </w:tcPrChange>
          </w:tcPr>
          <w:p w14:paraId="2B978720" w14:textId="77777777" w:rsidR="00912570" w:rsidRPr="00546D8D" w:rsidRDefault="00287984">
            <w:pPr>
              <w:rPr>
                <w:ins w:id="959" w:author="Alexander Waters" w:date="2022-08-23T13:08:00Z"/>
                <w:rFonts w:ascii="Cambria" w:hAnsi="Cambria" w:cs="Arial"/>
              </w:rPr>
              <w:pPrChange w:id="960" w:author="Alexander Waters" w:date="2022-08-23T13:21:00Z">
                <w:pPr>
                  <w:jc w:val="center"/>
                </w:pPr>
              </w:pPrChange>
            </w:pPr>
            <w:customXmlInsRangeStart w:id="961" w:author="Alexander Waters" w:date="2022-08-23T13:08:00Z"/>
            <w:sdt>
              <w:sdtPr>
                <w:rPr>
                  <w:rFonts w:ascii="Cambria" w:hAnsi="Cambria" w:cs="Arial"/>
                </w:rPr>
                <w:id w:val="-1136562638"/>
                <w14:checkbox>
                  <w14:checked w14:val="0"/>
                  <w14:checkedState w14:val="2612" w14:font="MS Gothic"/>
                  <w14:uncheckedState w14:val="2610" w14:font="MS Gothic"/>
                </w14:checkbox>
              </w:sdtPr>
              <w:sdtEndPr/>
              <w:sdtContent>
                <w:customXmlInsRangeEnd w:id="961"/>
                <w:ins w:id="962" w:author="Alexander Waters" w:date="2022-08-23T13:08:00Z">
                  <w:r w:rsidR="00912570">
                    <w:rPr>
                      <w:rFonts w:ascii="MS Gothic" w:eastAsia="MS Gothic" w:hAnsi="MS Gothic" w:cs="Arial" w:hint="eastAsia"/>
                    </w:rPr>
                    <w:t>☐</w:t>
                  </w:r>
                </w:ins>
                <w:customXmlInsRangeStart w:id="963" w:author="Alexander Waters" w:date="2022-08-23T13:08:00Z"/>
              </w:sdtContent>
            </w:sdt>
            <w:customXmlInsRangeEnd w:id="963"/>
            <w:ins w:id="964" w:author="Alexander Waters" w:date="2022-08-23T13:08:00Z">
              <w:r w:rsidR="00912570">
                <w:rPr>
                  <w:rFonts w:ascii="Cambria" w:hAnsi="Cambria" w:cs="Arial"/>
                </w:rPr>
                <w:t>YES</w:t>
              </w:r>
            </w:ins>
          </w:p>
          <w:p w14:paraId="5E13CC13" w14:textId="253C736D" w:rsidR="00724C9A" w:rsidRDefault="00287984">
            <w:pPr>
              <w:rPr>
                <w:ins w:id="965" w:author="Alexander Waters" w:date="2022-08-23T13:02:00Z"/>
                <w:rFonts w:ascii="Cambria" w:hAnsi="Cambria" w:cs="Arial"/>
              </w:rPr>
              <w:pPrChange w:id="966" w:author="Alexander Waters" w:date="2022-08-23T13:21:00Z">
                <w:pPr>
                  <w:jc w:val="center"/>
                </w:pPr>
              </w:pPrChange>
            </w:pPr>
            <w:customXmlInsRangeStart w:id="967" w:author="Alexander Waters" w:date="2022-08-23T13:08:00Z"/>
            <w:sdt>
              <w:sdtPr>
                <w:rPr>
                  <w:rFonts w:ascii="Cambria" w:hAnsi="Cambria" w:cs="Arial"/>
                </w:rPr>
                <w:id w:val="-1047056456"/>
                <w14:checkbox>
                  <w14:checked w14:val="0"/>
                  <w14:checkedState w14:val="2612" w14:font="MS Gothic"/>
                  <w14:uncheckedState w14:val="2610" w14:font="MS Gothic"/>
                </w14:checkbox>
              </w:sdtPr>
              <w:sdtEndPr/>
              <w:sdtContent>
                <w:customXmlInsRangeEnd w:id="967"/>
                <w:ins w:id="968" w:author="Alexander Waters" w:date="2022-08-23T13:08:00Z">
                  <w:r w:rsidR="00912570">
                    <w:rPr>
                      <w:rFonts w:ascii="MS Gothic" w:eastAsia="MS Gothic" w:hAnsi="MS Gothic" w:cs="Arial" w:hint="eastAsia"/>
                    </w:rPr>
                    <w:t>☐</w:t>
                  </w:r>
                </w:ins>
                <w:customXmlInsRangeStart w:id="969" w:author="Alexander Waters" w:date="2022-08-23T13:08:00Z"/>
              </w:sdtContent>
            </w:sdt>
            <w:customXmlInsRangeEnd w:id="969"/>
            <w:ins w:id="970" w:author="Alexander Waters" w:date="2022-08-23T13:08:00Z">
              <w:r w:rsidR="00912570">
                <w:rPr>
                  <w:rFonts w:ascii="Cambria" w:hAnsi="Cambria" w:cs="Arial"/>
                </w:rPr>
                <w:t>NO</w:t>
              </w:r>
            </w:ins>
          </w:p>
        </w:tc>
      </w:tr>
      <w:tr w:rsidR="00580BE8" w:rsidRPr="00546D8D" w14:paraId="091651CB" w14:textId="77777777" w:rsidTr="00EF5FE5">
        <w:trPr>
          <w:cantSplit/>
          <w:trHeight w:val="755"/>
          <w:jc w:val="center"/>
          <w:ins w:id="971" w:author="Alexander Waters" w:date="2022-08-23T13:02:00Z"/>
          <w:trPrChange w:id="972" w:author="Alexander Waters" w:date="2022-08-23T15:01:00Z">
            <w:trPr>
              <w:trHeight w:val="737"/>
            </w:trPr>
          </w:trPrChange>
        </w:trPr>
        <w:tc>
          <w:tcPr>
            <w:tcW w:w="9720" w:type="dxa"/>
            <w:gridSpan w:val="7"/>
            <w:vAlign w:val="center"/>
            <w:tcPrChange w:id="973" w:author="Alexander Waters" w:date="2022-08-23T15:01:00Z">
              <w:tcPr>
                <w:tcW w:w="9720" w:type="dxa"/>
                <w:gridSpan w:val="7"/>
                <w:vAlign w:val="center"/>
              </w:tcPr>
            </w:tcPrChange>
          </w:tcPr>
          <w:p w14:paraId="38E76029" w14:textId="47B985A2" w:rsidR="00580BE8" w:rsidRDefault="00580BE8" w:rsidP="0037006B">
            <w:pPr>
              <w:rPr>
                <w:ins w:id="974" w:author="Alexander Waters" w:date="2022-08-23T13:02:00Z"/>
                <w:rFonts w:ascii="Cambria" w:hAnsi="Cambria" w:cs="Arial"/>
              </w:rPr>
            </w:pPr>
            <w:ins w:id="975" w:author="Alexander Waters" w:date="2022-08-23T13:02:00Z">
              <w:r>
                <w:rPr>
                  <w:rFonts w:ascii="Cambria" w:hAnsi="Cambria" w:cs="Arial"/>
                </w:rPr>
                <w:t xml:space="preserve">Evaluation of </w:t>
              </w:r>
            </w:ins>
            <w:ins w:id="976" w:author="Alexander Waters" w:date="2022-08-23T13:23:00Z">
              <w:r w:rsidR="00494E8D">
                <w:rPr>
                  <w:rFonts w:ascii="Cambria" w:hAnsi="Cambria" w:cs="Arial"/>
                </w:rPr>
                <w:t>equipment installation</w:t>
              </w:r>
            </w:ins>
            <w:ins w:id="977" w:author="Alexander Waters" w:date="2022-08-23T13:02:00Z">
              <w:r>
                <w:rPr>
                  <w:rFonts w:ascii="Cambria" w:hAnsi="Cambria" w:cs="Arial"/>
                </w:rPr>
                <w:t xml:space="preserve"> information:</w:t>
              </w:r>
            </w:ins>
          </w:p>
          <w:p w14:paraId="60BB3613" w14:textId="06FB735E" w:rsidR="00580BE8" w:rsidRDefault="00287984" w:rsidP="002E2DB8">
            <w:pPr>
              <w:jc w:val="center"/>
              <w:rPr>
                <w:ins w:id="978" w:author="Alexander Waters" w:date="2022-08-23T13:02:00Z"/>
                <w:rFonts w:ascii="Cambria" w:hAnsi="Cambria" w:cs="Arial"/>
              </w:rPr>
            </w:pPr>
            <w:customXmlInsRangeStart w:id="979" w:author="Alexander Waters" w:date="2022-08-23T13:02:00Z"/>
            <w:sdt>
              <w:sdtPr>
                <w:rPr>
                  <w:rFonts w:ascii="Cambria" w:hAnsi="Cambria" w:cs="Arial"/>
                </w:rPr>
                <w:id w:val="879134123"/>
                <w14:checkbox>
                  <w14:checked w14:val="0"/>
                  <w14:checkedState w14:val="2612" w14:font="MS Gothic"/>
                  <w14:uncheckedState w14:val="2610" w14:font="MS Gothic"/>
                </w14:checkbox>
              </w:sdtPr>
              <w:sdtEndPr/>
              <w:sdtContent>
                <w:customXmlInsRangeEnd w:id="979"/>
                <w:ins w:id="980" w:author="Alexander Waters" w:date="2022-08-23T13:02:00Z">
                  <w:r w:rsidR="00580BE8">
                    <w:rPr>
                      <w:rFonts w:ascii="MS Gothic" w:eastAsia="MS Gothic" w:hAnsi="MS Gothic" w:cs="Arial" w:hint="eastAsia"/>
                    </w:rPr>
                    <w:t>☐</w:t>
                  </w:r>
                </w:ins>
                <w:customXmlInsRangeStart w:id="981" w:author="Alexander Waters" w:date="2022-08-23T13:02:00Z"/>
              </w:sdtContent>
            </w:sdt>
            <w:customXmlInsRangeEnd w:id="981"/>
            <w:ins w:id="982" w:author="Alexander Waters" w:date="2022-08-23T13:02:00Z">
              <w:r w:rsidR="00580BE8">
                <w:rPr>
                  <w:rFonts w:ascii="Cambria" w:hAnsi="Cambria" w:cs="Arial"/>
                </w:rPr>
                <w:t>PASSED</w:t>
              </w:r>
              <w:r w:rsidR="00580BE8">
                <w:tab/>
              </w:r>
              <w:r w:rsidR="00580BE8">
                <w:tab/>
              </w:r>
            </w:ins>
            <w:customXmlInsRangeStart w:id="983" w:author="Alexander Waters" w:date="2022-08-23T13:02:00Z"/>
            <w:sdt>
              <w:sdtPr>
                <w:rPr>
                  <w:rFonts w:ascii="Cambria" w:hAnsi="Cambria" w:cs="Arial"/>
                </w:rPr>
                <w:id w:val="1524439281"/>
                <w14:checkbox>
                  <w14:checked w14:val="0"/>
                  <w14:checkedState w14:val="2612" w14:font="MS Gothic"/>
                  <w14:uncheckedState w14:val="2610" w14:font="MS Gothic"/>
                </w14:checkbox>
              </w:sdtPr>
              <w:sdtEndPr/>
              <w:sdtContent>
                <w:customXmlInsRangeEnd w:id="983"/>
                <w:ins w:id="984" w:author="Alexander Waters" w:date="2022-08-23T13:02:00Z">
                  <w:r w:rsidR="00580BE8">
                    <w:rPr>
                      <w:rFonts w:ascii="MS Gothic" w:eastAsia="MS Gothic" w:hAnsi="MS Gothic" w:cs="Arial" w:hint="eastAsia"/>
                    </w:rPr>
                    <w:t>☐</w:t>
                  </w:r>
                </w:ins>
                <w:customXmlInsRangeStart w:id="985" w:author="Alexander Waters" w:date="2022-08-23T13:02:00Z"/>
              </w:sdtContent>
            </w:sdt>
            <w:customXmlInsRangeEnd w:id="985"/>
            <w:ins w:id="986" w:author="Alexander Waters" w:date="2022-08-23T13:02:00Z">
              <w:r w:rsidR="00580BE8">
                <w:rPr>
                  <w:rFonts w:ascii="Cambria" w:hAnsi="Cambria" w:cs="Arial"/>
                </w:rPr>
                <w:t>FAILED</w:t>
              </w:r>
            </w:ins>
          </w:p>
        </w:tc>
      </w:tr>
      <w:tr w:rsidR="00580BE8" w:rsidRPr="00546D8D" w14:paraId="1577A227" w14:textId="77777777" w:rsidTr="00EF5FE5">
        <w:trPr>
          <w:cantSplit/>
          <w:trHeight w:val="899"/>
          <w:jc w:val="center"/>
          <w:ins w:id="987" w:author="Alexander Waters" w:date="2022-08-23T13:02:00Z"/>
          <w:trPrChange w:id="988" w:author="Alexander Waters" w:date="2022-08-23T15:02:00Z">
            <w:trPr>
              <w:trHeight w:val="1313"/>
            </w:trPr>
          </w:trPrChange>
        </w:trPr>
        <w:tc>
          <w:tcPr>
            <w:tcW w:w="1465" w:type="dxa"/>
            <w:tcPrChange w:id="989" w:author="Alexander Waters" w:date="2022-08-23T15:02:00Z">
              <w:tcPr>
                <w:tcW w:w="1465" w:type="dxa"/>
              </w:tcPr>
            </w:tcPrChange>
          </w:tcPr>
          <w:p w14:paraId="384C98E3" w14:textId="77777777" w:rsidR="00580BE8" w:rsidRPr="00546D8D" w:rsidRDefault="00580BE8" w:rsidP="0037006B">
            <w:pPr>
              <w:jc w:val="center"/>
              <w:rPr>
                <w:ins w:id="990" w:author="Alexander Waters" w:date="2022-08-23T13:02:00Z"/>
                <w:rFonts w:ascii="Cambria" w:hAnsi="Cambria" w:cs="Arial"/>
              </w:rPr>
            </w:pPr>
            <w:ins w:id="991" w:author="Alexander Waters" w:date="2022-08-23T13:02:00Z">
              <w:r>
                <w:rPr>
                  <w:rFonts w:ascii="Cambria" w:hAnsi="Cambria" w:cs="Arial"/>
                </w:rPr>
                <w:t>Comments:</w:t>
              </w:r>
            </w:ins>
          </w:p>
        </w:tc>
        <w:tc>
          <w:tcPr>
            <w:tcW w:w="8255" w:type="dxa"/>
            <w:gridSpan w:val="6"/>
            <w:tcPrChange w:id="992" w:author="Alexander Waters" w:date="2022-08-23T15:02:00Z">
              <w:tcPr>
                <w:tcW w:w="8255" w:type="dxa"/>
                <w:gridSpan w:val="6"/>
              </w:tcPr>
            </w:tcPrChange>
          </w:tcPr>
          <w:p w14:paraId="6D920285" w14:textId="77777777" w:rsidR="00580BE8" w:rsidRPr="00546D8D" w:rsidRDefault="00287984" w:rsidP="0037006B">
            <w:pPr>
              <w:rPr>
                <w:ins w:id="993" w:author="Alexander Waters" w:date="2022-08-23T13:02:00Z"/>
                <w:rFonts w:ascii="Cambria" w:hAnsi="Cambria"/>
              </w:rPr>
            </w:pPr>
            <w:customXmlInsRangeStart w:id="994" w:author="Alexander Waters" w:date="2022-08-23T13:02:00Z"/>
            <w:sdt>
              <w:sdtPr>
                <w:rPr>
                  <w:rFonts w:ascii="Cambria" w:hAnsi="Cambria" w:cs="Arial"/>
                </w:rPr>
                <w:id w:val="667137553"/>
                <w14:checkbox>
                  <w14:checked w14:val="0"/>
                  <w14:checkedState w14:val="2612" w14:font="MS Gothic"/>
                  <w14:uncheckedState w14:val="2610" w14:font="MS Gothic"/>
                </w14:checkbox>
              </w:sdtPr>
              <w:sdtEndPr/>
              <w:sdtContent>
                <w:customXmlInsRangeEnd w:id="994"/>
                <w:ins w:id="995" w:author="Alexander Waters" w:date="2022-08-23T13:02:00Z">
                  <w:r w:rsidR="00580BE8">
                    <w:rPr>
                      <w:rFonts w:ascii="MS Gothic" w:eastAsia="MS Gothic" w:hAnsi="MS Gothic" w:cs="Arial" w:hint="eastAsia"/>
                    </w:rPr>
                    <w:t>☐</w:t>
                  </w:r>
                </w:ins>
                <w:customXmlInsRangeStart w:id="996" w:author="Alexander Waters" w:date="2022-08-23T13:02:00Z"/>
              </w:sdtContent>
            </w:sdt>
            <w:customXmlInsRangeEnd w:id="996"/>
            <w:ins w:id="997" w:author="Alexander Waters" w:date="2022-08-23T13:02:00Z">
              <w:r w:rsidR="00580BE8">
                <w:rPr>
                  <w:rFonts w:ascii="Cambria" w:hAnsi="Cambria" w:cs="Arial"/>
                </w:rPr>
                <w:t>N/A</w:t>
              </w:r>
            </w:ins>
          </w:p>
        </w:tc>
      </w:tr>
      <w:tr w:rsidR="00580BE8" w:rsidRPr="00546D8D" w14:paraId="6A238452" w14:textId="77777777" w:rsidTr="008C170E">
        <w:trPr>
          <w:cantSplit/>
          <w:jc w:val="center"/>
          <w:ins w:id="998" w:author="Alexander Waters" w:date="2022-08-23T13:02:00Z"/>
        </w:trPr>
        <w:tc>
          <w:tcPr>
            <w:tcW w:w="2528" w:type="dxa"/>
            <w:gridSpan w:val="2"/>
            <w:shd w:val="clear" w:color="auto" w:fill="BFBFBF" w:themeFill="background1" w:themeFillShade="BF"/>
            <w:vAlign w:val="center"/>
            <w:tcPrChange w:id="999" w:author="Alexander Waters" w:date="2022-08-23T14:25:00Z">
              <w:tcPr>
                <w:tcW w:w="2534" w:type="dxa"/>
                <w:gridSpan w:val="2"/>
                <w:shd w:val="clear" w:color="auto" w:fill="BFBFBF" w:themeFill="background1" w:themeFillShade="BF"/>
                <w:vAlign w:val="center"/>
              </w:tcPr>
            </w:tcPrChange>
          </w:tcPr>
          <w:p w14:paraId="29947322" w14:textId="77777777" w:rsidR="00580BE8" w:rsidRPr="00546D8D" w:rsidRDefault="00580BE8" w:rsidP="0037006B">
            <w:pPr>
              <w:jc w:val="center"/>
              <w:rPr>
                <w:ins w:id="1000" w:author="Alexander Waters" w:date="2022-08-23T13:02:00Z"/>
                <w:rFonts w:ascii="Cambria" w:hAnsi="Cambria" w:cs="Arial"/>
                <w:b/>
                <w:bCs/>
              </w:rPr>
            </w:pPr>
            <w:ins w:id="1001" w:author="Alexander Waters" w:date="2022-08-23T13:02:00Z">
              <w:r w:rsidRPr="00546D8D">
                <w:rPr>
                  <w:rFonts w:ascii="Cambria" w:hAnsi="Cambria" w:cs="Arial"/>
                  <w:b/>
                  <w:bCs/>
                </w:rPr>
                <w:t>Verification</w:t>
              </w:r>
            </w:ins>
          </w:p>
        </w:tc>
        <w:tc>
          <w:tcPr>
            <w:tcW w:w="3389" w:type="dxa"/>
            <w:gridSpan w:val="3"/>
            <w:shd w:val="clear" w:color="auto" w:fill="BFBFBF" w:themeFill="background1" w:themeFillShade="BF"/>
            <w:tcPrChange w:id="1002" w:author="Alexander Waters" w:date="2022-08-23T14:25:00Z">
              <w:tcPr>
                <w:tcW w:w="3406" w:type="dxa"/>
                <w:gridSpan w:val="3"/>
                <w:shd w:val="clear" w:color="auto" w:fill="BFBFBF" w:themeFill="background1" w:themeFillShade="BF"/>
              </w:tcPr>
            </w:tcPrChange>
          </w:tcPr>
          <w:p w14:paraId="3F11A556" w14:textId="77777777" w:rsidR="00580BE8" w:rsidRPr="00546D8D" w:rsidRDefault="00580BE8" w:rsidP="0037006B">
            <w:pPr>
              <w:jc w:val="center"/>
              <w:rPr>
                <w:ins w:id="1003" w:author="Alexander Waters" w:date="2022-08-23T13:02:00Z"/>
                <w:rFonts w:ascii="Cambria" w:hAnsi="Cambria"/>
                <w:b/>
                <w:bCs/>
              </w:rPr>
            </w:pPr>
            <w:ins w:id="1004" w:author="Alexander Waters" w:date="2022-08-23T13:02:00Z">
              <w:r>
                <w:rPr>
                  <w:rFonts w:ascii="Cambria" w:hAnsi="Cambria"/>
                  <w:b/>
                  <w:bCs/>
                </w:rPr>
                <w:t>Initials</w:t>
              </w:r>
            </w:ins>
          </w:p>
        </w:tc>
        <w:tc>
          <w:tcPr>
            <w:tcW w:w="3803" w:type="dxa"/>
            <w:gridSpan w:val="2"/>
            <w:shd w:val="clear" w:color="auto" w:fill="BFBFBF" w:themeFill="background1" w:themeFillShade="BF"/>
            <w:vAlign w:val="center"/>
            <w:tcPrChange w:id="1005" w:author="Alexander Waters" w:date="2022-08-23T14:25:00Z">
              <w:tcPr>
                <w:tcW w:w="3780" w:type="dxa"/>
                <w:gridSpan w:val="2"/>
                <w:shd w:val="clear" w:color="auto" w:fill="BFBFBF" w:themeFill="background1" w:themeFillShade="BF"/>
                <w:vAlign w:val="center"/>
              </w:tcPr>
            </w:tcPrChange>
          </w:tcPr>
          <w:p w14:paraId="2300A0BF" w14:textId="77777777" w:rsidR="00580BE8" w:rsidRPr="00546D8D" w:rsidRDefault="00580BE8" w:rsidP="0037006B">
            <w:pPr>
              <w:jc w:val="center"/>
              <w:rPr>
                <w:ins w:id="1006" w:author="Alexander Waters" w:date="2022-08-23T13:02:00Z"/>
                <w:rFonts w:ascii="Cambria" w:hAnsi="Cambria"/>
                <w:b/>
                <w:bCs/>
              </w:rPr>
            </w:pPr>
            <w:ins w:id="1007" w:author="Alexander Waters" w:date="2022-08-23T13:02:00Z">
              <w:r w:rsidRPr="00546D8D">
                <w:rPr>
                  <w:rFonts w:ascii="Cambria" w:hAnsi="Cambria"/>
                  <w:b/>
                  <w:bCs/>
                </w:rPr>
                <w:t>Date</w:t>
              </w:r>
            </w:ins>
          </w:p>
        </w:tc>
      </w:tr>
      <w:tr w:rsidR="00580BE8" w:rsidRPr="00546D8D" w14:paraId="1505C4D8" w14:textId="77777777" w:rsidTr="008C170E">
        <w:trPr>
          <w:cantSplit/>
          <w:trHeight w:val="512"/>
          <w:jc w:val="center"/>
          <w:ins w:id="1008" w:author="Alexander Waters" w:date="2022-08-23T13:02:00Z"/>
          <w:trPrChange w:id="1009" w:author="Alexander Waters" w:date="2022-08-23T14:25:00Z">
            <w:trPr>
              <w:trHeight w:val="512"/>
            </w:trPr>
          </w:trPrChange>
        </w:trPr>
        <w:tc>
          <w:tcPr>
            <w:tcW w:w="2528" w:type="dxa"/>
            <w:gridSpan w:val="2"/>
            <w:vAlign w:val="center"/>
            <w:tcPrChange w:id="1010" w:author="Alexander Waters" w:date="2022-08-23T14:25:00Z">
              <w:tcPr>
                <w:tcW w:w="2534" w:type="dxa"/>
                <w:gridSpan w:val="2"/>
                <w:vAlign w:val="center"/>
              </w:tcPr>
            </w:tcPrChange>
          </w:tcPr>
          <w:p w14:paraId="6F981BD2" w14:textId="77777777" w:rsidR="00580BE8" w:rsidRPr="00546D8D" w:rsidRDefault="00580BE8" w:rsidP="0037006B">
            <w:pPr>
              <w:jc w:val="center"/>
              <w:rPr>
                <w:ins w:id="1011" w:author="Alexander Waters" w:date="2022-08-23T13:02:00Z"/>
                <w:rFonts w:ascii="Cambria" w:hAnsi="Cambria" w:cs="Arial"/>
              </w:rPr>
            </w:pPr>
            <w:ins w:id="1012" w:author="Alexander Waters" w:date="2022-08-23T13:02:00Z">
              <w:r>
                <w:rPr>
                  <w:rFonts w:ascii="Cambria" w:hAnsi="Cambria" w:cs="Arial"/>
                </w:rPr>
                <w:t>Verified By:</w:t>
              </w:r>
            </w:ins>
          </w:p>
        </w:tc>
        <w:tc>
          <w:tcPr>
            <w:tcW w:w="3389" w:type="dxa"/>
            <w:gridSpan w:val="3"/>
            <w:tcPrChange w:id="1013" w:author="Alexander Waters" w:date="2022-08-23T14:25:00Z">
              <w:tcPr>
                <w:tcW w:w="3406" w:type="dxa"/>
                <w:gridSpan w:val="3"/>
              </w:tcPr>
            </w:tcPrChange>
          </w:tcPr>
          <w:p w14:paraId="397045EB" w14:textId="77777777" w:rsidR="00580BE8" w:rsidRPr="00546D8D" w:rsidRDefault="00580BE8" w:rsidP="0037006B">
            <w:pPr>
              <w:jc w:val="center"/>
              <w:rPr>
                <w:ins w:id="1014" w:author="Alexander Waters" w:date="2022-08-23T13:02:00Z"/>
                <w:rFonts w:ascii="Cambria" w:hAnsi="Cambria"/>
              </w:rPr>
            </w:pPr>
          </w:p>
        </w:tc>
        <w:tc>
          <w:tcPr>
            <w:tcW w:w="3803" w:type="dxa"/>
            <w:gridSpan w:val="2"/>
            <w:vAlign w:val="center"/>
            <w:tcPrChange w:id="1015" w:author="Alexander Waters" w:date="2022-08-23T14:25:00Z">
              <w:tcPr>
                <w:tcW w:w="3780" w:type="dxa"/>
                <w:gridSpan w:val="2"/>
                <w:vAlign w:val="center"/>
              </w:tcPr>
            </w:tcPrChange>
          </w:tcPr>
          <w:p w14:paraId="23372150" w14:textId="77777777" w:rsidR="00580BE8" w:rsidRPr="00546D8D" w:rsidRDefault="00580BE8" w:rsidP="0037006B">
            <w:pPr>
              <w:jc w:val="center"/>
              <w:rPr>
                <w:ins w:id="1016" w:author="Alexander Waters" w:date="2022-08-23T13:02:00Z"/>
                <w:rFonts w:ascii="Cambria" w:hAnsi="Cambria"/>
              </w:rPr>
            </w:pPr>
          </w:p>
        </w:tc>
      </w:tr>
      <w:tr w:rsidR="00580BE8" w:rsidRPr="00546D8D" w14:paraId="066F2620" w14:textId="77777777" w:rsidTr="008C170E">
        <w:trPr>
          <w:cantSplit/>
          <w:trHeight w:val="431"/>
          <w:jc w:val="center"/>
          <w:ins w:id="1017" w:author="Alexander Waters" w:date="2022-08-23T13:02:00Z"/>
          <w:trPrChange w:id="1018" w:author="Alexander Waters" w:date="2022-08-23T14:25:00Z">
            <w:trPr>
              <w:trHeight w:val="431"/>
            </w:trPr>
          </w:trPrChange>
        </w:trPr>
        <w:tc>
          <w:tcPr>
            <w:tcW w:w="2528" w:type="dxa"/>
            <w:gridSpan w:val="2"/>
            <w:vAlign w:val="center"/>
            <w:tcPrChange w:id="1019" w:author="Alexander Waters" w:date="2022-08-23T14:25:00Z">
              <w:tcPr>
                <w:tcW w:w="2534" w:type="dxa"/>
                <w:gridSpan w:val="2"/>
                <w:vAlign w:val="center"/>
              </w:tcPr>
            </w:tcPrChange>
          </w:tcPr>
          <w:p w14:paraId="195D5096" w14:textId="77777777" w:rsidR="00580BE8" w:rsidRPr="00546D8D" w:rsidRDefault="00580BE8" w:rsidP="0037006B">
            <w:pPr>
              <w:jc w:val="center"/>
              <w:rPr>
                <w:ins w:id="1020" w:author="Alexander Waters" w:date="2022-08-23T13:02:00Z"/>
                <w:rFonts w:ascii="Cambria" w:hAnsi="Cambria" w:cs="Arial"/>
              </w:rPr>
            </w:pPr>
            <w:ins w:id="1021" w:author="Alexander Waters" w:date="2022-08-23T13:02:00Z">
              <w:r>
                <w:rPr>
                  <w:rFonts w:ascii="Cambria" w:hAnsi="Cambria" w:cs="Arial"/>
                </w:rPr>
                <w:t>Quality Reviewed By:</w:t>
              </w:r>
            </w:ins>
          </w:p>
        </w:tc>
        <w:tc>
          <w:tcPr>
            <w:tcW w:w="3389" w:type="dxa"/>
            <w:gridSpan w:val="3"/>
            <w:tcPrChange w:id="1022" w:author="Alexander Waters" w:date="2022-08-23T14:25:00Z">
              <w:tcPr>
                <w:tcW w:w="3406" w:type="dxa"/>
                <w:gridSpan w:val="3"/>
              </w:tcPr>
            </w:tcPrChange>
          </w:tcPr>
          <w:p w14:paraId="2BE95439" w14:textId="0DB0FB3B" w:rsidR="00580BE8" w:rsidRPr="00546D8D" w:rsidRDefault="00580BE8">
            <w:pPr>
              <w:tabs>
                <w:tab w:val="left" w:pos="2160"/>
              </w:tabs>
              <w:rPr>
                <w:ins w:id="1023" w:author="Alexander Waters" w:date="2022-08-23T13:02:00Z"/>
                <w:rFonts w:ascii="Cambria" w:hAnsi="Cambria"/>
              </w:rPr>
              <w:pPrChange w:id="1024" w:author="Alexander Waters" w:date="2022-08-23T15:01:00Z">
                <w:pPr>
                  <w:jc w:val="center"/>
                </w:pPr>
              </w:pPrChange>
            </w:pPr>
          </w:p>
        </w:tc>
        <w:tc>
          <w:tcPr>
            <w:tcW w:w="3803" w:type="dxa"/>
            <w:gridSpan w:val="2"/>
            <w:vAlign w:val="center"/>
            <w:tcPrChange w:id="1025" w:author="Alexander Waters" w:date="2022-08-23T14:25:00Z">
              <w:tcPr>
                <w:tcW w:w="3780" w:type="dxa"/>
                <w:gridSpan w:val="2"/>
                <w:vAlign w:val="center"/>
              </w:tcPr>
            </w:tcPrChange>
          </w:tcPr>
          <w:p w14:paraId="3150DE5B" w14:textId="77777777" w:rsidR="00580BE8" w:rsidRPr="00546D8D" w:rsidRDefault="00580BE8" w:rsidP="0037006B">
            <w:pPr>
              <w:jc w:val="center"/>
              <w:rPr>
                <w:ins w:id="1026" w:author="Alexander Waters" w:date="2022-08-23T13:02:00Z"/>
                <w:rFonts w:ascii="Cambria" w:hAnsi="Cambria"/>
              </w:rPr>
            </w:pPr>
          </w:p>
        </w:tc>
      </w:tr>
    </w:tbl>
    <w:p w14:paraId="0828C47D" w14:textId="1F06A67C" w:rsidR="00EF5FE5" w:rsidRDefault="00EF5FE5">
      <w:pPr>
        <w:rPr>
          <w:ins w:id="1027" w:author="Alexander Waters" w:date="2022-08-23T15:02:00Z"/>
          <w:rFonts w:ascii="Cambria" w:hAnsi="Cambria" w:cs="Arial"/>
          <w:b/>
          <w:u w:val="single"/>
        </w:rPr>
      </w:pPr>
    </w:p>
    <w:tbl>
      <w:tblPr>
        <w:tblStyle w:val="TableGrid"/>
        <w:tblW w:w="9720" w:type="dxa"/>
        <w:jc w:val="center"/>
        <w:tblLook w:val="04A0" w:firstRow="1" w:lastRow="0" w:firstColumn="1" w:lastColumn="0" w:noHBand="0" w:noVBand="1"/>
      </w:tblPr>
      <w:tblGrid>
        <w:gridCol w:w="1465"/>
        <w:gridCol w:w="240"/>
        <w:gridCol w:w="823"/>
        <w:gridCol w:w="1607"/>
        <w:gridCol w:w="1710"/>
        <w:gridCol w:w="72"/>
        <w:gridCol w:w="2660"/>
        <w:gridCol w:w="1143"/>
        <w:tblGridChange w:id="1028">
          <w:tblGrid>
            <w:gridCol w:w="1465"/>
            <w:gridCol w:w="240"/>
            <w:gridCol w:w="450"/>
            <w:gridCol w:w="373"/>
            <w:gridCol w:w="257"/>
            <w:gridCol w:w="3060"/>
            <w:gridCol w:w="72"/>
            <w:gridCol w:w="335"/>
            <w:gridCol w:w="2325"/>
            <w:gridCol w:w="1143"/>
          </w:tblGrid>
        </w:tblGridChange>
      </w:tblGrid>
      <w:tr w:rsidR="00D056F1" w:rsidRPr="00546D8D" w14:paraId="195AE042" w14:textId="77777777" w:rsidTr="0037006B">
        <w:trPr>
          <w:cantSplit/>
          <w:jc w:val="center"/>
          <w:ins w:id="1029" w:author="Alexander Waters" w:date="2022-08-23T15:02:00Z"/>
        </w:trPr>
        <w:tc>
          <w:tcPr>
            <w:tcW w:w="9720" w:type="dxa"/>
            <w:gridSpan w:val="8"/>
            <w:shd w:val="clear" w:color="auto" w:fill="BFBFBF" w:themeFill="background1" w:themeFillShade="BF"/>
          </w:tcPr>
          <w:p w14:paraId="66244AEA" w14:textId="3B11F793" w:rsidR="00D056F1" w:rsidRPr="00546D8D" w:rsidRDefault="00D17F50" w:rsidP="0037006B">
            <w:pPr>
              <w:jc w:val="center"/>
              <w:rPr>
                <w:ins w:id="1030" w:author="Alexander Waters" w:date="2022-08-23T15:02:00Z"/>
                <w:rFonts w:ascii="Cambria" w:hAnsi="Cambria"/>
                <w:b/>
                <w:bCs/>
              </w:rPr>
            </w:pPr>
            <w:ins w:id="1031" w:author="Alexander Waters" w:date="2022-08-23T15:03:00Z">
              <w:r>
                <w:rPr>
                  <w:rFonts w:ascii="Cambria" w:hAnsi="Cambria"/>
                  <w:b/>
                  <w:spacing w:val="-10"/>
                </w:rPr>
                <w:lastRenderedPageBreak/>
                <w:t>Equipment Utilities</w:t>
              </w:r>
            </w:ins>
          </w:p>
        </w:tc>
      </w:tr>
      <w:tr w:rsidR="00D056F1" w:rsidRPr="006615B5" w14:paraId="703ABF80" w14:textId="77777777" w:rsidTr="0037006B">
        <w:trPr>
          <w:cantSplit/>
          <w:jc w:val="center"/>
          <w:ins w:id="1032" w:author="Alexander Waters" w:date="2022-08-23T15:02:00Z"/>
        </w:trPr>
        <w:tc>
          <w:tcPr>
            <w:tcW w:w="9720" w:type="dxa"/>
            <w:gridSpan w:val="8"/>
          </w:tcPr>
          <w:p w14:paraId="4E59F102" w14:textId="6EE0A130" w:rsidR="00D056F1" w:rsidRPr="0037006B" w:rsidRDefault="00D056F1" w:rsidP="0037006B">
            <w:pPr>
              <w:pStyle w:val="ListParagraph"/>
              <w:numPr>
                <w:ilvl w:val="0"/>
                <w:numId w:val="13"/>
              </w:numPr>
              <w:rPr>
                <w:ins w:id="1033" w:author="Alexander Waters" w:date="2022-08-23T15:02:00Z"/>
                <w:rFonts w:ascii="Cambria" w:hAnsi="Cambria"/>
              </w:rPr>
            </w:pPr>
            <w:ins w:id="1034" w:author="Alexander Waters" w:date="2022-08-23T15:02:00Z">
              <w:r w:rsidRPr="0037006B">
                <w:rPr>
                  <w:rFonts w:ascii="Cambria" w:eastAsia="Times New Roman" w:hAnsi="Cambria" w:cs="Arial"/>
                  <w:bCs/>
                  <w:sz w:val="24"/>
                  <w:szCs w:val="24"/>
                </w:rPr>
                <w:t xml:space="preserve">Verify </w:t>
              </w:r>
              <w:r>
                <w:rPr>
                  <w:rFonts w:ascii="Cambria" w:eastAsia="Times New Roman" w:hAnsi="Cambria" w:cs="Arial"/>
                  <w:bCs/>
                  <w:sz w:val="24"/>
                  <w:szCs w:val="24"/>
                </w:rPr>
                <w:t xml:space="preserve">and record </w:t>
              </w:r>
              <w:r w:rsidRPr="0037006B">
                <w:rPr>
                  <w:rFonts w:ascii="Cambria" w:eastAsia="Times New Roman" w:hAnsi="Cambria" w:cs="Arial"/>
                  <w:bCs/>
                  <w:sz w:val="24"/>
                  <w:szCs w:val="24"/>
                </w:rPr>
                <w:t>the</w:t>
              </w:r>
              <w:r>
                <w:rPr>
                  <w:rFonts w:ascii="Cambria" w:eastAsia="Times New Roman" w:hAnsi="Cambria" w:cs="Arial"/>
                  <w:bCs/>
                  <w:sz w:val="24"/>
                  <w:szCs w:val="24"/>
                </w:rPr>
                <w:t xml:space="preserve"> following</w:t>
              </w:r>
              <w:r w:rsidRPr="0037006B">
                <w:rPr>
                  <w:rFonts w:ascii="Cambria" w:eastAsia="Times New Roman" w:hAnsi="Cambria" w:cs="Arial"/>
                  <w:bCs/>
                  <w:sz w:val="24"/>
                  <w:szCs w:val="24"/>
                </w:rPr>
                <w:t xml:space="preserve"> </w:t>
              </w:r>
              <w:r>
                <w:rPr>
                  <w:rFonts w:ascii="Cambria" w:eastAsia="Times New Roman" w:hAnsi="Cambria" w:cs="Arial"/>
                  <w:bCs/>
                  <w:sz w:val="24"/>
                  <w:szCs w:val="24"/>
                </w:rPr>
                <w:t xml:space="preserve">equipment </w:t>
              </w:r>
            </w:ins>
            <w:ins w:id="1035" w:author="Alexander Waters" w:date="2022-08-23T15:03:00Z">
              <w:r w:rsidR="00D17F50">
                <w:rPr>
                  <w:rFonts w:ascii="Cambria" w:eastAsia="Times New Roman" w:hAnsi="Cambria" w:cs="Arial"/>
                  <w:bCs/>
                  <w:sz w:val="24"/>
                  <w:szCs w:val="24"/>
                </w:rPr>
                <w:t xml:space="preserve">utility </w:t>
              </w:r>
            </w:ins>
            <w:ins w:id="1036" w:author="Alexander Waters" w:date="2022-08-23T15:02:00Z">
              <w:r>
                <w:rPr>
                  <w:rFonts w:ascii="Cambria" w:eastAsia="Times New Roman" w:hAnsi="Cambria" w:cs="Arial"/>
                  <w:bCs/>
                  <w:sz w:val="24"/>
                  <w:szCs w:val="24"/>
                </w:rPr>
                <w:t>information.</w:t>
              </w:r>
            </w:ins>
          </w:p>
          <w:p w14:paraId="6B7FB9EF" w14:textId="77777777" w:rsidR="00D056F1" w:rsidRPr="0037006B" w:rsidRDefault="00D056F1" w:rsidP="0037006B">
            <w:pPr>
              <w:pStyle w:val="ListParagraph"/>
              <w:numPr>
                <w:ilvl w:val="0"/>
                <w:numId w:val="13"/>
              </w:numPr>
              <w:rPr>
                <w:ins w:id="1037" w:author="Alexander Waters" w:date="2022-08-23T15:02:00Z"/>
                <w:rFonts w:ascii="Cambria" w:hAnsi="Cambria"/>
              </w:rPr>
            </w:pPr>
            <w:ins w:id="1038" w:author="Alexander Waters" w:date="2022-08-23T15:02:00Z">
              <w:r>
                <w:rPr>
                  <w:rFonts w:ascii="Cambria" w:eastAsia="Times New Roman" w:hAnsi="Cambria"/>
                  <w:bCs/>
                  <w:sz w:val="24"/>
                  <w:szCs w:val="24"/>
                </w:rPr>
                <w:t>Indicate if the information is acceptable.</w:t>
              </w:r>
            </w:ins>
          </w:p>
          <w:p w14:paraId="1E0CE85B" w14:textId="77777777" w:rsidR="00D056F1" w:rsidRPr="0037006B" w:rsidRDefault="00D056F1" w:rsidP="0037006B">
            <w:pPr>
              <w:pStyle w:val="ListParagraph"/>
              <w:numPr>
                <w:ilvl w:val="0"/>
                <w:numId w:val="13"/>
              </w:numPr>
              <w:rPr>
                <w:ins w:id="1039" w:author="Alexander Waters" w:date="2022-08-23T15:02:00Z"/>
                <w:rFonts w:ascii="Cambria" w:hAnsi="Cambria"/>
              </w:rPr>
            </w:pPr>
            <w:ins w:id="1040" w:author="Alexander Waters" w:date="2022-08-23T15:02:00Z">
              <w:r w:rsidRPr="0037006B">
                <w:rPr>
                  <w:rFonts w:ascii="Cambria" w:hAnsi="Cambria"/>
                </w:rPr>
                <w:t>Record any additional information in the Comments section</w:t>
              </w:r>
              <w:r>
                <w:rPr>
                  <w:rFonts w:ascii="Cambria" w:hAnsi="Cambria"/>
                </w:rPr>
                <w:t xml:space="preserve"> or indicate N/A if no comments are necessary.</w:t>
              </w:r>
            </w:ins>
          </w:p>
        </w:tc>
      </w:tr>
      <w:tr w:rsidR="003A6041" w:rsidRPr="006615B5" w14:paraId="5086F513" w14:textId="77777777" w:rsidTr="003A6041">
        <w:trPr>
          <w:cantSplit/>
          <w:jc w:val="center"/>
          <w:ins w:id="1041" w:author="Alexander Waters" w:date="2022-08-23T15:02:00Z"/>
        </w:trPr>
        <w:tc>
          <w:tcPr>
            <w:tcW w:w="1705" w:type="dxa"/>
            <w:gridSpan w:val="2"/>
            <w:shd w:val="clear" w:color="auto" w:fill="BFBFBF" w:themeFill="background1" w:themeFillShade="BF"/>
            <w:vAlign w:val="center"/>
          </w:tcPr>
          <w:p w14:paraId="18D1868A" w14:textId="77C0F151" w:rsidR="00D056F1" w:rsidRPr="0037006B" w:rsidRDefault="000670E8" w:rsidP="0037006B">
            <w:pPr>
              <w:jc w:val="center"/>
              <w:rPr>
                <w:ins w:id="1042" w:author="Alexander Waters" w:date="2022-08-23T15:02:00Z"/>
                <w:rFonts w:ascii="Cambria" w:hAnsi="Cambria"/>
                <w:b/>
                <w:bCs/>
              </w:rPr>
            </w:pPr>
            <w:ins w:id="1043" w:author="Alexander Waters" w:date="2022-08-23T15:05:00Z">
              <w:r>
                <w:rPr>
                  <w:rFonts w:ascii="Cambria" w:hAnsi="Cambria"/>
                  <w:b/>
                  <w:bCs/>
                </w:rPr>
                <w:t>Electric Parameters</w:t>
              </w:r>
            </w:ins>
          </w:p>
        </w:tc>
        <w:tc>
          <w:tcPr>
            <w:tcW w:w="4140" w:type="dxa"/>
            <w:gridSpan w:val="3"/>
            <w:shd w:val="clear" w:color="auto" w:fill="BFBFBF" w:themeFill="background1" w:themeFillShade="BF"/>
            <w:vAlign w:val="center"/>
          </w:tcPr>
          <w:p w14:paraId="39232B7C" w14:textId="24365F44" w:rsidR="00D056F1" w:rsidRPr="0037006B" w:rsidRDefault="000670E8" w:rsidP="0037006B">
            <w:pPr>
              <w:jc w:val="center"/>
              <w:rPr>
                <w:ins w:id="1044" w:author="Alexander Waters" w:date="2022-08-23T15:02:00Z"/>
                <w:rFonts w:ascii="Cambria" w:hAnsi="Cambria" w:cs="Arial"/>
                <w:b/>
                <w:bCs/>
              </w:rPr>
            </w:pPr>
            <w:ins w:id="1045" w:author="Alexander Waters" w:date="2022-08-23T15:05:00Z">
              <w:r>
                <w:rPr>
                  <w:rFonts w:ascii="Cambria" w:hAnsi="Cambria" w:cs="Arial"/>
                  <w:b/>
                  <w:bCs/>
                </w:rPr>
                <w:t>Specified Value</w:t>
              </w:r>
            </w:ins>
          </w:p>
        </w:tc>
        <w:tc>
          <w:tcPr>
            <w:tcW w:w="2732" w:type="dxa"/>
            <w:gridSpan w:val="2"/>
            <w:shd w:val="clear" w:color="auto" w:fill="BFBFBF" w:themeFill="background1" w:themeFillShade="BF"/>
            <w:vAlign w:val="center"/>
          </w:tcPr>
          <w:p w14:paraId="1547F53D" w14:textId="4E2D9D12" w:rsidR="00D056F1" w:rsidRPr="0037006B" w:rsidRDefault="000670E8" w:rsidP="0037006B">
            <w:pPr>
              <w:jc w:val="center"/>
              <w:rPr>
                <w:ins w:id="1046" w:author="Alexander Waters" w:date="2022-08-23T15:02:00Z"/>
                <w:rFonts w:ascii="Cambria" w:hAnsi="Cambria" w:cs="Arial"/>
                <w:b/>
                <w:bCs/>
              </w:rPr>
            </w:pPr>
            <w:ins w:id="1047" w:author="Alexander Waters" w:date="2022-08-23T15:05:00Z">
              <w:r>
                <w:rPr>
                  <w:rFonts w:ascii="Cambria" w:hAnsi="Cambria" w:cs="Arial"/>
                  <w:b/>
                  <w:bCs/>
                </w:rPr>
                <w:t>Actual Value</w:t>
              </w:r>
            </w:ins>
          </w:p>
        </w:tc>
        <w:tc>
          <w:tcPr>
            <w:tcW w:w="1143" w:type="dxa"/>
            <w:shd w:val="clear" w:color="auto" w:fill="BFBFBF" w:themeFill="background1" w:themeFillShade="BF"/>
            <w:vAlign w:val="center"/>
          </w:tcPr>
          <w:p w14:paraId="0497D9B0" w14:textId="77777777" w:rsidR="00D056F1" w:rsidRPr="0037006B" w:rsidRDefault="00D056F1" w:rsidP="0037006B">
            <w:pPr>
              <w:jc w:val="center"/>
              <w:rPr>
                <w:ins w:id="1048" w:author="Alexander Waters" w:date="2022-08-23T15:02:00Z"/>
                <w:rFonts w:ascii="Cambria" w:hAnsi="Cambria" w:cs="Arial"/>
                <w:b/>
                <w:bCs/>
              </w:rPr>
            </w:pPr>
            <w:ins w:id="1049" w:author="Alexander Waters" w:date="2022-08-23T15:02:00Z">
              <w:r w:rsidRPr="0037006B">
                <w:rPr>
                  <w:rFonts w:ascii="Cambria" w:hAnsi="Cambria" w:cs="Arial"/>
                  <w:b/>
                  <w:bCs/>
                </w:rPr>
                <w:t>Accepted</w:t>
              </w:r>
            </w:ins>
          </w:p>
        </w:tc>
      </w:tr>
      <w:tr w:rsidR="003A6041" w:rsidRPr="006615B5" w14:paraId="397423B6" w14:textId="77777777" w:rsidTr="003A6041">
        <w:tblPrEx>
          <w:tblW w:w="9720" w:type="dxa"/>
          <w:jc w:val="center"/>
          <w:tblPrExChange w:id="1050" w:author="Alexander Waters" w:date="2022-08-23T15:49:00Z">
            <w:tblPrEx>
              <w:tblW w:w="9720" w:type="dxa"/>
              <w:jc w:val="center"/>
            </w:tblPrEx>
          </w:tblPrExChange>
        </w:tblPrEx>
        <w:trPr>
          <w:cantSplit/>
          <w:jc w:val="center"/>
          <w:ins w:id="1051" w:author="Alexander Waters" w:date="2022-08-23T15:02:00Z"/>
          <w:trPrChange w:id="1052" w:author="Alexander Waters" w:date="2022-08-23T15:49:00Z">
            <w:trPr>
              <w:cantSplit/>
              <w:jc w:val="center"/>
            </w:trPr>
          </w:trPrChange>
        </w:trPr>
        <w:tc>
          <w:tcPr>
            <w:tcW w:w="1705" w:type="dxa"/>
            <w:gridSpan w:val="2"/>
            <w:vAlign w:val="center"/>
            <w:tcPrChange w:id="1053" w:author="Alexander Waters" w:date="2022-08-23T15:49:00Z">
              <w:tcPr>
                <w:tcW w:w="2155" w:type="dxa"/>
                <w:gridSpan w:val="3"/>
                <w:vAlign w:val="center"/>
              </w:tcPr>
            </w:tcPrChange>
          </w:tcPr>
          <w:p w14:paraId="6474C652" w14:textId="08E3AAD9" w:rsidR="00D056F1" w:rsidRPr="0037006B" w:rsidRDefault="000670E8" w:rsidP="0037006B">
            <w:pPr>
              <w:jc w:val="center"/>
              <w:rPr>
                <w:ins w:id="1054" w:author="Alexander Waters" w:date="2022-08-23T15:02:00Z"/>
                <w:rFonts w:ascii="Cambria" w:hAnsi="Cambria"/>
              </w:rPr>
            </w:pPr>
            <w:ins w:id="1055" w:author="Alexander Waters" w:date="2022-08-23T15:05:00Z">
              <w:r>
                <w:rPr>
                  <w:rFonts w:ascii="Cambria" w:hAnsi="Cambria"/>
                </w:rPr>
                <w:t>Current Type</w:t>
              </w:r>
            </w:ins>
            <w:ins w:id="1056" w:author="Alexander Waters" w:date="2022-08-23T15:08:00Z">
              <w:r w:rsidR="00FC090B">
                <w:rPr>
                  <w:rFonts w:ascii="Cambria" w:hAnsi="Cambria"/>
                </w:rPr>
                <w:t>:</w:t>
              </w:r>
            </w:ins>
          </w:p>
        </w:tc>
        <w:tc>
          <w:tcPr>
            <w:tcW w:w="4140" w:type="dxa"/>
            <w:gridSpan w:val="3"/>
            <w:shd w:val="clear" w:color="auto" w:fill="FFFFFF" w:themeFill="background1"/>
            <w:vAlign w:val="center"/>
            <w:tcPrChange w:id="1057" w:author="Alexander Waters" w:date="2022-08-23T15:49:00Z">
              <w:tcPr>
                <w:tcW w:w="3690" w:type="dxa"/>
                <w:gridSpan w:val="3"/>
                <w:shd w:val="clear" w:color="auto" w:fill="FFFFFF" w:themeFill="background1"/>
                <w:vAlign w:val="center"/>
              </w:tcPr>
            </w:tcPrChange>
          </w:tcPr>
          <w:p w14:paraId="6EE9319F" w14:textId="44CD6BDC" w:rsidR="00D056F1" w:rsidRPr="0037006B" w:rsidRDefault="000670E8" w:rsidP="0037006B">
            <w:pPr>
              <w:jc w:val="center"/>
              <w:rPr>
                <w:ins w:id="1058" w:author="Alexander Waters" w:date="2022-08-23T15:02:00Z"/>
                <w:rFonts w:ascii="Cambria" w:hAnsi="Cambria" w:cs="Arial"/>
              </w:rPr>
            </w:pPr>
            <w:ins w:id="1059" w:author="Alexander Waters" w:date="2022-08-23T15:05:00Z">
              <w:r>
                <w:rPr>
                  <w:rFonts w:ascii="Cambria" w:hAnsi="Cambria" w:cs="Arial"/>
                </w:rPr>
                <w:t>AC</w:t>
              </w:r>
            </w:ins>
          </w:p>
        </w:tc>
        <w:tc>
          <w:tcPr>
            <w:tcW w:w="2732" w:type="dxa"/>
            <w:gridSpan w:val="2"/>
            <w:shd w:val="clear" w:color="auto" w:fill="FFFFFF" w:themeFill="background1"/>
            <w:vAlign w:val="center"/>
            <w:tcPrChange w:id="1060" w:author="Alexander Waters" w:date="2022-08-23T15:49:00Z">
              <w:tcPr>
                <w:tcW w:w="2732" w:type="dxa"/>
                <w:gridSpan w:val="3"/>
                <w:shd w:val="clear" w:color="auto" w:fill="FFFFFF" w:themeFill="background1"/>
                <w:vAlign w:val="center"/>
              </w:tcPr>
            </w:tcPrChange>
          </w:tcPr>
          <w:p w14:paraId="643BE6B9" w14:textId="77777777" w:rsidR="00D056F1" w:rsidRPr="0037006B" w:rsidRDefault="00D056F1">
            <w:pPr>
              <w:rPr>
                <w:ins w:id="1061" w:author="Alexander Waters" w:date="2022-08-23T15:02:00Z"/>
                <w:rFonts w:ascii="Cambria" w:hAnsi="Cambria" w:cs="Arial"/>
              </w:rPr>
              <w:pPrChange w:id="1062" w:author="Alexander Waters" w:date="2022-08-23T15:05:00Z">
                <w:pPr>
                  <w:jc w:val="center"/>
                </w:pPr>
              </w:pPrChange>
            </w:pPr>
          </w:p>
        </w:tc>
        <w:tc>
          <w:tcPr>
            <w:tcW w:w="1143" w:type="dxa"/>
            <w:vAlign w:val="center"/>
            <w:tcPrChange w:id="1063" w:author="Alexander Waters" w:date="2022-08-23T15:49:00Z">
              <w:tcPr>
                <w:tcW w:w="1143" w:type="dxa"/>
                <w:vAlign w:val="center"/>
              </w:tcPr>
            </w:tcPrChange>
          </w:tcPr>
          <w:p w14:paraId="690F2DEE" w14:textId="77777777" w:rsidR="00D056F1" w:rsidRPr="00546D8D" w:rsidRDefault="00287984" w:rsidP="0037006B">
            <w:pPr>
              <w:rPr>
                <w:ins w:id="1064" w:author="Alexander Waters" w:date="2022-08-23T15:02:00Z"/>
                <w:rFonts w:ascii="Cambria" w:hAnsi="Cambria" w:cs="Arial"/>
              </w:rPr>
            </w:pPr>
            <w:customXmlInsRangeStart w:id="1065" w:author="Alexander Waters" w:date="2022-08-23T15:02:00Z"/>
            <w:sdt>
              <w:sdtPr>
                <w:rPr>
                  <w:rFonts w:ascii="Cambria" w:hAnsi="Cambria" w:cs="Arial"/>
                </w:rPr>
                <w:id w:val="-1708872749"/>
                <w14:checkbox>
                  <w14:checked w14:val="0"/>
                  <w14:checkedState w14:val="2612" w14:font="MS Gothic"/>
                  <w14:uncheckedState w14:val="2610" w14:font="MS Gothic"/>
                </w14:checkbox>
              </w:sdtPr>
              <w:sdtEndPr/>
              <w:sdtContent>
                <w:customXmlInsRangeEnd w:id="1065"/>
                <w:ins w:id="1066" w:author="Alexander Waters" w:date="2022-08-23T15:02:00Z">
                  <w:r w:rsidR="00D056F1">
                    <w:rPr>
                      <w:rFonts w:ascii="MS Gothic" w:eastAsia="MS Gothic" w:hAnsi="MS Gothic" w:cs="Arial" w:hint="eastAsia"/>
                    </w:rPr>
                    <w:t>☐</w:t>
                  </w:r>
                </w:ins>
                <w:customXmlInsRangeStart w:id="1067" w:author="Alexander Waters" w:date="2022-08-23T15:02:00Z"/>
              </w:sdtContent>
            </w:sdt>
            <w:customXmlInsRangeEnd w:id="1067"/>
            <w:ins w:id="1068" w:author="Alexander Waters" w:date="2022-08-23T15:02:00Z">
              <w:r w:rsidR="00D056F1">
                <w:rPr>
                  <w:rFonts w:ascii="Cambria" w:hAnsi="Cambria" w:cs="Arial"/>
                </w:rPr>
                <w:t>YES</w:t>
              </w:r>
            </w:ins>
          </w:p>
          <w:p w14:paraId="795E807D" w14:textId="7B29D3C2" w:rsidR="00D056F1" w:rsidRPr="0037006B" w:rsidRDefault="00287984" w:rsidP="0037006B">
            <w:pPr>
              <w:rPr>
                <w:ins w:id="1069" w:author="Alexander Waters" w:date="2022-08-23T15:02:00Z"/>
                <w:rFonts w:ascii="Cambria" w:hAnsi="Cambria" w:cs="Arial"/>
              </w:rPr>
            </w:pPr>
            <w:customXmlInsRangeStart w:id="1070" w:author="Alexander Waters" w:date="2022-08-23T15:02:00Z"/>
            <w:sdt>
              <w:sdtPr>
                <w:rPr>
                  <w:rFonts w:ascii="Cambria" w:hAnsi="Cambria" w:cs="Arial"/>
                </w:rPr>
                <w:id w:val="641012477"/>
                <w14:checkbox>
                  <w14:checked w14:val="0"/>
                  <w14:checkedState w14:val="2612" w14:font="MS Gothic"/>
                  <w14:uncheckedState w14:val="2610" w14:font="MS Gothic"/>
                </w14:checkbox>
              </w:sdtPr>
              <w:sdtEndPr/>
              <w:sdtContent>
                <w:customXmlInsRangeEnd w:id="1070"/>
                <w:ins w:id="1071" w:author="Alexander Waters" w:date="2022-08-23T15:02:00Z">
                  <w:r w:rsidR="00D056F1">
                    <w:rPr>
                      <w:rFonts w:ascii="MS Gothic" w:eastAsia="MS Gothic" w:hAnsi="MS Gothic" w:cs="Arial" w:hint="eastAsia"/>
                    </w:rPr>
                    <w:t>☐</w:t>
                  </w:r>
                </w:ins>
                <w:customXmlInsRangeStart w:id="1072" w:author="Alexander Waters" w:date="2022-08-23T15:02:00Z"/>
              </w:sdtContent>
            </w:sdt>
            <w:customXmlInsRangeEnd w:id="1072"/>
            <w:ins w:id="1073" w:author="Alexander Waters" w:date="2022-08-23T15:02:00Z">
              <w:r w:rsidR="00D056F1">
                <w:rPr>
                  <w:rFonts w:ascii="Cambria" w:hAnsi="Cambria" w:cs="Arial"/>
                </w:rPr>
                <w:t>NO</w:t>
              </w:r>
            </w:ins>
          </w:p>
        </w:tc>
      </w:tr>
      <w:tr w:rsidR="003A6041" w:rsidRPr="00546D8D" w14:paraId="4040AA1F" w14:textId="77777777" w:rsidTr="003A6041">
        <w:tblPrEx>
          <w:tblW w:w="9720" w:type="dxa"/>
          <w:jc w:val="center"/>
          <w:tblPrExChange w:id="1074" w:author="Alexander Waters" w:date="2022-08-23T15:49:00Z">
            <w:tblPrEx>
              <w:tblW w:w="9720" w:type="dxa"/>
              <w:jc w:val="center"/>
            </w:tblPrEx>
          </w:tblPrExChange>
        </w:tblPrEx>
        <w:trPr>
          <w:cantSplit/>
          <w:jc w:val="center"/>
          <w:ins w:id="1075" w:author="Alexander Waters" w:date="2022-08-23T15:02:00Z"/>
          <w:trPrChange w:id="1076" w:author="Alexander Waters" w:date="2022-08-23T15:49:00Z">
            <w:trPr>
              <w:cantSplit/>
              <w:jc w:val="center"/>
            </w:trPr>
          </w:trPrChange>
        </w:trPr>
        <w:tc>
          <w:tcPr>
            <w:tcW w:w="1705" w:type="dxa"/>
            <w:gridSpan w:val="2"/>
            <w:vAlign w:val="center"/>
            <w:tcPrChange w:id="1077" w:author="Alexander Waters" w:date="2022-08-23T15:49:00Z">
              <w:tcPr>
                <w:tcW w:w="2155" w:type="dxa"/>
                <w:gridSpan w:val="3"/>
                <w:vAlign w:val="center"/>
              </w:tcPr>
            </w:tcPrChange>
          </w:tcPr>
          <w:p w14:paraId="378AD0F6" w14:textId="061258C1" w:rsidR="00D056F1" w:rsidRPr="0037006B" w:rsidRDefault="000670E8" w:rsidP="0037006B">
            <w:pPr>
              <w:jc w:val="center"/>
              <w:rPr>
                <w:ins w:id="1078" w:author="Alexander Waters" w:date="2022-08-23T15:02:00Z"/>
                <w:rFonts w:ascii="Cambria" w:hAnsi="Cambria"/>
              </w:rPr>
            </w:pPr>
            <w:ins w:id="1079" w:author="Alexander Waters" w:date="2022-08-23T15:06:00Z">
              <w:r>
                <w:rPr>
                  <w:rFonts w:ascii="Cambria" w:hAnsi="Cambria"/>
                </w:rPr>
                <w:t>Phases</w:t>
              </w:r>
            </w:ins>
            <w:ins w:id="1080" w:author="Alexander Waters" w:date="2022-08-23T15:08:00Z">
              <w:r w:rsidR="00FC090B">
                <w:rPr>
                  <w:rFonts w:ascii="Cambria" w:hAnsi="Cambria"/>
                </w:rPr>
                <w:t>:</w:t>
              </w:r>
            </w:ins>
          </w:p>
        </w:tc>
        <w:tc>
          <w:tcPr>
            <w:tcW w:w="4140" w:type="dxa"/>
            <w:gridSpan w:val="3"/>
            <w:shd w:val="clear" w:color="auto" w:fill="FFFFFF" w:themeFill="background1"/>
            <w:vAlign w:val="center"/>
            <w:tcPrChange w:id="1081" w:author="Alexander Waters" w:date="2022-08-23T15:49:00Z">
              <w:tcPr>
                <w:tcW w:w="3690" w:type="dxa"/>
                <w:gridSpan w:val="3"/>
                <w:shd w:val="clear" w:color="auto" w:fill="FFFFFF" w:themeFill="background1"/>
                <w:vAlign w:val="center"/>
              </w:tcPr>
            </w:tcPrChange>
          </w:tcPr>
          <w:p w14:paraId="69874A10" w14:textId="1B1D2744" w:rsidR="000670E8" w:rsidRDefault="00287984" w:rsidP="0037006B">
            <w:pPr>
              <w:jc w:val="center"/>
              <w:rPr>
                <w:ins w:id="1082" w:author="Alexander Waters" w:date="2022-08-23T15:07:00Z"/>
                <w:rFonts w:ascii="Cambria" w:hAnsi="Cambria" w:cs="Arial"/>
              </w:rPr>
            </w:pPr>
            <w:customXmlInsRangeStart w:id="1083" w:author="Alexander Waters" w:date="2022-08-23T15:07:00Z"/>
            <w:sdt>
              <w:sdtPr>
                <w:rPr>
                  <w:rFonts w:ascii="Cambria" w:hAnsi="Cambria" w:cs="Arial"/>
                </w:rPr>
                <w:id w:val="-1602564683"/>
                <w14:checkbox>
                  <w14:checked w14:val="0"/>
                  <w14:checkedState w14:val="2612" w14:font="MS Gothic"/>
                  <w14:uncheckedState w14:val="2610" w14:font="MS Gothic"/>
                </w14:checkbox>
              </w:sdtPr>
              <w:sdtEndPr/>
              <w:sdtContent>
                <w:customXmlInsRangeEnd w:id="1083"/>
                <w:ins w:id="1084" w:author="Alexander Waters" w:date="2022-08-23T15:07:00Z">
                  <w:r w:rsidR="00FC090B">
                    <w:rPr>
                      <w:rFonts w:ascii="MS Gothic" w:eastAsia="MS Gothic" w:hAnsi="MS Gothic" w:cs="Arial" w:hint="eastAsia"/>
                    </w:rPr>
                    <w:t>☐</w:t>
                  </w:r>
                </w:ins>
                <w:customXmlInsRangeStart w:id="1085" w:author="Alexander Waters" w:date="2022-08-23T15:07:00Z"/>
              </w:sdtContent>
            </w:sdt>
            <w:customXmlInsRangeEnd w:id="1085"/>
            <w:ins w:id="1086" w:author="Alexander Waters" w:date="2022-08-23T15:07:00Z">
              <w:r w:rsidR="00FC090B">
                <w:rPr>
                  <w:rFonts w:ascii="Cambria" w:hAnsi="Cambria" w:cs="Arial"/>
                </w:rPr>
                <w:t>1</w:t>
              </w:r>
            </w:ins>
          </w:p>
          <w:p w14:paraId="637F5105" w14:textId="66B6856B" w:rsidR="00FC090B" w:rsidRPr="0037006B" w:rsidRDefault="00287984" w:rsidP="0037006B">
            <w:pPr>
              <w:jc w:val="center"/>
              <w:rPr>
                <w:ins w:id="1087" w:author="Alexander Waters" w:date="2022-08-23T15:02:00Z"/>
                <w:rFonts w:ascii="Cambria" w:hAnsi="Cambria" w:cs="Arial"/>
              </w:rPr>
            </w:pPr>
            <w:customXmlInsRangeStart w:id="1088" w:author="Alexander Waters" w:date="2022-08-23T15:07:00Z"/>
            <w:sdt>
              <w:sdtPr>
                <w:rPr>
                  <w:rFonts w:ascii="Cambria" w:hAnsi="Cambria" w:cs="Arial"/>
                </w:rPr>
                <w:id w:val="119652292"/>
                <w14:checkbox>
                  <w14:checked w14:val="0"/>
                  <w14:checkedState w14:val="2612" w14:font="MS Gothic"/>
                  <w14:uncheckedState w14:val="2610" w14:font="MS Gothic"/>
                </w14:checkbox>
              </w:sdtPr>
              <w:sdtEndPr/>
              <w:sdtContent>
                <w:customXmlInsRangeEnd w:id="1088"/>
                <w:ins w:id="1089" w:author="Alexander Waters" w:date="2022-08-23T15:07:00Z">
                  <w:r w:rsidR="00FC090B">
                    <w:rPr>
                      <w:rFonts w:ascii="MS Gothic" w:eastAsia="MS Gothic" w:hAnsi="MS Gothic" w:cs="Arial" w:hint="eastAsia"/>
                    </w:rPr>
                    <w:t>☐</w:t>
                  </w:r>
                </w:ins>
                <w:customXmlInsRangeStart w:id="1090" w:author="Alexander Waters" w:date="2022-08-23T15:07:00Z"/>
              </w:sdtContent>
            </w:sdt>
            <w:customXmlInsRangeEnd w:id="1090"/>
            <w:ins w:id="1091" w:author="Alexander Waters" w:date="2022-08-23T15:07:00Z">
              <w:r w:rsidR="00FC090B">
                <w:rPr>
                  <w:rFonts w:ascii="Cambria" w:hAnsi="Cambria" w:cs="Arial"/>
                </w:rPr>
                <w:t>3</w:t>
              </w:r>
            </w:ins>
          </w:p>
        </w:tc>
        <w:tc>
          <w:tcPr>
            <w:tcW w:w="2732" w:type="dxa"/>
            <w:gridSpan w:val="2"/>
            <w:shd w:val="clear" w:color="auto" w:fill="FFFFFF" w:themeFill="background1"/>
            <w:vAlign w:val="center"/>
            <w:tcPrChange w:id="1092" w:author="Alexander Waters" w:date="2022-08-23T15:49:00Z">
              <w:tcPr>
                <w:tcW w:w="2732" w:type="dxa"/>
                <w:gridSpan w:val="3"/>
                <w:shd w:val="clear" w:color="auto" w:fill="FFFFFF" w:themeFill="background1"/>
                <w:vAlign w:val="center"/>
              </w:tcPr>
            </w:tcPrChange>
          </w:tcPr>
          <w:p w14:paraId="034360BC" w14:textId="77777777" w:rsidR="00D056F1" w:rsidRPr="0037006B" w:rsidRDefault="00D056F1" w:rsidP="002E2DB8">
            <w:pPr>
              <w:rPr>
                <w:ins w:id="1093" w:author="Alexander Waters" w:date="2022-08-23T15:02:00Z"/>
                <w:rFonts w:ascii="Cambria" w:hAnsi="Cambria" w:cs="Arial"/>
              </w:rPr>
            </w:pPr>
          </w:p>
        </w:tc>
        <w:tc>
          <w:tcPr>
            <w:tcW w:w="1143" w:type="dxa"/>
            <w:vAlign w:val="center"/>
            <w:tcPrChange w:id="1094" w:author="Alexander Waters" w:date="2022-08-23T15:49:00Z">
              <w:tcPr>
                <w:tcW w:w="1143" w:type="dxa"/>
                <w:vAlign w:val="center"/>
              </w:tcPr>
            </w:tcPrChange>
          </w:tcPr>
          <w:p w14:paraId="4AE2BC8D" w14:textId="77777777" w:rsidR="00D056F1" w:rsidRPr="00546D8D" w:rsidRDefault="00287984" w:rsidP="0037006B">
            <w:pPr>
              <w:rPr>
                <w:ins w:id="1095" w:author="Alexander Waters" w:date="2022-08-23T15:02:00Z"/>
                <w:rFonts w:ascii="Cambria" w:hAnsi="Cambria" w:cs="Arial"/>
              </w:rPr>
            </w:pPr>
            <w:customXmlInsRangeStart w:id="1096" w:author="Alexander Waters" w:date="2022-08-23T15:02:00Z"/>
            <w:sdt>
              <w:sdtPr>
                <w:rPr>
                  <w:rFonts w:ascii="Cambria" w:hAnsi="Cambria" w:cs="Arial"/>
                </w:rPr>
                <w:id w:val="-306547741"/>
                <w14:checkbox>
                  <w14:checked w14:val="0"/>
                  <w14:checkedState w14:val="2612" w14:font="MS Gothic"/>
                  <w14:uncheckedState w14:val="2610" w14:font="MS Gothic"/>
                </w14:checkbox>
              </w:sdtPr>
              <w:sdtEndPr/>
              <w:sdtContent>
                <w:customXmlInsRangeEnd w:id="1096"/>
                <w:ins w:id="1097" w:author="Alexander Waters" w:date="2022-08-23T15:02:00Z">
                  <w:r w:rsidR="00D056F1">
                    <w:rPr>
                      <w:rFonts w:ascii="MS Gothic" w:eastAsia="MS Gothic" w:hAnsi="MS Gothic" w:cs="Arial" w:hint="eastAsia"/>
                    </w:rPr>
                    <w:t>☐</w:t>
                  </w:r>
                </w:ins>
                <w:customXmlInsRangeStart w:id="1098" w:author="Alexander Waters" w:date="2022-08-23T15:02:00Z"/>
              </w:sdtContent>
            </w:sdt>
            <w:customXmlInsRangeEnd w:id="1098"/>
            <w:ins w:id="1099" w:author="Alexander Waters" w:date="2022-08-23T15:02:00Z">
              <w:r w:rsidR="00D056F1">
                <w:rPr>
                  <w:rFonts w:ascii="Cambria" w:hAnsi="Cambria" w:cs="Arial"/>
                </w:rPr>
                <w:t>YES</w:t>
              </w:r>
            </w:ins>
          </w:p>
          <w:p w14:paraId="76589B09" w14:textId="74A9DCFF" w:rsidR="00D056F1" w:rsidRPr="0037006B" w:rsidRDefault="00287984" w:rsidP="0037006B">
            <w:pPr>
              <w:rPr>
                <w:ins w:id="1100" w:author="Alexander Waters" w:date="2022-08-23T15:02:00Z"/>
                <w:rFonts w:ascii="Cambria" w:hAnsi="Cambria" w:cs="Arial"/>
              </w:rPr>
            </w:pPr>
            <w:customXmlInsRangeStart w:id="1101" w:author="Alexander Waters" w:date="2022-08-23T15:02:00Z"/>
            <w:sdt>
              <w:sdtPr>
                <w:rPr>
                  <w:rFonts w:ascii="Cambria" w:hAnsi="Cambria" w:cs="Arial"/>
                </w:rPr>
                <w:id w:val="340122042"/>
                <w14:checkbox>
                  <w14:checked w14:val="0"/>
                  <w14:checkedState w14:val="2612" w14:font="MS Gothic"/>
                  <w14:uncheckedState w14:val="2610" w14:font="MS Gothic"/>
                </w14:checkbox>
              </w:sdtPr>
              <w:sdtEndPr/>
              <w:sdtContent>
                <w:customXmlInsRangeEnd w:id="1101"/>
                <w:ins w:id="1102" w:author="Alexander Waters" w:date="2022-08-23T15:02:00Z">
                  <w:r w:rsidR="00D056F1">
                    <w:rPr>
                      <w:rFonts w:ascii="MS Gothic" w:eastAsia="MS Gothic" w:hAnsi="MS Gothic" w:cs="Arial" w:hint="eastAsia"/>
                    </w:rPr>
                    <w:t>☐</w:t>
                  </w:r>
                </w:ins>
                <w:customXmlInsRangeStart w:id="1103" w:author="Alexander Waters" w:date="2022-08-23T15:02:00Z"/>
              </w:sdtContent>
            </w:sdt>
            <w:customXmlInsRangeEnd w:id="1103"/>
            <w:ins w:id="1104" w:author="Alexander Waters" w:date="2022-08-23T15:02:00Z">
              <w:r w:rsidR="00D056F1">
                <w:rPr>
                  <w:rFonts w:ascii="Cambria" w:hAnsi="Cambria" w:cs="Arial"/>
                </w:rPr>
                <w:t>NO</w:t>
              </w:r>
            </w:ins>
          </w:p>
        </w:tc>
      </w:tr>
      <w:tr w:rsidR="003A6041" w:rsidRPr="00546D8D" w14:paraId="00F73D00" w14:textId="77777777" w:rsidTr="003A6041">
        <w:tblPrEx>
          <w:tblW w:w="9720" w:type="dxa"/>
          <w:jc w:val="center"/>
          <w:tblPrExChange w:id="1105" w:author="Alexander Waters" w:date="2022-08-23T15:49:00Z">
            <w:tblPrEx>
              <w:tblW w:w="9720" w:type="dxa"/>
              <w:jc w:val="center"/>
            </w:tblPrEx>
          </w:tblPrExChange>
        </w:tblPrEx>
        <w:trPr>
          <w:cantSplit/>
          <w:trHeight w:val="737"/>
          <w:jc w:val="center"/>
          <w:ins w:id="1106" w:author="Alexander Waters" w:date="2022-08-23T15:02:00Z"/>
          <w:trPrChange w:id="1107" w:author="Alexander Waters" w:date="2022-08-23T15:49:00Z">
            <w:trPr>
              <w:cantSplit/>
              <w:trHeight w:val="737"/>
              <w:jc w:val="center"/>
            </w:trPr>
          </w:trPrChange>
        </w:trPr>
        <w:tc>
          <w:tcPr>
            <w:tcW w:w="1705" w:type="dxa"/>
            <w:gridSpan w:val="2"/>
            <w:vAlign w:val="center"/>
            <w:tcPrChange w:id="1108" w:author="Alexander Waters" w:date="2022-08-23T15:49:00Z">
              <w:tcPr>
                <w:tcW w:w="2155" w:type="dxa"/>
                <w:gridSpan w:val="3"/>
                <w:vAlign w:val="center"/>
              </w:tcPr>
            </w:tcPrChange>
          </w:tcPr>
          <w:p w14:paraId="0BCB38DD" w14:textId="175931D0" w:rsidR="00D056F1" w:rsidRPr="00546D8D" w:rsidRDefault="00FC090B" w:rsidP="0037006B">
            <w:pPr>
              <w:jc w:val="center"/>
              <w:rPr>
                <w:ins w:id="1109" w:author="Alexander Waters" w:date="2022-08-23T15:02:00Z"/>
                <w:rFonts w:ascii="Cambria" w:hAnsi="Cambria"/>
              </w:rPr>
            </w:pPr>
            <w:ins w:id="1110" w:author="Alexander Waters" w:date="2022-08-23T15:08:00Z">
              <w:r>
                <w:rPr>
                  <w:rFonts w:ascii="Cambria" w:hAnsi="Cambria"/>
                </w:rPr>
                <w:t>Voltage ± fluctuation:</w:t>
              </w:r>
            </w:ins>
          </w:p>
        </w:tc>
        <w:tc>
          <w:tcPr>
            <w:tcW w:w="4140" w:type="dxa"/>
            <w:gridSpan w:val="3"/>
            <w:shd w:val="clear" w:color="auto" w:fill="FFFFFF" w:themeFill="background1"/>
            <w:vAlign w:val="center"/>
            <w:tcPrChange w:id="1111" w:author="Alexander Waters" w:date="2022-08-23T15:49:00Z">
              <w:tcPr>
                <w:tcW w:w="3690" w:type="dxa"/>
                <w:gridSpan w:val="3"/>
                <w:shd w:val="clear" w:color="auto" w:fill="FFFFFF" w:themeFill="background1"/>
                <w:vAlign w:val="center"/>
              </w:tcPr>
            </w:tcPrChange>
          </w:tcPr>
          <w:p w14:paraId="7A4EF415" w14:textId="6EFABF36" w:rsidR="00D056F1" w:rsidRDefault="00287984" w:rsidP="0037006B">
            <w:pPr>
              <w:jc w:val="center"/>
              <w:rPr>
                <w:ins w:id="1112" w:author="Alexander Waters" w:date="2022-08-23T15:08:00Z"/>
                <w:rFonts w:ascii="Cambria" w:hAnsi="Cambria" w:cs="Arial"/>
              </w:rPr>
            </w:pPr>
            <w:customXmlInsRangeStart w:id="1113" w:author="Alexander Waters" w:date="2022-08-23T15:08:00Z"/>
            <w:sdt>
              <w:sdtPr>
                <w:rPr>
                  <w:rFonts w:ascii="Cambria" w:hAnsi="Cambria" w:cs="Arial"/>
                </w:rPr>
                <w:id w:val="784472987"/>
                <w14:checkbox>
                  <w14:checked w14:val="0"/>
                  <w14:checkedState w14:val="2612" w14:font="MS Gothic"/>
                  <w14:uncheckedState w14:val="2610" w14:font="MS Gothic"/>
                </w14:checkbox>
              </w:sdtPr>
              <w:sdtEndPr/>
              <w:sdtContent>
                <w:customXmlInsRangeEnd w:id="1113"/>
                <w:ins w:id="1114" w:author="Alexander Waters" w:date="2022-08-23T15:09:00Z">
                  <w:r w:rsidR="00A24151">
                    <w:rPr>
                      <w:rFonts w:ascii="MS Gothic" w:eastAsia="MS Gothic" w:hAnsi="MS Gothic" w:cs="Arial" w:hint="eastAsia"/>
                    </w:rPr>
                    <w:t>☐</w:t>
                  </w:r>
                </w:ins>
                <w:customXmlInsRangeStart w:id="1115" w:author="Alexander Waters" w:date="2022-08-23T15:08:00Z"/>
              </w:sdtContent>
            </w:sdt>
            <w:customXmlInsRangeEnd w:id="1115"/>
            <w:ins w:id="1116" w:author="Alexander Waters" w:date="2022-08-23T15:08:00Z">
              <w:r w:rsidR="00FC090B">
                <w:rPr>
                  <w:rFonts w:ascii="Cambria" w:hAnsi="Cambria" w:cs="Arial"/>
                </w:rPr>
                <w:t>115V ±</w:t>
              </w:r>
            </w:ins>
            <w:ins w:id="1117" w:author="Alexander Waters" w:date="2022-08-23T15:09:00Z">
              <w:r w:rsidR="00A24151">
                <w:rPr>
                  <w:rFonts w:ascii="Cambria" w:hAnsi="Cambria" w:cs="Arial"/>
                </w:rPr>
                <w:t xml:space="preserve"> 10%</w:t>
              </w:r>
            </w:ins>
          </w:p>
          <w:p w14:paraId="0D0C0FD9" w14:textId="7186B2E7" w:rsidR="00A24151" w:rsidRDefault="00287984" w:rsidP="0037006B">
            <w:pPr>
              <w:jc w:val="center"/>
              <w:rPr>
                <w:ins w:id="1118" w:author="Alexander Waters" w:date="2022-08-23T15:09:00Z"/>
                <w:rFonts w:ascii="Cambria" w:hAnsi="Cambria" w:cs="Arial"/>
              </w:rPr>
            </w:pPr>
            <w:customXmlInsRangeStart w:id="1119" w:author="Alexander Waters" w:date="2022-08-23T15:08:00Z"/>
            <w:sdt>
              <w:sdtPr>
                <w:rPr>
                  <w:rFonts w:ascii="Cambria" w:hAnsi="Cambria" w:cs="Arial"/>
                </w:rPr>
                <w:id w:val="-2081659950"/>
                <w14:checkbox>
                  <w14:checked w14:val="0"/>
                  <w14:checkedState w14:val="2612" w14:font="MS Gothic"/>
                  <w14:uncheckedState w14:val="2610" w14:font="MS Gothic"/>
                </w14:checkbox>
              </w:sdtPr>
              <w:sdtEndPr/>
              <w:sdtContent>
                <w:customXmlInsRangeEnd w:id="1119"/>
                <w:ins w:id="1120" w:author="Alexander Waters" w:date="2022-08-23T15:09:00Z">
                  <w:r w:rsidR="00A24151">
                    <w:rPr>
                      <w:rFonts w:ascii="MS Gothic" w:eastAsia="MS Gothic" w:hAnsi="MS Gothic" w:cs="Arial" w:hint="eastAsia"/>
                    </w:rPr>
                    <w:t>☐</w:t>
                  </w:r>
                </w:ins>
                <w:customXmlInsRangeStart w:id="1121" w:author="Alexander Waters" w:date="2022-08-23T15:08:00Z"/>
              </w:sdtContent>
            </w:sdt>
            <w:customXmlInsRangeEnd w:id="1121"/>
            <w:ins w:id="1122" w:author="Alexander Waters" w:date="2022-08-23T15:09:00Z">
              <w:r w:rsidR="00A24151">
                <w:rPr>
                  <w:rFonts w:ascii="Cambria" w:hAnsi="Cambria" w:cs="Arial"/>
                </w:rPr>
                <w:t>230V</w:t>
              </w:r>
            </w:ins>
            <w:ins w:id="1123" w:author="Alexander Waters" w:date="2022-08-23T15:11:00Z">
              <w:r w:rsidR="00695E7F">
                <w:rPr>
                  <w:rFonts w:ascii="Cambria" w:hAnsi="Cambria" w:cs="Arial"/>
                </w:rPr>
                <w:t xml:space="preserve"> </w:t>
              </w:r>
            </w:ins>
            <w:ins w:id="1124" w:author="Alexander Waters" w:date="2022-08-23T15:09:00Z">
              <w:r w:rsidR="00A24151">
                <w:rPr>
                  <w:rFonts w:ascii="Cambria" w:hAnsi="Cambria" w:cs="Arial"/>
                </w:rPr>
                <w:t>± 10%</w:t>
              </w:r>
            </w:ins>
          </w:p>
          <w:p w14:paraId="0E512259" w14:textId="13A30F17" w:rsidR="00A24151" w:rsidRPr="0037006B" w:rsidRDefault="00287984" w:rsidP="0037006B">
            <w:pPr>
              <w:jc w:val="center"/>
              <w:rPr>
                <w:ins w:id="1125" w:author="Alexander Waters" w:date="2022-08-23T15:02:00Z"/>
                <w:rFonts w:ascii="Cambria" w:hAnsi="Cambria" w:cs="Arial"/>
              </w:rPr>
            </w:pPr>
            <w:customXmlInsRangeStart w:id="1126" w:author="Alexander Waters" w:date="2022-08-23T15:09:00Z"/>
            <w:sdt>
              <w:sdtPr>
                <w:rPr>
                  <w:rFonts w:ascii="Cambria" w:hAnsi="Cambria" w:cs="Arial"/>
                </w:rPr>
                <w:id w:val="1167135045"/>
                <w14:checkbox>
                  <w14:checked w14:val="0"/>
                  <w14:checkedState w14:val="2612" w14:font="MS Gothic"/>
                  <w14:uncheckedState w14:val="2610" w14:font="MS Gothic"/>
                </w14:checkbox>
              </w:sdtPr>
              <w:sdtEndPr/>
              <w:sdtContent>
                <w:customXmlInsRangeEnd w:id="1126"/>
                <w:ins w:id="1127" w:author="Alexander Waters" w:date="2022-08-23T15:09:00Z">
                  <w:r w:rsidR="00A24151">
                    <w:rPr>
                      <w:rFonts w:ascii="MS Gothic" w:eastAsia="MS Gothic" w:hAnsi="MS Gothic" w:cs="Arial" w:hint="eastAsia"/>
                    </w:rPr>
                    <w:t>☐</w:t>
                  </w:r>
                </w:ins>
                <w:customXmlInsRangeStart w:id="1128" w:author="Alexander Waters" w:date="2022-08-23T15:09:00Z"/>
              </w:sdtContent>
            </w:sdt>
            <w:customXmlInsRangeEnd w:id="1128"/>
            <w:ins w:id="1129" w:author="Alexander Waters" w:date="2022-08-23T15:09:00Z">
              <w:r w:rsidR="00A24151">
                <w:rPr>
                  <w:rFonts w:ascii="Cambria" w:hAnsi="Cambria" w:cs="Arial"/>
                </w:rPr>
                <w:t>400V</w:t>
              </w:r>
            </w:ins>
            <w:ins w:id="1130" w:author="Alexander Waters" w:date="2022-08-23T15:11:00Z">
              <w:r w:rsidR="00695E7F">
                <w:rPr>
                  <w:rFonts w:ascii="Cambria" w:hAnsi="Cambria" w:cs="Arial"/>
                </w:rPr>
                <w:t xml:space="preserve"> </w:t>
              </w:r>
            </w:ins>
            <w:ins w:id="1131" w:author="Alexander Waters" w:date="2022-08-23T15:09:00Z">
              <w:r w:rsidR="00A24151">
                <w:rPr>
                  <w:rFonts w:ascii="Cambria" w:hAnsi="Cambria" w:cs="Arial"/>
                </w:rPr>
                <w:t>± 10%</w:t>
              </w:r>
            </w:ins>
          </w:p>
        </w:tc>
        <w:tc>
          <w:tcPr>
            <w:tcW w:w="2732" w:type="dxa"/>
            <w:gridSpan w:val="2"/>
            <w:shd w:val="clear" w:color="auto" w:fill="FFFFFF" w:themeFill="background1"/>
            <w:vAlign w:val="center"/>
            <w:tcPrChange w:id="1132" w:author="Alexander Waters" w:date="2022-08-23T15:49:00Z">
              <w:tcPr>
                <w:tcW w:w="2732" w:type="dxa"/>
                <w:gridSpan w:val="3"/>
                <w:shd w:val="clear" w:color="auto" w:fill="FFFFFF" w:themeFill="background1"/>
                <w:vAlign w:val="center"/>
              </w:tcPr>
            </w:tcPrChange>
          </w:tcPr>
          <w:p w14:paraId="51A55ACE" w14:textId="3A8E2D84" w:rsidR="00D056F1" w:rsidRPr="0037006B" w:rsidRDefault="00D056F1" w:rsidP="0037006B">
            <w:pPr>
              <w:rPr>
                <w:ins w:id="1133" w:author="Alexander Waters" w:date="2022-08-23T15:02:00Z"/>
                <w:rFonts w:ascii="Cambria" w:hAnsi="Cambria" w:cs="Arial"/>
              </w:rPr>
            </w:pPr>
          </w:p>
        </w:tc>
        <w:tc>
          <w:tcPr>
            <w:tcW w:w="1143" w:type="dxa"/>
            <w:vAlign w:val="center"/>
            <w:tcPrChange w:id="1134" w:author="Alexander Waters" w:date="2022-08-23T15:49:00Z">
              <w:tcPr>
                <w:tcW w:w="1143" w:type="dxa"/>
                <w:vAlign w:val="center"/>
              </w:tcPr>
            </w:tcPrChange>
          </w:tcPr>
          <w:p w14:paraId="4F996056" w14:textId="77777777" w:rsidR="00D056F1" w:rsidRPr="00546D8D" w:rsidRDefault="00287984" w:rsidP="0037006B">
            <w:pPr>
              <w:rPr>
                <w:ins w:id="1135" w:author="Alexander Waters" w:date="2022-08-23T15:02:00Z"/>
                <w:rFonts w:ascii="Cambria" w:hAnsi="Cambria" w:cs="Arial"/>
              </w:rPr>
            </w:pPr>
            <w:customXmlInsRangeStart w:id="1136" w:author="Alexander Waters" w:date="2022-08-23T15:02:00Z"/>
            <w:sdt>
              <w:sdtPr>
                <w:rPr>
                  <w:rFonts w:ascii="Cambria" w:hAnsi="Cambria" w:cs="Arial"/>
                </w:rPr>
                <w:id w:val="-1767298856"/>
                <w14:checkbox>
                  <w14:checked w14:val="0"/>
                  <w14:checkedState w14:val="2612" w14:font="MS Gothic"/>
                  <w14:uncheckedState w14:val="2610" w14:font="MS Gothic"/>
                </w14:checkbox>
              </w:sdtPr>
              <w:sdtEndPr/>
              <w:sdtContent>
                <w:customXmlInsRangeEnd w:id="1136"/>
                <w:ins w:id="1137" w:author="Alexander Waters" w:date="2022-08-23T15:02:00Z">
                  <w:r w:rsidR="00D056F1">
                    <w:rPr>
                      <w:rFonts w:ascii="MS Gothic" w:eastAsia="MS Gothic" w:hAnsi="MS Gothic" w:cs="Arial" w:hint="eastAsia"/>
                    </w:rPr>
                    <w:t>☐</w:t>
                  </w:r>
                </w:ins>
                <w:customXmlInsRangeStart w:id="1138" w:author="Alexander Waters" w:date="2022-08-23T15:02:00Z"/>
              </w:sdtContent>
            </w:sdt>
            <w:customXmlInsRangeEnd w:id="1138"/>
            <w:ins w:id="1139" w:author="Alexander Waters" w:date="2022-08-23T15:02:00Z">
              <w:r w:rsidR="00D056F1">
                <w:rPr>
                  <w:rFonts w:ascii="Cambria" w:hAnsi="Cambria" w:cs="Arial"/>
                </w:rPr>
                <w:t>YES</w:t>
              </w:r>
            </w:ins>
          </w:p>
          <w:p w14:paraId="1F28F2CC" w14:textId="29F919B0" w:rsidR="00D056F1" w:rsidRPr="0037006B" w:rsidRDefault="00287984" w:rsidP="0037006B">
            <w:pPr>
              <w:rPr>
                <w:ins w:id="1140" w:author="Alexander Waters" w:date="2022-08-23T15:02:00Z"/>
                <w:rFonts w:ascii="Cambria" w:hAnsi="Cambria" w:cs="Arial"/>
              </w:rPr>
            </w:pPr>
            <w:customXmlInsRangeStart w:id="1141" w:author="Alexander Waters" w:date="2022-08-23T15:02:00Z"/>
            <w:sdt>
              <w:sdtPr>
                <w:rPr>
                  <w:rFonts w:ascii="Cambria" w:hAnsi="Cambria" w:cs="Arial"/>
                </w:rPr>
                <w:id w:val="653032505"/>
                <w14:checkbox>
                  <w14:checked w14:val="0"/>
                  <w14:checkedState w14:val="2612" w14:font="MS Gothic"/>
                  <w14:uncheckedState w14:val="2610" w14:font="MS Gothic"/>
                </w14:checkbox>
              </w:sdtPr>
              <w:sdtEndPr/>
              <w:sdtContent>
                <w:customXmlInsRangeEnd w:id="1141"/>
                <w:ins w:id="1142" w:author="Alexander Waters" w:date="2022-08-23T15:02:00Z">
                  <w:r w:rsidR="00D056F1">
                    <w:rPr>
                      <w:rFonts w:ascii="MS Gothic" w:eastAsia="MS Gothic" w:hAnsi="MS Gothic" w:cs="Arial" w:hint="eastAsia"/>
                    </w:rPr>
                    <w:t>☐</w:t>
                  </w:r>
                </w:ins>
                <w:customXmlInsRangeStart w:id="1143" w:author="Alexander Waters" w:date="2022-08-23T15:02:00Z"/>
              </w:sdtContent>
            </w:sdt>
            <w:customXmlInsRangeEnd w:id="1143"/>
            <w:ins w:id="1144" w:author="Alexander Waters" w:date="2022-08-23T15:02:00Z">
              <w:r w:rsidR="00D056F1">
                <w:rPr>
                  <w:rFonts w:ascii="Cambria" w:hAnsi="Cambria" w:cs="Arial"/>
                </w:rPr>
                <w:t>NO</w:t>
              </w:r>
            </w:ins>
          </w:p>
        </w:tc>
      </w:tr>
      <w:tr w:rsidR="003A6041" w:rsidRPr="00546D8D" w14:paraId="783542A7" w14:textId="77777777" w:rsidTr="003A6041">
        <w:tblPrEx>
          <w:tblW w:w="9720" w:type="dxa"/>
          <w:jc w:val="center"/>
          <w:tblPrExChange w:id="1145" w:author="Alexander Waters" w:date="2022-08-23T15:49:00Z">
            <w:tblPrEx>
              <w:tblW w:w="9720" w:type="dxa"/>
              <w:jc w:val="center"/>
            </w:tblPrEx>
          </w:tblPrExChange>
        </w:tblPrEx>
        <w:trPr>
          <w:cantSplit/>
          <w:trHeight w:val="737"/>
          <w:jc w:val="center"/>
          <w:ins w:id="1146" w:author="Alexander Waters" w:date="2022-08-23T15:02:00Z"/>
          <w:trPrChange w:id="1147" w:author="Alexander Waters" w:date="2022-08-23T15:49:00Z">
            <w:trPr>
              <w:cantSplit/>
              <w:trHeight w:val="737"/>
              <w:jc w:val="center"/>
            </w:trPr>
          </w:trPrChange>
        </w:trPr>
        <w:tc>
          <w:tcPr>
            <w:tcW w:w="1705" w:type="dxa"/>
            <w:gridSpan w:val="2"/>
            <w:vAlign w:val="center"/>
            <w:tcPrChange w:id="1148" w:author="Alexander Waters" w:date="2022-08-23T15:49:00Z">
              <w:tcPr>
                <w:tcW w:w="2155" w:type="dxa"/>
                <w:gridSpan w:val="3"/>
                <w:vAlign w:val="center"/>
              </w:tcPr>
            </w:tcPrChange>
          </w:tcPr>
          <w:p w14:paraId="27EBE804" w14:textId="542C66D1" w:rsidR="00D056F1" w:rsidRDefault="00DF50A0" w:rsidP="0037006B">
            <w:pPr>
              <w:jc w:val="center"/>
              <w:rPr>
                <w:ins w:id="1149" w:author="Alexander Waters" w:date="2022-08-23T15:02:00Z"/>
                <w:rFonts w:ascii="Cambria" w:hAnsi="Cambria"/>
              </w:rPr>
            </w:pPr>
            <w:ins w:id="1150" w:author="Alexander Waters" w:date="2022-08-23T15:10:00Z">
              <w:r>
                <w:rPr>
                  <w:rFonts w:ascii="Cambria" w:hAnsi="Cambria"/>
                </w:rPr>
                <w:t>Frequency ± fluctuation</w:t>
              </w:r>
            </w:ins>
          </w:p>
        </w:tc>
        <w:tc>
          <w:tcPr>
            <w:tcW w:w="4140" w:type="dxa"/>
            <w:gridSpan w:val="3"/>
            <w:shd w:val="clear" w:color="auto" w:fill="FFFFFF" w:themeFill="background1"/>
            <w:vAlign w:val="center"/>
            <w:tcPrChange w:id="1151" w:author="Alexander Waters" w:date="2022-08-23T15:49:00Z">
              <w:tcPr>
                <w:tcW w:w="3690" w:type="dxa"/>
                <w:gridSpan w:val="3"/>
                <w:shd w:val="clear" w:color="auto" w:fill="FFFFFF" w:themeFill="background1"/>
                <w:vAlign w:val="center"/>
              </w:tcPr>
            </w:tcPrChange>
          </w:tcPr>
          <w:p w14:paraId="0381EA88" w14:textId="6FCC81F9" w:rsidR="00D056F1" w:rsidRDefault="00287984" w:rsidP="0037006B">
            <w:pPr>
              <w:jc w:val="center"/>
              <w:rPr>
                <w:ins w:id="1152" w:author="Alexander Waters" w:date="2022-08-23T15:10:00Z"/>
                <w:rFonts w:ascii="Cambria" w:hAnsi="Cambria" w:cs="Arial"/>
              </w:rPr>
            </w:pPr>
            <w:customXmlInsRangeStart w:id="1153" w:author="Alexander Waters" w:date="2022-08-23T15:10:00Z"/>
            <w:sdt>
              <w:sdtPr>
                <w:rPr>
                  <w:rFonts w:ascii="Cambria" w:hAnsi="Cambria" w:cs="Arial"/>
                </w:rPr>
                <w:id w:val="-381088712"/>
                <w14:checkbox>
                  <w14:checked w14:val="0"/>
                  <w14:checkedState w14:val="2612" w14:font="MS Gothic"/>
                  <w14:uncheckedState w14:val="2610" w14:font="MS Gothic"/>
                </w14:checkbox>
              </w:sdtPr>
              <w:sdtEndPr/>
              <w:sdtContent>
                <w:customXmlInsRangeEnd w:id="1153"/>
                <w:ins w:id="1154" w:author="Alexander Waters" w:date="2022-08-23T15:11:00Z">
                  <w:r w:rsidR="00695E7F">
                    <w:rPr>
                      <w:rFonts w:ascii="MS Gothic" w:eastAsia="MS Gothic" w:hAnsi="MS Gothic" w:cs="Arial" w:hint="eastAsia"/>
                    </w:rPr>
                    <w:t>☐</w:t>
                  </w:r>
                </w:ins>
                <w:customXmlInsRangeStart w:id="1155" w:author="Alexander Waters" w:date="2022-08-23T15:10:00Z"/>
              </w:sdtContent>
            </w:sdt>
            <w:customXmlInsRangeEnd w:id="1155"/>
            <w:ins w:id="1156" w:author="Alexander Waters" w:date="2022-08-23T15:10:00Z">
              <w:r w:rsidR="00695E7F">
                <w:rPr>
                  <w:rFonts w:ascii="Cambria" w:hAnsi="Cambria" w:cs="Arial"/>
                </w:rPr>
                <w:t>50 Hz</w:t>
              </w:r>
            </w:ins>
            <w:ins w:id="1157" w:author="Alexander Waters" w:date="2022-08-23T15:11:00Z">
              <w:r w:rsidR="00695E7F">
                <w:rPr>
                  <w:rFonts w:ascii="Cambria" w:hAnsi="Cambria" w:cs="Arial"/>
                </w:rPr>
                <w:t xml:space="preserve"> ± 5%</w:t>
              </w:r>
            </w:ins>
          </w:p>
          <w:p w14:paraId="2030B214" w14:textId="7A2EC871" w:rsidR="00695E7F" w:rsidRDefault="00287984" w:rsidP="0037006B">
            <w:pPr>
              <w:jc w:val="center"/>
              <w:rPr>
                <w:ins w:id="1158" w:author="Alexander Waters" w:date="2022-08-23T15:02:00Z"/>
                <w:rFonts w:ascii="Cambria" w:hAnsi="Cambria" w:cs="Arial"/>
              </w:rPr>
            </w:pPr>
            <w:customXmlInsRangeStart w:id="1159" w:author="Alexander Waters" w:date="2022-08-23T15:10:00Z"/>
            <w:sdt>
              <w:sdtPr>
                <w:rPr>
                  <w:rFonts w:ascii="Cambria" w:hAnsi="Cambria" w:cs="Arial"/>
                </w:rPr>
                <w:id w:val="1411202684"/>
                <w14:checkbox>
                  <w14:checked w14:val="0"/>
                  <w14:checkedState w14:val="2612" w14:font="MS Gothic"/>
                  <w14:uncheckedState w14:val="2610" w14:font="MS Gothic"/>
                </w14:checkbox>
              </w:sdtPr>
              <w:sdtEndPr/>
              <w:sdtContent>
                <w:customXmlInsRangeEnd w:id="1159"/>
                <w:ins w:id="1160" w:author="Alexander Waters" w:date="2022-08-23T15:11:00Z">
                  <w:r w:rsidR="00695E7F">
                    <w:rPr>
                      <w:rFonts w:ascii="MS Gothic" w:eastAsia="MS Gothic" w:hAnsi="MS Gothic" w:cs="Arial" w:hint="eastAsia"/>
                    </w:rPr>
                    <w:t>☐</w:t>
                  </w:r>
                </w:ins>
                <w:customXmlInsRangeStart w:id="1161" w:author="Alexander Waters" w:date="2022-08-23T15:10:00Z"/>
              </w:sdtContent>
            </w:sdt>
            <w:customXmlInsRangeEnd w:id="1161"/>
            <w:ins w:id="1162" w:author="Alexander Waters" w:date="2022-08-23T15:10:00Z">
              <w:r w:rsidR="00695E7F">
                <w:rPr>
                  <w:rFonts w:ascii="Cambria" w:hAnsi="Cambria" w:cs="Arial"/>
                </w:rPr>
                <w:t>60 Hz</w:t>
              </w:r>
            </w:ins>
            <w:ins w:id="1163" w:author="Alexander Waters" w:date="2022-08-23T15:11:00Z">
              <w:r w:rsidR="00695E7F">
                <w:rPr>
                  <w:rFonts w:ascii="Cambria" w:hAnsi="Cambria" w:cs="Arial"/>
                </w:rPr>
                <w:t xml:space="preserve"> ± 5%</w:t>
              </w:r>
            </w:ins>
          </w:p>
        </w:tc>
        <w:tc>
          <w:tcPr>
            <w:tcW w:w="2732" w:type="dxa"/>
            <w:gridSpan w:val="2"/>
            <w:shd w:val="clear" w:color="auto" w:fill="FFFFFF" w:themeFill="background1"/>
            <w:vAlign w:val="center"/>
            <w:tcPrChange w:id="1164" w:author="Alexander Waters" w:date="2022-08-23T15:49:00Z">
              <w:tcPr>
                <w:tcW w:w="2732" w:type="dxa"/>
                <w:gridSpan w:val="3"/>
                <w:shd w:val="clear" w:color="auto" w:fill="FFFFFF" w:themeFill="background1"/>
                <w:vAlign w:val="center"/>
              </w:tcPr>
            </w:tcPrChange>
          </w:tcPr>
          <w:p w14:paraId="5037555B" w14:textId="1BD7B25C" w:rsidR="00D056F1" w:rsidRDefault="00D056F1" w:rsidP="0037006B">
            <w:pPr>
              <w:rPr>
                <w:ins w:id="1165" w:author="Alexander Waters" w:date="2022-08-23T15:02:00Z"/>
                <w:rFonts w:ascii="Cambria" w:hAnsi="Cambria" w:cs="Arial"/>
              </w:rPr>
            </w:pPr>
          </w:p>
        </w:tc>
        <w:tc>
          <w:tcPr>
            <w:tcW w:w="1143" w:type="dxa"/>
            <w:vAlign w:val="center"/>
            <w:tcPrChange w:id="1166" w:author="Alexander Waters" w:date="2022-08-23T15:49:00Z">
              <w:tcPr>
                <w:tcW w:w="1143" w:type="dxa"/>
                <w:vAlign w:val="center"/>
              </w:tcPr>
            </w:tcPrChange>
          </w:tcPr>
          <w:p w14:paraId="75D27157" w14:textId="77777777" w:rsidR="00D056F1" w:rsidRPr="00546D8D" w:rsidRDefault="00287984" w:rsidP="0037006B">
            <w:pPr>
              <w:rPr>
                <w:ins w:id="1167" w:author="Alexander Waters" w:date="2022-08-23T15:02:00Z"/>
                <w:rFonts w:ascii="Cambria" w:hAnsi="Cambria" w:cs="Arial"/>
              </w:rPr>
            </w:pPr>
            <w:customXmlInsRangeStart w:id="1168" w:author="Alexander Waters" w:date="2022-08-23T15:02:00Z"/>
            <w:sdt>
              <w:sdtPr>
                <w:rPr>
                  <w:rFonts w:ascii="Cambria" w:hAnsi="Cambria" w:cs="Arial"/>
                </w:rPr>
                <w:id w:val="-1465582742"/>
                <w14:checkbox>
                  <w14:checked w14:val="0"/>
                  <w14:checkedState w14:val="2612" w14:font="MS Gothic"/>
                  <w14:uncheckedState w14:val="2610" w14:font="MS Gothic"/>
                </w14:checkbox>
              </w:sdtPr>
              <w:sdtEndPr/>
              <w:sdtContent>
                <w:customXmlInsRangeEnd w:id="1168"/>
                <w:ins w:id="1169" w:author="Alexander Waters" w:date="2022-08-23T15:02:00Z">
                  <w:r w:rsidR="00D056F1">
                    <w:rPr>
                      <w:rFonts w:ascii="MS Gothic" w:eastAsia="MS Gothic" w:hAnsi="MS Gothic" w:cs="Arial" w:hint="eastAsia"/>
                    </w:rPr>
                    <w:t>☐</w:t>
                  </w:r>
                </w:ins>
                <w:customXmlInsRangeStart w:id="1170" w:author="Alexander Waters" w:date="2022-08-23T15:02:00Z"/>
              </w:sdtContent>
            </w:sdt>
            <w:customXmlInsRangeEnd w:id="1170"/>
            <w:ins w:id="1171" w:author="Alexander Waters" w:date="2022-08-23T15:02:00Z">
              <w:r w:rsidR="00D056F1">
                <w:rPr>
                  <w:rFonts w:ascii="Cambria" w:hAnsi="Cambria" w:cs="Arial"/>
                </w:rPr>
                <w:t>YES</w:t>
              </w:r>
            </w:ins>
          </w:p>
          <w:p w14:paraId="7C4EDB05" w14:textId="071D60BD" w:rsidR="00D056F1" w:rsidRDefault="00287984" w:rsidP="0037006B">
            <w:pPr>
              <w:rPr>
                <w:ins w:id="1172" w:author="Alexander Waters" w:date="2022-08-23T15:02:00Z"/>
                <w:rFonts w:ascii="Cambria" w:hAnsi="Cambria" w:cs="Arial"/>
              </w:rPr>
            </w:pPr>
            <w:customXmlInsRangeStart w:id="1173" w:author="Alexander Waters" w:date="2022-08-23T15:02:00Z"/>
            <w:sdt>
              <w:sdtPr>
                <w:rPr>
                  <w:rFonts w:ascii="Cambria" w:hAnsi="Cambria" w:cs="Arial"/>
                </w:rPr>
                <w:id w:val="2138604007"/>
                <w14:checkbox>
                  <w14:checked w14:val="0"/>
                  <w14:checkedState w14:val="2612" w14:font="MS Gothic"/>
                  <w14:uncheckedState w14:val="2610" w14:font="MS Gothic"/>
                </w14:checkbox>
              </w:sdtPr>
              <w:sdtEndPr/>
              <w:sdtContent>
                <w:customXmlInsRangeEnd w:id="1173"/>
                <w:ins w:id="1174" w:author="Alexander Waters" w:date="2022-08-23T15:02:00Z">
                  <w:r w:rsidR="00D056F1">
                    <w:rPr>
                      <w:rFonts w:ascii="MS Gothic" w:eastAsia="MS Gothic" w:hAnsi="MS Gothic" w:cs="Arial" w:hint="eastAsia"/>
                    </w:rPr>
                    <w:t>☐</w:t>
                  </w:r>
                </w:ins>
                <w:customXmlInsRangeStart w:id="1175" w:author="Alexander Waters" w:date="2022-08-23T15:02:00Z"/>
              </w:sdtContent>
            </w:sdt>
            <w:customXmlInsRangeEnd w:id="1175"/>
            <w:ins w:id="1176" w:author="Alexander Waters" w:date="2022-08-23T15:02:00Z">
              <w:r w:rsidR="00D056F1">
                <w:rPr>
                  <w:rFonts w:ascii="Cambria" w:hAnsi="Cambria" w:cs="Arial"/>
                </w:rPr>
                <w:t>NO</w:t>
              </w:r>
            </w:ins>
          </w:p>
        </w:tc>
      </w:tr>
      <w:tr w:rsidR="003A6041" w:rsidRPr="00546D8D" w14:paraId="769AFC21" w14:textId="77777777" w:rsidTr="003A6041">
        <w:tblPrEx>
          <w:tblW w:w="9720" w:type="dxa"/>
          <w:jc w:val="center"/>
          <w:tblPrExChange w:id="1177" w:author="Alexander Waters" w:date="2022-08-23T15:49:00Z">
            <w:tblPrEx>
              <w:tblW w:w="9720" w:type="dxa"/>
              <w:jc w:val="center"/>
            </w:tblPrEx>
          </w:tblPrExChange>
        </w:tblPrEx>
        <w:trPr>
          <w:cantSplit/>
          <w:trHeight w:val="737"/>
          <w:jc w:val="center"/>
          <w:ins w:id="1178" w:author="Alexander Waters" w:date="2022-08-23T15:02:00Z"/>
          <w:trPrChange w:id="1179" w:author="Alexander Waters" w:date="2022-08-23T15:49:00Z">
            <w:trPr>
              <w:cantSplit/>
              <w:trHeight w:val="737"/>
              <w:jc w:val="center"/>
            </w:trPr>
          </w:trPrChange>
        </w:trPr>
        <w:tc>
          <w:tcPr>
            <w:tcW w:w="1705" w:type="dxa"/>
            <w:gridSpan w:val="2"/>
            <w:vAlign w:val="center"/>
            <w:tcPrChange w:id="1180" w:author="Alexander Waters" w:date="2022-08-23T15:49:00Z">
              <w:tcPr>
                <w:tcW w:w="2155" w:type="dxa"/>
                <w:gridSpan w:val="3"/>
                <w:vAlign w:val="center"/>
              </w:tcPr>
            </w:tcPrChange>
          </w:tcPr>
          <w:p w14:paraId="2E4AF9FA" w14:textId="15D2C589" w:rsidR="00D056F1" w:rsidRPr="0037006B" w:rsidRDefault="0095422B" w:rsidP="0037006B">
            <w:pPr>
              <w:jc w:val="center"/>
              <w:rPr>
                <w:ins w:id="1181" w:author="Alexander Waters" w:date="2022-08-23T15:02:00Z"/>
                <w:rFonts w:ascii="Cambria" w:hAnsi="Cambria"/>
              </w:rPr>
            </w:pPr>
            <w:ins w:id="1182" w:author="Alexander Waters" w:date="2022-08-23T15:12:00Z">
              <w:r>
                <w:rPr>
                  <w:rFonts w:ascii="Cambria" w:hAnsi="Cambria"/>
                </w:rPr>
                <w:t>Current Protection [A]:</w:t>
              </w:r>
            </w:ins>
          </w:p>
        </w:tc>
        <w:tc>
          <w:tcPr>
            <w:tcW w:w="4140" w:type="dxa"/>
            <w:gridSpan w:val="3"/>
            <w:shd w:val="clear" w:color="auto" w:fill="FFFFFF" w:themeFill="background1"/>
            <w:vAlign w:val="center"/>
            <w:tcPrChange w:id="1183" w:author="Alexander Waters" w:date="2022-08-23T15:49:00Z">
              <w:tcPr>
                <w:tcW w:w="3690" w:type="dxa"/>
                <w:gridSpan w:val="3"/>
                <w:shd w:val="clear" w:color="auto" w:fill="FFFFFF" w:themeFill="background1"/>
                <w:vAlign w:val="center"/>
              </w:tcPr>
            </w:tcPrChange>
          </w:tcPr>
          <w:p w14:paraId="0D64C8A9" w14:textId="35DDA97B" w:rsidR="00D056F1" w:rsidRDefault="0095422B" w:rsidP="0037006B">
            <w:pPr>
              <w:jc w:val="center"/>
              <w:rPr>
                <w:ins w:id="1184" w:author="Alexander Waters" w:date="2022-08-23T15:02:00Z"/>
                <w:rFonts w:ascii="Cambria" w:hAnsi="Cambria" w:cs="Arial"/>
              </w:rPr>
            </w:pPr>
            <w:ins w:id="1185" w:author="Alexander Waters" w:date="2022-08-23T15:12:00Z">
              <w:r>
                <w:rPr>
                  <w:rFonts w:ascii="Cambria" w:hAnsi="Cambria" w:cs="Arial"/>
                </w:rPr>
                <w:t xml:space="preserve">Should </w:t>
              </w:r>
            </w:ins>
            <w:r w:rsidR="00D96878">
              <w:rPr>
                <w:rFonts w:ascii="Cambria" w:hAnsi="Cambria" w:cs="Arial"/>
              </w:rPr>
              <w:t xml:space="preserve">be sufficient to </w:t>
            </w:r>
            <w:r w:rsidR="00B216EC">
              <w:rPr>
                <w:rFonts w:ascii="Cambria" w:hAnsi="Cambria" w:cs="Arial"/>
              </w:rPr>
              <w:t>provide protection against</w:t>
            </w:r>
            <w:ins w:id="1186" w:author="Alexander Waters" w:date="2022-08-23T15:12:00Z">
              <w:r>
                <w:rPr>
                  <w:rFonts w:ascii="Cambria" w:hAnsi="Cambria" w:cs="Arial"/>
                </w:rPr>
                <w:t xml:space="preserve"> the maximum device current state</w:t>
              </w:r>
            </w:ins>
            <w:r w:rsidR="00B216EC">
              <w:rPr>
                <w:rFonts w:ascii="Cambria" w:hAnsi="Cambria" w:cs="Arial"/>
              </w:rPr>
              <w:t>d</w:t>
            </w:r>
            <w:ins w:id="1187" w:author="Alexander Waters" w:date="2022-08-23T15:12:00Z">
              <w:r>
                <w:rPr>
                  <w:rFonts w:ascii="Cambria" w:hAnsi="Cambria" w:cs="Arial"/>
                </w:rPr>
                <w:t xml:space="preserve"> </w:t>
              </w:r>
              <w:r w:rsidRPr="00F0254D">
                <w:rPr>
                  <w:rFonts w:ascii="Cambria" w:hAnsi="Cambria" w:cs="Arial"/>
                </w:rPr>
                <w:t xml:space="preserve">in </w:t>
              </w:r>
            </w:ins>
            <w:r w:rsidR="00F0254D" w:rsidRPr="0037006B">
              <w:rPr>
                <w:rFonts w:ascii="Cambria" w:hAnsi="Cambria"/>
              </w:rPr>
              <w:t>Laboratory Drying Ovens and Incubators with innovated control automatics ECO line and EVO line</w:t>
            </w:r>
          </w:p>
        </w:tc>
        <w:tc>
          <w:tcPr>
            <w:tcW w:w="2732" w:type="dxa"/>
            <w:gridSpan w:val="2"/>
            <w:shd w:val="clear" w:color="auto" w:fill="FFFFFF" w:themeFill="background1"/>
            <w:vAlign w:val="center"/>
            <w:tcPrChange w:id="1188" w:author="Alexander Waters" w:date="2022-08-23T15:49:00Z">
              <w:tcPr>
                <w:tcW w:w="2732" w:type="dxa"/>
                <w:gridSpan w:val="3"/>
                <w:shd w:val="clear" w:color="auto" w:fill="FFFFFF" w:themeFill="background1"/>
                <w:vAlign w:val="center"/>
              </w:tcPr>
            </w:tcPrChange>
          </w:tcPr>
          <w:p w14:paraId="40F90F31" w14:textId="5E1FBFC6" w:rsidR="00D056F1" w:rsidRDefault="00D056F1" w:rsidP="0037006B">
            <w:pPr>
              <w:rPr>
                <w:ins w:id="1189" w:author="Alexander Waters" w:date="2022-08-23T15:02:00Z"/>
                <w:rFonts w:ascii="Cambria" w:hAnsi="Cambria" w:cs="Arial"/>
              </w:rPr>
            </w:pPr>
          </w:p>
        </w:tc>
        <w:tc>
          <w:tcPr>
            <w:tcW w:w="1143" w:type="dxa"/>
            <w:vAlign w:val="center"/>
            <w:tcPrChange w:id="1190" w:author="Alexander Waters" w:date="2022-08-23T15:49:00Z">
              <w:tcPr>
                <w:tcW w:w="1143" w:type="dxa"/>
                <w:vAlign w:val="center"/>
              </w:tcPr>
            </w:tcPrChange>
          </w:tcPr>
          <w:p w14:paraId="2DC8A817" w14:textId="77777777" w:rsidR="00D056F1" w:rsidRPr="00546D8D" w:rsidRDefault="00287984" w:rsidP="0037006B">
            <w:pPr>
              <w:rPr>
                <w:ins w:id="1191" w:author="Alexander Waters" w:date="2022-08-23T15:02:00Z"/>
                <w:rFonts w:ascii="Cambria" w:hAnsi="Cambria" w:cs="Arial"/>
              </w:rPr>
            </w:pPr>
            <w:customXmlInsRangeStart w:id="1192" w:author="Alexander Waters" w:date="2022-08-23T15:02:00Z"/>
            <w:sdt>
              <w:sdtPr>
                <w:rPr>
                  <w:rFonts w:ascii="Cambria" w:hAnsi="Cambria" w:cs="Arial"/>
                </w:rPr>
                <w:id w:val="-1893492379"/>
                <w14:checkbox>
                  <w14:checked w14:val="0"/>
                  <w14:checkedState w14:val="2612" w14:font="MS Gothic"/>
                  <w14:uncheckedState w14:val="2610" w14:font="MS Gothic"/>
                </w14:checkbox>
              </w:sdtPr>
              <w:sdtEndPr/>
              <w:sdtContent>
                <w:customXmlInsRangeEnd w:id="1192"/>
                <w:ins w:id="1193" w:author="Alexander Waters" w:date="2022-08-23T15:02:00Z">
                  <w:r w:rsidR="00D056F1">
                    <w:rPr>
                      <w:rFonts w:ascii="MS Gothic" w:eastAsia="MS Gothic" w:hAnsi="MS Gothic" w:cs="Arial" w:hint="eastAsia"/>
                    </w:rPr>
                    <w:t>☐</w:t>
                  </w:r>
                </w:ins>
                <w:customXmlInsRangeStart w:id="1194" w:author="Alexander Waters" w:date="2022-08-23T15:02:00Z"/>
              </w:sdtContent>
            </w:sdt>
            <w:customXmlInsRangeEnd w:id="1194"/>
            <w:ins w:id="1195" w:author="Alexander Waters" w:date="2022-08-23T15:02:00Z">
              <w:r w:rsidR="00D056F1">
                <w:rPr>
                  <w:rFonts w:ascii="Cambria" w:hAnsi="Cambria" w:cs="Arial"/>
                </w:rPr>
                <w:t>YES</w:t>
              </w:r>
            </w:ins>
          </w:p>
          <w:p w14:paraId="05E5334E" w14:textId="77777777" w:rsidR="00D056F1" w:rsidRDefault="00287984" w:rsidP="0037006B">
            <w:pPr>
              <w:rPr>
                <w:ins w:id="1196" w:author="Alexander Waters" w:date="2022-08-23T15:02:00Z"/>
                <w:rFonts w:ascii="Cambria" w:hAnsi="Cambria" w:cs="Arial"/>
              </w:rPr>
            </w:pPr>
            <w:customXmlInsRangeStart w:id="1197" w:author="Alexander Waters" w:date="2022-08-23T15:02:00Z"/>
            <w:sdt>
              <w:sdtPr>
                <w:rPr>
                  <w:rFonts w:ascii="Cambria" w:hAnsi="Cambria" w:cs="Arial"/>
                </w:rPr>
                <w:id w:val="344758135"/>
                <w14:checkbox>
                  <w14:checked w14:val="0"/>
                  <w14:checkedState w14:val="2612" w14:font="MS Gothic"/>
                  <w14:uncheckedState w14:val="2610" w14:font="MS Gothic"/>
                </w14:checkbox>
              </w:sdtPr>
              <w:sdtEndPr/>
              <w:sdtContent>
                <w:customXmlInsRangeEnd w:id="1197"/>
                <w:ins w:id="1198" w:author="Alexander Waters" w:date="2022-08-23T15:02:00Z">
                  <w:r w:rsidR="00D056F1">
                    <w:rPr>
                      <w:rFonts w:ascii="MS Gothic" w:eastAsia="MS Gothic" w:hAnsi="MS Gothic" w:cs="Arial" w:hint="eastAsia"/>
                    </w:rPr>
                    <w:t>☐</w:t>
                  </w:r>
                </w:ins>
                <w:customXmlInsRangeStart w:id="1199" w:author="Alexander Waters" w:date="2022-08-23T15:02:00Z"/>
              </w:sdtContent>
            </w:sdt>
            <w:customXmlInsRangeEnd w:id="1199"/>
            <w:ins w:id="1200" w:author="Alexander Waters" w:date="2022-08-23T15:02:00Z">
              <w:r w:rsidR="00D056F1">
                <w:rPr>
                  <w:rFonts w:ascii="Cambria" w:hAnsi="Cambria" w:cs="Arial"/>
                </w:rPr>
                <w:t>NO</w:t>
              </w:r>
            </w:ins>
          </w:p>
          <w:p w14:paraId="44EDEC9C" w14:textId="0BD2208A" w:rsidR="00D056F1" w:rsidRDefault="00D056F1" w:rsidP="0037006B">
            <w:pPr>
              <w:rPr>
                <w:ins w:id="1201" w:author="Alexander Waters" w:date="2022-08-23T15:02:00Z"/>
                <w:rFonts w:ascii="Cambria" w:hAnsi="Cambria" w:cs="Arial"/>
              </w:rPr>
            </w:pPr>
          </w:p>
        </w:tc>
      </w:tr>
      <w:tr w:rsidR="005261A0" w:rsidRPr="00546D8D" w14:paraId="6A1B2E6A" w14:textId="77777777" w:rsidTr="005261A0">
        <w:tblPrEx>
          <w:tblW w:w="9720" w:type="dxa"/>
          <w:jc w:val="center"/>
          <w:tblPrExChange w:id="1202" w:author="Alexander Waters" w:date="2022-08-23T15:48:00Z">
            <w:tblPrEx>
              <w:tblW w:w="9720" w:type="dxa"/>
              <w:jc w:val="center"/>
            </w:tblPrEx>
          </w:tblPrExChange>
        </w:tblPrEx>
        <w:trPr>
          <w:cantSplit/>
          <w:trHeight w:val="215"/>
          <w:jc w:val="center"/>
          <w:ins w:id="1203" w:author="Alexander Waters" w:date="2022-08-23T15:47:00Z"/>
          <w:trPrChange w:id="1204" w:author="Alexander Waters" w:date="2022-08-23T15:48:00Z">
            <w:trPr>
              <w:cantSplit/>
              <w:trHeight w:val="755"/>
              <w:jc w:val="center"/>
            </w:trPr>
          </w:trPrChange>
        </w:trPr>
        <w:tc>
          <w:tcPr>
            <w:tcW w:w="9720" w:type="dxa"/>
            <w:gridSpan w:val="8"/>
            <w:shd w:val="clear" w:color="auto" w:fill="BFBFBF" w:themeFill="background1" w:themeFillShade="BF"/>
            <w:vAlign w:val="center"/>
            <w:tcPrChange w:id="1205" w:author="Alexander Waters" w:date="2022-08-23T15:48:00Z">
              <w:tcPr>
                <w:tcW w:w="9720" w:type="dxa"/>
                <w:gridSpan w:val="10"/>
                <w:vAlign w:val="center"/>
              </w:tcPr>
            </w:tcPrChange>
          </w:tcPr>
          <w:p w14:paraId="03EE5AB9" w14:textId="77777777" w:rsidR="005261A0" w:rsidRDefault="005261A0" w:rsidP="0037006B">
            <w:pPr>
              <w:rPr>
                <w:ins w:id="1206" w:author="Alexander Waters" w:date="2022-08-23T15:47:00Z"/>
                <w:rFonts w:ascii="Cambria" w:hAnsi="Cambria" w:cs="Arial"/>
              </w:rPr>
            </w:pPr>
          </w:p>
        </w:tc>
      </w:tr>
      <w:tr w:rsidR="005261A0" w:rsidRPr="00546D8D" w14:paraId="504F7C6F" w14:textId="77777777" w:rsidTr="003A6041">
        <w:tblPrEx>
          <w:tblW w:w="9720" w:type="dxa"/>
          <w:jc w:val="center"/>
          <w:tblPrExChange w:id="1207" w:author="Alexander Waters" w:date="2022-08-23T15:49:00Z">
            <w:tblPrEx>
              <w:tblW w:w="9720" w:type="dxa"/>
              <w:jc w:val="center"/>
            </w:tblPrEx>
          </w:tblPrExChange>
        </w:tblPrEx>
        <w:trPr>
          <w:cantSplit/>
          <w:trHeight w:val="233"/>
          <w:jc w:val="center"/>
          <w:ins w:id="1208" w:author="Alexander Waters" w:date="2022-08-23T15:45:00Z"/>
          <w:trPrChange w:id="1209" w:author="Alexander Waters" w:date="2022-08-23T15:49:00Z">
            <w:trPr>
              <w:cantSplit/>
              <w:trHeight w:val="233"/>
              <w:jc w:val="center"/>
            </w:trPr>
          </w:trPrChange>
        </w:trPr>
        <w:tc>
          <w:tcPr>
            <w:tcW w:w="1705" w:type="dxa"/>
            <w:gridSpan w:val="2"/>
            <w:vMerge w:val="restart"/>
            <w:vAlign w:val="center"/>
            <w:tcPrChange w:id="1210" w:author="Alexander Waters" w:date="2022-08-23T15:49:00Z">
              <w:tcPr>
                <w:tcW w:w="2785" w:type="dxa"/>
                <w:gridSpan w:val="5"/>
                <w:vMerge w:val="restart"/>
                <w:vAlign w:val="center"/>
              </w:tcPr>
            </w:tcPrChange>
          </w:tcPr>
          <w:p w14:paraId="0258B338" w14:textId="2C9E385C" w:rsidR="005261A0" w:rsidRDefault="005261A0">
            <w:pPr>
              <w:jc w:val="center"/>
              <w:rPr>
                <w:ins w:id="1211" w:author="Alexander Waters" w:date="2022-08-23T15:45:00Z"/>
                <w:rFonts w:ascii="Cambria" w:hAnsi="Cambria" w:cs="Arial"/>
              </w:rPr>
              <w:pPrChange w:id="1212" w:author="Alexander Waters" w:date="2022-08-23T15:48:00Z">
                <w:pPr/>
              </w:pPrChange>
            </w:pPr>
            <w:ins w:id="1213" w:author="Alexander Waters" w:date="2022-08-23T15:46:00Z">
              <w:r>
                <w:rPr>
                  <w:rFonts w:ascii="Cambria" w:hAnsi="Cambria" w:cs="Arial"/>
                </w:rPr>
                <w:t>Test Equipment:</w:t>
              </w:r>
            </w:ins>
          </w:p>
        </w:tc>
        <w:tc>
          <w:tcPr>
            <w:tcW w:w="2430" w:type="dxa"/>
            <w:gridSpan w:val="2"/>
            <w:vAlign w:val="center"/>
            <w:tcPrChange w:id="1214" w:author="Alexander Waters" w:date="2022-08-23T15:49:00Z">
              <w:tcPr>
                <w:tcW w:w="3467" w:type="dxa"/>
                <w:gridSpan w:val="3"/>
                <w:vAlign w:val="center"/>
              </w:tcPr>
            </w:tcPrChange>
          </w:tcPr>
          <w:p w14:paraId="5847E7FA" w14:textId="4DDD88B7" w:rsidR="005261A0" w:rsidRDefault="005261A0" w:rsidP="0037006B">
            <w:pPr>
              <w:rPr>
                <w:ins w:id="1215" w:author="Alexander Waters" w:date="2022-08-23T15:45:00Z"/>
                <w:rFonts w:ascii="Cambria" w:hAnsi="Cambria" w:cs="Arial"/>
              </w:rPr>
            </w:pPr>
            <w:ins w:id="1216" w:author="Alexander Waters" w:date="2022-08-23T15:48:00Z">
              <w:r>
                <w:rPr>
                  <w:rFonts w:ascii="Cambria" w:hAnsi="Cambria" w:cs="Arial"/>
                </w:rPr>
                <w:t>Name/Description:</w:t>
              </w:r>
            </w:ins>
          </w:p>
        </w:tc>
        <w:tc>
          <w:tcPr>
            <w:tcW w:w="5585" w:type="dxa"/>
            <w:gridSpan w:val="4"/>
            <w:vAlign w:val="center"/>
            <w:tcPrChange w:id="1217" w:author="Alexander Waters" w:date="2022-08-23T15:49:00Z">
              <w:tcPr>
                <w:tcW w:w="3468" w:type="dxa"/>
                <w:gridSpan w:val="2"/>
                <w:vAlign w:val="center"/>
              </w:tcPr>
            </w:tcPrChange>
          </w:tcPr>
          <w:p w14:paraId="2D4878D0" w14:textId="01FCBF6A" w:rsidR="005261A0" w:rsidRDefault="005261A0" w:rsidP="0037006B">
            <w:pPr>
              <w:rPr>
                <w:ins w:id="1218" w:author="Alexander Waters" w:date="2022-08-23T15:45:00Z"/>
                <w:rFonts w:ascii="Cambria" w:hAnsi="Cambria" w:cs="Arial"/>
              </w:rPr>
            </w:pPr>
          </w:p>
        </w:tc>
      </w:tr>
      <w:tr w:rsidR="005261A0" w:rsidRPr="00546D8D" w14:paraId="6D46DE90" w14:textId="77777777" w:rsidTr="003A6041">
        <w:tblPrEx>
          <w:tblW w:w="9720" w:type="dxa"/>
          <w:jc w:val="center"/>
          <w:tblPrExChange w:id="1219" w:author="Alexander Waters" w:date="2022-08-23T15:49:00Z">
            <w:tblPrEx>
              <w:tblW w:w="9720" w:type="dxa"/>
              <w:jc w:val="center"/>
            </w:tblPrEx>
          </w:tblPrExChange>
        </w:tblPrEx>
        <w:trPr>
          <w:cantSplit/>
          <w:trHeight w:val="230"/>
          <w:jc w:val="center"/>
          <w:ins w:id="1220" w:author="Alexander Waters" w:date="2022-08-23T15:45:00Z"/>
          <w:trPrChange w:id="1221" w:author="Alexander Waters" w:date="2022-08-23T15:49:00Z">
            <w:trPr>
              <w:cantSplit/>
              <w:trHeight w:val="230"/>
              <w:jc w:val="center"/>
            </w:trPr>
          </w:trPrChange>
        </w:trPr>
        <w:tc>
          <w:tcPr>
            <w:tcW w:w="1705" w:type="dxa"/>
            <w:gridSpan w:val="2"/>
            <w:vMerge/>
            <w:vAlign w:val="center"/>
            <w:tcPrChange w:id="1222" w:author="Alexander Waters" w:date="2022-08-23T15:49:00Z">
              <w:tcPr>
                <w:tcW w:w="2785" w:type="dxa"/>
                <w:gridSpan w:val="5"/>
                <w:vMerge/>
                <w:vAlign w:val="center"/>
              </w:tcPr>
            </w:tcPrChange>
          </w:tcPr>
          <w:p w14:paraId="075F7C7D" w14:textId="77777777" w:rsidR="005261A0" w:rsidRDefault="005261A0" w:rsidP="0037006B">
            <w:pPr>
              <w:rPr>
                <w:ins w:id="1223" w:author="Alexander Waters" w:date="2022-08-23T15:46:00Z"/>
                <w:rFonts w:ascii="Cambria" w:hAnsi="Cambria" w:cs="Arial"/>
              </w:rPr>
            </w:pPr>
          </w:p>
        </w:tc>
        <w:tc>
          <w:tcPr>
            <w:tcW w:w="2430" w:type="dxa"/>
            <w:gridSpan w:val="2"/>
            <w:vAlign w:val="center"/>
            <w:tcPrChange w:id="1224" w:author="Alexander Waters" w:date="2022-08-23T15:49:00Z">
              <w:tcPr>
                <w:tcW w:w="3467" w:type="dxa"/>
                <w:gridSpan w:val="3"/>
                <w:vAlign w:val="center"/>
              </w:tcPr>
            </w:tcPrChange>
          </w:tcPr>
          <w:p w14:paraId="225F0646" w14:textId="4B17A45F" w:rsidR="005261A0" w:rsidRDefault="00870112" w:rsidP="0037006B">
            <w:pPr>
              <w:rPr>
                <w:ins w:id="1225" w:author="Alexander Waters" w:date="2022-08-23T15:45:00Z"/>
                <w:rFonts w:ascii="Cambria" w:hAnsi="Cambria" w:cs="Arial"/>
              </w:rPr>
            </w:pPr>
            <w:ins w:id="1226" w:author="Alexander Waters" w:date="2022-08-23T15:48:00Z">
              <w:r>
                <w:rPr>
                  <w:rFonts w:ascii="Cambria" w:hAnsi="Cambria" w:cs="Arial"/>
                </w:rPr>
                <w:t>Type/Manufacturer:</w:t>
              </w:r>
            </w:ins>
          </w:p>
        </w:tc>
        <w:tc>
          <w:tcPr>
            <w:tcW w:w="5585" w:type="dxa"/>
            <w:gridSpan w:val="4"/>
            <w:vAlign w:val="center"/>
            <w:tcPrChange w:id="1227" w:author="Alexander Waters" w:date="2022-08-23T15:49:00Z">
              <w:tcPr>
                <w:tcW w:w="3468" w:type="dxa"/>
                <w:gridSpan w:val="2"/>
                <w:vAlign w:val="center"/>
              </w:tcPr>
            </w:tcPrChange>
          </w:tcPr>
          <w:p w14:paraId="7537806D" w14:textId="37F3E32D" w:rsidR="005261A0" w:rsidRDefault="005261A0" w:rsidP="0037006B">
            <w:pPr>
              <w:rPr>
                <w:ins w:id="1228" w:author="Alexander Waters" w:date="2022-08-23T15:45:00Z"/>
                <w:rFonts w:ascii="Cambria" w:hAnsi="Cambria" w:cs="Arial"/>
              </w:rPr>
            </w:pPr>
          </w:p>
        </w:tc>
      </w:tr>
      <w:tr w:rsidR="005261A0" w:rsidRPr="00546D8D" w14:paraId="25721833" w14:textId="77777777" w:rsidTr="003A6041">
        <w:tblPrEx>
          <w:tblW w:w="9720" w:type="dxa"/>
          <w:jc w:val="center"/>
          <w:tblPrExChange w:id="1229" w:author="Alexander Waters" w:date="2022-08-23T15:49:00Z">
            <w:tblPrEx>
              <w:tblW w:w="9720" w:type="dxa"/>
              <w:jc w:val="center"/>
            </w:tblPrEx>
          </w:tblPrExChange>
        </w:tblPrEx>
        <w:trPr>
          <w:cantSplit/>
          <w:trHeight w:val="230"/>
          <w:jc w:val="center"/>
          <w:ins w:id="1230" w:author="Alexander Waters" w:date="2022-08-23T15:45:00Z"/>
          <w:trPrChange w:id="1231" w:author="Alexander Waters" w:date="2022-08-23T15:49:00Z">
            <w:trPr>
              <w:cantSplit/>
              <w:trHeight w:val="230"/>
              <w:jc w:val="center"/>
            </w:trPr>
          </w:trPrChange>
        </w:trPr>
        <w:tc>
          <w:tcPr>
            <w:tcW w:w="1705" w:type="dxa"/>
            <w:gridSpan w:val="2"/>
            <w:vMerge/>
            <w:vAlign w:val="center"/>
            <w:tcPrChange w:id="1232" w:author="Alexander Waters" w:date="2022-08-23T15:49:00Z">
              <w:tcPr>
                <w:tcW w:w="2785" w:type="dxa"/>
                <w:gridSpan w:val="5"/>
                <w:vMerge/>
                <w:vAlign w:val="center"/>
              </w:tcPr>
            </w:tcPrChange>
          </w:tcPr>
          <w:p w14:paraId="52D53C03" w14:textId="77777777" w:rsidR="005261A0" w:rsidRDefault="005261A0" w:rsidP="0037006B">
            <w:pPr>
              <w:rPr>
                <w:ins w:id="1233" w:author="Alexander Waters" w:date="2022-08-23T15:46:00Z"/>
                <w:rFonts w:ascii="Cambria" w:hAnsi="Cambria" w:cs="Arial"/>
              </w:rPr>
            </w:pPr>
          </w:p>
        </w:tc>
        <w:tc>
          <w:tcPr>
            <w:tcW w:w="2430" w:type="dxa"/>
            <w:gridSpan w:val="2"/>
            <w:vAlign w:val="center"/>
            <w:tcPrChange w:id="1234" w:author="Alexander Waters" w:date="2022-08-23T15:49:00Z">
              <w:tcPr>
                <w:tcW w:w="3467" w:type="dxa"/>
                <w:gridSpan w:val="3"/>
                <w:vAlign w:val="center"/>
              </w:tcPr>
            </w:tcPrChange>
          </w:tcPr>
          <w:p w14:paraId="5DFC85D0" w14:textId="618BF474" w:rsidR="005261A0" w:rsidRDefault="00870112" w:rsidP="0037006B">
            <w:pPr>
              <w:rPr>
                <w:ins w:id="1235" w:author="Alexander Waters" w:date="2022-08-23T15:45:00Z"/>
                <w:rFonts w:ascii="Cambria" w:hAnsi="Cambria" w:cs="Arial"/>
              </w:rPr>
            </w:pPr>
            <w:ins w:id="1236" w:author="Alexander Waters" w:date="2022-08-23T15:48:00Z">
              <w:r>
                <w:rPr>
                  <w:rFonts w:ascii="Cambria" w:hAnsi="Cambria" w:cs="Arial"/>
                </w:rPr>
                <w:t>Serial Number:</w:t>
              </w:r>
            </w:ins>
          </w:p>
        </w:tc>
        <w:tc>
          <w:tcPr>
            <w:tcW w:w="5585" w:type="dxa"/>
            <w:gridSpan w:val="4"/>
            <w:vAlign w:val="center"/>
            <w:tcPrChange w:id="1237" w:author="Alexander Waters" w:date="2022-08-23T15:49:00Z">
              <w:tcPr>
                <w:tcW w:w="3468" w:type="dxa"/>
                <w:gridSpan w:val="2"/>
                <w:vAlign w:val="center"/>
              </w:tcPr>
            </w:tcPrChange>
          </w:tcPr>
          <w:p w14:paraId="596C291D" w14:textId="70CF5BAA" w:rsidR="005261A0" w:rsidRDefault="005261A0" w:rsidP="0037006B">
            <w:pPr>
              <w:rPr>
                <w:ins w:id="1238" w:author="Alexander Waters" w:date="2022-08-23T15:45:00Z"/>
                <w:rFonts w:ascii="Cambria" w:hAnsi="Cambria" w:cs="Arial"/>
              </w:rPr>
            </w:pPr>
          </w:p>
        </w:tc>
      </w:tr>
      <w:tr w:rsidR="00870112" w:rsidRPr="00546D8D" w14:paraId="0FDA87D0" w14:textId="77777777" w:rsidTr="003A6041">
        <w:tblPrEx>
          <w:tblW w:w="9720" w:type="dxa"/>
          <w:jc w:val="center"/>
          <w:tblPrExChange w:id="1239" w:author="Alexander Waters" w:date="2022-08-23T15:49:00Z">
            <w:tblPrEx>
              <w:tblW w:w="9720" w:type="dxa"/>
              <w:jc w:val="center"/>
            </w:tblPrEx>
          </w:tblPrExChange>
        </w:tblPrEx>
        <w:trPr>
          <w:cantSplit/>
          <w:trHeight w:val="230"/>
          <w:jc w:val="center"/>
          <w:ins w:id="1240" w:author="Alexander Waters" w:date="2022-08-23T15:49:00Z"/>
          <w:trPrChange w:id="1241" w:author="Alexander Waters" w:date="2022-08-23T15:49:00Z">
            <w:trPr>
              <w:cantSplit/>
              <w:trHeight w:val="230"/>
              <w:jc w:val="center"/>
            </w:trPr>
          </w:trPrChange>
        </w:trPr>
        <w:tc>
          <w:tcPr>
            <w:tcW w:w="1705" w:type="dxa"/>
            <w:gridSpan w:val="2"/>
            <w:vMerge/>
            <w:vAlign w:val="center"/>
            <w:tcPrChange w:id="1242" w:author="Alexander Waters" w:date="2022-08-23T15:49:00Z">
              <w:tcPr>
                <w:tcW w:w="2785" w:type="dxa"/>
                <w:gridSpan w:val="5"/>
                <w:vMerge/>
                <w:vAlign w:val="center"/>
              </w:tcPr>
            </w:tcPrChange>
          </w:tcPr>
          <w:p w14:paraId="078D5417" w14:textId="77777777" w:rsidR="00870112" w:rsidRDefault="00870112" w:rsidP="0037006B">
            <w:pPr>
              <w:rPr>
                <w:ins w:id="1243" w:author="Alexander Waters" w:date="2022-08-23T15:49:00Z"/>
                <w:rFonts w:ascii="Cambria" w:hAnsi="Cambria" w:cs="Arial"/>
              </w:rPr>
            </w:pPr>
          </w:p>
        </w:tc>
        <w:tc>
          <w:tcPr>
            <w:tcW w:w="2430" w:type="dxa"/>
            <w:gridSpan w:val="2"/>
            <w:vAlign w:val="center"/>
            <w:tcPrChange w:id="1244" w:author="Alexander Waters" w:date="2022-08-23T15:49:00Z">
              <w:tcPr>
                <w:tcW w:w="3467" w:type="dxa"/>
                <w:gridSpan w:val="3"/>
                <w:vAlign w:val="center"/>
              </w:tcPr>
            </w:tcPrChange>
          </w:tcPr>
          <w:p w14:paraId="53DFB91E" w14:textId="10199253" w:rsidR="00870112" w:rsidRDefault="003A6041" w:rsidP="0037006B">
            <w:pPr>
              <w:rPr>
                <w:ins w:id="1245" w:author="Alexander Waters" w:date="2022-08-23T15:49:00Z"/>
                <w:rFonts w:ascii="Cambria" w:hAnsi="Cambria" w:cs="Arial"/>
              </w:rPr>
            </w:pPr>
            <w:ins w:id="1246" w:author="Alexander Waters" w:date="2022-08-23T15:49:00Z">
              <w:r>
                <w:rPr>
                  <w:rFonts w:ascii="Cambria" w:hAnsi="Cambria" w:cs="Arial"/>
                </w:rPr>
                <w:t>Stimlabs Asset ID:</w:t>
              </w:r>
            </w:ins>
          </w:p>
        </w:tc>
        <w:tc>
          <w:tcPr>
            <w:tcW w:w="5585" w:type="dxa"/>
            <w:gridSpan w:val="4"/>
            <w:vAlign w:val="center"/>
            <w:tcPrChange w:id="1247" w:author="Alexander Waters" w:date="2022-08-23T15:49:00Z">
              <w:tcPr>
                <w:tcW w:w="3468" w:type="dxa"/>
                <w:gridSpan w:val="2"/>
                <w:vAlign w:val="center"/>
              </w:tcPr>
            </w:tcPrChange>
          </w:tcPr>
          <w:p w14:paraId="48CD87AB" w14:textId="77777777" w:rsidR="00870112" w:rsidRDefault="00870112" w:rsidP="0037006B">
            <w:pPr>
              <w:rPr>
                <w:ins w:id="1248" w:author="Alexander Waters" w:date="2022-08-23T15:49:00Z"/>
                <w:rFonts w:ascii="Cambria" w:hAnsi="Cambria" w:cs="Arial"/>
              </w:rPr>
            </w:pPr>
          </w:p>
        </w:tc>
      </w:tr>
      <w:tr w:rsidR="005261A0" w:rsidRPr="00546D8D" w14:paraId="1C1222B5" w14:textId="77777777" w:rsidTr="003A6041">
        <w:tblPrEx>
          <w:tblW w:w="9720" w:type="dxa"/>
          <w:jc w:val="center"/>
          <w:tblPrExChange w:id="1249" w:author="Alexander Waters" w:date="2022-08-23T15:49:00Z">
            <w:tblPrEx>
              <w:tblW w:w="9720" w:type="dxa"/>
              <w:jc w:val="center"/>
            </w:tblPrEx>
          </w:tblPrExChange>
        </w:tblPrEx>
        <w:trPr>
          <w:cantSplit/>
          <w:trHeight w:val="230"/>
          <w:jc w:val="center"/>
          <w:ins w:id="1250" w:author="Alexander Waters" w:date="2022-08-23T15:45:00Z"/>
          <w:trPrChange w:id="1251" w:author="Alexander Waters" w:date="2022-08-23T15:49:00Z">
            <w:trPr>
              <w:cantSplit/>
              <w:trHeight w:val="230"/>
              <w:jc w:val="center"/>
            </w:trPr>
          </w:trPrChange>
        </w:trPr>
        <w:tc>
          <w:tcPr>
            <w:tcW w:w="1705" w:type="dxa"/>
            <w:gridSpan w:val="2"/>
            <w:vMerge/>
            <w:vAlign w:val="center"/>
            <w:tcPrChange w:id="1252" w:author="Alexander Waters" w:date="2022-08-23T15:49:00Z">
              <w:tcPr>
                <w:tcW w:w="2785" w:type="dxa"/>
                <w:gridSpan w:val="5"/>
                <w:vMerge/>
                <w:vAlign w:val="center"/>
              </w:tcPr>
            </w:tcPrChange>
          </w:tcPr>
          <w:p w14:paraId="25172E20" w14:textId="77777777" w:rsidR="005261A0" w:rsidRDefault="005261A0" w:rsidP="0037006B">
            <w:pPr>
              <w:rPr>
                <w:ins w:id="1253" w:author="Alexander Waters" w:date="2022-08-23T15:46:00Z"/>
                <w:rFonts w:ascii="Cambria" w:hAnsi="Cambria" w:cs="Arial"/>
              </w:rPr>
            </w:pPr>
          </w:p>
        </w:tc>
        <w:tc>
          <w:tcPr>
            <w:tcW w:w="2430" w:type="dxa"/>
            <w:gridSpan w:val="2"/>
            <w:vAlign w:val="center"/>
            <w:tcPrChange w:id="1254" w:author="Alexander Waters" w:date="2022-08-23T15:49:00Z">
              <w:tcPr>
                <w:tcW w:w="3467" w:type="dxa"/>
                <w:gridSpan w:val="3"/>
                <w:vAlign w:val="center"/>
              </w:tcPr>
            </w:tcPrChange>
          </w:tcPr>
          <w:p w14:paraId="068072BC" w14:textId="7B99D821" w:rsidR="005261A0" w:rsidRDefault="003A6041" w:rsidP="0037006B">
            <w:pPr>
              <w:rPr>
                <w:ins w:id="1255" w:author="Alexander Waters" w:date="2022-08-23T15:45:00Z"/>
                <w:rFonts w:ascii="Cambria" w:hAnsi="Cambria" w:cs="Arial"/>
              </w:rPr>
            </w:pPr>
            <w:ins w:id="1256" w:author="Alexander Waters" w:date="2022-08-23T15:49:00Z">
              <w:r>
                <w:rPr>
                  <w:rFonts w:ascii="Cambria" w:hAnsi="Cambria" w:cs="Arial"/>
                </w:rPr>
                <w:t>Calibration Due Date:</w:t>
              </w:r>
            </w:ins>
          </w:p>
        </w:tc>
        <w:tc>
          <w:tcPr>
            <w:tcW w:w="5585" w:type="dxa"/>
            <w:gridSpan w:val="4"/>
            <w:vAlign w:val="center"/>
            <w:tcPrChange w:id="1257" w:author="Alexander Waters" w:date="2022-08-23T15:49:00Z">
              <w:tcPr>
                <w:tcW w:w="3468" w:type="dxa"/>
                <w:gridSpan w:val="2"/>
                <w:vAlign w:val="center"/>
              </w:tcPr>
            </w:tcPrChange>
          </w:tcPr>
          <w:p w14:paraId="0551540D" w14:textId="115860A6" w:rsidR="005261A0" w:rsidRDefault="005261A0" w:rsidP="0037006B">
            <w:pPr>
              <w:rPr>
                <w:ins w:id="1258" w:author="Alexander Waters" w:date="2022-08-23T15:45:00Z"/>
                <w:rFonts w:ascii="Cambria" w:hAnsi="Cambria" w:cs="Arial"/>
              </w:rPr>
            </w:pPr>
          </w:p>
        </w:tc>
      </w:tr>
      <w:tr w:rsidR="00D056F1" w:rsidRPr="00546D8D" w14:paraId="0121C33E" w14:textId="77777777" w:rsidTr="0037006B">
        <w:trPr>
          <w:cantSplit/>
          <w:trHeight w:val="755"/>
          <w:jc w:val="center"/>
          <w:ins w:id="1259" w:author="Alexander Waters" w:date="2022-08-23T15:02:00Z"/>
        </w:trPr>
        <w:tc>
          <w:tcPr>
            <w:tcW w:w="9720" w:type="dxa"/>
            <w:gridSpan w:val="8"/>
            <w:vAlign w:val="center"/>
          </w:tcPr>
          <w:p w14:paraId="32C76790" w14:textId="1A926882" w:rsidR="00D056F1" w:rsidRDefault="00D056F1" w:rsidP="0037006B">
            <w:pPr>
              <w:rPr>
                <w:ins w:id="1260" w:author="Alexander Waters" w:date="2022-08-23T15:02:00Z"/>
                <w:rFonts w:ascii="Cambria" w:hAnsi="Cambria" w:cs="Arial"/>
              </w:rPr>
            </w:pPr>
            <w:ins w:id="1261" w:author="Alexander Waters" w:date="2022-08-23T15:02:00Z">
              <w:r>
                <w:rPr>
                  <w:rFonts w:ascii="Cambria" w:hAnsi="Cambria" w:cs="Arial"/>
                </w:rPr>
                <w:t xml:space="preserve">Evaluation of equipment </w:t>
              </w:r>
            </w:ins>
            <w:ins w:id="1262" w:author="Alexander Waters" w:date="2022-08-23T15:30:00Z">
              <w:r w:rsidR="002C0F4E">
                <w:rPr>
                  <w:rFonts w:ascii="Cambria" w:hAnsi="Cambria" w:cs="Arial"/>
                </w:rPr>
                <w:t xml:space="preserve">utility </w:t>
              </w:r>
            </w:ins>
            <w:ins w:id="1263" w:author="Alexander Waters" w:date="2022-08-23T15:02:00Z">
              <w:r>
                <w:rPr>
                  <w:rFonts w:ascii="Cambria" w:hAnsi="Cambria" w:cs="Arial"/>
                </w:rPr>
                <w:t>information:</w:t>
              </w:r>
            </w:ins>
          </w:p>
          <w:p w14:paraId="26DCD69B" w14:textId="77777777" w:rsidR="00D056F1" w:rsidRDefault="00287984" w:rsidP="0037006B">
            <w:pPr>
              <w:jc w:val="center"/>
              <w:rPr>
                <w:ins w:id="1264" w:author="Alexander Waters" w:date="2022-08-23T15:02:00Z"/>
                <w:rFonts w:ascii="Cambria" w:hAnsi="Cambria" w:cs="Arial"/>
              </w:rPr>
            </w:pPr>
            <w:customXmlInsRangeStart w:id="1265" w:author="Alexander Waters" w:date="2022-08-23T15:02:00Z"/>
            <w:sdt>
              <w:sdtPr>
                <w:rPr>
                  <w:rFonts w:ascii="Cambria" w:hAnsi="Cambria" w:cs="Arial"/>
                </w:rPr>
                <w:id w:val="1784159036"/>
                <w14:checkbox>
                  <w14:checked w14:val="0"/>
                  <w14:checkedState w14:val="2612" w14:font="MS Gothic"/>
                  <w14:uncheckedState w14:val="2610" w14:font="MS Gothic"/>
                </w14:checkbox>
              </w:sdtPr>
              <w:sdtEndPr/>
              <w:sdtContent>
                <w:customXmlInsRangeEnd w:id="1265"/>
                <w:ins w:id="1266" w:author="Alexander Waters" w:date="2022-08-23T15:02:00Z">
                  <w:r w:rsidR="00D056F1">
                    <w:rPr>
                      <w:rFonts w:ascii="MS Gothic" w:eastAsia="MS Gothic" w:hAnsi="MS Gothic" w:cs="Arial" w:hint="eastAsia"/>
                    </w:rPr>
                    <w:t>☐</w:t>
                  </w:r>
                </w:ins>
                <w:customXmlInsRangeStart w:id="1267" w:author="Alexander Waters" w:date="2022-08-23T15:02:00Z"/>
              </w:sdtContent>
            </w:sdt>
            <w:customXmlInsRangeEnd w:id="1267"/>
            <w:ins w:id="1268" w:author="Alexander Waters" w:date="2022-08-23T15:02:00Z">
              <w:r w:rsidR="00D056F1">
                <w:rPr>
                  <w:rFonts w:ascii="Cambria" w:hAnsi="Cambria" w:cs="Arial"/>
                </w:rPr>
                <w:t>PASSED</w:t>
              </w:r>
              <w:r w:rsidR="00D056F1">
                <w:tab/>
              </w:r>
              <w:r w:rsidR="00D056F1">
                <w:tab/>
              </w:r>
            </w:ins>
            <w:customXmlInsRangeStart w:id="1269" w:author="Alexander Waters" w:date="2022-08-23T15:02:00Z"/>
            <w:sdt>
              <w:sdtPr>
                <w:rPr>
                  <w:rFonts w:ascii="Cambria" w:hAnsi="Cambria" w:cs="Arial"/>
                </w:rPr>
                <w:id w:val="344755145"/>
                <w14:checkbox>
                  <w14:checked w14:val="0"/>
                  <w14:checkedState w14:val="2612" w14:font="MS Gothic"/>
                  <w14:uncheckedState w14:val="2610" w14:font="MS Gothic"/>
                </w14:checkbox>
              </w:sdtPr>
              <w:sdtEndPr/>
              <w:sdtContent>
                <w:customXmlInsRangeEnd w:id="1269"/>
                <w:ins w:id="1270" w:author="Alexander Waters" w:date="2022-08-23T15:02:00Z">
                  <w:r w:rsidR="00D056F1">
                    <w:rPr>
                      <w:rFonts w:ascii="MS Gothic" w:eastAsia="MS Gothic" w:hAnsi="MS Gothic" w:cs="Arial" w:hint="eastAsia"/>
                    </w:rPr>
                    <w:t>☐</w:t>
                  </w:r>
                </w:ins>
                <w:customXmlInsRangeStart w:id="1271" w:author="Alexander Waters" w:date="2022-08-23T15:02:00Z"/>
              </w:sdtContent>
            </w:sdt>
            <w:customXmlInsRangeEnd w:id="1271"/>
            <w:ins w:id="1272" w:author="Alexander Waters" w:date="2022-08-23T15:02:00Z">
              <w:r w:rsidR="00D056F1">
                <w:rPr>
                  <w:rFonts w:ascii="Cambria" w:hAnsi="Cambria" w:cs="Arial"/>
                </w:rPr>
                <w:t>FAILED</w:t>
              </w:r>
            </w:ins>
          </w:p>
        </w:tc>
      </w:tr>
      <w:tr w:rsidR="00D056F1" w:rsidRPr="00546D8D" w14:paraId="3503B97F" w14:textId="77777777" w:rsidTr="002C0F4E">
        <w:tblPrEx>
          <w:tblW w:w="9720" w:type="dxa"/>
          <w:jc w:val="center"/>
          <w:tblPrExChange w:id="1273" w:author="Alexander Waters" w:date="2022-08-23T15:30:00Z">
            <w:tblPrEx>
              <w:tblW w:w="9720" w:type="dxa"/>
              <w:jc w:val="center"/>
            </w:tblPrEx>
          </w:tblPrExChange>
        </w:tblPrEx>
        <w:trPr>
          <w:cantSplit/>
          <w:trHeight w:val="2231"/>
          <w:jc w:val="center"/>
          <w:ins w:id="1274" w:author="Alexander Waters" w:date="2022-08-23T15:02:00Z"/>
          <w:trPrChange w:id="1275" w:author="Alexander Waters" w:date="2022-08-23T15:30:00Z">
            <w:trPr>
              <w:cantSplit/>
              <w:trHeight w:val="899"/>
              <w:jc w:val="center"/>
            </w:trPr>
          </w:trPrChange>
        </w:trPr>
        <w:tc>
          <w:tcPr>
            <w:tcW w:w="1465" w:type="dxa"/>
            <w:tcPrChange w:id="1276" w:author="Alexander Waters" w:date="2022-08-23T15:30:00Z">
              <w:tcPr>
                <w:tcW w:w="1465" w:type="dxa"/>
              </w:tcPr>
            </w:tcPrChange>
          </w:tcPr>
          <w:p w14:paraId="074BC737" w14:textId="77777777" w:rsidR="00D056F1" w:rsidRPr="00546D8D" w:rsidRDefault="00D056F1" w:rsidP="0037006B">
            <w:pPr>
              <w:jc w:val="center"/>
              <w:rPr>
                <w:ins w:id="1277" w:author="Alexander Waters" w:date="2022-08-23T15:02:00Z"/>
                <w:rFonts w:ascii="Cambria" w:hAnsi="Cambria" w:cs="Arial"/>
              </w:rPr>
            </w:pPr>
            <w:ins w:id="1278" w:author="Alexander Waters" w:date="2022-08-23T15:02:00Z">
              <w:r>
                <w:rPr>
                  <w:rFonts w:ascii="Cambria" w:hAnsi="Cambria" w:cs="Arial"/>
                </w:rPr>
                <w:t>Comments:</w:t>
              </w:r>
            </w:ins>
          </w:p>
        </w:tc>
        <w:tc>
          <w:tcPr>
            <w:tcW w:w="8255" w:type="dxa"/>
            <w:gridSpan w:val="7"/>
            <w:tcPrChange w:id="1279" w:author="Alexander Waters" w:date="2022-08-23T15:30:00Z">
              <w:tcPr>
                <w:tcW w:w="8255" w:type="dxa"/>
                <w:gridSpan w:val="9"/>
              </w:tcPr>
            </w:tcPrChange>
          </w:tcPr>
          <w:p w14:paraId="01264A79" w14:textId="77777777" w:rsidR="00D056F1" w:rsidRPr="00546D8D" w:rsidRDefault="00287984" w:rsidP="0037006B">
            <w:pPr>
              <w:rPr>
                <w:ins w:id="1280" w:author="Alexander Waters" w:date="2022-08-23T15:02:00Z"/>
                <w:rFonts w:ascii="Cambria" w:hAnsi="Cambria"/>
              </w:rPr>
            </w:pPr>
            <w:customXmlInsRangeStart w:id="1281" w:author="Alexander Waters" w:date="2022-08-23T15:02:00Z"/>
            <w:sdt>
              <w:sdtPr>
                <w:rPr>
                  <w:rFonts w:ascii="Cambria" w:hAnsi="Cambria" w:cs="Arial"/>
                </w:rPr>
                <w:id w:val="-316644845"/>
                <w14:checkbox>
                  <w14:checked w14:val="0"/>
                  <w14:checkedState w14:val="2612" w14:font="MS Gothic"/>
                  <w14:uncheckedState w14:val="2610" w14:font="MS Gothic"/>
                </w14:checkbox>
              </w:sdtPr>
              <w:sdtEndPr/>
              <w:sdtContent>
                <w:customXmlInsRangeEnd w:id="1281"/>
                <w:ins w:id="1282" w:author="Alexander Waters" w:date="2022-08-23T15:02:00Z">
                  <w:r w:rsidR="00D056F1">
                    <w:rPr>
                      <w:rFonts w:ascii="MS Gothic" w:eastAsia="MS Gothic" w:hAnsi="MS Gothic" w:cs="Arial" w:hint="eastAsia"/>
                    </w:rPr>
                    <w:t>☐</w:t>
                  </w:r>
                </w:ins>
                <w:customXmlInsRangeStart w:id="1283" w:author="Alexander Waters" w:date="2022-08-23T15:02:00Z"/>
              </w:sdtContent>
            </w:sdt>
            <w:customXmlInsRangeEnd w:id="1283"/>
            <w:ins w:id="1284" w:author="Alexander Waters" w:date="2022-08-23T15:02:00Z">
              <w:r w:rsidR="00D056F1">
                <w:rPr>
                  <w:rFonts w:ascii="Cambria" w:hAnsi="Cambria" w:cs="Arial"/>
                </w:rPr>
                <w:t>N/A</w:t>
              </w:r>
            </w:ins>
          </w:p>
        </w:tc>
      </w:tr>
      <w:tr w:rsidR="00D056F1" w:rsidRPr="00546D8D" w14:paraId="4A1019ED" w14:textId="77777777" w:rsidTr="0037006B">
        <w:trPr>
          <w:cantSplit/>
          <w:jc w:val="center"/>
          <w:ins w:id="1285" w:author="Alexander Waters" w:date="2022-08-23T15:02:00Z"/>
        </w:trPr>
        <w:tc>
          <w:tcPr>
            <w:tcW w:w="2528" w:type="dxa"/>
            <w:gridSpan w:val="3"/>
            <w:shd w:val="clear" w:color="auto" w:fill="BFBFBF" w:themeFill="background1" w:themeFillShade="BF"/>
            <w:vAlign w:val="center"/>
          </w:tcPr>
          <w:p w14:paraId="6AEFFB70" w14:textId="77777777" w:rsidR="00D056F1" w:rsidRPr="00546D8D" w:rsidRDefault="00D056F1" w:rsidP="0037006B">
            <w:pPr>
              <w:jc w:val="center"/>
              <w:rPr>
                <w:ins w:id="1286" w:author="Alexander Waters" w:date="2022-08-23T15:02:00Z"/>
                <w:rFonts w:ascii="Cambria" w:hAnsi="Cambria" w:cs="Arial"/>
                <w:b/>
                <w:bCs/>
              </w:rPr>
            </w:pPr>
            <w:ins w:id="1287" w:author="Alexander Waters" w:date="2022-08-23T15:02:00Z">
              <w:r w:rsidRPr="00546D8D">
                <w:rPr>
                  <w:rFonts w:ascii="Cambria" w:hAnsi="Cambria" w:cs="Arial"/>
                  <w:b/>
                  <w:bCs/>
                </w:rPr>
                <w:t>Verification</w:t>
              </w:r>
            </w:ins>
          </w:p>
        </w:tc>
        <w:tc>
          <w:tcPr>
            <w:tcW w:w="3389" w:type="dxa"/>
            <w:gridSpan w:val="3"/>
            <w:shd w:val="clear" w:color="auto" w:fill="BFBFBF" w:themeFill="background1" w:themeFillShade="BF"/>
          </w:tcPr>
          <w:p w14:paraId="138DF186" w14:textId="77777777" w:rsidR="00D056F1" w:rsidRPr="00546D8D" w:rsidRDefault="00D056F1" w:rsidP="0037006B">
            <w:pPr>
              <w:jc w:val="center"/>
              <w:rPr>
                <w:ins w:id="1288" w:author="Alexander Waters" w:date="2022-08-23T15:02:00Z"/>
                <w:rFonts w:ascii="Cambria" w:hAnsi="Cambria"/>
                <w:b/>
                <w:bCs/>
              </w:rPr>
            </w:pPr>
            <w:ins w:id="1289" w:author="Alexander Waters" w:date="2022-08-23T15:02:00Z">
              <w:r>
                <w:rPr>
                  <w:rFonts w:ascii="Cambria" w:hAnsi="Cambria"/>
                  <w:b/>
                  <w:bCs/>
                </w:rPr>
                <w:t>Initials</w:t>
              </w:r>
            </w:ins>
          </w:p>
        </w:tc>
        <w:tc>
          <w:tcPr>
            <w:tcW w:w="3803" w:type="dxa"/>
            <w:gridSpan w:val="2"/>
            <w:shd w:val="clear" w:color="auto" w:fill="BFBFBF" w:themeFill="background1" w:themeFillShade="BF"/>
            <w:vAlign w:val="center"/>
          </w:tcPr>
          <w:p w14:paraId="477762A4" w14:textId="77777777" w:rsidR="00D056F1" w:rsidRPr="00546D8D" w:rsidRDefault="00D056F1" w:rsidP="0037006B">
            <w:pPr>
              <w:jc w:val="center"/>
              <w:rPr>
                <w:ins w:id="1290" w:author="Alexander Waters" w:date="2022-08-23T15:02:00Z"/>
                <w:rFonts w:ascii="Cambria" w:hAnsi="Cambria"/>
                <w:b/>
                <w:bCs/>
              </w:rPr>
            </w:pPr>
            <w:ins w:id="1291" w:author="Alexander Waters" w:date="2022-08-23T15:02:00Z">
              <w:r w:rsidRPr="00546D8D">
                <w:rPr>
                  <w:rFonts w:ascii="Cambria" w:hAnsi="Cambria"/>
                  <w:b/>
                  <w:bCs/>
                </w:rPr>
                <w:t>Date</w:t>
              </w:r>
            </w:ins>
          </w:p>
        </w:tc>
      </w:tr>
      <w:tr w:rsidR="00D056F1" w:rsidRPr="00546D8D" w14:paraId="1A763633" w14:textId="77777777" w:rsidTr="0037006B">
        <w:trPr>
          <w:cantSplit/>
          <w:trHeight w:val="512"/>
          <w:jc w:val="center"/>
          <w:ins w:id="1292" w:author="Alexander Waters" w:date="2022-08-23T15:02:00Z"/>
        </w:trPr>
        <w:tc>
          <w:tcPr>
            <w:tcW w:w="2528" w:type="dxa"/>
            <w:gridSpan w:val="3"/>
            <w:vAlign w:val="center"/>
          </w:tcPr>
          <w:p w14:paraId="66BF6599" w14:textId="77777777" w:rsidR="00D056F1" w:rsidRPr="00546D8D" w:rsidRDefault="00D056F1" w:rsidP="0037006B">
            <w:pPr>
              <w:jc w:val="center"/>
              <w:rPr>
                <w:ins w:id="1293" w:author="Alexander Waters" w:date="2022-08-23T15:02:00Z"/>
                <w:rFonts w:ascii="Cambria" w:hAnsi="Cambria" w:cs="Arial"/>
              </w:rPr>
            </w:pPr>
            <w:ins w:id="1294" w:author="Alexander Waters" w:date="2022-08-23T15:02:00Z">
              <w:r>
                <w:rPr>
                  <w:rFonts w:ascii="Cambria" w:hAnsi="Cambria" w:cs="Arial"/>
                </w:rPr>
                <w:t>Verified By:</w:t>
              </w:r>
            </w:ins>
          </w:p>
        </w:tc>
        <w:tc>
          <w:tcPr>
            <w:tcW w:w="3389" w:type="dxa"/>
            <w:gridSpan w:val="3"/>
          </w:tcPr>
          <w:p w14:paraId="57A989E1" w14:textId="77777777" w:rsidR="00D056F1" w:rsidRPr="00546D8D" w:rsidRDefault="00D056F1" w:rsidP="0037006B">
            <w:pPr>
              <w:jc w:val="center"/>
              <w:rPr>
                <w:ins w:id="1295" w:author="Alexander Waters" w:date="2022-08-23T15:02:00Z"/>
                <w:rFonts w:ascii="Cambria" w:hAnsi="Cambria"/>
              </w:rPr>
            </w:pPr>
          </w:p>
        </w:tc>
        <w:tc>
          <w:tcPr>
            <w:tcW w:w="3803" w:type="dxa"/>
            <w:gridSpan w:val="2"/>
            <w:vAlign w:val="center"/>
          </w:tcPr>
          <w:p w14:paraId="1E1B5AC7" w14:textId="77777777" w:rsidR="00D056F1" w:rsidRPr="00546D8D" w:rsidRDefault="00D056F1" w:rsidP="0037006B">
            <w:pPr>
              <w:jc w:val="center"/>
              <w:rPr>
                <w:ins w:id="1296" w:author="Alexander Waters" w:date="2022-08-23T15:02:00Z"/>
                <w:rFonts w:ascii="Cambria" w:hAnsi="Cambria"/>
              </w:rPr>
            </w:pPr>
          </w:p>
        </w:tc>
      </w:tr>
      <w:tr w:rsidR="00D056F1" w:rsidRPr="00546D8D" w14:paraId="13366EC9" w14:textId="77777777" w:rsidTr="0037006B">
        <w:trPr>
          <w:cantSplit/>
          <w:trHeight w:val="431"/>
          <w:jc w:val="center"/>
          <w:ins w:id="1297" w:author="Alexander Waters" w:date="2022-08-23T15:02:00Z"/>
        </w:trPr>
        <w:tc>
          <w:tcPr>
            <w:tcW w:w="2528" w:type="dxa"/>
            <w:gridSpan w:val="3"/>
            <w:vAlign w:val="center"/>
          </w:tcPr>
          <w:p w14:paraId="4409F4F4" w14:textId="77777777" w:rsidR="00D056F1" w:rsidRPr="00546D8D" w:rsidRDefault="00D056F1" w:rsidP="0037006B">
            <w:pPr>
              <w:jc w:val="center"/>
              <w:rPr>
                <w:ins w:id="1298" w:author="Alexander Waters" w:date="2022-08-23T15:02:00Z"/>
                <w:rFonts w:ascii="Cambria" w:hAnsi="Cambria" w:cs="Arial"/>
              </w:rPr>
            </w:pPr>
            <w:ins w:id="1299" w:author="Alexander Waters" w:date="2022-08-23T15:02:00Z">
              <w:r>
                <w:rPr>
                  <w:rFonts w:ascii="Cambria" w:hAnsi="Cambria" w:cs="Arial"/>
                </w:rPr>
                <w:t>Quality Reviewed By:</w:t>
              </w:r>
            </w:ins>
          </w:p>
        </w:tc>
        <w:tc>
          <w:tcPr>
            <w:tcW w:w="3389" w:type="dxa"/>
            <w:gridSpan w:val="3"/>
          </w:tcPr>
          <w:p w14:paraId="4D0717D8" w14:textId="77777777" w:rsidR="00D056F1" w:rsidRPr="00546D8D" w:rsidRDefault="00D056F1" w:rsidP="0037006B">
            <w:pPr>
              <w:tabs>
                <w:tab w:val="left" w:pos="2160"/>
              </w:tabs>
              <w:rPr>
                <w:ins w:id="1300" w:author="Alexander Waters" w:date="2022-08-23T15:02:00Z"/>
                <w:rFonts w:ascii="Cambria" w:hAnsi="Cambria"/>
              </w:rPr>
            </w:pPr>
          </w:p>
        </w:tc>
        <w:tc>
          <w:tcPr>
            <w:tcW w:w="3803" w:type="dxa"/>
            <w:gridSpan w:val="2"/>
            <w:vAlign w:val="center"/>
          </w:tcPr>
          <w:p w14:paraId="242AA631" w14:textId="77777777" w:rsidR="00D056F1" w:rsidRPr="00546D8D" w:rsidRDefault="00D056F1" w:rsidP="0037006B">
            <w:pPr>
              <w:jc w:val="center"/>
              <w:rPr>
                <w:ins w:id="1301" w:author="Alexander Waters" w:date="2022-08-23T15:02:00Z"/>
                <w:rFonts w:ascii="Cambria" w:hAnsi="Cambria"/>
              </w:rPr>
            </w:pPr>
          </w:p>
        </w:tc>
      </w:tr>
    </w:tbl>
    <w:p w14:paraId="2DDB457E" w14:textId="34F89B54" w:rsidR="002C0F4E" w:rsidRDefault="002C0F4E" w:rsidP="00D056F1">
      <w:pPr>
        <w:rPr>
          <w:ins w:id="1302" w:author="Alexander Waters" w:date="2022-08-23T15:30:00Z"/>
          <w:rFonts w:ascii="Cambria" w:hAnsi="Cambria" w:cs="Arial"/>
          <w:b/>
          <w:u w:val="single"/>
        </w:rPr>
      </w:pPr>
    </w:p>
    <w:p w14:paraId="406BC294" w14:textId="77777777" w:rsidR="002C0F4E" w:rsidRDefault="002C0F4E">
      <w:pPr>
        <w:rPr>
          <w:ins w:id="1303" w:author="Alexander Waters" w:date="2022-08-23T15:30:00Z"/>
          <w:rFonts w:ascii="Cambria" w:hAnsi="Cambria" w:cs="Arial"/>
          <w:b/>
          <w:u w:val="single"/>
        </w:rPr>
      </w:pPr>
      <w:ins w:id="1304" w:author="Alexander Waters" w:date="2022-08-23T15:30:00Z">
        <w:r>
          <w:rPr>
            <w:rFonts w:ascii="Cambria" w:hAnsi="Cambria" w:cs="Arial"/>
            <w:b/>
            <w:u w:val="single"/>
          </w:rPr>
          <w:br w:type="page"/>
        </w:r>
      </w:ins>
    </w:p>
    <w:tbl>
      <w:tblPr>
        <w:tblStyle w:val="TableGrid"/>
        <w:tblW w:w="9720" w:type="dxa"/>
        <w:jc w:val="center"/>
        <w:tblLook w:val="04A0" w:firstRow="1" w:lastRow="0" w:firstColumn="1" w:lastColumn="0" w:noHBand="0" w:noVBand="1"/>
      </w:tblPr>
      <w:tblGrid>
        <w:gridCol w:w="1705"/>
        <w:gridCol w:w="823"/>
        <w:gridCol w:w="257"/>
        <w:gridCol w:w="1350"/>
        <w:gridCol w:w="1710"/>
        <w:gridCol w:w="72"/>
        <w:gridCol w:w="2660"/>
        <w:gridCol w:w="1143"/>
        <w:tblGridChange w:id="1305">
          <w:tblGrid>
            <w:gridCol w:w="1465"/>
            <w:gridCol w:w="1063"/>
            <w:gridCol w:w="257"/>
            <w:gridCol w:w="455"/>
            <w:gridCol w:w="2605"/>
            <w:gridCol w:w="72"/>
            <w:gridCol w:w="563"/>
            <w:gridCol w:w="2097"/>
            <w:gridCol w:w="1143"/>
          </w:tblGrid>
        </w:tblGridChange>
      </w:tblGrid>
      <w:tr w:rsidR="00A3662C" w:rsidRPr="00546D8D" w14:paraId="454388FD" w14:textId="77777777" w:rsidTr="0037006B">
        <w:trPr>
          <w:cantSplit/>
          <w:jc w:val="center"/>
          <w:ins w:id="1306" w:author="Alexander Waters" w:date="2022-08-23T15:31:00Z"/>
        </w:trPr>
        <w:tc>
          <w:tcPr>
            <w:tcW w:w="9720" w:type="dxa"/>
            <w:gridSpan w:val="8"/>
            <w:shd w:val="clear" w:color="auto" w:fill="BFBFBF" w:themeFill="background1" w:themeFillShade="BF"/>
          </w:tcPr>
          <w:p w14:paraId="638A21E7" w14:textId="412E4E17" w:rsidR="00A3662C" w:rsidRPr="00546D8D" w:rsidRDefault="00A3662C" w:rsidP="0037006B">
            <w:pPr>
              <w:jc w:val="center"/>
              <w:rPr>
                <w:ins w:id="1307" w:author="Alexander Waters" w:date="2022-08-23T15:31:00Z"/>
                <w:rFonts w:ascii="Cambria" w:hAnsi="Cambria"/>
                <w:b/>
                <w:bCs/>
              </w:rPr>
            </w:pPr>
            <w:ins w:id="1308" w:author="Alexander Waters" w:date="2022-08-23T15:31:00Z">
              <w:r>
                <w:rPr>
                  <w:rFonts w:ascii="Cambria" w:hAnsi="Cambria"/>
                  <w:b/>
                  <w:spacing w:val="-10"/>
                </w:rPr>
                <w:lastRenderedPageBreak/>
                <w:t>Environmental Requirements</w:t>
              </w:r>
            </w:ins>
          </w:p>
        </w:tc>
      </w:tr>
      <w:tr w:rsidR="00A3662C" w:rsidRPr="006615B5" w14:paraId="7743D4B5" w14:textId="77777777" w:rsidTr="0037006B">
        <w:trPr>
          <w:cantSplit/>
          <w:jc w:val="center"/>
          <w:ins w:id="1309" w:author="Alexander Waters" w:date="2022-08-23T15:31:00Z"/>
        </w:trPr>
        <w:tc>
          <w:tcPr>
            <w:tcW w:w="9720" w:type="dxa"/>
            <w:gridSpan w:val="8"/>
          </w:tcPr>
          <w:p w14:paraId="4AEB253B" w14:textId="1592D46C" w:rsidR="00A3662C" w:rsidRPr="0037006B" w:rsidRDefault="00A3662C" w:rsidP="0037006B">
            <w:pPr>
              <w:pStyle w:val="ListParagraph"/>
              <w:numPr>
                <w:ilvl w:val="0"/>
                <w:numId w:val="13"/>
              </w:numPr>
              <w:rPr>
                <w:ins w:id="1310" w:author="Alexander Waters" w:date="2022-08-23T15:31:00Z"/>
                <w:rFonts w:ascii="Cambria" w:hAnsi="Cambria"/>
              </w:rPr>
            </w:pPr>
            <w:ins w:id="1311" w:author="Alexander Waters" w:date="2022-08-23T15:31:00Z">
              <w:r w:rsidRPr="0037006B">
                <w:rPr>
                  <w:rFonts w:ascii="Cambria" w:eastAsia="Times New Roman" w:hAnsi="Cambria" w:cs="Arial"/>
                  <w:bCs/>
                  <w:sz w:val="24"/>
                  <w:szCs w:val="24"/>
                </w:rPr>
                <w:t xml:space="preserve">Verify </w:t>
              </w:r>
              <w:r>
                <w:rPr>
                  <w:rFonts w:ascii="Cambria" w:eastAsia="Times New Roman" w:hAnsi="Cambria" w:cs="Arial"/>
                  <w:bCs/>
                  <w:sz w:val="24"/>
                  <w:szCs w:val="24"/>
                </w:rPr>
                <w:t xml:space="preserve">and record </w:t>
              </w:r>
              <w:r w:rsidRPr="0037006B">
                <w:rPr>
                  <w:rFonts w:ascii="Cambria" w:eastAsia="Times New Roman" w:hAnsi="Cambria" w:cs="Arial"/>
                  <w:bCs/>
                  <w:sz w:val="24"/>
                  <w:szCs w:val="24"/>
                </w:rPr>
                <w:t>the</w:t>
              </w:r>
              <w:r>
                <w:rPr>
                  <w:rFonts w:ascii="Cambria" w:eastAsia="Times New Roman" w:hAnsi="Cambria" w:cs="Arial"/>
                  <w:bCs/>
                  <w:sz w:val="24"/>
                  <w:szCs w:val="24"/>
                </w:rPr>
                <w:t xml:space="preserve"> following</w:t>
              </w:r>
              <w:r w:rsidRPr="0037006B">
                <w:rPr>
                  <w:rFonts w:ascii="Cambria" w:eastAsia="Times New Roman" w:hAnsi="Cambria" w:cs="Arial"/>
                  <w:bCs/>
                  <w:sz w:val="24"/>
                  <w:szCs w:val="24"/>
                </w:rPr>
                <w:t xml:space="preserve"> </w:t>
              </w:r>
              <w:r>
                <w:rPr>
                  <w:rFonts w:ascii="Cambria" w:eastAsia="Times New Roman" w:hAnsi="Cambria" w:cs="Arial"/>
                  <w:bCs/>
                  <w:sz w:val="24"/>
                  <w:szCs w:val="24"/>
                </w:rPr>
                <w:t>environmental</w:t>
              </w:r>
              <w:r w:rsidR="00BA3FF2">
                <w:rPr>
                  <w:rFonts w:ascii="Cambria" w:eastAsia="Times New Roman" w:hAnsi="Cambria" w:cs="Arial"/>
                  <w:bCs/>
                  <w:sz w:val="24"/>
                  <w:szCs w:val="24"/>
                </w:rPr>
                <w:t xml:space="preserve"> requirement</w:t>
              </w:r>
              <w:r>
                <w:rPr>
                  <w:rFonts w:ascii="Cambria" w:eastAsia="Times New Roman" w:hAnsi="Cambria" w:cs="Arial"/>
                  <w:bCs/>
                  <w:sz w:val="24"/>
                  <w:szCs w:val="24"/>
                </w:rPr>
                <w:t xml:space="preserve"> information.</w:t>
              </w:r>
            </w:ins>
          </w:p>
          <w:p w14:paraId="3A0021AD" w14:textId="77777777" w:rsidR="00A3662C" w:rsidRPr="0037006B" w:rsidRDefault="00A3662C" w:rsidP="0037006B">
            <w:pPr>
              <w:pStyle w:val="ListParagraph"/>
              <w:numPr>
                <w:ilvl w:val="0"/>
                <w:numId w:val="13"/>
              </w:numPr>
              <w:rPr>
                <w:ins w:id="1312" w:author="Alexander Waters" w:date="2022-08-23T15:31:00Z"/>
                <w:rFonts w:ascii="Cambria" w:hAnsi="Cambria"/>
              </w:rPr>
            </w:pPr>
            <w:ins w:id="1313" w:author="Alexander Waters" w:date="2022-08-23T15:31:00Z">
              <w:r>
                <w:rPr>
                  <w:rFonts w:ascii="Cambria" w:eastAsia="Times New Roman" w:hAnsi="Cambria"/>
                  <w:bCs/>
                  <w:sz w:val="24"/>
                  <w:szCs w:val="24"/>
                </w:rPr>
                <w:t>Indicate if the information is acceptable.</w:t>
              </w:r>
            </w:ins>
          </w:p>
          <w:p w14:paraId="3218AA23" w14:textId="77777777" w:rsidR="00A3662C" w:rsidRPr="0037006B" w:rsidRDefault="00A3662C" w:rsidP="0037006B">
            <w:pPr>
              <w:pStyle w:val="ListParagraph"/>
              <w:numPr>
                <w:ilvl w:val="0"/>
                <w:numId w:val="13"/>
              </w:numPr>
              <w:rPr>
                <w:ins w:id="1314" w:author="Alexander Waters" w:date="2022-08-23T15:31:00Z"/>
                <w:rFonts w:ascii="Cambria" w:hAnsi="Cambria"/>
              </w:rPr>
            </w:pPr>
            <w:ins w:id="1315" w:author="Alexander Waters" w:date="2022-08-23T15:31:00Z">
              <w:r w:rsidRPr="0037006B">
                <w:rPr>
                  <w:rFonts w:ascii="Cambria" w:hAnsi="Cambria"/>
                </w:rPr>
                <w:t>Record any additional information in the Comments section</w:t>
              </w:r>
              <w:r>
                <w:rPr>
                  <w:rFonts w:ascii="Cambria" w:hAnsi="Cambria"/>
                </w:rPr>
                <w:t xml:space="preserve"> or indicate N/A if no comments are necessary.</w:t>
              </w:r>
            </w:ins>
          </w:p>
        </w:tc>
      </w:tr>
      <w:tr w:rsidR="00A3662C" w:rsidRPr="006615B5" w14:paraId="29311702" w14:textId="77777777" w:rsidTr="0037006B">
        <w:trPr>
          <w:cantSplit/>
          <w:jc w:val="center"/>
          <w:ins w:id="1316" w:author="Alexander Waters" w:date="2022-08-23T15:31:00Z"/>
        </w:trPr>
        <w:tc>
          <w:tcPr>
            <w:tcW w:w="2785" w:type="dxa"/>
            <w:gridSpan w:val="3"/>
            <w:shd w:val="clear" w:color="auto" w:fill="BFBFBF" w:themeFill="background1" w:themeFillShade="BF"/>
            <w:vAlign w:val="center"/>
          </w:tcPr>
          <w:p w14:paraId="00441559" w14:textId="631D60BD" w:rsidR="00A3662C" w:rsidRPr="0037006B" w:rsidRDefault="00A3662C" w:rsidP="0037006B">
            <w:pPr>
              <w:jc w:val="center"/>
              <w:rPr>
                <w:ins w:id="1317" w:author="Alexander Waters" w:date="2022-08-23T15:31:00Z"/>
                <w:rFonts w:ascii="Cambria" w:hAnsi="Cambria"/>
                <w:b/>
                <w:bCs/>
              </w:rPr>
            </w:pPr>
            <w:ins w:id="1318" w:author="Alexander Waters" w:date="2022-08-23T15:31:00Z">
              <w:r>
                <w:rPr>
                  <w:rFonts w:ascii="Cambria" w:hAnsi="Cambria"/>
                  <w:b/>
                  <w:bCs/>
                </w:rPr>
                <w:t>Parameter</w:t>
              </w:r>
            </w:ins>
          </w:p>
        </w:tc>
        <w:tc>
          <w:tcPr>
            <w:tcW w:w="3060" w:type="dxa"/>
            <w:gridSpan w:val="2"/>
            <w:shd w:val="clear" w:color="auto" w:fill="BFBFBF" w:themeFill="background1" w:themeFillShade="BF"/>
            <w:vAlign w:val="center"/>
          </w:tcPr>
          <w:p w14:paraId="4EF3B8E5" w14:textId="596302E9" w:rsidR="00A3662C" w:rsidRPr="0037006B" w:rsidRDefault="00BA3FF2" w:rsidP="0037006B">
            <w:pPr>
              <w:jc w:val="center"/>
              <w:rPr>
                <w:ins w:id="1319" w:author="Alexander Waters" w:date="2022-08-23T15:31:00Z"/>
                <w:rFonts w:ascii="Cambria" w:hAnsi="Cambria" w:cs="Arial"/>
                <w:b/>
                <w:bCs/>
              </w:rPr>
            </w:pPr>
            <w:ins w:id="1320" w:author="Alexander Waters" w:date="2022-08-23T15:32:00Z">
              <w:r>
                <w:rPr>
                  <w:rFonts w:ascii="Cambria" w:hAnsi="Cambria" w:cs="Arial"/>
                  <w:b/>
                  <w:bCs/>
                </w:rPr>
                <w:t>Acceptance Criteria</w:t>
              </w:r>
            </w:ins>
          </w:p>
        </w:tc>
        <w:tc>
          <w:tcPr>
            <w:tcW w:w="2732" w:type="dxa"/>
            <w:gridSpan w:val="2"/>
            <w:shd w:val="clear" w:color="auto" w:fill="BFBFBF" w:themeFill="background1" w:themeFillShade="BF"/>
            <w:vAlign w:val="center"/>
          </w:tcPr>
          <w:p w14:paraId="7709008E" w14:textId="655FE282" w:rsidR="00A3662C" w:rsidRPr="0037006B" w:rsidRDefault="00BA3FF2" w:rsidP="0037006B">
            <w:pPr>
              <w:jc w:val="center"/>
              <w:rPr>
                <w:ins w:id="1321" w:author="Alexander Waters" w:date="2022-08-23T15:31:00Z"/>
                <w:rFonts w:ascii="Cambria" w:hAnsi="Cambria" w:cs="Arial"/>
                <w:b/>
                <w:bCs/>
              </w:rPr>
            </w:pPr>
            <w:ins w:id="1322" w:author="Alexander Waters" w:date="2022-08-23T15:32:00Z">
              <w:r>
                <w:rPr>
                  <w:rFonts w:ascii="Cambria" w:hAnsi="Cambria" w:cs="Arial"/>
                  <w:b/>
                  <w:bCs/>
                </w:rPr>
                <w:t>Result</w:t>
              </w:r>
            </w:ins>
          </w:p>
        </w:tc>
        <w:tc>
          <w:tcPr>
            <w:tcW w:w="1143" w:type="dxa"/>
            <w:shd w:val="clear" w:color="auto" w:fill="BFBFBF" w:themeFill="background1" w:themeFillShade="BF"/>
            <w:vAlign w:val="center"/>
          </w:tcPr>
          <w:p w14:paraId="2F674E3C" w14:textId="77777777" w:rsidR="00A3662C" w:rsidRPr="0037006B" w:rsidRDefault="00A3662C" w:rsidP="0037006B">
            <w:pPr>
              <w:jc w:val="center"/>
              <w:rPr>
                <w:ins w:id="1323" w:author="Alexander Waters" w:date="2022-08-23T15:31:00Z"/>
                <w:rFonts w:ascii="Cambria" w:hAnsi="Cambria" w:cs="Arial"/>
                <w:b/>
                <w:bCs/>
              </w:rPr>
            </w:pPr>
            <w:ins w:id="1324" w:author="Alexander Waters" w:date="2022-08-23T15:31:00Z">
              <w:r w:rsidRPr="0037006B">
                <w:rPr>
                  <w:rFonts w:ascii="Cambria" w:hAnsi="Cambria" w:cs="Arial"/>
                  <w:b/>
                  <w:bCs/>
                </w:rPr>
                <w:t>Accepted</w:t>
              </w:r>
            </w:ins>
          </w:p>
        </w:tc>
      </w:tr>
      <w:tr w:rsidR="00A3662C" w:rsidRPr="006615B5" w14:paraId="0DEC1E64" w14:textId="77777777" w:rsidTr="0037006B">
        <w:trPr>
          <w:cantSplit/>
          <w:jc w:val="center"/>
          <w:ins w:id="1325" w:author="Alexander Waters" w:date="2022-08-23T15:31:00Z"/>
        </w:trPr>
        <w:tc>
          <w:tcPr>
            <w:tcW w:w="2785" w:type="dxa"/>
            <w:gridSpan w:val="3"/>
            <w:vAlign w:val="center"/>
          </w:tcPr>
          <w:p w14:paraId="5B4C7EF1" w14:textId="7335EB11" w:rsidR="00A3662C" w:rsidRPr="0037006B" w:rsidRDefault="00BA3FF2" w:rsidP="0037006B">
            <w:pPr>
              <w:jc w:val="center"/>
              <w:rPr>
                <w:ins w:id="1326" w:author="Alexander Waters" w:date="2022-08-23T15:31:00Z"/>
                <w:rFonts w:ascii="Cambria" w:hAnsi="Cambria"/>
              </w:rPr>
            </w:pPr>
            <w:ins w:id="1327" w:author="Alexander Waters" w:date="2022-08-23T15:32:00Z">
              <w:r>
                <w:rPr>
                  <w:rFonts w:ascii="Cambria" w:hAnsi="Cambria"/>
                </w:rPr>
                <w:t>Temperature</w:t>
              </w:r>
            </w:ins>
          </w:p>
        </w:tc>
        <w:tc>
          <w:tcPr>
            <w:tcW w:w="3060" w:type="dxa"/>
            <w:gridSpan w:val="2"/>
            <w:shd w:val="clear" w:color="auto" w:fill="FFFFFF" w:themeFill="background1"/>
            <w:vAlign w:val="center"/>
          </w:tcPr>
          <w:p w14:paraId="20AECDE0" w14:textId="243094FE" w:rsidR="00A3662C" w:rsidRPr="0037006B" w:rsidRDefault="00BA3FF2" w:rsidP="0037006B">
            <w:pPr>
              <w:jc w:val="center"/>
              <w:rPr>
                <w:ins w:id="1328" w:author="Alexander Waters" w:date="2022-08-23T15:31:00Z"/>
                <w:rFonts w:ascii="Cambria" w:hAnsi="Cambria" w:cs="Arial"/>
              </w:rPr>
            </w:pPr>
            <w:ins w:id="1329" w:author="Alexander Waters" w:date="2022-08-23T15:33:00Z">
              <w:r>
                <w:rPr>
                  <w:rFonts w:ascii="Cambria" w:hAnsi="Cambria" w:cs="Arial"/>
                </w:rPr>
                <w:t>5 to 40 degrees Celsius</w:t>
              </w:r>
            </w:ins>
          </w:p>
        </w:tc>
        <w:tc>
          <w:tcPr>
            <w:tcW w:w="2732" w:type="dxa"/>
            <w:gridSpan w:val="2"/>
            <w:shd w:val="clear" w:color="auto" w:fill="FFFFFF" w:themeFill="background1"/>
            <w:vAlign w:val="center"/>
          </w:tcPr>
          <w:p w14:paraId="6D1CDA8C" w14:textId="77777777" w:rsidR="00A3662C" w:rsidRPr="0037006B" w:rsidRDefault="00A3662C" w:rsidP="0037006B">
            <w:pPr>
              <w:rPr>
                <w:ins w:id="1330" w:author="Alexander Waters" w:date="2022-08-23T15:31:00Z"/>
                <w:rFonts w:ascii="Cambria" w:hAnsi="Cambria" w:cs="Arial"/>
              </w:rPr>
            </w:pPr>
          </w:p>
        </w:tc>
        <w:tc>
          <w:tcPr>
            <w:tcW w:w="1143" w:type="dxa"/>
            <w:vAlign w:val="center"/>
          </w:tcPr>
          <w:p w14:paraId="06F91457" w14:textId="77777777" w:rsidR="00A3662C" w:rsidRPr="00546D8D" w:rsidRDefault="00287984" w:rsidP="0037006B">
            <w:pPr>
              <w:rPr>
                <w:ins w:id="1331" w:author="Alexander Waters" w:date="2022-08-23T15:31:00Z"/>
                <w:rFonts w:ascii="Cambria" w:hAnsi="Cambria" w:cs="Arial"/>
              </w:rPr>
            </w:pPr>
            <w:customXmlInsRangeStart w:id="1332" w:author="Alexander Waters" w:date="2022-08-23T15:31:00Z"/>
            <w:sdt>
              <w:sdtPr>
                <w:rPr>
                  <w:rFonts w:ascii="Cambria" w:hAnsi="Cambria" w:cs="Arial"/>
                </w:rPr>
                <w:id w:val="1078176805"/>
                <w14:checkbox>
                  <w14:checked w14:val="0"/>
                  <w14:checkedState w14:val="2612" w14:font="MS Gothic"/>
                  <w14:uncheckedState w14:val="2610" w14:font="MS Gothic"/>
                </w14:checkbox>
              </w:sdtPr>
              <w:sdtEndPr/>
              <w:sdtContent>
                <w:customXmlInsRangeEnd w:id="1332"/>
                <w:ins w:id="1333" w:author="Alexander Waters" w:date="2022-08-23T15:31:00Z">
                  <w:r w:rsidR="00A3662C">
                    <w:rPr>
                      <w:rFonts w:ascii="MS Gothic" w:eastAsia="MS Gothic" w:hAnsi="MS Gothic" w:cs="Arial" w:hint="eastAsia"/>
                    </w:rPr>
                    <w:t>☐</w:t>
                  </w:r>
                </w:ins>
                <w:customXmlInsRangeStart w:id="1334" w:author="Alexander Waters" w:date="2022-08-23T15:31:00Z"/>
              </w:sdtContent>
            </w:sdt>
            <w:customXmlInsRangeEnd w:id="1334"/>
            <w:ins w:id="1335" w:author="Alexander Waters" w:date="2022-08-23T15:31:00Z">
              <w:r w:rsidR="00A3662C">
                <w:rPr>
                  <w:rFonts w:ascii="Cambria" w:hAnsi="Cambria" w:cs="Arial"/>
                </w:rPr>
                <w:t>YES</w:t>
              </w:r>
            </w:ins>
          </w:p>
          <w:p w14:paraId="1C8DFB3D" w14:textId="77777777" w:rsidR="00A3662C" w:rsidRPr="0037006B" w:rsidRDefault="00287984" w:rsidP="0037006B">
            <w:pPr>
              <w:rPr>
                <w:ins w:id="1336" w:author="Alexander Waters" w:date="2022-08-23T15:31:00Z"/>
                <w:rFonts w:ascii="Cambria" w:hAnsi="Cambria" w:cs="Arial"/>
              </w:rPr>
            </w:pPr>
            <w:customXmlInsRangeStart w:id="1337" w:author="Alexander Waters" w:date="2022-08-23T15:31:00Z"/>
            <w:sdt>
              <w:sdtPr>
                <w:rPr>
                  <w:rFonts w:ascii="Cambria" w:hAnsi="Cambria" w:cs="Arial"/>
                </w:rPr>
                <w:id w:val="1924060623"/>
                <w14:checkbox>
                  <w14:checked w14:val="0"/>
                  <w14:checkedState w14:val="2612" w14:font="MS Gothic"/>
                  <w14:uncheckedState w14:val="2610" w14:font="MS Gothic"/>
                </w14:checkbox>
              </w:sdtPr>
              <w:sdtEndPr/>
              <w:sdtContent>
                <w:customXmlInsRangeEnd w:id="1337"/>
                <w:ins w:id="1338" w:author="Alexander Waters" w:date="2022-08-23T15:31:00Z">
                  <w:r w:rsidR="00A3662C">
                    <w:rPr>
                      <w:rFonts w:ascii="MS Gothic" w:eastAsia="MS Gothic" w:hAnsi="MS Gothic" w:cs="Arial" w:hint="eastAsia"/>
                    </w:rPr>
                    <w:t>☐</w:t>
                  </w:r>
                </w:ins>
                <w:customXmlInsRangeStart w:id="1339" w:author="Alexander Waters" w:date="2022-08-23T15:31:00Z"/>
              </w:sdtContent>
            </w:sdt>
            <w:customXmlInsRangeEnd w:id="1339"/>
            <w:ins w:id="1340" w:author="Alexander Waters" w:date="2022-08-23T15:31:00Z">
              <w:r w:rsidR="00A3662C">
                <w:rPr>
                  <w:rFonts w:ascii="Cambria" w:hAnsi="Cambria" w:cs="Arial"/>
                </w:rPr>
                <w:t>NO</w:t>
              </w:r>
            </w:ins>
          </w:p>
        </w:tc>
      </w:tr>
      <w:tr w:rsidR="00A3662C" w:rsidRPr="00546D8D" w14:paraId="33422667" w14:textId="77777777" w:rsidTr="0037006B">
        <w:trPr>
          <w:cantSplit/>
          <w:jc w:val="center"/>
          <w:ins w:id="1341" w:author="Alexander Waters" w:date="2022-08-23T15:31:00Z"/>
        </w:trPr>
        <w:tc>
          <w:tcPr>
            <w:tcW w:w="2785" w:type="dxa"/>
            <w:gridSpan w:val="3"/>
            <w:vAlign w:val="center"/>
          </w:tcPr>
          <w:p w14:paraId="3656A3E4" w14:textId="0A0C5C87" w:rsidR="00A3662C" w:rsidRPr="0037006B" w:rsidRDefault="00BA3FF2" w:rsidP="0037006B">
            <w:pPr>
              <w:jc w:val="center"/>
              <w:rPr>
                <w:ins w:id="1342" w:author="Alexander Waters" w:date="2022-08-23T15:31:00Z"/>
                <w:rFonts w:ascii="Cambria" w:hAnsi="Cambria"/>
              </w:rPr>
            </w:pPr>
            <w:ins w:id="1343" w:author="Alexander Waters" w:date="2022-08-23T15:32:00Z">
              <w:r>
                <w:rPr>
                  <w:rFonts w:ascii="Cambria" w:hAnsi="Cambria"/>
                </w:rPr>
                <w:t>Relative Humidity</w:t>
              </w:r>
            </w:ins>
          </w:p>
        </w:tc>
        <w:tc>
          <w:tcPr>
            <w:tcW w:w="3060" w:type="dxa"/>
            <w:gridSpan w:val="2"/>
            <w:shd w:val="clear" w:color="auto" w:fill="FFFFFF" w:themeFill="background1"/>
            <w:vAlign w:val="center"/>
          </w:tcPr>
          <w:p w14:paraId="32D10510" w14:textId="0D6A4327" w:rsidR="00A3662C" w:rsidRPr="002E2DB8" w:rsidRDefault="00BA3FF2" w:rsidP="0037006B">
            <w:pPr>
              <w:jc w:val="center"/>
              <w:rPr>
                <w:ins w:id="1344" w:author="Alexander Waters" w:date="2022-08-23T15:31:00Z"/>
                <w:rFonts w:ascii="Cambria" w:hAnsi="Cambria" w:cs="Arial"/>
              </w:rPr>
            </w:pPr>
            <w:ins w:id="1345" w:author="Alexander Waters" w:date="2022-08-23T15:33:00Z">
              <w:r w:rsidRPr="00AB06D9">
                <w:rPr>
                  <w:rFonts w:ascii="Cambria" w:eastAsia="MS Gothic" w:hAnsi="Cambria" w:cs="Arial"/>
                  <w:rPrChange w:id="1346" w:author="Alexander Waters" w:date="2022-08-23T15:33:00Z">
                    <w:rPr>
                      <w:rFonts w:ascii="MS Gothic" w:eastAsia="MS Gothic" w:hAnsi="MS Gothic" w:cs="Arial"/>
                    </w:rPr>
                  </w:rPrChange>
                </w:rPr>
                <w:t xml:space="preserve">Up to </w:t>
              </w:r>
              <w:r w:rsidR="00AB06D9" w:rsidRPr="00AB06D9">
                <w:rPr>
                  <w:rFonts w:ascii="Cambria" w:eastAsia="MS Gothic" w:hAnsi="Cambria" w:cs="Arial"/>
                  <w:rPrChange w:id="1347" w:author="Alexander Waters" w:date="2022-08-23T15:33:00Z">
                    <w:rPr>
                      <w:rFonts w:ascii="MS Gothic" w:eastAsia="MS Gothic" w:hAnsi="MS Gothic" w:cs="Arial"/>
                    </w:rPr>
                  </w:rPrChange>
                </w:rPr>
                <w:t xml:space="preserve">80% </w:t>
              </w:r>
              <w:r w:rsidR="00AB06D9">
                <w:rPr>
                  <w:rFonts w:ascii="Cambria" w:eastAsia="MS Gothic" w:hAnsi="Cambria" w:cs="Arial"/>
                </w:rPr>
                <w:t>at up to</w:t>
              </w:r>
              <w:r w:rsidR="00AB06D9" w:rsidRPr="00AB06D9">
                <w:rPr>
                  <w:rFonts w:ascii="Cambria" w:eastAsia="MS Gothic" w:hAnsi="Cambria" w:cs="Arial"/>
                  <w:rPrChange w:id="1348" w:author="Alexander Waters" w:date="2022-08-23T15:33:00Z">
                    <w:rPr>
                      <w:rFonts w:ascii="MS Gothic" w:eastAsia="MS Gothic" w:hAnsi="MS Gothic" w:cs="Arial"/>
                    </w:rPr>
                  </w:rPrChange>
                </w:rPr>
                <w:t xml:space="preserve"> 31 degrees Celsius</w:t>
              </w:r>
            </w:ins>
          </w:p>
        </w:tc>
        <w:tc>
          <w:tcPr>
            <w:tcW w:w="2732" w:type="dxa"/>
            <w:gridSpan w:val="2"/>
            <w:shd w:val="clear" w:color="auto" w:fill="FFFFFF" w:themeFill="background1"/>
            <w:vAlign w:val="center"/>
          </w:tcPr>
          <w:p w14:paraId="17BBFEBF" w14:textId="77777777" w:rsidR="00A3662C" w:rsidRPr="0037006B" w:rsidRDefault="00A3662C" w:rsidP="0037006B">
            <w:pPr>
              <w:rPr>
                <w:ins w:id="1349" w:author="Alexander Waters" w:date="2022-08-23T15:31:00Z"/>
                <w:rFonts w:ascii="Cambria" w:hAnsi="Cambria" w:cs="Arial"/>
              </w:rPr>
            </w:pPr>
          </w:p>
        </w:tc>
        <w:tc>
          <w:tcPr>
            <w:tcW w:w="1143" w:type="dxa"/>
            <w:vAlign w:val="center"/>
          </w:tcPr>
          <w:p w14:paraId="2228A740" w14:textId="77777777" w:rsidR="00A3662C" w:rsidRPr="00546D8D" w:rsidRDefault="00287984" w:rsidP="0037006B">
            <w:pPr>
              <w:rPr>
                <w:ins w:id="1350" w:author="Alexander Waters" w:date="2022-08-23T15:31:00Z"/>
                <w:rFonts w:ascii="Cambria" w:hAnsi="Cambria" w:cs="Arial"/>
              </w:rPr>
            </w:pPr>
            <w:customXmlInsRangeStart w:id="1351" w:author="Alexander Waters" w:date="2022-08-23T15:31:00Z"/>
            <w:sdt>
              <w:sdtPr>
                <w:rPr>
                  <w:rFonts w:ascii="Cambria" w:hAnsi="Cambria" w:cs="Arial"/>
                </w:rPr>
                <w:id w:val="1499157598"/>
                <w14:checkbox>
                  <w14:checked w14:val="0"/>
                  <w14:checkedState w14:val="2612" w14:font="MS Gothic"/>
                  <w14:uncheckedState w14:val="2610" w14:font="MS Gothic"/>
                </w14:checkbox>
              </w:sdtPr>
              <w:sdtEndPr/>
              <w:sdtContent>
                <w:customXmlInsRangeEnd w:id="1351"/>
                <w:ins w:id="1352" w:author="Alexander Waters" w:date="2022-08-23T15:31:00Z">
                  <w:r w:rsidR="00A3662C">
                    <w:rPr>
                      <w:rFonts w:ascii="MS Gothic" w:eastAsia="MS Gothic" w:hAnsi="MS Gothic" w:cs="Arial" w:hint="eastAsia"/>
                    </w:rPr>
                    <w:t>☐</w:t>
                  </w:r>
                </w:ins>
                <w:customXmlInsRangeStart w:id="1353" w:author="Alexander Waters" w:date="2022-08-23T15:31:00Z"/>
              </w:sdtContent>
            </w:sdt>
            <w:customXmlInsRangeEnd w:id="1353"/>
            <w:ins w:id="1354" w:author="Alexander Waters" w:date="2022-08-23T15:31:00Z">
              <w:r w:rsidR="00A3662C">
                <w:rPr>
                  <w:rFonts w:ascii="Cambria" w:hAnsi="Cambria" w:cs="Arial"/>
                </w:rPr>
                <w:t>YES</w:t>
              </w:r>
            </w:ins>
          </w:p>
          <w:p w14:paraId="0CA50F21" w14:textId="77777777" w:rsidR="00A3662C" w:rsidRPr="0037006B" w:rsidRDefault="00287984" w:rsidP="0037006B">
            <w:pPr>
              <w:rPr>
                <w:ins w:id="1355" w:author="Alexander Waters" w:date="2022-08-23T15:31:00Z"/>
                <w:rFonts w:ascii="Cambria" w:hAnsi="Cambria" w:cs="Arial"/>
              </w:rPr>
            </w:pPr>
            <w:customXmlInsRangeStart w:id="1356" w:author="Alexander Waters" w:date="2022-08-23T15:31:00Z"/>
            <w:sdt>
              <w:sdtPr>
                <w:rPr>
                  <w:rFonts w:ascii="Cambria" w:hAnsi="Cambria" w:cs="Arial"/>
                </w:rPr>
                <w:id w:val="-217289242"/>
                <w14:checkbox>
                  <w14:checked w14:val="0"/>
                  <w14:checkedState w14:val="2612" w14:font="MS Gothic"/>
                  <w14:uncheckedState w14:val="2610" w14:font="MS Gothic"/>
                </w14:checkbox>
              </w:sdtPr>
              <w:sdtEndPr/>
              <w:sdtContent>
                <w:customXmlInsRangeEnd w:id="1356"/>
                <w:ins w:id="1357" w:author="Alexander Waters" w:date="2022-08-23T15:31:00Z">
                  <w:r w:rsidR="00A3662C">
                    <w:rPr>
                      <w:rFonts w:ascii="MS Gothic" w:eastAsia="MS Gothic" w:hAnsi="MS Gothic" w:cs="Arial" w:hint="eastAsia"/>
                    </w:rPr>
                    <w:t>☐</w:t>
                  </w:r>
                </w:ins>
                <w:customXmlInsRangeStart w:id="1358" w:author="Alexander Waters" w:date="2022-08-23T15:31:00Z"/>
              </w:sdtContent>
            </w:sdt>
            <w:customXmlInsRangeEnd w:id="1358"/>
            <w:ins w:id="1359" w:author="Alexander Waters" w:date="2022-08-23T15:31:00Z">
              <w:r w:rsidR="00A3662C">
                <w:rPr>
                  <w:rFonts w:ascii="Cambria" w:hAnsi="Cambria" w:cs="Arial"/>
                </w:rPr>
                <w:t>NO</w:t>
              </w:r>
            </w:ins>
          </w:p>
        </w:tc>
      </w:tr>
      <w:tr w:rsidR="00851023" w:rsidRPr="00546D8D" w14:paraId="0C1727CE" w14:textId="77777777" w:rsidTr="00851023">
        <w:tblPrEx>
          <w:tblW w:w="9720" w:type="dxa"/>
          <w:jc w:val="center"/>
          <w:tblPrExChange w:id="1360" w:author="Alexander Waters" w:date="2022-08-23T15:52:00Z">
            <w:tblPrEx>
              <w:tblW w:w="9720" w:type="dxa"/>
              <w:jc w:val="center"/>
            </w:tblPrEx>
          </w:tblPrExChange>
        </w:tblPrEx>
        <w:trPr>
          <w:cantSplit/>
          <w:trHeight w:val="187"/>
          <w:jc w:val="center"/>
          <w:ins w:id="1361" w:author="Alexander Waters" w:date="2022-08-23T15:52:00Z"/>
          <w:trPrChange w:id="1362" w:author="Alexander Waters" w:date="2022-08-23T15:52:00Z">
            <w:trPr>
              <w:cantSplit/>
              <w:trHeight w:val="187"/>
              <w:jc w:val="center"/>
            </w:trPr>
          </w:trPrChange>
        </w:trPr>
        <w:tc>
          <w:tcPr>
            <w:tcW w:w="9720" w:type="dxa"/>
            <w:gridSpan w:val="8"/>
            <w:shd w:val="clear" w:color="auto" w:fill="BFBFBF" w:themeFill="background1" w:themeFillShade="BF"/>
            <w:vAlign w:val="center"/>
            <w:tcPrChange w:id="1363" w:author="Alexander Waters" w:date="2022-08-23T15:52:00Z">
              <w:tcPr>
                <w:tcW w:w="9720" w:type="dxa"/>
                <w:gridSpan w:val="9"/>
                <w:vAlign w:val="center"/>
              </w:tcPr>
            </w:tcPrChange>
          </w:tcPr>
          <w:p w14:paraId="1A60BBF3" w14:textId="114FC806" w:rsidR="00851023" w:rsidRDefault="00851023" w:rsidP="0037006B">
            <w:pPr>
              <w:rPr>
                <w:ins w:id="1364" w:author="Alexander Waters" w:date="2022-08-23T15:52:00Z"/>
                <w:rFonts w:ascii="Cambria" w:hAnsi="Cambria" w:cs="Arial"/>
              </w:rPr>
            </w:pPr>
            <w:bookmarkStart w:id="1365" w:name="_Hlk112231037"/>
          </w:p>
        </w:tc>
      </w:tr>
      <w:tr w:rsidR="00851023" w:rsidRPr="00546D8D" w14:paraId="4A475CB8" w14:textId="77777777" w:rsidTr="00851023">
        <w:tblPrEx>
          <w:tblW w:w="9720" w:type="dxa"/>
          <w:jc w:val="center"/>
          <w:tblPrExChange w:id="1366" w:author="Alexander Waters" w:date="2022-08-23T15:54:00Z">
            <w:tblPrEx>
              <w:tblW w:w="9720" w:type="dxa"/>
              <w:jc w:val="center"/>
            </w:tblPrEx>
          </w:tblPrExChange>
        </w:tblPrEx>
        <w:trPr>
          <w:cantSplit/>
          <w:trHeight w:val="184"/>
          <w:jc w:val="center"/>
          <w:ins w:id="1367" w:author="Alexander Waters" w:date="2022-08-23T15:52:00Z"/>
          <w:trPrChange w:id="1368" w:author="Alexander Waters" w:date="2022-08-23T15:54:00Z">
            <w:trPr>
              <w:cantSplit/>
              <w:trHeight w:val="184"/>
              <w:jc w:val="center"/>
            </w:trPr>
          </w:trPrChange>
        </w:trPr>
        <w:tc>
          <w:tcPr>
            <w:tcW w:w="1705" w:type="dxa"/>
            <w:vMerge w:val="restart"/>
            <w:vAlign w:val="center"/>
            <w:tcPrChange w:id="1369" w:author="Alexander Waters" w:date="2022-08-23T15:54:00Z">
              <w:tcPr>
                <w:tcW w:w="3240" w:type="dxa"/>
                <w:gridSpan w:val="4"/>
                <w:vMerge w:val="restart"/>
                <w:vAlign w:val="center"/>
              </w:tcPr>
            </w:tcPrChange>
          </w:tcPr>
          <w:p w14:paraId="36E8B491" w14:textId="1D347375" w:rsidR="00851023" w:rsidRDefault="00851023">
            <w:pPr>
              <w:jc w:val="center"/>
              <w:rPr>
                <w:ins w:id="1370" w:author="Alexander Waters" w:date="2022-08-23T15:52:00Z"/>
                <w:rFonts w:ascii="Cambria" w:hAnsi="Cambria" w:cs="Arial"/>
              </w:rPr>
              <w:pPrChange w:id="1371" w:author="Alexander Waters" w:date="2022-08-23T15:54:00Z">
                <w:pPr/>
              </w:pPrChange>
            </w:pPr>
            <w:ins w:id="1372" w:author="Alexander Waters" w:date="2022-08-23T15:53:00Z">
              <w:r>
                <w:rPr>
                  <w:rFonts w:ascii="Cambria" w:hAnsi="Cambria" w:cs="Arial"/>
                </w:rPr>
                <w:t>Test Equipment:</w:t>
              </w:r>
            </w:ins>
          </w:p>
        </w:tc>
        <w:tc>
          <w:tcPr>
            <w:tcW w:w="2430" w:type="dxa"/>
            <w:gridSpan w:val="3"/>
            <w:vAlign w:val="center"/>
            <w:tcPrChange w:id="1373" w:author="Alexander Waters" w:date="2022-08-23T15:54:00Z">
              <w:tcPr>
                <w:tcW w:w="3240" w:type="dxa"/>
                <w:gridSpan w:val="3"/>
                <w:vAlign w:val="center"/>
              </w:tcPr>
            </w:tcPrChange>
          </w:tcPr>
          <w:p w14:paraId="1863FF1C" w14:textId="72827436" w:rsidR="00851023" w:rsidRDefault="00851023" w:rsidP="0037006B">
            <w:pPr>
              <w:rPr>
                <w:ins w:id="1374" w:author="Alexander Waters" w:date="2022-08-23T15:52:00Z"/>
                <w:rFonts w:ascii="Cambria" w:hAnsi="Cambria" w:cs="Arial"/>
              </w:rPr>
            </w:pPr>
            <w:ins w:id="1375" w:author="Alexander Waters" w:date="2022-08-23T15:53:00Z">
              <w:r>
                <w:rPr>
                  <w:rFonts w:ascii="Cambria" w:hAnsi="Cambria" w:cs="Arial"/>
                </w:rPr>
                <w:t>Name/Description:</w:t>
              </w:r>
            </w:ins>
          </w:p>
        </w:tc>
        <w:tc>
          <w:tcPr>
            <w:tcW w:w="5585" w:type="dxa"/>
            <w:gridSpan w:val="4"/>
            <w:vAlign w:val="center"/>
            <w:tcPrChange w:id="1376" w:author="Alexander Waters" w:date="2022-08-23T15:54:00Z">
              <w:tcPr>
                <w:tcW w:w="3240" w:type="dxa"/>
                <w:gridSpan w:val="2"/>
                <w:vAlign w:val="center"/>
              </w:tcPr>
            </w:tcPrChange>
          </w:tcPr>
          <w:p w14:paraId="22A25FF1" w14:textId="0FFB4DEA" w:rsidR="00851023" w:rsidRDefault="00851023" w:rsidP="0037006B">
            <w:pPr>
              <w:rPr>
                <w:ins w:id="1377" w:author="Alexander Waters" w:date="2022-08-23T15:52:00Z"/>
                <w:rFonts w:ascii="Cambria" w:hAnsi="Cambria" w:cs="Arial"/>
              </w:rPr>
            </w:pPr>
          </w:p>
        </w:tc>
      </w:tr>
      <w:tr w:rsidR="00851023" w:rsidRPr="00546D8D" w14:paraId="1CFFACB0" w14:textId="77777777" w:rsidTr="00851023">
        <w:tblPrEx>
          <w:tblW w:w="9720" w:type="dxa"/>
          <w:jc w:val="center"/>
          <w:tblPrExChange w:id="1378" w:author="Alexander Waters" w:date="2022-08-23T15:54:00Z">
            <w:tblPrEx>
              <w:tblW w:w="9720" w:type="dxa"/>
              <w:jc w:val="center"/>
            </w:tblPrEx>
          </w:tblPrExChange>
        </w:tblPrEx>
        <w:trPr>
          <w:cantSplit/>
          <w:trHeight w:val="184"/>
          <w:jc w:val="center"/>
          <w:ins w:id="1379" w:author="Alexander Waters" w:date="2022-08-23T15:52:00Z"/>
          <w:trPrChange w:id="1380" w:author="Alexander Waters" w:date="2022-08-23T15:54:00Z">
            <w:trPr>
              <w:cantSplit/>
              <w:trHeight w:val="184"/>
              <w:jc w:val="center"/>
            </w:trPr>
          </w:trPrChange>
        </w:trPr>
        <w:tc>
          <w:tcPr>
            <w:tcW w:w="1705" w:type="dxa"/>
            <w:vMerge/>
            <w:vAlign w:val="center"/>
            <w:tcPrChange w:id="1381" w:author="Alexander Waters" w:date="2022-08-23T15:54:00Z">
              <w:tcPr>
                <w:tcW w:w="3240" w:type="dxa"/>
                <w:gridSpan w:val="4"/>
                <w:vMerge/>
                <w:vAlign w:val="center"/>
              </w:tcPr>
            </w:tcPrChange>
          </w:tcPr>
          <w:p w14:paraId="2C51CDED" w14:textId="77777777" w:rsidR="00851023" w:rsidRDefault="00851023" w:rsidP="0037006B">
            <w:pPr>
              <w:rPr>
                <w:ins w:id="1382" w:author="Alexander Waters" w:date="2022-08-23T15:52:00Z"/>
                <w:rFonts w:ascii="Cambria" w:hAnsi="Cambria" w:cs="Arial"/>
              </w:rPr>
            </w:pPr>
          </w:p>
        </w:tc>
        <w:tc>
          <w:tcPr>
            <w:tcW w:w="2430" w:type="dxa"/>
            <w:gridSpan w:val="3"/>
            <w:vAlign w:val="center"/>
            <w:tcPrChange w:id="1383" w:author="Alexander Waters" w:date="2022-08-23T15:54:00Z">
              <w:tcPr>
                <w:tcW w:w="3240" w:type="dxa"/>
                <w:gridSpan w:val="3"/>
                <w:vAlign w:val="center"/>
              </w:tcPr>
            </w:tcPrChange>
          </w:tcPr>
          <w:p w14:paraId="5955D5BD" w14:textId="44A09D89" w:rsidR="00851023" w:rsidRDefault="00851023" w:rsidP="0037006B">
            <w:pPr>
              <w:rPr>
                <w:ins w:id="1384" w:author="Alexander Waters" w:date="2022-08-23T15:52:00Z"/>
                <w:rFonts w:ascii="Cambria" w:hAnsi="Cambria" w:cs="Arial"/>
              </w:rPr>
            </w:pPr>
            <w:ins w:id="1385" w:author="Alexander Waters" w:date="2022-08-23T15:53:00Z">
              <w:r>
                <w:rPr>
                  <w:rFonts w:ascii="Cambria" w:hAnsi="Cambria" w:cs="Arial"/>
                </w:rPr>
                <w:t>Type/Manufacturer:</w:t>
              </w:r>
            </w:ins>
          </w:p>
        </w:tc>
        <w:tc>
          <w:tcPr>
            <w:tcW w:w="5585" w:type="dxa"/>
            <w:gridSpan w:val="4"/>
            <w:vAlign w:val="center"/>
            <w:tcPrChange w:id="1386" w:author="Alexander Waters" w:date="2022-08-23T15:54:00Z">
              <w:tcPr>
                <w:tcW w:w="3240" w:type="dxa"/>
                <w:gridSpan w:val="2"/>
                <w:vAlign w:val="center"/>
              </w:tcPr>
            </w:tcPrChange>
          </w:tcPr>
          <w:p w14:paraId="2EBCD337" w14:textId="7D471DDE" w:rsidR="00851023" w:rsidRDefault="00851023" w:rsidP="0037006B">
            <w:pPr>
              <w:rPr>
                <w:ins w:id="1387" w:author="Alexander Waters" w:date="2022-08-23T15:52:00Z"/>
                <w:rFonts w:ascii="Cambria" w:hAnsi="Cambria" w:cs="Arial"/>
              </w:rPr>
            </w:pPr>
          </w:p>
        </w:tc>
      </w:tr>
      <w:tr w:rsidR="00851023" w:rsidRPr="00546D8D" w14:paraId="24A05038" w14:textId="77777777" w:rsidTr="00851023">
        <w:tblPrEx>
          <w:tblW w:w="9720" w:type="dxa"/>
          <w:jc w:val="center"/>
          <w:tblPrExChange w:id="1388" w:author="Alexander Waters" w:date="2022-08-23T15:54:00Z">
            <w:tblPrEx>
              <w:tblW w:w="9720" w:type="dxa"/>
              <w:jc w:val="center"/>
            </w:tblPrEx>
          </w:tblPrExChange>
        </w:tblPrEx>
        <w:trPr>
          <w:cantSplit/>
          <w:trHeight w:val="184"/>
          <w:jc w:val="center"/>
          <w:ins w:id="1389" w:author="Alexander Waters" w:date="2022-08-23T15:52:00Z"/>
          <w:trPrChange w:id="1390" w:author="Alexander Waters" w:date="2022-08-23T15:54:00Z">
            <w:trPr>
              <w:cantSplit/>
              <w:trHeight w:val="184"/>
              <w:jc w:val="center"/>
            </w:trPr>
          </w:trPrChange>
        </w:trPr>
        <w:tc>
          <w:tcPr>
            <w:tcW w:w="1705" w:type="dxa"/>
            <w:vMerge/>
            <w:vAlign w:val="center"/>
            <w:tcPrChange w:id="1391" w:author="Alexander Waters" w:date="2022-08-23T15:54:00Z">
              <w:tcPr>
                <w:tcW w:w="3240" w:type="dxa"/>
                <w:gridSpan w:val="4"/>
                <w:vMerge/>
                <w:vAlign w:val="center"/>
              </w:tcPr>
            </w:tcPrChange>
          </w:tcPr>
          <w:p w14:paraId="0EFAA709" w14:textId="77777777" w:rsidR="00851023" w:rsidRDefault="00851023" w:rsidP="0037006B">
            <w:pPr>
              <w:rPr>
                <w:ins w:id="1392" w:author="Alexander Waters" w:date="2022-08-23T15:52:00Z"/>
                <w:rFonts w:ascii="Cambria" w:hAnsi="Cambria" w:cs="Arial"/>
              </w:rPr>
            </w:pPr>
          </w:p>
        </w:tc>
        <w:tc>
          <w:tcPr>
            <w:tcW w:w="2430" w:type="dxa"/>
            <w:gridSpan w:val="3"/>
            <w:vAlign w:val="center"/>
            <w:tcPrChange w:id="1393" w:author="Alexander Waters" w:date="2022-08-23T15:54:00Z">
              <w:tcPr>
                <w:tcW w:w="3240" w:type="dxa"/>
                <w:gridSpan w:val="3"/>
                <w:vAlign w:val="center"/>
              </w:tcPr>
            </w:tcPrChange>
          </w:tcPr>
          <w:p w14:paraId="40E6BEF0" w14:textId="6BA0DFDD" w:rsidR="00851023" w:rsidRDefault="00851023" w:rsidP="0037006B">
            <w:pPr>
              <w:rPr>
                <w:ins w:id="1394" w:author="Alexander Waters" w:date="2022-08-23T15:52:00Z"/>
                <w:rFonts w:ascii="Cambria" w:hAnsi="Cambria" w:cs="Arial"/>
              </w:rPr>
            </w:pPr>
            <w:ins w:id="1395" w:author="Alexander Waters" w:date="2022-08-23T15:53:00Z">
              <w:r>
                <w:rPr>
                  <w:rFonts w:ascii="Cambria" w:hAnsi="Cambria" w:cs="Arial"/>
                </w:rPr>
                <w:t>Serial Number:</w:t>
              </w:r>
            </w:ins>
          </w:p>
        </w:tc>
        <w:tc>
          <w:tcPr>
            <w:tcW w:w="5585" w:type="dxa"/>
            <w:gridSpan w:val="4"/>
            <w:vAlign w:val="center"/>
            <w:tcPrChange w:id="1396" w:author="Alexander Waters" w:date="2022-08-23T15:54:00Z">
              <w:tcPr>
                <w:tcW w:w="3240" w:type="dxa"/>
                <w:gridSpan w:val="2"/>
                <w:vAlign w:val="center"/>
              </w:tcPr>
            </w:tcPrChange>
          </w:tcPr>
          <w:p w14:paraId="1790AF43" w14:textId="205F9C44" w:rsidR="00851023" w:rsidRDefault="00851023" w:rsidP="0037006B">
            <w:pPr>
              <w:rPr>
                <w:ins w:id="1397" w:author="Alexander Waters" w:date="2022-08-23T15:52:00Z"/>
                <w:rFonts w:ascii="Cambria" w:hAnsi="Cambria" w:cs="Arial"/>
              </w:rPr>
            </w:pPr>
          </w:p>
        </w:tc>
      </w:tr>
      <w:tr w:rsidR="00851023" w:rsidRPr="00546D8D" w14:paraId="1F6F6219" w14:textId="77777777" w:rsidTr="00851023">
        <w:tblPrEx>
          <w:tblW w:w="9720" w:type="dxa"/>
          <w:jc w:val="center"/>
          <w:tblPrExChange w:id="1398" w:author="Alexander Waters" w:date="2022-08-23T15:54:00Z">
            <w:tblPrEx>
              <w:tblW w:w="9720" w:type="dxa"/>
              <w:jc w:val="center"/>
            </w:tblPrEx>
          </w:tblPrExChange>
        </w:tblPrEx>
        <w:trPr>
          <w:cantSplit/>
          <w:trHeight w:val="184"/>
          <w:jc w:val="center"/>
          <w:ins w:id="1399" w:author="Alexander Waters" w:date="2022-08-23T15:52:00Z"/>
          <w:trPrChange w:id="1400" w:author="Alexander Waters" w:date="2022-08-23T15:54:00Z">
            <w:trPr>
              <w:cantSplit/>
              <w:trHeight w:val="184"/>
              <w:jc w:val="center"/>
            </w:trPr>
          </w:trPrChange>
        </w:trPr>
        <w:tc>
          <w:tcPr>
            <w:tcW w:w="1705" w:type="dxa"/>
            <w:vMerge/>
            <w:vAlign w:val="center"/>
            <w:tcPrChange w:id="1401" w:author="Alexander Waters" w:date="2022-08-23T15:54:00Z">
              <w:tcPr>
                <w:tcW w:w="3240" w:type="dxa"/>
                <w:gridSpan w:val="4"/>
                <w:vMerge/>
                <w:vAlign w:val="center"/>
              </w:tcPr>
            </w:tcPrChange>
          </w:tcPr>
          <w:p w14:paraId="28F22304" w14:textId="77777777" w:rsidR="00851023" w:rsidRDefault="00851023" w:rsidP="0037006B">
            <w:pPr>
              <w:rPr>
                <w:ins w:id="1402" w:author="Alexander Waters" w:date="2022-08-23T15:52:00Z"/>
                <w:rFonts w:ascii="Cambria" w:hAnsi="Cambria" w:cs="Arial"/>
              </w:rPr>
            </w:pPr>
          </w:p>
        </w:tc>
        <w:tc>
          <w:tcPr>
            <w:tcW w:w="2430" w:type="dxa"/>
            <w:gridSpan w:val="3"/>
            <w:vAlign w:val="center"/>
            <w:tcPrChange w:id="1403" w:author="Alexander Waters" w:date="2022-08-23T15:54:00Z">
              <w:tcPr>
                <w:tcW w:w="3240" w:type="dxa"/>
                <w:gridSpan w:val="3"/>
                <w:vAlign w:val="center"/>
              </w:tcPr>
            </w:tcPrChange>
          </w:tcPr>
          <w:p w14:paraId="6C3623FF" w14:textId="736D11FE" w:rsidR="00851023" w:rsidRDefault="00851023" w:rsidP="0037006B">
            <w:pPr>
              <w:rPr>
                <w:ins w:id="1404" w:author="Alexander Waters" w:date="2022-08-23T15:52:00Z"/>
                <w:rFonts w:ascii="Cambria" w:hAnsi="Cambria" w:cs="Arial"/>
              </w:rPr>
            </w:pPr>
            <w:ins w:id="1405" w:author="Alexander Waters" w:date="2022-08-23T15:53:00Z">
              <w:r>
                <w:rPr>
                  <w:rFonts w:ascii="Cambria" w:hAnsi="Cambria" w:cs="Arial"/>
                </w:rPr>
                <w:t>Stimlabs Asset ID:</w:t>
              </w:r>
            </w:ins>
          </w:p>
        </w:tc>
        <w:tc>
          <w:tcPr>
            <w:tcW w:w="5585" w:type="dxa"/>
            <w:gridSpan w:val="4"/>
            <w:vAlign w:val="center"/>
            <w:tcPrChange w:id="1406" w:author="Alexander Waters" w:date="2022-08-23T15:54:00Z">
              <w:tcPr>
                <w:tcW w:w="3240" w:type="dxa"/>
                <w:gridSpan w:val="2"/>
                <w:vAlign w:val="center"/>
              </w:tcPr>
            </w:tcPrChange>
          </w:tcPr>
          <w:p w14:paraId="740FDBC7" w14:textId="77777777" w:rsidR="00851023" w:rsidRDefault="00851023" w:rsidP="0037006B">
            <w:pPr>
              <w:rPr>
                <w:ins w:id="1407" w:author="Alexander Waters" w:date="2022-08-23T15:52:00Z"/>
                <w:rFonts w:ascii="Cambria" w:hAnsi="Cambria" w:cs="Arial"/>
              </w:rPr>
            </w:pPr>
          </w:p>
        </w:tc>
      </w:tr>
      <w:tr w:rsidR="00851023" w:rsidRPr="00546D8D" w14:paraId="6219FED8" w14:textId="77777777" w:rsidTr="00851023">
        <w:tblPrEx>
          <w:tblW w:w="9720" w:type="dxa"/>
          <w:jc w:val="center"/>
          <w:tblPrExChange w:id="1408" w:author="Alexander Waters" w:date="2022-08-23T15:54:00Z">
            <w:tblPrEx>
              <w:tblW w:w="9720" w:type="dxa"/>
              <w:jc w:val="center"/>
            </w:tblPrEx>
          </w:tblPrExChange>
        </w:tblPrEx>
        <w:trPr>
          <w:cantSplit/>
          <w:trHeight w:val="184"/>
          <w:jc w:val="center"/>
          <w:ins w:id="1409" w:author="Alexander Waters" w:date="2022-08-23T15:52:00Z"/>
          <w:trPrChange w:id="1410" w:author="Alexander Waters" w:date="2022-08-23T15:54:00Z">
            <w:trPr>
              <w:cantSplit/>
              <w:trHeight w:val="184"/>
              <w:jc w:val="center"/>
            </w:trPr>
          </w:trPrChange>
        </w:trPr>
        <w:tc>
          <w:tcPr>
            <w:tcW w:w="1705" w:type="dxa"/>
            <w:vMerge/>
            <w:vAlign w:val="center"/>
            <w:tcPrChange w:id="1411" w:author="Alexander Waters" w:date="2022-08-23T15:54:00Z">
              <w:tcPr>
                <w:tcW w:w="3240" w:type="dxa"/>
                <w:gridSpan w:val="4"/>
                <w:vMerge/>
                <w:vAlign w:val="center"/>
              </w:tcPr>
            </w:tcPrChange>
          </w:tcPr>
          <w:p w14:paraId="3C5C9544" w14:textId="77777777" w:rsidR="00851023" w:rsidRDefault="00851023" w:rsidP="0037006B">
            <w:pPr>
              <w:rPr>
                <w:ins w:id="1412" w:author="Alexander Waters" w:date="2022-08-23T15:52:00Z"/>
                <w:rFonts w:ascii="Cambria" w:hAnsi="Cambria" w:cs="Arial"/>
              </w:rPr>
            </w:pPr>
          </w:p>
        </w:tc>
        <w:tc>
          <w:tcPr>
            <w:tcW w:w="2430" w:type="dxa"/>
            <w:gridSpan w:val="3"/>
            <w:vAlign w:val="center"/>
            <w:tcPrChange w:id="1413" w:author="Alexander Waters" w:date="2022-08-23T15:54:00Z">
              <w:tcPr>
                <w:tcW w:w="3240" w:type="dxa"/>
                <w:gridSpan w:val="3"/>
                <w:vAlign w:val="center"/>
              </w:tcPr>
            </w:tcPrChange>
          </w:tcPr>
          <w:p w14:paraId="46D71F54" w14:textId="5E753F87" w:rsidR="00851023" w:rsidRDefault="00851023" w:rsidP="0037006B">
            <w:pPr>
              <w:rPr>
                <w:ins w:id="1414" w:author="Alexander Waters" w:date="2022-08-23T15:52:00Z"/>
                <w:rFonts w:ascii="Cambria" w:hAnsi="Cambria" w:cs="Arial"/>
              </w:rPr>
            </w:pPr>
            <w:ins w:id="1415" w:author="Alexander Waters" w:date="2022-08-23T15:53:00Z">
              <w:r>
                <w:rPr>
                  <w:rFonts w:ascii="Cambria" w:hAnsi="Cambria" w:cs="Arial"/>
                </w:rPr>
                <w:t>Calibration Due Date:</w:t>
              </w:r>
            </w:ins>
          </w:p>
        </w:tc>
        <w:tc>
          <w:tcPr>
            <w:tcW w:w="5585" w:type="dxa"/>
            <w:gridSpan w:val="4"/>
            <w:vAlign w:val="center"/>
            <w:tcPrChange w:id="1416" w:author="Alexander Waters" w:date="2022-08-23T15:54:00Z">
              <w:tcPr>
                <w:tcW w:w="3240" w:type="dxa"/>
                <w:gridSpan w:val="2"/>
                <w:vAlign w:val="center"/>
              </w:tcPr>
            </w:tcPrChange>
          </w:tcPr>
          <w:p w14:paraId="353234A2" w14:textId="5D0FA5E8" w:rsidR="00851023" w:rsidRDefault="00851023" w:rsidP="0037006B">
            <w:pPr>
              <w:rPr>
                <w:ins w:id="1417" w:author="Alexander Waters" w:date="2022-08-23T15:52:00Z"/>
                <w:rFonts w:ascii="Cambria" w:hAnsi="Cambria" w:cs="Arial"/>
              </w:rPr>
            </w:pPr>
          </w:p>
        </w:tc>
      </w:tr>
      <w:bookmarkEnd w:id="1365"/>
      <w:tr w:rsidR="00A3662C" w:rsidRPr="00546D8D" w14:paraId="2C4AD11C" w14:textId="77777777" w:rsidTr="0037006B">
        <w:trPr>
          <w:cantSplit/>
          <w:trHeight w:val="755"/>
          <w:jc w:val="center"/>
          <w:ins w:id="1418" w:author="Alexander Waters" w:date="2022-08-23T15:31:00Z"/>
        </w:trPr>
        <w:tc>
          <w:tcPr>
            <w:tcW w:w="9720" w:type="dxa"/>
            <w:gridSpan w:val="8"/>
            <w:vAlign w:val="center"/>
          </w:tcPr>
          <w:p w14:paraId="72AE79FD" w14:textId="53EEF7E9" w:rsidR="00A3662C" w:rsidRDefault="00A3662C" w:rsidP="0037006B">
            <w:pPr>
              <w:rPr>
                <w:ins w:id="1419" w:author="Alexander Waters" w:date="2022-08-23T15:31:00Z"/>
                <w:rFonts w:ascii="Cambria" w:hAnsi="Cambria" w:cs="Arial"/>
              </w:rPr>
            </w:pPr>
            <w:ins w:id="1420" w:author="Alexander Waters" w:date="2022-08-23T15:31:00Z">
              <w:r>
                <w:rPr>
                  <w:rFonts w:ascii="Cambria" w:hAnsi="Cambria" w:cs="Arial"/>
                </w:rPr>
                <w:t xml:space="preserve">Evaluation of </w:t>
              </w:r>
            </w:ins>
            <w:ins w:id="1421" w:author="Alexander Waters" w:date="2022-08-23T15:34:00Z">
              <w:r w:rsidR="00AB06D9">
                <w:rPr>
                  <w:rFonts w:ascii="Cambria" w:hAnsi="Cambria" w:cs="Arial"/>
                </w:rPr>
                <w:t>enviro</w:t>
              </w:r>
              <w:r w:rsidR="00A4416F">
                <w:rPr>
                  <w:rFonts w:ascii="Cambria" w:hAnsi="Cambria" w:cs="Arial"/>
                </w:rPr>
                <w:t>nmental requirement</w:t>
              </w:r>
            </w:ins>
            <w:ins w:id="1422" w:author="Alexander Waters" w:date="2022-08-23T15:31:00Z">
              <w:r>
                <w:rPr>
                  <w:rFonts w:ascii="Cambria" w:hAnsi="Cambria" w:cs="Arial"/>
                </w:rPr>
                <w:t xml:space="preserve"> information:</w:t>
              </w:r>
            </w:ins>
          </w:p>
          <w:p w14:paraId="2A8ADCF1" w14:textId="77777777" w:rsidR="00A3662C" w:rsidRDefault="00287984" w:rsidP="0037006B">
            <w:pPr>
              <w:jc w:val="center"/>
              <w:rPr>
                <w:ins w:id="1423" w:author="Alexander Waters" w:date="2022-08-23T15:31:00Z"/>
                <w:rFonts w:ascii="Cambria" w:hAnsi="Cambria" w:cs="Arial"/>
              </w:rPr>
            </w:pPr>
            <w:customXmlInsRangeStart w:id="1424" w:author="Alexander Waters" w:date="2022-08-23T15:31:00Z"/>
            <w:sdt>
              <w:sdtPr>
                <w:rPr>
                  <w:rFonts w:ascii="Cambria" w:hAnsi="Cambria" w:cs="Arial"/>
                </w:rPr>
                <w:id w:val="2091342910"/>
                <w14:checkbox>
                  <w14:checked w14:val="0"/>
                  <w14:checkedState w14:val="2612" w14:font="MS Gothic"/>
                  <w14:uncheckedState w14:val="2610" w14:font="MS Gothic"/>
                </w14:checkbox>
              </w:sdtPr>
              <w:sdtEndPr/>
              <w:sdtContent>
                <w:customXmlInsRangeEnd w:id="1424"/>
                <w:ins w:id="1425" w:author="Alexander Waters" w:date="2022-08-23T15:31:00Z">
                  <w:r w:rsidR="00A3662C">
                    <w:rPr>
                      <w:rFonts w:ascii="MS Gothic" w:eastAsia="MS Gothic" w:hAnsi="MS Gothic" w:cs="Arial" w:hint="eastAsia"/>
                    </w:rPr>
                    <w:t>☐</w:t>
                  </w:r>
                </w:ins>
                <w:customXmlInsRangeStart w:id="1426" w:author="Alexander Waters" w:date="2022-08-23T15:31:00Z"/>
              </w:sdtContent>
            </w:sdt>
            <w:customXmlInsRangeEnd w:id="1426"/>
            <w:ins w:id="1427" w:author="Alexander Waters" w:date="2022-08-23T15:31:00Z">
              <w:r w:rsidR="00A3662C">
                <w:rPr>
                  <w:rFonts w:ascii="Cambria" w:hAnsi="Cambria" w:cs="Arial"/>
                </w:rPr>
                <w:t>PASSED</w:t>
              </w:r>
              <w:r w:rsidR="00A3662C">
                <w:tab/>
              </w:r>
              <w:r w:rsidR="00A3662C">
                <w:tab/>
              </w:r>
            </w:ins>
            <w:customXmlInsRangeStart w:id="1428" w:author="Alexander Waters" w:date="2022-08-23T15:31:00Z"/>
            <w:sdt>
              <w:sdtPr>
                <w:rPr>
                  <w:rFonts w:ascii="Cambria" w:hAnsi="Cambria" w:cs="Arial"/>
                </w:rPr>
                <w:id w:val="-45838663"/>
                <w14:checkbox>
                  <w14:checked w14:val="0"/>
                  <w14:checkedState w14:val="2612" w14:font="MS Gothic"/>
                  <w14:uncheckedState w14:val="2610" w14:font="MS Gothic"/>
                </w14:checkbox>
              </w:sdtPr>
              <w:sdtEndPr/>
              <w:sdtContent>
                <w:customXmlInsRangeEnd w:id="1428"/>
                <w:ins w:id="1429" w:author="Alexander Waters" w:date="2022-08-23T15:31:00Z">
                  <w:r w:rsidR="00A3662C">
                    <w:rPr>
                      <w:rFonts w:ascii="MS Gothic" w:eastAsia="MS Gothic" w:hAnsi="MS Gothic" w:cs="Arial" w:hint="eastAsia"/>
                    </w:rPr>
                    <w:t>☐</w:t>
                  </w:r>
                </w:ins>
                <w:customXmlInsRangeStart w:id="1430" w:author="Alexander Waters" w:date="2022-08-23T15:31:00Z"/>
              </w:sdtContent>
            </w:sdt>
            <w:customXmlInsRangeEnd w:id="1430"/>
            <w:ins w:id="1431" w:author="Alexander Waters" w:date="2022-08-23T15:31:00Z">
              <w:r w:rsidR="00A3662C">
                <w:rPr>
                  <w:rFonts w:ascii="Cambria" w:hAnsi="Cambria" w:cs="Arial"/>
                </w:rPr>
                <w:t>FAILED</w:t>
              </w:r>
            </w:ins>
          </w:p>
        </w:tc>
      </w:tr>
      <w:tr w:rsidR="00A3662C" w:rsidRPr="00546D8D" w14:paraId="2BF95B14" w14:textId="77777777" w:rsidTr="00851023">
        <w:tblPrEx>
          <w:tblW w:w="9720" w:type="dxa"/>
          <w:jc w:val="center"/>
          <w:tblPrExChange w:id="1432" w:author="Alexander Waters" w:date="2022-08-23T15:54:00Z">
            <w:tblPrEx>
              <w:tblW w:w="9720" w:type="dxa"/>
              <w:jc w:val="center"/>
            </w:tblPrEx>
          </w:tblPrExChange>
        </w:tblPrEx>
        <w:trPr>
          <w:cantSplit/>
          <w:trHeight w:val="2231"/>
          <w:jc w:val="center"/>
          <w:ins w:id="1433" w:author="Alexander Waters" w:date="2022-08-23T15:31:00Z"/>
          <w:trPrChange w:id="1434" w:author="Alexander Waters" w:date="2022-08-23T15:54:00Z">
            <w:trPr>
              <w:cantSplit/>
              <w:trHeight w:val="2231"/>
              <w:jc w:val="center"/>
            </w:trPr>
          </w:trPrChange>
        </w:trPr>
        <w:tc>
          <w:tcPr>
            <w:tcW w:w="1705" w:type="dxa"/>
            <w:tcPrChange w:id="1435" w:author="Alexander Waters" w:date="2022-08-23T15:54:00Z">
              <w:tcPr>
                <w:tcW w:w="1465" w:type="dxa"/>
              </w:tcPr>
            </w:tcPrChange>
          </w:tcPr>
          <w:p w14:paraId="4D44E48E" w14:textId="77777777" w:rsidR="00A3662C" w:rsidRPr="00546D8D" w:rsidRDefault="00A3662C" w:rsidP="0037006B">
            <w:pPr>
              <w:jc w:val="center"/>
              <w:rPr>
                <w:ins w:id="1436" w:author="Alexander Waters" w:date="2022-08-23T15:31:00Z"/>
                <w:rFonts w:ascii="Cambria" w:hAnsi="Cambria" w:cs="Arial"/>
              </w:rPr>
            </w:pPr>
            <w:ins w:id="1437" w:author="Alexander Waters" w:date="2022-08-23T15:31:00Z">
              <w:r>
                <w:rPr>
                  <w:rFonts w:ascii="Cambria" w:hAnsi="Cambria" w:cs="Arial"/>
                </w:rPr>
                <w:t>Comments:</w:t>
              </w:r>
            </w:ins>
          </w:p>
        </w:tc>
        <w:tc>
          <w:tcPr>
            <w:tcW w:w="8015" w:type="dxa"/>
            <w:gridSpan w:val="7"/>
            <w:tcPrChange w:id="1438" w:author="Alexander Waters" w:date="2022-08-23T15:54:00Z">
              <w:tcPr>
                <w:tcW w:w="8255" w:type="dxa"/>
                <w:gridSpan w:val="8"/>
              </w:tcPr>
            </w:tcPrChange>
          </w:tcPr>
          <w:p w14:paraId="6700FD11" w14:textId="77777777" w:rsidR="00A3662C" w:rsidRPr="00546D8D" w:rsidRDefault="00287984" w:rsidP="0037006B">
            <w:pPr>
              <w:rPr>
                <w:ins w:id="1439" w:author="Alexander Waters" w:date="2022-08-23T15:31:00Z"/>
                <w:rFonts w:ascii="Cambria" w:hAnsi="Cambria"/>
              </w:rPr>
            </w:pPr>
            <w:customXmlInsRangeStart w:id="1440" w:author="Alexander Waters" w:date="2022-08-23T15:31:00Z"/>
            <w:sdt>
              <w:sdtPr>
                <w:rPr>
                  <w:rFonts w:ascii="Cambria" w:hAnsi="Cambria" w:cs="Arial"/>
                </w:rPr>
                <w:id w:val="-1315179982"/>
                <w14:checkbox>
                  <w14:checked w14:val="0"/>
                  <w14:checkedState w14:val="2612" w14:font="MS Gothic"/>
                  <w14:uncheckedState w14:val="2610" w14:font="MS Gothic"/>
                </w14:checkbox>
              </w:sdtPr>
              <w:sdtEndPr/>
              <w:sdtContent>
                <w:customXmlInsRangeEnd w:id="1440"/>
                <w:ins w:id="1441" w:author="Alexander Waters" w:date="2022-08-23T15:31:00Z">
                  <w:r w:rsidR="00A3662C">
                    <w:rPr>
                      <w:rFonts w:ascii="MS Gothic" w:eastAsia="MS Gothic" w:hAnsi="MS Gothic" w:cs="Arial" w:hint="eastAsia"/>
                    </w:rPr>
                    <w:t>☐</w:t>
                  </w:r>
                </w:ins>
                <w:customXmlInsRangeStart w:id="1442" w:author="Alexander Waters" w:date="2022-08-23T15:31:00Z"/>
              </w:sdtContent>
            </w:sdt>
            <w:customXmlInsRangeEnd w:id="1442"/>
            <w:ins w:id="1443" w:author="Alexander Waters" w:date="2022-08-23T15:31:00Z">
              <w:r w:rsidR="00A3662C">
                <w:rPr>
                  <w:rFonts w:ascii="Cambria" w:hAnsi="Cambria" w:cs="Arial"/>
                </w:rPr>
                <w:t>N/A</w:t>
              </w:r>
            </w:ins>
          </w:p>
        </w:tc>
      </w:tr>
      <w:tr w:rsidR="00A3662C" w:rsidRPr="00546D8D" w14:paraId="434FDF5F" w14:textId="77777777" w:rsidTr="0037006B">
        <w:trPr>
          <w:cantSplit/>
          <w:jc w:val="center"/>
          <w:ins w:id="1444" w:author="Alexander Waters" w:date="2022-08-23T15:31:00Z"/>
        </w:trPr>
        <w:tc>
          <w:tcPr>
            <w:tcW w:w="2528" w:type="dxa"/>
            <w:gridSpan w:val="2"/>
            <w:shd w:val="clear" w:color="auto" w:fill="BFBFBF" w:themeFill="background1" w:themeFillShade="BF"/>
            <w:vAlign w:val="center"/>
          </w:tcPr>
          <w:p w14:paraId="1827E94E" w14:textId="77777777" w:rsidR="00A3662C" w:rsidRPr="00546D8D" w:rsidRDefault="00A3662C" w:rsidP="0037006B">
            <w:pPr>
              <w:jc w:val="center"/>
              <w:rPr>
                <w:ins w:id="1445" w:author="Alexander Waters" w:date="2022-08-23T15:31:00Z"/>
                <w:rFonts w:ascii="Cambria" w:hAnsi="Cambria" w:cs="Arial"/>
                <w:b/>
                <w:bCs/>
              </w:rPr>
            </w:pPr>
            <w:ins w:id="1446" w:author="Alexander Waters" w:date="2022-08-23T15:31:00Z">
              <w:r w:rsidRPr="00546D8D">
                <w:rPr>
                  <w:rFonts w:ascii="Cambria" w:hAnsi="Cambria" w:cs="Arial"/>
                  <w:b/>
                  <w:bCs/>
                </w:rPr>
                <w:t>Verification</w:t>
              </w:r>
            </w:ins>
          </w:p>
        </w:tc>
        <w:tc>
          <w:tcPr>
            <w:tcW w:w="3389" w:type="dxa"/>
            <w:gridSpan w:val="4"/>
            <w:shd w:val="clear" w:color="auto" w:fill="BFBFBF" w:themeFill="background1" w:themeFillShade="BF"/>
          </w:tcPr>
          <w:p w14:paraId="4E2E2369" w14:textId="77777777" w:rsidR="00A3662C" w:rsidRPr="00546D8D" w:rsidRDefault="00A3662C" w:rsidP="0037006B">
            <w:pPr>
              <w:jc w:val="center"/>
              <w:rPr>
                <w:ins w:id="1447" w:author="Alexander Waters" w:date="2022-08-23T15:31:00Z"/>
                <w:rFonts w:ascii="Cambria" w:hAnsi="Cambria"/>
                <w:b/>
                <w:bCs/>
              </w:rPr>
            </w:pPr>
            <w:ins w:id="1448" w:author="Alexander Waters" w:date="2022-08-23T15:31:00Z">
              <w:r>
                <w:rPr>
                  <w:rFonts w:ascii="Cambria" w:hAnsi="Cambria"/>
                  <w:b/>
                  <w:bCs/>
                </w:rPr>
                <w:t>Initials</w:t>
              </w:r>
            </w:ins>
          </w:p>
        </w:tc>
        <w:tc>
          <w:tcPr>
            <w:tcW w:w="3803" w:type="dxa"/>
            <w:gridSpan w:val="2"/>
            <w:shd w:val="clear" w:color="auto" w:fill="BFBFBF" w:themeFill="background1" w:themeFillShade="BF"/>
            <w:vAlign w:val="center"/>
          </w:tcPr>
          <w:p w14:paraId="5B115753" w14:textId="77777777" w:rsidR="00A3662C" w:rsidRPr="00546D8D" w:rsidRDefault="00A3662C" w:rsidP="0037006B">
            <w:pPr>
              <w:jc w:val="center"/>
              <w:rPr>
                <w:ins w:id="1449" w:author="Alexander Waters" w:date="2022-08-23T15:31:00Z"/>
                <w:rFonts w:ascii="Cambria" w:hAnsi="Cambria"/>
                <w:b/>
                <w:bCs/>
              </w:rPr>
            </w:pPr>
            <w:ins w:id="1450" w:author="Alexander Waters" w:date="2022-08-23T15:31:00Z">
              <w:r w:rsidRPr="00546D8D">
                <w:rPr>
                  <w:rFonts w:ascii="Cambria" w:hAnsi="Cambria"/>
                  <w:b/>
                  <w:bCs/>
                </w:rPr>
                <w:t>Date</w:t>
              </w:r>
            </w:ins>
          </w:p>
        </w:tc>
      </w:tr>
      <w:tr w:rsidR="00A3662C" w:rsidRPr="00546D8D" w14:paraId="37515B64" w14:textId="77777777" w:rsidTr="0037006B">
        <w:trPr>
          <w:cantSplit/>
          <w:trHeight w:val="512"/>
          <w:jc w:val="center"/>
          <w:ins w:id="1451" w:author="Alexander Waters" w:date="2022-08-23T15:31:00Z"/>
        </w:trPr>
        <w:tc>
          <w:tcPr>
            <w:tcW w:w="2528" w:type="dxa"/>
            <w:gridSpan w:val="2"/>
            <w:vAlign w:val="center"/>
          </w:tcPr>
          <w:p w14:paraId="6A391FA4" w14:textId="77777777" w:rsidR="00A3662C" w:rsidRPr="00546D8D" w:rsidRDefault="00A3662C" w:rsidP="0037006B">
            <w:pPr>
              <w:jc w:val="center"/>
              <w:rPr>
                <w:ins w:id="1452" w:author="Alexander Waters" w:date="2022-08-23T15:31:00Z"/>
                <w:rFonts w:ascii="Cambria" w:hAnsi="Cambria" w:cs="Arial"/>
              </w:rPr>
            </w:pPr>
            <w:ins w:id="1453" w:author="Alexander Waters" w:date="2022-08-23T15:31:00Z">
              <w:r>
                <w:rPr>
                  <w:rFonts w:ascii="Cambria" w:hAnsi="Cambria" w:cs="Arial"/>
                </w:rPr>
                <w:t>Verified By:</w:t>
              </w:r>
            </w:ins>
          </w:p>
        </w:tc>
        <w:tc>
          <w:tcPr>
            <w:tcW w:w="3389" w:type="dxa"/>
            <w:gridSpan w:val="4"/>
          </w:tcPr>
          <w:p w14:paraId="2C7FD881" w14:textId="77777777" w:rsidR="00A3662C" w:rsidRPr="00546D8D" w:rsidRDefault="00A3662C" w:rsidP="0037006B">
            <w:pPr>
              <w:jc w:val="center"/>
              <w:rPr>
                <w:ins w:id="1454" w:author="Alexander Waters" w:date="2022-08-23T15:31:00Z"/>
                <w:rFonts w:ascii="Cambria" w:hAnsi="Cambria"/>
              </w:rPr>
            </w:pPr>
          </w:p>
        </w:tc>
        <w:tc>
          <w:tcPr>
            <w:tcW w:w="3803" w:type="dxa"/>
            <w:gridSpan w:val="2"/>
            <w:vAlign w:val="center"/>
          </w:tcPr>
          <w:p w14:paraId="3FA1A55B" w14:textId="77777777" w:rsidR="00A3662C" w:rsidRPr="00546D8D" w:rsidRDefault="00A3662C" w:rsidP="0037006B">
            <w:pPr>
              <w:jc w:val="center"/>
              <w:rPr>
                <w:ins w:id="1455" w:author="Alexander Waters" w:date="2022-08-23T15:31:00Z"/>
                <w:rFonts w:ascii="Cambria" w:hAnsi="Cambria"/>
              </w:rPr>
            </w:pPr>
          </w:p>
        </w:tc>
      </w:tr>
      <w:tr w:rsidR="00A3662C" w:rsidRPr="00546D8D" w14:paraId="6796C567" w14:textId="77777777" w:rsidTr="0037006B">
        <w:trPr>
          <w:cantSplit/>
          <w:trHeight w:val="431"/>
          <w:jc w:val="center"/>
          <w:ins w:id="1456" w:author="Alexander Waters" w:date="2022-08-23T15:31:00Z"/>
        </w:trPr>
        <w:tc>
          <w:tcPr>
            <w:tcW w:w="2528" w:type="dxa"/>
            <w:gridSpan w:val="2"/>
            <w:vAlign w:val="center"/>
          </w:tcPr>
          <w:p w14:paraId="472BE22B" w14:textId="77777777" w:rsidR="00A3662C" w:rsidRPr="00546D8D" w:rsidRDefault="00A3662C" w:rsidP="0037006B">
            <w:pPr>
              <w:jc w:val="center"/>
              <w:rPr>
                <w:ins w:id="1457" w:author="Alexander Waters" w:date="2022-08-23T15:31:00Z"/>
                <w:rFonts w:ascii="Cambria" w:hAnsi="Cambria" w:cs="Arial"/>
              </w:rPr>
            </w:pPr>
            <w:ins w:id="1458" w:author="Alexander Waters" w:date="2022-08-23T15:31:00Z">
              <w:r>
                <w:rPr>
                  <w:rFonts w:ascii="Cambria" w:hAnsi="Cambria" w:cs="Arial"/>
                </w:rPr>
                <w:t>Quality Reviewed By:</w:t>
              </w:r>
            </w:ins>
          </w:p>
        </w:tc>
        <w:tc>
          <w:tcPr>
            <w:tcW w:w="3389" w:type="dxa"/>
            <w:gridSpan w:val="4"/>
          </w:tcPr>
          <w:p w14:paraId="79907976" w14:textId="77777777" w:rsidR="00A3662C" w:rsidRPr="00546D8D" w:rsidRDefault="00A3662C" w:rsidP="0037006B">
            <w:pPr>
              <w:tabs>
                <w:tab w:val="left" w:pos="2160"/>
              </w:tabs>
              <w:rPr>
                <w:ins w:id="1459" w:author="Alexander Waters" w:date="2022-08-23T15:31:00Z"/>
                <w:rFonts w:ascii="Cambria" w:hAnsi="Cambria"/>
              </w:rPr>
            </w:pPr>
          </w:p>
        </w:tc>
        <w:tc>
          <w:tcPr>
            <w:tcW w:w="3803" w:type="dxa"/>
            <w:gridSpan w:val="2"/>
            <w:vAlign w:val="center"/>
          </w:tcPr>
          <w:p w14:paraId="3690AF03" w14:textId="77777777" w:rsidR="00A3662C" w:rsidRPr="00546D8D" w:rsidRDefault="00A3662C" w:rsidP="0037006B">
            <w:pPr>
              <w:jc w:val="center"/>
              <w:rPr>
                <w:ins w:id="1460" w:author="Alexander Waters" w:date="2022-08-23T15:31:00Z"/>
                <w:rFonts w:ascii="Cambria" w:hAnsi="Cambria"/>
              </w:rPr>
            </w:pPr>
          </w:p>
        </w:tc>
      </w:tr>
    </w:tbl>
    <w:p w14:paraId="329AC916" w14:textId="263A2FD9" w:rsidR="00006382" w:rsidRDefault="00006382" w:rsidP="006D7D80">
      <w:pPr>
        <w:rPr>
          <w:ins w:id="1461" w:author="Alexander Waters" w:date="2022-08-23T16:02:00Z"/>
          <w:rFonts w:ascii="Cambria" w:hAnsi="Cambria" w:cs="Arial"/>
        </w:rPr>
      </w:pPr>
    </w:p>
    <w:p w14:paraId="214A5CFE" w14:textId="77777777" w:rsidR="00006382" w:rsidRDefault="00006382">
      <w:pPr>
        <w:rPr>
          <w:ins w:id="1462" w:author="Alexander Waters" w:date="2022-08-23T16:02:00Z"/>
          <w:rFonts w:ascii="Cambria" w:hAnsi="Cambria" w:cs="Arial"/>
        </w:rPr>
      </w:pPr>
      <w:ins w:id="1463" w:author="Alexander Waters" w:date="2022-08-23T16:02:00Z">
        <w:r>
          <w:rPr>
            <w:rFonts w:ascii="Cambria" w:hAnsi="Cambria" w:cs="Arial"/>
          </w:rPr>
          <w:br w:type="page"/>
        </w:r>
      </w:ins>
    </w:p>
    <w:tbl>
      <w:tblPr>
        <w:tblStyle w:val="TableGrid"/>
        <w:tblW w:w="9886" w:type="dxa"/>
        <w:jc w:val="center"/>
        <w:tblLook w:val="04A0" w:firstRow="1" w:lastRow="0" w:firstColumn="1" w:lastColumn="0" w:noHBand="0" w:noVBand="1"/>
        <w:tblPrChange w:id="1464" w:author="Alexander Waters" w:date="2022-08-23T16:36:00Z">
          <w:tblPr>
            <w:tblStyle w:val="TableGrid"/>
            <w:tblW w:w="10226" w:type="dxa"/>
            <w:jc w:val="center"/>
            <w:tblLook w:val="04A0" w:firstRow="1" w:lastRow="0" w:firstColumn="1" w:lastColumn="0" w:noHBand="0" w:noVBand="1"/>
          </w:tblPr>
        </w:tblPrChange>
      </w:tblPr>
      <w:tblGrid>
        <w:gridCol w:w="1438"/>
        <w:gridCol w:w="807"/>
        <w:gridCol w:w="1176"/>
        <w:gridCol w:w="2461"/>
        <w:gridCol w:w="564"/>
        <w:gridCol w:w="1019"/>
        <w:gridCol w:w="1278"/>
        <w:gridCol w:w="1143"/>
        <w:tblGridChange w:id="1465">
          <w:tblGrid>
            <w:gridCol w:w="1465"/>
            <w:gridCol w:w="240"/>
            <w:gridCol w:w="455"/>
            <w:gridCol w:w="1261"/>
            <w:gridCol w:w="46"/>
            <w:gridCol w:w="2378"/>
            <w:gridCol w:w="37"/>
            <w:gridCol w:w="53"/>
            <w:gridCol w:w="511"/>
            <w:gridCol w:w="889"/>
            <w:gridCol w:w="1242"/>
            <w:gridCol w:w="158"/>
            <w:gridCol w:w="8"/>
            <w:gridCol w:w="977"/>
            <w:gridCol w:w="158"/>
            <w:gridCol w:w="8"/>
          </w:tblGrid>
        </w:tblGridChange>
      </w:tblGrid>
      <w:tr w:rsidR="000C1A28" w:rsidRPr="00546D8D" w14:paraId="0617682B" w14:textId="77777777" w:rsidTr="001B6753">
        <w:trPr>
          <w:cantSplit/>
          <w:jc w:val="center"/>
          <w:ins w:id="1466" w:author="Alexander Waters" w:date="2022-08-23T16:03:00Z"/>
          <w:trPrChange w:id="1467" w:author="Alexander Waters" w:date="2022-08-23T16:36:00Z">
            <w:trPr>
              <w:gridAfter w:val="0"/>
              <w:wAfter w:w="506" w:type="dxa"/>
              <w:cantSplit/>
              <w:jc w:val="center"/>
            </w:trPr>
          </w:trPrChange>
        </w:trPr>
        <w:tc>
          <w:tcPr>
            <w:tcW w:w="9886" w:type="dxa"/>
            <w:gridSpan w:val="8"/>
            <w:shd w:val="clear" w:color="auto" w:fill="BFBFBF" w:themeFill="background1" w:themeFillShade="BF"/>
            <w:tcPrChange w:id="1468" w:author="Alexander Waters" w:date="2022-08-23T16:36:00Z">
              <w:tcPr>
                <w:tcW w:w="9720" w:type="dxa"/>
                <w:gridSpan w:val="15"/>
                <w:shd w:val="clear" w:color="auto" w:fill="BFBFBF" w:themeFill="background1" w:themeFillShade="BF"/>
              </w:tcPr>
            </w:tcPrChange>
          </w:tcPr>
          <w:p w14:paraId="2F8B17A9" w14:textId="1419F1CB" w:rsidR="00006382" w:rsidRPr="00546D8D" w:rsidRDefault="00006382" w:rsidP="0037006B">
            <w:pPr>
              <w:jc w:val="center"/>
              <w:rPr>
                <w:ins w:id="1469" w:author="Alexander Waters" w:date="2022-08-23T16:03:00Z"/>
                <w:rFonts w:ascii="Cambria" w:hAnsi="Cambria"/>
                <w:b/>
                <w:bCs/>
              </w:rPr>
            </w:pPr>
            <w:ins w:id="1470" w:author="Alexander Waters" w:date="2022-08-23T16:03:00Z">
              <w:r>
                <w:rPr>
                  <w:rFonts w:ascii="Cambria" w:hAnsi="Cambria"/>
                  <w:b/>
                  <w:spacing w:val="-10"/>
                </w:rPr>
                <w:lastRenderedPageBreak/>
                <w:t>Operational Requirements</w:t>
              </w:r>
            </w:ins>
          </w:p>
        </w:tc>
      </w:tr>
      <w:tr w:rsidR="00094AE3" w:rsidRPr="006615B5" w14:paraId="41F299C1" w14:textId="77777777" w:rsidTr="001B6753">
        <w:trPr>
          <w:cantSplit/>
          <w:jc w:val="center"/>
          <w:ins w:id="1471" w:author="Alexander Waters" w:date="2022-08-23T16:03:00Z"/>
          <w:trPrChange w:id="1472" w:author="Alexander Waters" w:date="2022-08-23T16:36:00Z">
            <w:trPr>
              <w:wAfter w:w="348" w:type="dxa"/>
              <w:cantSplit/>
              <w:jc w:val="center"/>
            </w:trPr>
          </w:trPrChange>
        </w:trPr>
        <w:tc>
          <w:tcPr>
            <w:tcW w:w="9886" w:type="dxa"/>
            <w:gridSpan w:val="8"/>
            <w:tcPrChange w:id="1473" w:author="Alexander Waters" w:date="2022-08-23T16:36:00Z">
              <w:tcPr>
                <w:tcW w:w="9878" w:type="dxa"/>
                <w:gridSpan w:val="16"/>
              </w:tcPr>
            </w:tcPrChange>
          </w:tcPr>
          <w:p w14:paraId="4B03EED2" w14:textId="13B83F29" w:rsidR="00006382" w:rsidRPr="0037006B" w:rsidRDefault="00006382" w:rsidP="0037006B">
            <w:pPr>
              <w:pStyle w:val="ListParagraph"/>
              <w:numPr>
                <w:ilvl w:val="0"/>
                <w:numId w:val="13"/>
              </w:numPr>
              <w:rPr>
                <w:ins w:id="1474" w:author="Alexander Waters" w:date="2022-08-23T16:03:00Z"/>
                <w:rFonts w:ascii="Cambria" w:hAnsi="Cambria"/>
              </w:rPr>
            </w:pPr>
            <w:ins w:id="1475" w:author="Alexander Waters" w:date="2022-08-23T16:03:00Z">
              <w:r w:rsidRPr="0037006B">
                <w:rPr>
                  <w:rFonts w:ascii="Cambria" w:eastAsia="Times New Roman" w:hAnsi="Cambria" w:cs="Arial"/>
                  <w:bCs/>
                  <w:sz w:val="24"/>
                  <w:szCs w:val="24"/>
                </w:rPr>
                <w:t xml:space="preserve">Verify </w:t>
              </w:r>
              <w:r>
                <w:rPr>
                  <w:rFonts w:ascii="Cambria" w:eastAsia="Times New Roman" w:hAnsi="Cambria" w:cs="Arial"/>
                  <w:bCs/>
                  <w:sz w:val="24"/>
                  <w:szCs w:val="24"/>
                </w:rPr>
                <w:t xml:space="preserve">and record </w:t>
              </w:r>
              <w:r w:rsidRPr="0037006B">
                <w:rPr>
                  <w:rFonts w:ascii="Cambria" w:eastAsia="Times New Roman" w:hAnsi="Cambria" w:cs="Arial"/>
                  <w:bCs/>
                  <w:sz w:val="24"/>
                  <w:szCs w:val="24"/>
                </w:rPr>
                <w:t>the</w:t>
              </w:r>
              <w:r>
                <w:rPr>
                  <w:rFonts w:ascii="Cambria" w:eastAsia="Times New Roman" w:hAnsi="Cambria" w:cs="Arial"/>
                  <w:bCs/>
                  <w:sz w:val="24"/>
                  <w:szCs w:val="24"/>
                </w:rPr>
                <w:t xml:space="preserve"> following</w:t>
              </w:r>
              <w:r w:rsidRPr="0037006B">
                <w:rPr>
                  <w:rFonts w:ascii="Cambria" w:eastAsia="Times New Roman" w:hAnsi="Cambria" w:cs="Arial"/>
                  <w:bCs/>
                  <w:sz w:val="24"/>
                  <w:szCs w:val="24"/>
                </w:rPr>
                <w:t xml:space="preserve"> </w:t>
              </w:r>
              <w:r>
                <w:rPr>
                  <w:rFonts w:ascii="Cambria" w:eastAsia="Times New Roman" w:hAnsi="Cambria" w:cs="Arial"/>
                  <w:bCs/>
                  <w:sz w:val="24"/>
                  <w:szCs w:val="24"/>
                </w:rPr>
                <w:t>equipment operational requirement information.</w:t>
              </w:r>
            </w:ins>
          </w:p>
          <w:p w14:paraId="70EDC6C7" w14:textId="77777777" w:rsidR="00006382" w:rsidRPr="0037006B" w:rsidRDefault="00006382" w:rsidP="0037006B">
            <w:pPr>
              <w:pStyle w:val="ListParagraph"/>
              <w:numPr>
                <w:ilvl w:val="0"/>
                <w:numId w:val="13"/>
              </w:numPr>
              <w:rPr>
                <w:ins w:id="1476" w:author="Alexander Waters" w:date="2022-08-23T16:03:00Z"/>
                <w:rFonts w:ascii="Cambria" w:hAnsi="Cambria"/>
              </w:rPr>
            </w:pPr>
            <w:ins w:id="1477" w:author="Alexander Waters" w:date="2022-08-23T16:03:00Z">
              <w:r>
                <w:rPr>
                  <w:rFonts w:ascii="Cambria" w:eastAsia="Times New Roman" w:hAnsi="Cambria"/>
                  <w:bCs/>
                  <w:sz w:val="24"/>
                  <w:szCs w:val="24"/>
                </w:rPr>
                <w:t>Indicate if the information is acceptable.</w:t>
              </w:r>
            </w:ins>
          </w:p>
          <w:p w14:paraId="6CEFADFC" w14:textId="77777777" w:rsidR="00006382" w:rsidRPr="0037006B" w:rsidRDefault="00006382" w:rsidP="0037006B">
            <w:pPr>
              <w:pStyle w:val="ListParagraph"/>
              <w:numPr>
                <w:ilvl w:val="0"/>
                <w:numId w:val="13"/>
              </w:numPr>
              <w:rPr>
                <w:ins w:id="1478" w:author="Alexander Waters" w:date="2022-08-23T16:03:00Z"/>
                <w:rFonts w:ascii="Cambria" w:hAnsi="Cambria"/>
              </w:rPr>
            </w:pPr>
            <w:ins w:id="1479" w:author="Alexander Waters" w:date="2022-08-23T16:03:00Z">
              <w:r w:rsidRPr="0037006B">
                <w:rPr>
                  <w:rFonts w:ascii="Cambria" w:hAnsi="Cambria"/>
                </w:rPr>
                <w:t>Record any additional information in the Comments section</w:t>
              </w:r>
              <w:r>
                <w:rPr>
                  <w:rFonts w:ascii="Cambria" w:hAnsi="Cambria"/>
                </w:rPr>
                <w:t xml:space="preserve"> or indicate N/A if no comments are necessary.</w:t>
              </w:r>
            </w:ins>
          </w:p>
        </w:tc>
      </w:tr>
      <w:tr w:rsidR="00006382" w:rsidRPr="006615B5" w14:paraId="173A75DE" w14:textId="77777777" w:rsidTr="001B6753">
        <w:tblPrEx>
          <w:tblPrExChange w:id="1480" w:author="Alexander Waters" w:date="2022-08-23T16:36:00Z">
            <w:tblPrEx>
              <w:tblW w:w="9720" w:type="dxa"/>
            </w:tblPrEx>
          </w:tblPrExChange>
        </w:tblPrEx>
        <w:trPr>
          <w:cantSplit/>
          <w:jc w:val="center"/>
          <w:ins w:id="1481" w:author="Alexander Waters" w:date="2022-08-23T16:03:00Z"/>
          <w:trPrChange w:id="1482" w:author="Alexander Waters" w:date="2022-08-23T16:36:00Z">
            <w:trPr>
              <w:gridAfter w:val="0"/>
              <w:cantSplit/>
              <w:jc w:val="center"/>
            </w:trPr>
          </w:trPrChange>
        </w:trPr>
        <w:tc>
          <w:tcPr>
            <w:tcW w:w="3421" w:type="dxa"/>
            <w:gridSpan w:val="3"/>
            <w:shd w:val="clear" w:color="auto" w:fill="BFBFBF" w:themeFill="background1" w:themeFillShade="BF"/>
            <w:vAlign w:val="center"/>
            <w:tcPrChange w:id="1483" w:author="Alexander Waters" w:date="2022-08-23T16:36:00Z">
              <w:tcPr>
                <w:tcW w:w="1705" w:type="dxa"/>
                <w:gridSpan w:val="2"/>
                <w:shd w:val="clear" w:color="auto" w:fill="BFBFBF" w:themeFill="background1" w:themeFillShade="BF"/>
                <w:vAlign w:val="center"/>
              </w:tcPr>
            </w:tcPrChange>
          </w:tcPr>
          <w:p w14:paraId="130148AC" w14:textId="4AA1163D" w:rsidR="00006382" w:rsidRPr="0037006B" w:rsidRDefault="003B6C1A" w:rsidP="0037006B">
            <w:pPr>
              <w:jc w:val="center"/>
              <w:rPr>
                <w:ins w:id="1484" w:author="Alexander Waters" w:date="2022-08-23T16:03:00Z"/>
                <w:rFonts w:ascii="Cambria" w:hAnsi="Cambria"/>
                <w:b/>
                <w:bCs/>
              </w:rPr>
            </w:pPr>
            <w:ins w:id="1485" w:author="Alexander Waters" w:date="2022-08-23T16:08:00Z">
              <w:r>
                <w:rPr>
                  <w:rFonts w:ascii="Cambria" w:hAnsi="Cambria"/>
                  <w:b/>
                  <w:bCs/>
                </w:rPr>
                <w:t>Test Procedure</w:t>
              </w:r>
            </w:ins>
          </w:p>
        </w:tc>
        <w:tc>
          <w:tcPr>
            <w:tcW w:w="2461" w:type="dxa"/>
            <w:shd w:val="clear" w:color="auto" w:fill="BFBFBF" w:themeFill="background1" w:themeFillShade="BF"/>
            <w:vAlign w:val="center"/>
            <w:tcPrChange w:id="1486" w:author="Alexander Waters" w:date="2022-08-23T16:36:00Z">
              <w:tcPr>
                <w:tcW w:w="4140" w:type="dxa"/>
                <w:gridSpan w:val="4"/>
                <w:shd w:val="clear" w:color="auto" w:fill="BFBFBF" w:themeFill="background1" w:themeFillShade="BF"/>
                <w:vAlign w:val="center"/>
              </w:tcPr>
            </w:tcPrChange>
          </w:tcPr>
          <w:p w14:paraId="334DB3DE" w14:textId="4ADA8066" w:rsidR="00006382" w:rsidRPr="0037006B" w:rsidRDefault="003B6C1A" w:rsidP="0037006B">
            <w:pPr>
              <w:jc w:val="center"/>
              <w:rPr>
                <w:ins w:id="1487" w:author="Alexander Waters" w:date="2022-08-23T16:03:00Z"/>
                <w:rFonts w:ascii="Cambria" w:hAnsi="Cambria" w:cs="Arial"/>
                <w:b/>
                <w:bCs/>
              </w:rPr>
            </w:pPr>
            <w:ins w:id="1488" w:author="Alexander Waters" w:date="2022-08-23T16:08:00Z">
              <w:r>
                <w:rPr>
                  <w:rFonts w:ascii="Cambria" w:hAnsi="Cambria" w:cs="Arial"/>
                  <w:b/>
                  <w:bCs/>
                </w:rPr>
                <w:t>Acceptance Criteria</w:t>
              </w:r>
            </w:ins>
          </w:p>
        </w:tc>
        <w:tc>
          <w:tcPr>
            <w:tcW w:w="2861" w:type="dxa"/>
            <w:gridSpan w:val="3"/>
            <w:shd w:val="clear" w:color="auto" w:fill="BFBFBF" w:themeFill="background1" w:themeFillShade="BF"/>
            <w:vAlign w:val="center"/>
            <w:tcPrChange w:id="1489" w:author="Alexander Waters" w:date="2022-08-23T16:36:00Z">
              <w:tcPr>
                <w:tcW w:w="2732" w:type="dxa"/>
                <w:gridSpan w:val="5"/>
                <w:shd w:val="clear" w:color="auto" w:fill="BFBFBF" w:themeFill="background1" w:themeFillShade="BF"/>
                <w:vAlign w:val="center"/>
              </w:tcPr>
            </w:tcPrChange>
          </w:tcPr>
          <w:p w14:paraId="46FA2D21" w14:textId="647919B2" w:rsidR="00006382" w:rsidRPr="0037006B" w:rsidRDefault="003B6C1A" w:rsidP="0037006B">
            <w:pPr>
              <w:jc w:val="center"/>
              <w:rPr>
                <w:ins w:id="1490" w:author="Alexander Waters" w:date="2022-08-23T16:03:00Z"/>
                <w:rFonts w:ascii="Cambria" w:hAnsi="Cambria" w:cs="Arial"/>
                <w:b/>
                <w:bCs/>
              </w:rPr>
            </w:pPr>
            <w:ins w:id="1491" w:author="Alexander Waters" w:date="2022-08-23T16:08:00Z">
              <w:r>
                <w:rPr>
                  <w:rFonts w:ascii="Cambria" w:hAnsi="Cambria" w:cs="Arial"/>
                  <w:b/>
                  <w:bCs/>
                </w:rPr>
                <w:t>Result</w:t>
              </w:r>
            </w:ins>
          </w:p>
        </w:tc>
        <w:tc>
          <w:tcPr>
            <w:tcW w:w="1143" w:type="dxa"/>
            <w:shd w:val="clear" w:color="auto" w:fill="BFBFBF" w:themeFill="background1" w:themeFillShade="BF"/>
            <w:vAlign w:val="center"/>
            <w:tcPrChange w:id="1492" w:author="Alexander Waters" w:date="2022-08-23T16:36:00Z">
              <w:tcPr>
                <w:tcW w:w="1143" w:type="dxa"/>
                <w:gridSpan w:val="3"/>
                <w:shd w:val="clear" w:color="auto" w:fill="BFBFBF" w:themeFill="background1" w:themeFillShade="BF"/>
                <w:vAlign w:val="center"/>
              </w:tcPr>
            </w:tcPrChange>
          </w:tcPr>
          <w:p w14:paraId="06A230E5" w14:textId="77777777" w:rsidR="00006382" w:rsidRPr="0037006B" w:rsidRDefault="00006382" w:rsidP="0037006B">
            <w:pPr>
              <w:jc w:val="center"/>
              <w:rPr>
                <w:ins w:id="1493" w:author="Alexander Waters" w:date="2022-08-23T16:03:00Z"/>
                <w:rFonts w:ascii="Cambria" w:hAnsi="Cambria" w:cs="Arial"/>
                <w:b/>
                <w:bCs/>
              </w:rPr>
            </w:pPr>
            <w:ins w:id="1494" w:author="Alexander Waters" w:date="2022-08-23T16:03:00Z">
              <w:r w:rsidRPr="0037006B">
                <w:rPr>
                  <w:rFonts w:ascii="Cambria" w:hAnsi="Cambria" w:cs="Arial"/>
                  <w:b/>
                  <w:bCs/>
                </w:rPr>
                <w:t>Accepted</w:t>
              </w:r>
            </w:ins>
          </w:p>
        </w:tc>
      </w:tr>
      <w:tr w:rsidR="00094AE3" w:rsidRPr="006615B5" w14:paraId="04E8D7CB" w14:textId="77777777" w:rsidTr="001B6753">
        <w:tblPrEx>
          <w:tblPrExChange w:id="1495" w:author="Alexander Waters" w:date="2022-08-23T16:36:00Z">
            <w:tblPrEx>
              <w:jc w:val="left"/>
            </w:tblPrEx>
          </w:tblPrExChange>
        </w:tblPrEx>
        <w:trPr>
          <w:cantSplit/>
          <w:jc w:val="center"/>
          <w:ins w:id="1496" w:author="Alexander Waters" w:date="2022-08-23T16:03:00Z"/>
          <w:trPrChange w:id="1497" w:author="Alexander Waters" w:date="2022-08-23T16:36:00Z">
            <w:trPr>
              <w:wAfter w:w="340" w:type="dxa"/>
              <w:cantSplit/>
            </w:trPr>
          </w:trPrChange>
        </w:trPr>
        <w:tc>
          <w:tcPr>
            <w:tcW w:w="3421" w:type="dxa"/>
            <w:gridSpan w:val="3"/>
            <w:vAlign w:val="center"/>
            <w:tcPrChange w:id="1498" w:author="Alexander Waters" w:date="2022-08-23T16:36:00Z">
              <w:tcPr>
                <w:tcW w:w="3421" w:type="dxa"/>
                <w:gridSpan w:val="4"/>
                <w:vAlign w:val="center"/>
              </w:tcPr>
            </w:tcPrChange>
          </w:tcPr>
          <w:p w14:paraId="38C893B9" w14:textId="4B92A671" w:rsidR="00006382" w:rsidRPr="0037006B" w:rsidRDefault="00492DF0" w:rsidP="0037006B">
            <w:pPr>
              <w:jc w:val="center"/>
              <w:rPr>
                <w:ins w:id="1499" w:author="Alexander Waters" w:date="2022-08-23T16:03:00Z"/>
                <w:rFonts w:ascii="Cambria" w:hAnsi="Cambria"/>
              </w:rPr>
            </w:pPr>
            <w:ins w:id="1500" w:author="Alexander Waters" w:date="2022-08-23T16:09:00Z">
              <w:r>
                <w:rPr>
                  <w:rFonts w:ascii="Cambria" w:hAnsi="Cambria"/>
                </w:rPr>
                <w:t xml:space="preserve">Connect the device to the mains. </w:t>
              </w:r>
            </w:ins>
            <w:ins w:id="1501" w:author="Alexander Waters" w:date="2022-08-23T16:12:00Z">
              <w:r w:rsidR="001843AD">
                <w:rPr>
                  <w:rFonts w:ascii="Cambria" w:hAnsi="Cambria"/>
                </w:rPr>
                <w:t>Power</w:t>
              </w:r>
            </w:ins>
            <w:ins w:id="1502" w:author="Alexander Waters" w:date="2022-08-23T16:09:00Z">
              <w:r>
                <w:rPr>
                  <w:rFonts w:ascii="Cambria" w:hAnsi="Cambria"/>
                </w:rPr>
                <w:t xml:space="preserve"> on the device</w:t>
              </w:r>
            </w:ins>
            <w:ins w:id="1503" w:author="Alexander Waters" w:date="2022-08-23T16:12:00Z">
              <w:r w:rsidR="001843AD">
                <w:rPr>
                  <w:rFonts w:ascii="Cambria" w:hAnsi="Cambria"/>
                </w:rPr>
                <w:t xml:space="preserve">. </w:t>
              </w:r>
            </w:ins>
            <w:ins w:id="1504" w:author="Alexander Waters" w:date="2022-08-23T16:09:00Z">
              <w:r w:rsidR="000C1A28">
                <w:rPr>
                  <w:rFonts w:ascii="Cambria" w:hAnsi="Cambria"/>
                </w:rPr>
                <w:t>Check the function of the display.</w:t>
              </w:r>
            </w:ins>
          </w:p>
        </w:tc>
        <w:tc>
          <w:tcPr>
            <w:tcW w:w="2461" w:type="dxa"/>
            <w:shd w:val="clear" w:color="auto" w:fill="FFFFFF" w:themeFill="background1"/>
            <w:vAlign w:val="center"/>
            <w:tcPrChange w:id="1505" w:author="Alexander Waters" w:date="2022-08-23T16:36:00Z">
              <w:tcPr>
                <w:tcW w:w="2461" w:type="dxa"/>
                <w:gridSpan w:val="3"/>
                <w:shd w:val="clear" w:color="auto" w:fill="FFFFFF" w:themeFill="background1"/>
                <w:vAlign w:val="center"/>
              </w:tcPr>
            </w:tcPrChange>
          </w:tcPr>
          <w:p w14:paraId="01D80464" w14:textId="491F9266" w:rsidR="00006382" w:rsidRPr="0037006B" w:rsidRDefault="000C1A28" w:rsidP="0037006B">
            <w:pPr>
              <w:jc w:val="center"/>
              <w:rPr>
                <w:ins w:id="1506" w:author="Alexander Waters" w:date="2022-08-23T16:03:00Z"/>
                <w:rFonts w:ascii="Cambria" w:hAnsi="Cambria" w:cs="Arial"/>
              </w:rPr>
            </w:pPr>
            <w:ins w:id="1507" w:author="Alexander Waters" w:date="2022-08-23T16:09:00Z">
              <w:r>
                <w:rPr>
                  <w:rFonts w:ascii="Cambria" w:hAnsi="Cambria" w:cs="Arial"/>
                </w:rPr>
                <w:t xml:space="preserve">The display is </w:t>
              </w:r>
            </w:ins>
            <w:ins w:id="1508" w:author="Alexander Waters" w:date="2022-08-23T16:10:00Z">
              <w:r>
                <w:rPr>
                  <w:rFonts w:ascii="Cambria" w:hAnsi="Cambria" w:cs="Arial"/>
                </w:rPr>
                <w:t>functioning</w:t>
              </w:r>
              <w:r w:rsidR="008F212B">
                <w:rPr>
                  <w:rFonts w:ascii="Cambria" w:hAnsi="Cambria" w:cs="Arial"/>
                </w:rPr>
                <w:t>. The start screen displays.</w:t>
              </w:r>
            </w:ins>
          </w:p>
        </w:tc>
        <w:tc>
          <w:tcPr>
            <w:tcW w:w="2861" w:type="dxa"/>
            <w:gridSpan w:val="3"/>
            <w:shd w:val="clear" w:color="auto" w:fill="FFFFFF" w:themeFill="background1"/>
            <w:vAlign w:val="center"/>
            <w:tcPrChange w:id="1509" w:author="Alexander Waters" w:date="2022-08-23T16:36:00Z">
              <w:tcPr>
                <w:tcW w:w="2861" w:type="dxa"/>
                <w:gridSpan w:val="6"/>
                <w:shd w:val="clear" w:color="auto" w:fill="FFFFFF" w:themeFill="background1"/>
                <w:vAlign w:val="center"/>
              </w:tcPr>
            </w:tcPrChange>
          </w:tcPr>
          <w:p w14:paraId="3E91F6E7" w14:textId="77777777" w:rsidR="00006382" w:rsidRDefault="00287984" w:rsidP="0037006B">
            <w:pPr>
              <w:rPr>
                <w:ins w:id="1510" w:author="Alexander Waters" w:date="2022-08-23T16:10:00Z"/>
                <w:rFonts w:ascii="Cambria" w:hAnsi="Cambria" w:cs="Arial"/>
              </w:rPr>
            </w:pPr>
            <w:customXmlInsRangeStart w:id="1511" w:author="Alexander Waters" w:date="2022-08-23T16:10:00Z"/>
            <w:sdt>
              <w:sdtPr>
                <w:rPr>
                  <w:rFonts w:ascii="Cambria" w:hAnsi="Cambria" w:cs="Arial"/>
                </w:rPr>
                <w:id w:val="-571199125"/>
                <w14:checkbox>
                  <w14:checked w14:val="0"/>
                  <w14:checkedState w14:val="2612" w14:font="MS Gothic"/>
                  <w14:uncheckedState w14:val="2610" w14:font="MS Gothic"/>
                </w14:checkbox>
              </w:sdtPr>
              <w:sdtEndPr/>
              <w:sdtContent>
                <w:customXmlInsRangeEnd w:id="1511"/>
                <w:ins w:id="1512" w:author="Alexander Waters" w:date="2022-08-23T16:10:00Z">
                  <w:r w:rsidR="008F212B">
                    <w:rPr>
                      <w:rFonts w:ascii="MS Gothic" w:eastAsia="MS Gothic" w:hAnsi="MS Gothic" w:cs="Arial" w:hint="eastAsia"/>
                    </w:rPr>
                    <w:t>☐</w:t>
                  </w:r>
                </w:ins>
                <w:customXmlInsRangeStart w:id="1513" w:author="Alexander Waters" w:date="2022-08-23T16:10:00Z"/>
              </w:sdtContent>
            </w:sdt>
            <w:customXmlInsRangeEnd w:id="1513"/>
            <w:ins w:id="1514" w:author="Alexander Waters" w:date="2022-08-23T16:10:00Z">
              <w:r w:rsidR="008F212B">
                <w:rPr>
                  <w:rFonts w:ascii="Cambria" w:hAnsi="Cambria" w:cs="Arial"/>
                </w:rPr>
                <w:t>Functioning properly</w:t>
              </w:r>
              <w:r w:rsidR="00226631">
                <w:rPr>
                  <w:rFonts w:ascii="Cambria" w:hAnsi="Cambria" w:cs="Arial"/>
                </w:rPr>
                <w:t>.</w:t>
              </w:r>
            </w:ins>
          </w:p>
          <w:p w14:paraId="572D1E2F" w14:textId="422EDFB8" w:rsidR="00226631" w:rsidRPr="0037006B" w:rsidRDefault="00287984" w:rsidP="0037006B">
            <w:pPr>
              <w:rPr>
                <w:ins w:id="1515" w:author="Alexander Waters" w:date="2022-08-23T16:03:00Z"/>
                <w:rFonts w:ascii="Cambria" w:hAnsi="Cambria" w:cs="Arial"/>
              </w:rPr>
            </w:pPr>
            <w:customXmlInsRangeStart w:id="1516" w:author="Alexander Waters" w:date="2022-08-23T16:10:00Z"/>
            <w:sdt>
              <w:sdtPr>
                <w:rPr>
                  <w:rFonts w:ascii="Cambria" w:hAnsi="Cambria" w:cs="Arial"/>
                </w:rPr>
                <w:id w:val="24372349"/>
                <w14:checkbox>
                  <w14:checked w14:val="0"/>
                  <w14:checkedState w14:val="2612" w14:font="MS Gothic"/>
                  <w14:uncheckedState w14:val="2610" w14:font="MS Gothic"/>
                </w14:checkbox>
              </w:sdtPr>
              <w:sdtEndPr/>
              <w:sdtContent>
                <w:customXmlInsRangeEnd w:id="1516"/>
                <w:ins w:id="1517" w:author="Alexander Waters" w:date="2022-08-23T16:10:00Z">
                  <w:r w:rsidR="00226631">
                    <w:rPr>
                      <w:rFonts w:ascii="MS Gothic" w:eastAsia="MS Gothic" w:hAnsi="MS Gothic" w:cs="Arial" w:hint="eastAsia"/>
                    </w:rPr>
                    <w:t>☐</w:t>
                  </w:r>
                </w:ins>
                <w:customXmlInsRangeStart w:id="1518" w:author="Alexander Waters" w:date="2022-08-23T16:10:00Z"/>
              </w:sdtContent>
            </w:sdt>
            <w:customXmlInsRangeEnd w:id="1518"/>
            <w:ins w:id="1519" w:author="Alexander Waters" w:date="2022-08-23T16:10:00Z">
              <w:r w:rsidR="00226631">
                <w:rPr>
                  <w:rFonts w:ascii="Cambria" w:hAnsi="Cambria" w:cs="Arial"/>
                </w:rPr>
                <w:t>Other (See Comments</w:t>
              </w:r>
            </w:ins>
          </w:p>
        </w:tc>
        <w:tc>
          <w:tcPr>
            <w:tcW w:w="1143" w:type="dxa"/>
            <w:vAlign w:val="center"/>
            <w:tcPrChange w:id="1520" w:author="Alexander Waters" w:date="2022-08-23T16:36:00Z">
              <w:tcPr>
                <w:tcW w:w="1143" w:type="dxa"/>
                <w:gridSpan w:val="3"/>
                <w:vAlign w:val="center"/>
              </w:tcPr>
            </w:tcPrChange>
          </w:tcPr>
          <w:p w14:paraId="78EBD135" w14:textId="77777777" w:rsidR="00006382" w:rsidRPr="00546D8D" w:rsidRDefault="00287984" w:rsidP="0037006B">
            <w:pPr>
              <w:rPr>
                <w:ins w:id="1521" w:author="Alexander Waters" w:date="2022-08-23T16:03:00Z"/>
                <w:rFonts w:ascii="Cambria" w:hAnsi="Cambria" w:cs="Arial"/>
              </w:rPr>
            </w:pPr>
            <w:customXmlInsRangeStart w:id="1522" w:author="Alexander Waters" w:date="2022-08-23T16:03:00Z"/>
            <w:sdt>
              <w:sdtPr>
                <w:rPr>
                  <w:rFonts w:ascii="Cambria" w:hAnsi="Cambria" w:cs="Arial"/>
                </w:rPr>
                <w:id w:val="1873725326"/>
                <w14:checkbox>
                  <w14:checked w14:val="0"/>
                  <w14:checkedState w14:val="2612" w14:font="MS Gothic"/>
                  <w14:uncheckedState w14:val="2610" w14:font="MS Gothic"/>
                </w14:checkbox>
              </w:sdtPr>
              <w:sdtEndPr/>
              <w:sdtContent>
                <w:customXmlInsRangeEnd w:id="1522"/>
                <w:ins w:id="1523" w:author="Alexander Waters" w:date="2022-08-23T16:03:00Z">
                  <w:r w:rsidR="00006382">
                    <w:rPr>
                      <w:rFonts w:ascii="MS Gothic" w:eastAsia="MS Gothic" w:hAnsi="MS Gothic" w:cs="Arial" w:hint="eastAsia"/>
                    </w:rPr>
                    <w:t>☐</w:t>
                  </w:r>
                </w:ins>
                <w:customXmlInsRangeStart w:id="1524" w:author="Alexander Waters" w:date="2022-08-23T16:03:00Z"/>
              </w:sdtContent>
            </w:sdt>
            <w:customXmlInsRangeEnd w:id="1524"/>
            <w:ins w:id="1525" w:author="Alexander Waters" w:date="2022-08-23T16:03:00Z">
              <w:r w:rsidR="00006382">
                <w:rPr>
                  <w:rFonts w:ascii="Cambria" w:hAnsi="Cambria" w:cs="Arial"/>
                </w:rPr>
                <w:t>YES</w:t>
              </w:r>
            </w:ins>
          </w:p>
          <w:p w14:paraId="09C5D0D3" w14:textId="77777777" w:rsidR="00006382" w:rsidRPr="0037006B" w:rsidRDefault="00287984" w:rsidP="0037006B">
            <w:pPr>
              <w:rPr>
                <w:ins w:id="1526" w:author="Alexander Waters" w:date="2022-08-23T16:03:00Z"/>
                <w:rFonts w:ascii="Cambria" w:hAnsi="Cambria" w:cs="Arial"/>
              </w:rPr>
            </w:pPr>
            <w:customXmlInsRangeStart w:id="1527" w:author="Alexander Waters" w:date="2022-08-23T16:03:00Z"/>
            <w:sdt>
              <w:sdtPr>
                <w:rPr>
                  <w:rFonts w:ascii="Cambria" w:hAnsi="Cambria" w:cs="Arial"/>
                </w:rPr>
                <w:id w:val="-99263204"/>
                <w14:checkbox>
                  <w14:checked w14:val="0"/>
                  <w14:checkedState w14:val="2612" w14:font="MS Gothic"/>
                  <w14:uncheckedState w14:val="2610" w14:font="MS Gothic"/>
                </w14:checkbox>
              </w:sdtPr>
              <w:sdtEndPr/>
              <w:sdtContent>
                <w:customXmlInsRangeEnd w:id="1527"/>
                <w:ins w:id="1528" w:author="Alexander Waters" w:date="2022-08-23T16:03:00Z">
                  <w:r w:rsidR="00006382">
                    <w:rPr>
                      <w:rFonts w:ascii="MS Gothic" w:eastAsia="MS Gothic" w:hAnsi="MS Gothic" w:cs="Arial" w:hint="eastAsia"/>
                    </w:rPr>
                    <w:t>☐</w:t>
                  </w:r>
                </w:ins>
                <w:customXmlInsRangeStart w:id="1529" w:author="Alexander Waters" w:date="2022-08-23T16:03:00Z"/>
              </w:sdtContent>
            </w:sdt>
            <w:customXmlInsRangeEnd w:id="1529"/>
            <w:ins w:id="1530" w:author="Alexander Waters" w:date="2022-08-23T16:03:00Z">
              <w:r w:rsidR="00006382">
                <w:rPr>
                  <w:rFonts w:ascii="Cambria" w:hAnsi="Cambria" w:cs="Arial"/>
                </w:rPr>
                <w:t>NO</w:t>
              </w:r>
            </w:ins>
          </w:p>
        </w:tc>
      </w:tr>
      <w:tr w:rsidR="00215201" w:rsidRPr="00546D8D" w14:paraId="08808919" w14:textId="77777777" w:rsidTr="001B6753">
        <w:trPr>
          <w:cantSplit/>
          <w:jc w:val="center"/>
          <w:ins w:id="1531" w:author="Alexander Waters" w:date="2022-08-23T16:03:00Z"/>
          <w:trPrChange w:id="1532" w:author="Alexander Waters" w:date="2022-08-23T16:36:00Z">
            <w:trPr>
              <w:gridAfter w:val="0"/>
              <w:wAfter w:w="348" w:type="dxa"/>
              <w:cantSplit/>
              <w:jc w:val="center"/>
            </w:trPr>
          </w:trPrChange>
        </w:trPr>
        <w:tc>
          <w:tcPr>
            <w:tcW w:w="9886" w:type="dxa"/>
            <w:gridSpan w:val="8"/>
            <w:shd w:val="clear" w:color="auto" w:fill="BFBFBF" w:themeFill="background1" w:themeFillShade="BF"/>
            <w:vAlign w:val="center"/>
            <w:tcPrChange w:id="1533" w:author="Alexander Waters" w:date="2022-08-23T16:36:00Z">
              <w:tcPr>
                <w:tcW w:w="9878" w:type="dxa"/>
                <w:gridSpan w:val="15"/>
                <w:vAlign w:val="center"/>
              </w:tcPr>
            </w:tcPrChange>
          </w:tcPr>
          <w:p w14:paraId="4F8DA85B" w14:textId="16F2A138" w:rsidR="00215201" w:rsidRPr="00450AB2" w:rsidRDefault="00725775">
            <w:pPr>
              <w:jc w:val="center"/>
              <w:rPr>
                <w:ins w:id="1534" w:author="Alexander Waters" w:date="2022-08-23T16:03:00Z"/>
                <w:rFonts w:ascii="Cambria" w:hAnsi="Cambria" w:cs="Arial"/>
                <w:b/>
                <w:bCs/>
                <w:rPrChange w:id="1535" w:author="Alexander Waters" w:date="2022-08-23T16:13:00Z">
                  <w:rPr>
                    <w:ins w:id="1536" w:author="Alexander Waters" w:date="2022-08-23T16:03:00Z"/>
                    <w:rFonts w:ascii="Cambria" w:hAnsi="Cambria" w:cs="Arial"/>
                  </w:rPr>
                </w:rPrChange>
              </w:rPr>
              <w:pPrChange w:id="1537" w:author="Alexander Waters" w:date="2022-08-23T16:13:00Z">
                <w:pPr/>
              </w:pPrChange>
            </w:pPr>
            <w:ins w:id="1538" w:author="Alexander Waters" w:date="2022-08-23T16:21:00Z">
              <w:r>
                <w:rPr>
                  <w:rFonts w:ascii="Cambria" w:hAnsi="Cambria" w:cs="Arial"/>
                  <w:b/>
                  <w:bCs/>
                </w:rPr>
                <w:t xml:space="preserve">Main </w:t>
              </w:r>
            </w:ins>
            <w:ins w:id="1539" w:author="Alexander Waters" w:date="2022-08-23T16:13:00Z">
              <w:r w:rsidR="00450AB2" w:rsidRPr="00450AB2">
                <w:rPr>
                  <w:rFonts w:ascii="Cambria" w:hAnsi="Cambria" w:cs="Arial"/>
                  <w:b/>
                  <w:bCs/>
                  <w:rPrChange w:id="1540" w:author="Alexander Waters" w:date="2022-08-23T16:13:00Z">
                    <w:rPr>
                      <w:rFonts w:ascii="Cambria" w:hAnsi="Cambria" w:cs="Arial"/>
                    </w:rPr>
                  </w:rPrChange>
                </w:rPr>
                <w:t>Set</w:t>
              </w:r>
            </w:ins>
            <w:ins w:id="1541" w:author="Alexander Waters" w:date="2022-08-23T16:21:00Z">
              <w:r>
                <w:rPr>
                  <w:rFonts w:ascii="Cambria" w:hAnsi="Cambria" w:cs="Arial"/>
                  <w:b/>
                  <w:bCs/>
                </w:rPr>
                <w:t>tings Verification</w:t>
              </w:r>
            </w:ins>
          </w:p>
        </w:tc>
      </w:tr>
      <w:tr w:rsidR="00094AE3" w:rsidRPr="00546D8D" w14:paraId="1C94FDF5" w14:textId="77777777" w:rsidTr="001B6753">
        <w:tblPrEx>
          <w:tblPrExChange w:id="1542" w:author="Alexander Waters" w:date="2022-08-23T16:36:00Z">
            <w:tblPrEx>
              <w:jc w:val="left"/>
            </w:tblPrEx>
          </w:tblPrExChange>
        </w:tblPrEx>
        <w:trPr>
          <w:cantSplit/>
          <w:trHeight w:val="737"/>
          <w:jc w:val="center"/>
          <w:ins w:id="1543" w:author="Alexander Waters" w:date="2022-08-23T16:03:00Z"/>
          <w:trPrChange w:id="1544" w:author="Alexander Waters" w:date="2022-08-23T16:36:00Z">
            <w:trPr>
              <w:wAfter w:w="340" w:type="dxa"/>
              <w:cantSplit/>
              <w:trHeight w:val="737"/>
            </w:trPr>
          </w:trPrChange>
        </w:trPr>
        <w:tc>
          <w:tcPr>
            <w:tcW w:w="3421" w:type="dxa"/>
            <w:gridSpan w:val="3"/>
            <w:vAlign w:val="center"/>
            <w:tcPrChange w:id="1545" w:author="Alexander Waters" w:date="2022-08-23T16:36:00Z">
              <w:tcPr>
                <w:tcW w:w="3421" w:type="dxa"/>
                <w:gridSpan w:val="4"/>
                <w:vAlign w:val="center"/>
              </w:tcPr>
            </w:tcPrChange>
          </w:tcPr>
          <w:p w14:paraId="461835FC" w14:textId="43E77063" w:rsidR="00006382" w:rsidRPr="00546D8D" w:rsidRDefault="00A953AB" w:rsidP="0037006B">
            <w:pPr>
              <w:jc w:val="center"/>
              <w:rPr>
                <w:ins w:id="1546" w:author="Alexander Waters" w:date="2022-08-23T16:03:00Z"/>
                <w:rFonts w:ascii="Cambria" w:hAnsi="Cambria"/>
              </w:rPr>
            </w:pPr>
            <w:ins w:id="1547" w:author="Alexander Waters" w:date="2022-08-23T16:18:00Z">
              <w:r>
                <w:rPr>
                  <w:rFonts w:ascii="Cambria" w:hAnsi="Cambria"/>
                </w:rPr>
                <w:t>After powering the de</w:t>
              </w:r>
            </w:ins>
            <w:ins w:id="1548" w:author="Alexander Waters" w:date="2022-08-23T16:19:00Z">
              <w:r w:rsidR="00246AA7">
                <w:rPr>
                  <w:rFonts w:ascii="Cambria" w:hAnsi="Cambria"/>
                </w:rPr>
                <w:t>v</w:t>
              </w:r>
            </w:ins>
            <w:ins w:id="1549" w:author="Alexander Waters" w:date="2022-08-23T16:18:00Z">
              <w:r>
                <w:rPr>
                  <w:rFonts w:ascii="Cambria" w:hAnsi="Cambria"/>
                </w:rPr>
                <w:t>ic</w:t>
              </w:r>
            </w:ins>
            <w:ins w:id="1550" w:author="Alexander Waters" w:date="2022-08-23T16:19:00Z">
              <w:r>
                <w:rPr>
                  <w:rFonts w:ascii="Cambria" w:hAnsi="Cambria"/>
                </w:rPr>
                <w:t xml:space="preserve">e on, </w:t>
              </w:r>
              <w:r w:rsidR="00246AA7">
                <w:rPr>
                  <w:rFonts w:ascii="Cambria" w:hAnsi="Cambria"/>
                </w:rPr>
                <w:t>ensure the main device se</w:t>
              </w:r>
            </w:ins>
            <w:ins w:id="1551" w:author="Alexander Waters" w:date="2022-08-23T16:20:00Z">
              <w:r w:rsidR="00246AA7">
                <w:rPr>
                  <w:rFonts w:ascii="Cambria" w:hAnsi="Cambria"/>
                </w:rPr>
                <w:t>t</w:t>
              </w:r>
            </w:ins>
            <w:ins w:id="1552" w:author="Alexander Waters" w:date="2022-08-23T16:19:00Z">
              <w:r w:rsidR="00246AA7">
                <w:rPr>
                  <w:rFonts w:ascii="Cambria" w:hAnsi="Cambria"/>
                </w:rPr>
                <w:t>ting</w:t>
              </w:r>
            </w:ins>
            <w:ins w:id="1553" w:author="Alexander Waters" w:date="2022-08-23T16:20:00Z">
              <w:r w:rsidR="00246AA7">
                <w:rPr>
                  <w:rFonts w:ascii="Cambria" w:hAnsi="Cambria"/>
                </w:rPr>
                <w:t xml:space="preserve">s are </w:t>
              </w:r>
              <w:r w:rsidR="00FC28D7">
                <w:rPr>
                  <w:rFonts w:ascii="Cambria" w:hAnsi="Cambria"/>
                </w:rPr>
                <w:t>correctly set.</w:t>
              </w:r>
            </w:ins>
          </w:p>
        </w:tc>
        <w:tc>
          <w:tcPr>
            <w:tcW w:w="2461" w:type="dxa"/>
            <w:shd w:val="clear" w:color="auto" w:fill="FFFFFF" w:themeFill="background1"/>
            <w:vAlign w:val="center"/>
            <w:tcPrChange w:id="1554" w:author="Alexander Waters" w:date="2022-08-23T16:36:00Z">
              <w:tcPr>
                <w:tcW w:w="2461" w:type="dxa"/>
                <w:gridSpan w:val="3"/>
                <w:shd w:val="clear" w:color="auto" w:fill="FFFFFF" w:themeFill="background1"/>
                <w:vAlign w:val="center"/>
              </w:tcPr>
            </w:tcPrChange>
          </w:tcPr>
          <w:p w14:paraId="59A87522" w14:textId="7CBFA9DC" w:rsidR="00725775" w:rsidRPr="0037006B" w:rsidRDefault="00725775" w:rsidP="002E2DB8">
            <w:pPr>
              <w:jc w:val="center"/>
              <w:rPr>
                <w:ins w:id="1555" w:author="Alexander Waters" w:date="2022-08-23T16:03:00Z"/>
                <w:rFonts w:ascii="Cambria" w:hAnsi="Cambria" w:cs="Arial"/>
              </w:rPr>
            </w:pPr>
            <w:ins w:id="1556" w:author="Alexander Waters" w:date="2022-08-23T16:20:00Z">
              <w:r>
                <w:rPr>
                  <w:rFonts w:ascii="Cambria" w:hAnsi="Cambria" w:cs="Arial"/>
                </w:rPr>
                <w:t xml:space="preserve">The device is set according to the “End User” actual </w:t>
              </w:r>
            </w:ins>
            <w:ins w:id="1557" w:author="Alexander Waters" w:date="2022-08-23T16:21:00Z">
              <w:r>
                <w:rPr>
                  <w:rFonts w:ascii="Cambria" w:hAnsi="Cambria" w:cs="Arial"/>
                </w:rPr>
                <w:t>requirements.</w:t>
              </w:r>
            </w:ins>
          </w:p>
        </w:tc>
        <w:tc>
          <w:tcPr>
            <w:tcW w:w="2861" w:type="dxa"/>
            <w:gridSpan w:val="3"/>
            <w:shd w:val="clear" w:color="auto" w:fill="FFFFFF" w:themeFill="background1"/>
            <w:vAlign w:val="center"/>
            <w:tcPrChange w:id="1558" w:author="Alexander Waters" w:date="2022-08-23T16:36:00Z">
              <w:tcPr>
                <w:tcW w:w="2861" w:type="dxa"/>
                <w:gridSpan w:val="6"/>
                <w:shd w:val="clear" w:color="auto" w:fill="FFFFFF" w:themeFill="background1"/>
                <w:vAlign w:val="center"/>
              </w:tcPr>
            </w:tcPrChange>
          </w:tcPr>
          <w:p w14:paraId="2EA288C5" w14:textId="1C0CBA90" w:rsidR="00006382" w:rsidRPr="000F3D6F" w:rsidRDefault="00A40808" w:rsidP="0037006B">
            <w:pPr>
              <w:rPr>
                <w:ins w:id="1559" w:author="Alexander Waters" w:date="2022-08-23T16:03:00Z"/>
                <w:rFonts w:ascii="Cambria" w:hAnsi="Cambria" w:cs="Arial"/>
                <w:u w:val="single"/>
                <w:rPrChange w:id="1560" w:author="Alexander Waters" w:date="2022-08-23T16:34:00Z">
                  <w:rPr>
                    <w:ins w:id="1561" w:author="Alexander Waters" w:date="2022-08-23T16:03:00Z"/>
                    <w:rFonts w:ascii="Cambria" w:hAnsi="Cambria" w:cs="Arial"/>
                  </w:rPr>
                </w:rPrChange>
              </w:rPr>
            </w:pPr>
            <w:ins w:id="1562" w:author="Alexander Waters" w:date="2022-08-23T16:29:00Z">
              <w:r>
                <w:rPr>
                  <w:rFonts w:ascii="Cambria" w:hAnsi="Cambria" w:cs="Arial"/>
                </w:rPr>
                <w:t xml:space="preserve">Device </w:t>
              </w:r>
            </w:ins>
            <w:ins w:id="1563" w:author="Alexander Waters" w:date="2022-08-23T16:33:00Z">
              <w:r w:rsidR="007F0A47">
                <w:rPr>
                  <w:rFonts w:ascii="Cambria" w:hAnsi="Cambria" w:cs="Arial"/>
                </w:rPr>
                <w:t>“</w:t>
              </w:r>
            </w:ins>
            <w:ins w:id="1564" w:author="Alexander Waters" w:date="2022-08-23T16:29:00Z">
              <w:r>
                <w:rPr>
                  <w:rFonts w:ascii="Cambria" w:hAnsi="Cambria" w:cs="Arial"/>
                </w:rPr>
                <w:t>SET</w:t>
              </w:r>
            </w:ins>
            <w:proofErr w:type="gramStart"/>
            <w:ins w:id="1565" w:author="Alexander Waters" w:date="2022-08-23T16:35:00Z">
              <w:r w:rsidR="00A122F7">
                <w:rPr>
                  <w:rFonts w:ascii="Cambria" w:hAnsi="Cambria" w:cs="Arial"/>
                </w:rPr>
                <w:t>:”</w:t>
              </w:r>
            </w:ins>
            <w:ins w:id="1566" w:author="Alexander Waters" w:date="2022-08-23T16:34:00Z">
              <w:r w:rsidR="000F3D6F">
                <w:rPr>
                  <w:rFonts w:ascii="Cambria" w:hAnsi="Cambria" w:cs="Arial"/>
                  <w:u w:val="single"/>
                </w:rPr>
                <w:t>   </w:t>
              </w:r>
              <w:proofErr w:type="gramEnd"/>
              <w:r w:rsidR="000F3D6F">
                <w:rPr>
                  <w:rFonts w:ascii="Cambria" w:hAnsi="Cambria" w:cs="Arial"/>
                  <w:u w:val="single"/>
                </w:rPr>
                <w:t>              </w:t>
              </w:r>
              <w:r w:rsidR="00A122F7">
                <w:rPr>
                  <w:rFonts w:ascii="Cambria" w:hAnsi="Cambria" w:cs="Arial"/>
                  <w:u w:val="single"/>
                </w:rPr>
                <w:t>   </w:t>
              </w:r>
            </w:ins>
          </w:p>
        </w:tc>
        <w:tc>
          <w:tcPr>
            <w:tcW w:w="1143" w:type="dxa"/>
            <w:vAlign w:val="center"/>
            <w:tcPrChange w:id="1567" w:author="Alexander Waters" w:date="2022-08-23T16:36:00Z">
              <w:tcPr>
                <w:tcW w:w="1143" w:type="dxa"/>
                <w:gridSpan w:val="3"/>
                <w:vAlign w:val="center"/>
              </w:tcPr>
            </w:tcPrChange>
          </w:tcPr>
          <w:p w14:paraId="2C65CB3A" w14:textId="77777777" w:rsidR="00006382" w:rsidRPr="00546D8D" w:rsidRDefault="00287984" w:rsidP="0037006B">
            <w:pPr>
              <w:rPr>
                <w:ins w:id="1568" w:author="Alexander Waters" w:date="2022-08-23T16:03:00Z"/>
                <w:rFonts w:ascii="Cambria" w:hAnsi="Cambria" w:cs="Arial"/>
              </w:rPr>
            </w:pPr>
            <w:customXmlInsRangeStart w:id="1569" w:author="Alexander Waters" w:date="2022-08-23T16:03:00Z"/>
            <w:sdt>
              <w:sdtPr>
                <w:rPr>
                  <w:rFonts w:ascii="Cambria" w:hAnsi="Cambria" w:cs="Arial"/>
                </w:rPr>
                <w:id w:val="229431215"/>
                <w14:checkbox>
                  <w14:checked w14:val="0"/>
                  <w14:checkedState w14:val="2612" w14:font="MS Gothic"/>
                  <w14:uncheckedState w14:val="2610" w14:font="MS Gothic"/>
                </w14:checkbox>
              </w:sdtPr>
              <w:sdtEndPr/>
              <w:sdtContent>
                <w:customXmlInsRangeEnd w:id="1569"/>
                <w:ins w:id="1570" w:author="Alexander Waters" w:date="2022-08-23T16:03:00Z">
                  <w:r w:rsidR="00006382">
                    <w:rPr>
                      <w:rFonts w:ascii="MS Gothic" w:eastAsia="MS Gothic" w:hAnsi="MS Gothic" w:cs="Arial" w:hint="eastAsia"/>
                    </w:rPr>
                    <w:t>☐</w:t>
                  </w:r>
                </w:ins>
                <w:customXmlInsRangeStart w:id="1571" w:author="Alexander Waters" w:date="2022-08-23T16:03:00Z"/>
              </w:sdtContent>
            </w:sdt>
            <w:customXmlInsRangeEnd w:id="1571"/>
            <w:ins w:id="1572" w:author="Alexander Waters" w:date="2022-08-23T16:03:00Z">
              <w:r w:rsidR="00006382">
                <w:rPr>
                  <w:rFonts w:ascii="Cambria" w:hAnsi="Cambria" w:cs="Arial"/>
                </w:rPr>
                <w:t>YES</w:t>
              </w:r>
            </w:ins>
          </w:p>
          <w:p w14:paraId="58324BDB" w14:textId="77777777" w:rsidR="00006382" w:rsidRPr="0037006B" w:rsidRDefault="00287984" w:rsidP="0037006B">
            <w:pPr>
              <w:rPr>
                <w:ins w:id="1573" w:author="Alexander Waters" w:date="2022-08-23T16:03:00Z"/>
                <w:rFonts w:ascii="Cambria" w:hAnsi="Cambria" w:cs="Arial"/>
              </w:rPr>
            </w:pPr>
            <w:customXmlInsRangeStart w:id="1574" w:author="Alexander Waters" w:date="2022-08-23T16:03:00Z"/>
            <w:sdt>
              <w:sdtPr>
                <w:rPr>
                  <w:rFonts w:ascii="Cambria" w:hAnsi="Cambria" w:cs="Arial"/>
                </w:rPr>
                <w:id w:val="-879398110"/>
                <w14:checkbox>
                  <w14:checked w14:val="0"/>
                  <w14:checkedState w14:val="2612" w14:font="MS Gothic"/>
                  <w14:uncheckedState w14:val="2610" w14:font="MS Gothic"/>
                </w14:checkbox>
              </w:sdtPr>
              <w:sdtEndPr/>
              <w:sdtContent>
                <w:customXmlInsRangeEnd w:id="1574"/>
                <w:ins w:id="1575" w:author="Alexander Waters" w:date="2022-08-23T16:03:00Z">
                  <w:r w:rsidR="00006382">
                    <w:rPr>
                      <w:rFonts w:ascii="MS Gothic" w:eastAsia="MS Gothic" w:hAnsi="MS Gothic" w:cs="Arial" w:hint="eastAsia"/>
                    </w:rPr>
                    <w:t>☐</w:t>
                  </w:r>
                </w:ins>
                <w:customXmlInsRangeStart w:id="1576" w:author="Alexander Waters" w:date="2022-08-23T16:03:00Z"/>
              </w:sdtContent>
            </w:sdt>
            <w:customXmlInsRangeEnd w:id="1576"/>
            <w:ins w:id="1577" w:author="Alexander Waters" w:date="2022-08-23T16:03:00Z">
              <w:r w:rsidR="00006382">
                <w:rPr>
                  <w:rFonts w:ascii="Cambria" w:hAnsi="Cambria" w:cs="Arial"/>
                </w:rPr>
                <w:t>NO</w:t>
              </w:r>
            </w:ins>
          </w:p>
        </w:tc>
      </w:tr>
      <w:tr w:rsidR="00D604A5" w:rsidRPr="00546D8D" w14:paraId="36782EB4" w14:textId="77777777" w:rsidTr="001B6753">
        <w:trPr>
          <w:cantSplit/>
          <w:trHeight w:val="667"/>
          <w:jc w:val="center"/>
          <w:ins w:id="1578" w:author="Alexander Waters" w:date="2022-08-23T16:03:00Z"/>
          <w:trPrChange w:id="1579" w:author="Alexander Waters" w:date="2022-08-23T16:36:00Z">
            <w:trPr>
              <w:gridAfter w:val="0"/>
              <w:wAfter w:w="348" w:type="dxa"/>
              <w:cantSplit/>
              <w:trHeight w:val="667"/>
              <w:jc w:val="center"/>
            </w:trPr>
          </w:trPrChange>
        </w:trPr>
        <w:tc>
          <w:tcPr>
            <w:tcW w:w="3421" w:type="dxa"/>
            <w:gridSpan w:val="3"/>
            <w:vMerge w:val="restart"/>
            <w:vAlign w:val="center"/>
            <w:tcPrChange w:id="1580" w:author="Alexander Waters" w:date="2022-08-23T16:36:00Z">
              <w:tcPr>
                <w:tcW w:w="3467" w:type="dxa"/>
                <w:gridSpan w:val="5"/>
                <w:vMerge w:val="restart"/>
                <w:vAlign w:val="center"/>
              </w:tcPr>
            </w:tcPrChange>
          </w:tcPr>
          <w:p w14:paraId="1ADF5AFA" w14:textId="0CBA0CAD" w:rsidR="00D604A5" w:rsidRDefault="00D604A5" w:rsidP="0037006B">
            <w:pPr>
              <w:jc w:val="center"/>
              <w:rPr>
                <w:ins w:id="1581" w:author="Alexander Waters" w:date="2022-08-23T16:03:00Z"/>
                <w:rFonts w:ascii="Cambria" w:hAnsi="Cambria"/>
              </w:rPr>
            </w:pPr>
            <w:ins w:id="1582" w:author="Alexander Waters" w:date="2022-08-23T16:22:00Z">
              <w:r>
                <w:rPr>
                  <w:rFonts w:ascii="Cambria" w:hAnsi="Cambria"/>
                </w:rPr>
                <w:t xml:space="preserve">After ensuring the device set point is satisfactory, allow, at a minimum, </w:t>
              </w:r>
            </w:ins>
            <w:ins w:id="1583" w:author="Alexander Waters" w:date="2022-08-23T16:23:00Z">
              <w:r>
                <w:rPr>
                  <w:rFonts w:ascii="Cambria" w:hAnsi="Cambria"/>
                </w:rPr>
                <w:t>sixty (60) minutes for the chamber to reach temperature.</w:t>
              </w:r>
            </w:ins>
          </w:p>
        </w:tc>
        <w:tc>
          <w:tcPr>
            <w:tcW w:w="2461" w:type="dxa"/>
            <w:vMerge w:val="restart"/>
            <w:shd w:val="clear" w:color="auto" w:fill="FFFFFF" w:themeFill="background1"/>
            <w:vAlign w:val="center"/>
            <w:tcPrChange w:id="1584" w:author="Alexander Waters" w:date="2022-08-23T16:36:00Z">
              <w:tcPr>
                <w:tcW w:w="2468" w:type="dxa"/>
                <w:gridSpan w:val="3"/>
                <w:vMerge w:val="restart"/>
                <w:shd w:val="clear" w:color="auto" w:fill="FFFFFF" w:themeFill="background1"/>
                <w:vAlign w:val="center"/>
              </w:tcPr>
            </w:tcPrChange>
          </w:tcPr>
          <w:p w14:paraId="13154484" w14:textId="304DDF1A" w:rsidR="00D604A5" w:rsidRPr="002E2DB8" w:rsidRDefault="00D604A5" w:rsidP="0037006B">
            <w:pPr>
              <w:jc w:val="center"/>
              <w:rPr>
                <w:ins w:id="1585" w:author="Alexander Waters" w:date="2022-08-23T16:03:00Z"/>
                <w:rFonts w:ascii="Cambria" w:hAnsi="Cambria" w:cs="Arial"/>
              </w:rPr>
            </w:pPr>
            <w:ins w:id="1586" w:author="Alexander Waters" w:date="2022-08-23T16:24:00Z">
              <w:r w:rsidRPr="00E103B5">
                <w:rPr>
                  <w:rFonts w:ascii="Cambria" w:eastAsia="MS Gothic" w:hAnsi="Cambria" w:cs="Arial"/>
                  <w:rPrChange w:id="1587" w:author="Alexander Waters" w:date="2022-08-23T16:24:00Z">
                    <w:rPr>
                      <w:rFonts w:ascii="MS Gothic" w:eastAsia="MS Gothic" w:hAnsi="MS Gothic" w:cs="Arial"/>
                    </w:rPr>
                  </w:rPrChange>
                </w:rPr>
                <w:t>At least sixty (60) minutes must elapse for the chamber to reach temperature.</w:t>
              </w:r>
            </w:ins>
          </w:p>
        </w:tc>
        <w:tc>
          <w:tcPr>
            <w:tcW w:w="1583" w:type="dxa"/>
            <w:gridSpan w:val="2"/>
            <w:shd w:val="clear" w:color="auto" w:fill="FFFFFF" w:themeFill="background1"/>
            <w:vAlign w:val="center"/>
            <w:tcPrChange w:id="1588" w:author="Alexander Waters" w:date="2022-08-23T16:36:00Z">
              <w:tcPr>
                <w:tcW w:w="1400" w:type="dxa"/>
                <w:gridSpan w:val="2"/>
                <w:shd w:val="clear" w:color="auto" w:fill="FFFFFF" w:themeFill="background1"/>
                <w:vAlign w:val="center"/>
              </w:tcPr>
            </w:tcPrChange>
          </w:tcPr>
          <w:p w14:paraId="6C1B7965" w14:textId="77777777" w:rsidR="00D604A5" w:rsidRDefault="00855FC3" w:rsidP="0037006B">
            <w:pPr>
              <w:rPr>
                <w:ins w:id="1589" w:author="Alexander Waters" w:date="2022-08-23T16:27:00Z"/>
                <w:rFonts w:ascii="Cambria" w:hAnsi="Cambria" w:cs="Arial"/>
              </w:rPr>
            </w:pPr>
            <w:ins w:id="1590" w:author="Alexander Waters" w:date="2022-08-23T16:26:00Z">
              <w:r>
                <w:rPr>
                  <w:rFonts w:ascii="Cambria" w:hAnsi="Cambria" w:cs="Arial"/>
                </w:rPr>
                <w:t>Start</w:t>
              </w:r>
            </w:ins>
            <w:ins w:id="1591" w:author="Alexander Waters" w:date="2022-08-23T16:27:00Z">
              <w:r w:rsidR="00094AE3">
                <w:rPr>
                  <w:rFonts w:ascii="Cambria" w:hAnsi="Cambria" w:cs="Arial"/>
                </w:rPr>
                <w:t xml:space="preserve"> warm-up time</w:t>
              </w:r>
            </w:ins>
            <w:ins w:id="1592" w:author="Alexander Waters" w:date="2022-08-23T16:26:00Z">
              <w:r>
                <w:rPr>
                  <w:rFonts w:ascii="Cambria" w:hAnsi="Cambria" w:cs="Arial"/>
                </w:rPr>
                <w:t>:</w:t>
              </w:r>
            </w:ins>
          </w:p>
          <w:p w14:paraId="26D5ADD7" w14:textId="20AB7104" w:rsidR="00094AE3" w:rsidRDefault="00094AE3" w:rsidP="0037006B">
            <w:pPr>
              <w:rPr>
                <w:ins w:id="1593" w:author="Alexander Waters" w:date="2022-08-23T16:03:00Z"/>
                <w:rFonts w:ascii="Cambria" w:hAnsi="Cambria" w:cs="Arial"/>
              </w:rPr>
            </w:pPr>
          </w:p>
        </w:tc>
        <w:tc>
          <w:tcPr>
            <w:tcW w:w="1278" w:type="dxa"/>
            <w:vMerge w:val="restart"/>
            <w:shd w:val="clear" w:color="auto" w:fill="FFFFFF" w:themeFill="background1"/>
            <w:tcPrChange w:id="1594" w:author="Alexander Waters" w:date="2022-08-23T16:36:00Z">
              <w:tcPr>
                <w:tcW w:w="1400" w:type="dxa"/>
                <w:gridSpan w:val="2"/>
                <w:vMerge w:val="restart"/>
                <w:shd w:val="clear" w:color="auto" w:fill="FFFFFF" w:themeFill="background1"/>
                <w:vAlign w:val="center"/>
              </w:tcPr>
            </w:tcPrChange>
          </w:tcPr>
          <w:p w14:paraId="31F24948" w14:textId="12EA8E4C" w:rsidR="00D604A5" w:rsidRDefault="00094AE3" w:rsidP="002E2DB8">
            <w:pPr>
              <w:rPr>
                <w:ins w:id="1595" w:author="Alexander Waters" w:date="2022-08-23T16:03:00Z"/>
                <w:rFonts w:ascii="Cambria" w:hAnsi="Cambria" w:cs="Arial"/>
              </w:rPr>
            </w:pPr>
            <w:ins w:id="1596" w:author="Alexander Waters" w:date="2022-08-23T16:27:00Z">
              <w:r>
                <w:rPr>
                  <w:rFonts w:ascii="Cambria" w:hAnsi="Cambria" w:cs="Arial"/>
                </w:rPr>
                <w:t>Time elapsed:</w:t>
              </w:r>
            </w:ins>
          </w:p>
        </w:tc>
        <w:tc>
          <w:tcPr>
            <w:tcW w:w="1143" w:type="dxa"/>
            <w:vMerge w:val="restart"/>
            <w:vAlign w:val="center"/>
            <w:tcPrChange w:id="1597" w:author="Alexander Waters" w:date="2022-08-23T16:36:00Z">
              <w:tcPr>
                <w:tcW w:w="1143" w:type="dxa"/>
                <w:gridSpan w:val="3"/>
                <w:vMerge w:val="restart"/>
                <w:vAlign w:val="center"/>
              </w:tcPr>
            </w:tcPrChange>
          </w:tcPr>
          <w:p w14:paraId="36F21404" w14:textId="77777777" w:rsidR="00D604A5" w:rsidRPr="00546D8D" w:rsidRDefault="00287984" w:rsidP="0037006B">
            <w:pPr>
              <w:rPr>
                <w:ins w:id="1598" w:author="Alexander Waters" w:date="2022-08-23T16:03:00Z"/>
                <w:rFonts w:ascii="Cambria" w:hAnsi="Cambria" w:cs="Arial"/>
              </w:rPr>
            </w:pPr>
            <w:customXmlInsRangeStart w:id="1599" w:author="Alexander Waters" w:date="2022-08-23T16:03:00Z"/>
            <w:sdt>
              <w:sdtPr>
                <w:rPr>
                  <w:rFonts w:ascii="Cambria" w:hAnsi="Cambria" w:cs="Arial"/>
                </w:rPr>
                <w:id w:val="-1782877122"/>
                <w14:checkbox>
                  <w14:checked w14:val="0"/>
                  <w14:checkedState w14:val="2612" w14:font="MS Gothic"/>
                  <w14:uncheckedState w14:val="2610" w14:font="MS Gothic"/>
                </w14:checkbox>
              </w:sdtPr>
              <w:sdtEndPr/>
              <w:sdtContent>
                <w:customXmlInsRangeEnd w:id="1599"/>
                <w:ins w:id="1600" w:author="Alexander Waters" w:date="2022-08-23T16:03:00Z">
                  <w:r w:rsidR="00D604A5">
                    <w:rPr>
                      <w:rFonts w:ascii="MS Gothic" w:eastAsia="MS Gothic" w:hAnsi="MS Gothic" w:cs="Arial" w:hint="eastAsia"/>
                    </w:rPr>
                    <w:t>☐</w:t>
                  </w:r>
                </w:ins>
                <w:customXmlInsRangeStart w:id="1601" w:author="Alexander Waters" w:date="2022-08-23T16:03:00Z"/>
              </w:sdtContent>
            </w:sdt>
            <w:customXmlInsRangeEnd w:id="1601"/>
            <w:ins w:id="1602" w:author="Alexander Waters" w:date="2022-08-23T16:03:00Z">
              <w:r w:rsidR="00D604A5">
                <w:rPr>
                  <w:rFonts w:ascii="Cambria" w:hAnsi="Cambria" w:cs="Arial"/>
                </w:rPr>
                <w:t>YES</w:t>
              </w:r>
            </w:ins>
          </w:p>
          <w:p w14:paraId="7FF6B484" w14:textId="77777777" w:rsidR="00D604A5" w:rsidRDefault="00287984" w:rsidP="0037006B">
            <w:pPr>
              <w:rPr>
                <w:ins w:id="1603" w:author="Alexander Waters" w:date="2022-08-23T16:03:00Z"/>
                <w:rFonts w:ascii="Cambria" w:hAnsi="Cambria" w:cs="Arial"/>
              </w:rPr>
            </w:pPr>
            <w:customXmlInsRangeStart w:id="1604" w:author="Alexander Waters" w:date="2022-08-23T16:03:00Z"/>
            <w:sdt>
              <w:sdtPr>
                <w:rPr>
                  <w:rFonts w:ascii="Cambria" w:hAnsi="Cambria" w:cs="Arial"/>
                </w:rPr>
                <w:id w:val="-945992762"/>
                <w14:checkbox>
                  <w14:checked w14:val="0"/>
                  <w14:checkedState w14:val="2612" w14:font="MS Gothic"/>
                  <w14:uncheckedState w14:val="2610" w14:font="MS Gothic"/>
                </w14:checkbox>
              </w:sdtPr>
              <w:sdtEndPr/>
              <w:sdtContent>
                <w:customXmlInsRangeEnd w:id="1604"/>
                <w:ins w:id="1605" w:author="Alexander Waters" w:date="2022-08-23T16:03:00Z">
                  <w:r w:rsidR="00D604A5">
                    <w:rPr>
                      <w:rFonts w:ascii="MS Gothic" w:eastAsia="MS Gothic" w:hAnsi="MS Gothic" w:cs="Arial" w:hint="eastAsia"/>
                    </w:rPr>
                    <w:t>☐</w:t>
                  </w:r>
                </w:ins>
                <w:customXmlInsRangeStart w:id="1606" w:author="Alexander Waters" w:date="2022-08-23T16:03:00Z"/>
              </w:sdtContent>
            </w:sdt>
            <w:customXmlInsRangeEnd w:id="1606"/>
            <w:ins w:id="1607" w:author="Alexander Waters" w:date="2022-08-23T16:03:00Z">
              <w:r w:rsidR="00D604A5">
                <w:rPr>
                  <w:rFonts w:ascii="Cambria" w:hAnsi="Cambria" w:cs="Arial"/>
                </w:rPr>
                <w:t>NO</w:t>
              </w:r>
            </w:ins>
          </w:p>
        </w:tc>
      </w:tr>
      <w:tr w:rsidR="00D604A5" w:rsidRPr="00546D8D" w14:paraId="26A9CF01" w14:textId="77777777" w:rsidTr="001B6753">
        <w:trPr>
          <w:cantSplit/>
          <w:trHeight w:val="667"/>
          <w:jc w:val="center"/>
          <w:ins w:id="1608" w:author="Alexander Waters" w:date="2022-08-23T16:03:00Z"/>
          <w:trPrChange w:id="1609" w:author="Alexander Waters" w:date="2022-08-23T16:36:00Z">
            <w:trPr>
              <w:gridAfter w:val="0"/>
              <w:wAfter w:w="348" w:type="dxa"/>
              <w:cantSplit/>
              <w:trHeight w:val="667"/>
              <w:jc w:val="center"/>
            </w:trPr>
          </w:trPrChange>
        </w:trPr>
        <w:tc>
          <w:tcPr>
            <w:tcW w:w="3421" w:type="dxa"/>
            <w:gridSpan w:val="3"/>
            <w:vMerge/>
            <w:vAlign w:val="center"/>
            <w:tcPrChange w:id="1610" w:author="Alexander Waters" w:date="2022-08-23T16:36:00Z">
              <w:tcPr>
                <w:tcW w:w="3467" w:type="dxa"/>
                <w:gridSpan w:val="5"/>
                <w:vMerge/>
                <w:vAlign w:val="center"/>
              </w:tcPr>
            </w:tcPrChange>
          </w:tcPr>
          <w:p w14:paraId="4EFC99CF" w14:textId="77777777" w:rsidR="00D604A5" w:rsidRDefault="00D604A5" w:rsidP="0037006B">
            <w:pPr>
              <w:jc w:val="center"/>
              <w:rPr>
                <w:ins w:id="1611" w:author="Alexander Waters" w:date="2022-08-23T16:22:00Z"/>
                <w:rFonts w:ascii="Cambria" w:hAnsi="Cambria"/>
              </w:rPr>
            </w:pPr>
          </w:p>
        </w:tc>
        <w:tc>
          <w:tcPr>
            <w:tcW w:w="2461" w:type="dxa"/>
            <w:vMerge/>
            <w:shd w:val="clear" w:color="auto" w:fill="FFFFFF" w:themeFill="background1"/>
            <w:vAlign w:val="center"/>
            <w:tcPrChange w:id="1612" w:author="Alexander Waters" w:date="2022-08-23T16:36:00Z">
              <w:tcPr>
                <w:tcW w:w="2468" w:type="dxa"/>
                <w:gridSpan w:val="3"/>
                <w:vMerge/>
                <w:shd w:val="clear" w:color="auto" w:fill="FFFFFF" w:themeFill="background1"/>
                <w:vAlign w:val="center"/>
              </w:tcPr>
            </w:tcPrChange>
          </w:tcPr>
          <w:p w14:paraId="4BA579A8" w14:textId="77777777" w:rsidR="00D604A5" w:rsidRPr="00E103B5" w:rsidRDefault="00D604A5" w:rsidP="0037006B">
            <w:pPr>
              <w:jc w:val="center"/>
              <w:rPr>
                <w:ins w:id="1613" w:author="Alexander Waters" w:date="2022-08-23T16:24:00Z"/>
                <w:rFonts w:ascii="Cambria" w:eastAsia="MS Gothic" w:hAnsi="Cambria" w:cs="Arial"/>
              </w:rPr>
            </w:pPr>
          </w:p>
        </w:tc>
        <w:tc>
          <w:tcPr>
            <w:tcW w:w="1583" w:type="dxa"/>
            <w:gridSpan w:val="2"/>
            <w:shd w:val="clear" w:color="auto" w:fill="FFFFFF" w:themeFill="background1"/>
            <w:vAlign w:val="center"/>
            <w:tcPrChange w:id="1614" w:author="Alexander Waters" w:date="2022-08-23T16:36:00Z">
              <w:tcPr>
                <w:tcW w:w="1400" w:type="dxa"/>
                <w:gridSpan w:val="2"/>
                <w:shd w:val="clear" w:color="auto" w:fill="FFFFFF" w:themeFill="background1"/>
                <w:vAlign w:val="center"/>
              </w:tcPr>
            </w:tcPrChange>
          </w:tcPr>
          <w:p w14:paraId="12CA98F9" w14:textId="77777777" w:rsidR="00D604A5" w:rsidRDefault="00094AE3" w:rsidP="0037006B">
            <w:pPr>
              <w:rPr>
                <w:ins w:id="1615" w:author="Alexander Waters" w:date="2022-08-23T16:27:00Z"/>
                <w:rFonts w:ascii="Cambria" w:hAnsi="Cambria" w:cs="Arial"/>
              </w:rPr>
            </w:pPr>
            <w:ins w:id="1616" w:author="Alexander Waters" w:date="2022-08-23T16:27:00Z">
              <w:r>
                <w:rPr>
                  <w:rFonts w:ascii="Cambria" w:hAnsi="Cambria" w:cs="Arial"/>
                </w:rPr>
                <w:t>End warm-up time:</w:t>
              </w:r>
            </w:ins>
          </w:p>
          <w:p w14:paraId="00CB5D34" w14:textId="750D1AD0" w:rsidR="00094AE3" w:rsidRDefault="00094AE3" w:rsidP="0037006B">
            <w:pPr>
              <w:rPr>
                <w:ins w:id="1617" w:author="Alexander Waters" w:date="2022-08-23T16:03:00Z"/>
                <w:rFonts w:ascii="Cambria" w:hAnsi="Cambria" w:cs="Arial"/>
              </w:rPr>
            </w:pPr>
          </w:p>
        </w:tc>
        <w:tc>
          <w:tcPr>
            <w:tcW w:w="1278" w:type="dxa"/>
            <w:vMerge/>
            <w:shd w:val="clear" w:color="auto" w:fill="FFFFFF" w:themeFill="background1"/>
            <w:vAlign w:val="center"/>
            <w:tcPrChange w:id="1618" w:author="Alexander Waters" w:date="2022-08-23T16:36:00Z">
              <w:tcPr>
                <w:tcW w:w="1400" w:type="dxa"/>
                <w:gridSpan w:val="2"/>
                <w:vMerge/>
                <w:shd w:val="clear" w:color="auto" w:fill="FFFFFF" w:themeFill="background1"/>
                <w:vAlign w:val="center"/>
              </w:tcPr>
            </w:tcPrChange>
          </w:tcPr>
          <w:p w14:paraId="26390B9B" w14:textId="1E5011E6" w:rsidR="00D604A5" w:rsidRDefault="00D604A5" w:rsidP="0037006B">
            <w:pPr>
              <w:rPr>
                <w:ins w:id="1619" w:author="Alexander Waters" w:date="2022-08-23T16:03:00Z"/>
                <w:rFonts w:ascii="Cambria" w:hAnsi="Cambria" w:cs="Arial"/>
              </w:rPr>
            </w:pPr>
          </w:p>
        </w:tc>
        <w:tc>
          <w:tcPr>
            <w:tcW w:w="1143" w:type="dxa"/>
            <w:vMerge/>
            <w:vAlign w:val="center"/>
            <w:tcPrChange w:id="1620" w:author="Alexander Waters" w:date="2022-08-23T16:36:00Z">
              <w:tcPr>
                <w:tcW w:w="1143" w:type="dxa"/>
                <w:gridSpan w:val="3"/>
                <w:vMerge/>
                <w:vAlign w:val="center"/>
              </w:tcPr>
            </w:tcPrChange>
          </w:tcPr>
          <w:p w14:paraId="757F1086" w14:textId="77777777" w:rsidR="00D604A5" w:rsidRDefault="00D604A5" w:rsidP="0037006B">
            <w:pPr>
              <w:rPr>
                <w:ins w:id="1621" w:author="Alexander Waters" w:date="2022-08-23T16:03:00Z"/>
                <w:rFonts w:ascii="Cambria" w:hAnsi="Cambria" w:cs="Arial"/>
              </w:rPr>
            </w:pPr>
          </w:p>
        </w:tc>
      </w:tr>
      <w:tr w:rsidR="00094AE3" w:rsidRPr="00546D8D" w14:paraId="54C71C09" w14:textId="77777777" w:rsidTr="001B6753">
        <w:tblPrEx>
          <w:tblPrExChange w:id="1622" w:author="Alexander Waters" w:date="2022-08-23T16:36:00Z">
            <w:tblPrEx>
              <w:jc w:val="left"/>
            </w:tblPrEx>
          </w:tblPrExChange>
        </w:tblPrEx>
        <w:trPr>
          <w:cantSplit/>
          <w:trHeight w:val="737"/>
          <w:jc w:val="center"/>
          <w:ins w:id="1623" w:author="Alexander Waters" w:date="2022-08-23T16:03:00Z"/>
          <w:trPrChange w:id="1624" w:author="Alexander Waters" w:date="2022-08-23T16:36:00Z">
            <w:trPr>
              <w:wAfter w:w="340" w:type="dxa"/>
              <w:cantSplit/>
              <w:trHeight w:val="737"/>
            </w:trPr>
          </w:trPrChange>
        </w:trPr>
        <w:tc>
          <w:tcPr>
            <w:tcW w:w="3421" w:type="dxa"/>
            <w:gridSpan w:val="3"/>
            <w:vAlign w:val="center"/>
            <w:tcPrChange w:id="1625" w:author="Alexander Waters" w:date="2022-08-23T16:36:00Z">
              <w:tcPr>
                <w:tcW w:w="3421" w:type="dxa"/>
                <w:gridSpan w:val="4"/>
                <w:vAlign w:val="center"/>
              </w:tcPr>
            </w:tcPrChange>
          </w:tcPr>
          <w:p w14:paraId="3BA487E2" w14:textId="5B246DD6" w:rsidR="00006382" w:rsidRPr="0037006B" w:rsidRDefault="00A40808" w:rsidP="0037006B">
            <w:pPr>
              <w:jc w:val="center"/>
              <w:rPr>
                <w:ins w:id="1626" w:author="Alexander Waters" w:date="2022-08-23T16:03:00Z"/>
                <w:rFonts w:ascii="Cambria" w:hAnsi="Cambria"/>
              </w:rPr>
            </w:pPr>
            <w:ins w:id="1627" w:author="Alexander Waters" w:date="2022-08-23T16:30:00Z">
              <w:r>
                <w:rPr>
                  <w:rFonts w:ascii="Cambria" w:hAnsi="Cambria"/>
                </w:rPr>
                <w:t xml:space="preserve">After allowing the </w:t>
              </w:r>
              <w:r w:rsidR="00DA4349">
                <w:rPr>
                  <w:rFonts w:ascii="Cambria" w:hAnsi="Cambria"/>
                </w:rPr>
                <w:t xml:space="preserve">appropriate time for the chamber to reach temperature, visually inspect the display and record the </w:t>
              </w:r>
            </w:ins>
            <w:ins w:id="1628" w:author="Alexander Waters" w:date="2022-08-23T16:31:00Z">
              <w:r w:rsidR="00DA4349">
                <w:rPr>
                  <w:rFonts w:ascii="Cambria" w:hAnsi="Cambria"/>
                </w:rPr>
                <w:t xml:space="preserve">device </w:t>
              </w:r>
              <w:r w:rsidR="00D865AC">
                <w:rPr>
                  <w:rFonts w:ascii="Cambria" w:hAnsi="Cambria"/>
                </w:rPr>
                <w:t>“</w:t>
              </w:r>
              <w:r w:rsidR="00DA4349">
                <w:rPr>
                  <w:rFonts w:ascii="Cambria" w:hAnsi="Cambria"/>
                </w:rPr>
                <w:t>SET</w:t>
              </w:r>
              <w:r w:rsidR="00D865AC">
                <w:rPr>
                  <w:rFonts w:ascii="Cambria" w:hAnsi="Cambria"/>
                </w:rPr>
                <w:t>:” and the current chamber temperature on the display.</w:t>
              </w:r>
            </w:ins>
          </w:p>
        </w:tc>
        <w:tc>
          <w:tcPr>
            <w:tcW w:w="2461" w:type="dxa"/>
            <w:shd w:val="clear" w:color="auto" w:fill="FFFFFF" w:themeFill="background1"/>
            <w:vAlign w:val="center"/>
            <w:tcPrChange w:id="1629" w:author="Alexander Waters" w:date="2022-08-23T16:36:00Z">
              <w:tcPr>
                <w:tcW w:w="2461" w:type="dxa"/>
                <w:gridSpan w:val="3"/>
                <w:shd w:val="clear" w:color="auto" w:fill="FFFFFF" w:themeFill="background1"/>
                <w:vAlign w:val="center"/>
              </w:tcPr>
            </w:tcPrChange>
          </w:tcPr>
          <w:p w14:paraId="31FDB06F" w14:textId="1A2D20E8" w:rsidR="00006382" w:rsidRDefault="00DC4D86" w:rsidP="0037006B">
            <w:pPr>
              <w:jc w:val="center"/>
              <w:rPr>
                <w:ins w:id="1630" w:author="Alexander Waters" w:date="2022-08-23T16:03:00Z"/>
                <w:rFonts w:ascii="Cambria" w:hAnsi="Cambria" w:cs="Arial"/>
              </w:rPr>
            </w:pPr>
            <w:ins w:id="1631" w:author="Alexander Waters" w:date="2022-08-23T16:32:00Z">
              <w:r>
                <w:rPr>
                  <w:rFonts w:ascii="Cambria" w:hAnsi="Cambria" w:cs="Arial"/>
                </w:rPr>
                <w:t xml:space="preserve">The device “SET:” and the device current chamber temperature </w:t>
              </w:r>
            </w:ins>
            <w:ins w:id="1632" w:author="Alexander Waters" w:date="2022-08-24T10:46:00Z">
              <w:r w:rsidR="0009512C">
                <w:rPr>
                  <w:rFonts w:ascii="Cambria" w:hAnsi="Cambria" w:cs="Arial"/>
                </w:rPr>
                <w:t xml:space="preserve">on the display </w:t>
              </w:r>
            </w:ins>
            <w:ins w:id="1633" w:author="Alexander Waters" w:date="2022-08-23T16:32:00Z">
              <w:r>
                <w:rPr>
                  <w:rFonts w:ascii="Cambria" w:hAnsi="Cambria" w:cs="Arial"/>
                </w:rPr>
                <w:t>must agree within 10%</w:t>
              </w:r>
              <w:r w:rsidR="00292EFA">
                <w:rPr>
                  <w:rFonts w:ascii="Cambria" w:hAnsi="Cambria" w:cs="Arial"/>
                </w:rPr>
                <w:t>.</w:t>
              </w:r>
            </w:ins>
          </w:p>
        </w:tc>
        <w:tc>
          <w:tcPr>
            <w:tcW w:w="2861" w:type="dxa"/>
            <w:gridSpan w:val="3"/>
            <w:shd w:val="clear" w:color="auto" w:fill="FFFFFF" w:themeFill="background1"/>
            <w:vAlign w:val="center"/>
            <w:tcPrChange w:id="1634" w:author="Alexander Waters" w:date="2022-08-23T16:36:00Z">
              <w:tcPr>
                <w:tcW w:w="2861" w:type="dxa"/>
                <w:gridSpan w:val="6"/>
                <w:shd w:val="clear" w:color="auto" w:fill="FFFFFF" w:themeFill="background1"/>
                <w:vAlign w:val="center"/>
              </w:tcPr>
            </w:tcPrChange>
          </w:tcPr>
          <w:p w14:paraId="6D3D88AE" w14:textId="6673B196" w:rsidR="00006382" w:rsidRDefault="00292EFA">
            <w:pPr>
              <w:rPr>
                <w:ins w:id="1635" w:author="Alexander Waters" w:date="2022-08-23T16:35:00Z"/>
                <w:rFonts w:ascii="Cambria" w:eastAsia="MS Gothic" w:hAnsi="Cambria" w:cs="Arial"/>
                <w:u w:val="single"/>
              </w:rPr>
              <w:pPrChange w:id="1636" w:author="Alexander Waters" w:date="2022-08-23T16:35:00Z">
                <w:pPr>
                  <w:jc w:val="center"/>
                </w:pPr>
              </w:pPrChange>
            </w:pPr>
            <w:ins w:id="1637" w:author="Alexander Waters" w:date="2022-08-23T16:33:00Z">
              <w:r w:rsidRPr="007F0A47">
                <w:rPr>
                  <w:rFonts w:ascii="Cambria" w:eastAsia="MS Gothic" w:hAnsi="Cambria" w:cs="Arial"/>
                  <w:rPrChange w:id="1638" w:author="Alexander Waters" w:date="2022-08-23T16:33:00Z">
                    <w:rPr>
                      <w:rFonts w:ascii="MS Gothic" w:eastAsia="MS Gothic" w:hAnsi="MS Gothic" w:cs="Arial"/>
                    </w:rPr>
                  </w:rPrChange>
                </w:rPr>
                <w:t>DEVICE “SET:”</w:t>
              </w:r>
            </w:ins>
            <w:ins w:id="1639" w:author="Alexander Waters" w:date="2022-08-23T16:35:00Z">
              <w:r w:rsidR="00BB6E56">
                <w:rPr>
                  <w:rFonts w:ascii="Cambria" w:eastAsia="MS Gothic" w:hAnsi="Cambria" w:cs="Arial"/>
                  <w:u w:val="single"/>
                </w:rPr>
                <w:t>                    </w:t>
              </w:r>
            </w:ins>
          </w:p>
          <w:p w14:paraId="7F70BC9A" w14:textId="77777777" w:rsidR="00BB6E56" w:rsidRPr="00BB6E56" w:rsidRDefault="00BB6E56">
            <w:pPr>
              <w:rPr>
                <w:ins w:id="1640" w:author="Alexander Waters" w:date="2022-08-23T16:33:00Z"/>
                <w:rFonts w:ascii="Cambria" w:eastAsia="MS Gothic" w:hAnsi="Cambria" w:cs="Arial"/>
                <w:u w:val="single"/>
                <w:rPrChange w:id="1641" w:author="Alexander Waters" w:date="2022-08-23T16:35:00Z">
                  <w:rPr>
                    <w:ins w:id="1642" w:author="Alexander Waters" w:date="2022-08-23T16:33:00Z"/>
                    <w:rFonts w:ascii="MS Gothic" w:eastAsia="MS Gothic" w:hAnsi="MS Gothic" w:cs="Arial"/>
                  </w:rPr>
                </w:rPrChange>
              </w:rPr>
              <w:pPrChange w:id="1643" w:author="Alexander Waters" w:date="2022-08-23T16:35:00Z">
                <w:pPr>
                  <w:jc w:val="center"/>
                </w:pPr>
              </w:pPrChange>
            </w:pPr>
          </w:p>
          <w:p w14:paraId="2FDD5E1B" w14:textId="2125A01B" w:rsidR="00292EFA" w:rsidRPr="00BB6E56" w:rsidRDefault="007F0A47" w:rsidP="002E2DB8">
            <w:pPr>
              <w:rPr>
                <w:ins w:id="1644" w:author="Alexander Waters" w:date="2022-08-23T16:03:00Z"/>
                <w:rFonts w:ascii="Cambria" w:hAnsi="Cambria" w:cs="Arial"/>
                <w:u w:val="single"/>
                <w:rPrChange w:id="1645" w:author="Alexander Waters" w:date="2022-08-23T16:35:00Z">
                  <w:rPr>
                    <w:ins w:id="1646" w:author="Alexander Waters" w:date="2022-08-23T16:03:00Z"/>
                    <w:rFonts w:ascii="Cambria" w:hAnsi="Cambria" w:cs="Arial"/>
                  </w:rPr>
                </w:rPrChange>
              </w:rPr>
            </w:pPr>
            <w:ins w:id="1647" w:author="Alexander Waters" w:date="2022-08-23T16:33:00Z">
              <w:r w:rsidRPr="007F0A47">
                <w:rPr>
                  <w:rFonts w:ascii="Cambria" w:eastAsia="MS Gothic" w:hAnsi="Cambria" w:cs="Arial"/>
                  <w:rPrChange w:id="1648" w:author="Alexander Waters" w:date="2022-08-23T16:33:00Z">
                    <w:rPr>
                      <w:rFonts w:ascii="MS Gothic" w:eastAsia="MS Gothic" w:hAnsi="MS Gothic" w:cs="Arial"/>
                    </w:rPr>
                  </w:rPrChange>
                </w:rPr>
                <w:t>Device chamber temperature:</w:t>
              </w:r>
            </w:ins>
            <w:ins w:id="1649" w:author="Alexander Waters" w:date="2022-08-23T16:35:00Z">
              <w:r w:rsidR="00BB6E56">
                <w:rPr>
                  <w:rFonts w:ascii="Cambria" w:eastAsia="MS Gothic" w:hAnsi="Cambria" w:cs="Arial"/>
                  <w:u w:val="single"/>
                </w:rPr>
                <w:t>                    </w:t>
              </w:r>
            </w:ins>
          </w:p>
        </w:tc>
        <w:tc>
          <w:tcPr>
            <w:tcW w:w="1143" w:type="dxa"/>
            <w:vAlign w:val="center"/>
            <w:tcPrChange w:id="1650" w:author="Alexander Waters" w:date="2022-08-23T16:36:00Z">
              <w:tcPr>
                <w:tcW w:w="1143" w:type="dxa"/>
                <w:gridSpan w:val="3"/>
                <w:vAlign w:val="center"/>
              </w:tcPr>
            </w:tcPrChange>
          </w:tcPr>
          <w:p w14:paraId="5A6FF05F" w14:textId="77777777" w:rsidR="00006382" w:rsidRPr="00546D8D" w:rsidRDefault="00287984" w:rsidP="0037006B">
            <w:pPr>
              <w:rPr>
                <w:ins w:id="1651" w:author="Alexander Waters" w:date="2022-08-23T16:03:00Z"/>
                <w:rFonts w:ascii="Cambria" w:hAnsi="Cambria" w:cs="Arial"/>
              </w:rPr>
            </w:pPr>
            <w:customXmlInsRangeStart w:id="1652" w:author="Alexander Waters" w:date="2022-08-23T16:03:00Z"/>
            <w:sdt>
              <w:sdtPr>
                <w:rPr>
                  <w:rFonts w:ascii="Cambria" w:hAnsi="Cambria" w:cs="Arial"/>
                </w:rPr>
                <w:id w:val="-1596785687"/>
                <w14:checkbox>
                  <w14:checked w14:val="0"/>
                  <w14:checkedState w14:val="2612" w14:font="MS Gothic"/>
                  <w14:uncheckedState w14:val="2610" w14:font="MS Gothic"/>
                </w14:checkbox>
              </w:sdtPr>
              <w:sdtEndPr/>
              <w:sdtContent>
                <w:customXmlInsRangeEnd w:id="1652"/>
                <w:ins w:id="1653" w:author="Alexander Waters" w:date="2022-08-23T16:03:00Z">
                  <w:r w:rsidR="00006382">
                    <w:rPr>
                      <w:rFonts w:ascii="MS Gothic" w:eastAsia="MS Gothic" w:hAnsi="MS Gothic" w:cs="Arial" w:hint="eastAsia"/>
                    </w:rPr>
                    <w:t>☐</w:t>
                  </w:r>
                </w:ins>
                <w:customXmlInsRangeStart w:id="1654" w:author="Alexander Waters" w:date="2022-08-23T16:03:00Z"/>
              </w:sdtContent>
            </w:sdt>
            <w:customXmlInsRangeEnd w:id="1654"/>
            <w:ins w:id="1655" w:author="Alexander Waters" w:date="2022-08-23T16:03:00Z">
              <w:r w:rsidR="00006382">
                <w:rPr>
                  <w:rFonts w:ascii="Cambria" w:hAnsi="Cambria" w:cs="Arial"/>
                </w:rPr>
                <w:t>YES</w:t>
              </w:r>
            </w:ins>
          </w:p>
          <w:p w14:paraId="1365600E" w14:textId="77777777" w:rsidR="00006382" w:rsidRDefault="00287984" w:rsidP="0037006B">
            <w:pPr>
              <w:rPr>
                <w:ins w:id="1656" w:author="Alexander Waters" w:date="2022-08-23T16:03:00Z"/>
                <w:rFonts w:ascii="Cambria" w:hAnsi="Cambria" w:cs="Arial"/>
              </w:rPr>
            </w:pPr>
            <w:customXmlInsRangeStart w:id="1657" w:author="Alexander Waters" w:date="2022-08-23T16:03:00Z"/>
            <w:sdt>
              <w:sdtPr>
                <w:rPr>
                  <w:rFonts w:ascii="Cambria" w:hAnsi="Cambria" w:cs="Arial"/>
                </w:rPr>
                <w:id w:val="2089805602"/>
                <w14:checkbox>
                  <w14:checked w14:val="0"/>
                  <w14:checkedState w14:val="2612" w14:font="MS Gothic"/>
                  <w14:uncheckedState w14:val="2610" w14:font="MS Gothic"/>
                </w14:checkbox>
              </w:sdtPr>
              <w:sdtEndPr/>
              <w:sdtContent>
                <w:customXmlInsRangeEnd w:id="1657"/>
                <w:ins w:id="1658" w:author="Alexander Waters" w:date="2022-08-23T16:03:00Z">
                  <w:r w:rsidR="00006382">
                    <w:rPr>
                      <w:rFonts w:ascii="MS Gothic" w:eastAsia="MS Gothic" w:hAnsi="MS Gothic" w:cs="Arial" w:hint="eastAsia"/>
                    </w:rPr>
                    <w:t>☐</w:t>
                  </w:r>
                </w:ins>
                <w:customXmlInsRangeStart w:id="1659" w:author="Alexander Waters" w:date="2022-08-23T16:03:00Z"/>
              </w:sdtContent>
            </w:sdt>
            <w:customXmlInsRangeEnd w:id="1659"/>
            <w:ins w:id="1660" w:author="Alexander Waters" w:date="2022-08-23T16:03:00Z">
              <w:r w:rsidR="00006382">
                <w:rPr>
                  <w:rFonts w:ascii="Cambria" w:hAnsi="Cambria" w:cs="Arial"/>
                </w:rPr>
                <w:t>NO</w:t>
              </w:r>
            </w:ins>
          </w:p>
          <w:p w14:paraId="3322B002" w14:textId="4AD2B445" w:rsidR="00006382" w:rsidRDefault="00006382" w:rsidP="0037006B">
            <w:pPr>
              <w:rPr>
                <w:ins w:id="1661" w:author="Alexander Waters" w:date="2022-08-23T16:03:00Z"/>
                <w:rFonts w:ascii="Cambria" w:hAnsi="Cambria" w:cs="Arial"/>
              </w:rPr>
            </w:pPr>
          </w:p>
        </w:tc>
      </w:tr>
      <w:tr w:rsidR="00006382" w:rsidRPr="00546D8D" w14:paraId="0C66984D" w14:textId="77777777" w:rsidTr="001B6753">
        <w:tblPrEx>
          <w:tblPrExChange w:id="1662" w:author="Alexander Waters" w:date="2022-08-23T16:36:00Z">
            <w:tblPrEx>
              <w:tblW w:w="9720" w:type="dxa"/>
            </w:tblPrEx>
          </w:tblPrExChange>
        </w:tblPrEx>
        <w:trPr>
          <w:cantSplit/>
          <w:trHeight w:val="755"/>
          <w:jc w:val="center"/>
          <w:ins w:id="1663" w:author="Alexander Waters" w:date="2022-08-23T16:03:00Z"/>
          <w:trPrChange w:id="1664" w:author="Alexander Waters" w:date="2022-08-23T16:36:00Z">
            <w:trPr>
              <w:gridAfter w:val="0"/>
              <w:cantSplit/>
              <w:trHeight w:val="755"/>
              <w:jc w:val="center"/>
            </w:trPr>
          </w:trPrChange>
        </w:trPr>
        <w:tc>
          <w:tcPr>
            <w:tcW w:w="9886" w:type="dxa"/>
            <w:gridSpan w:val="8"/>
            <w:vAlign w:val="center"/>
            <w:tcPrChange w:id="1665" w:author="Alexander Waters" w:date="2022-08-23T16:36:00Z">
              <w:tcPr>
                <w:tcW w:w="9720" w:type="dxa"/>
                <w:gridSpan w:val="14"/>
                <w:vAlign w:val="center"/>
              </w:tcPr>
            </w:tcPrChange>
          </w:tcPr>
          <w:p w14:paraId="7B85BB41" w14:textId="2C78EF51" w:rsidR="00006382" w:rsidRDefault="00006382" w:rsidP="0037006B">
            <w:pPr>
              <w:rPr>
                <w:ins w:id="1666" w:author="Alexander Waters" w:date="2022-08-23T16:03:00Z"/>
                <w:rFonts w:ascii="Cambria" w:hAnsi="Cambria" w:cs="Arial"/>
              </w:rPr>
            </w:pPr>
            <w:ins w:id="1667" w:author="Alexander Waters" w:date="2022-08-23T16:03:00Z">
              <w:r>
                <w:rPr>
                  <w:rFonts w:ascii="Cambria" w:hAnsi="Cambria" w:cs="Arial"/>
                </w:rPr>
                <w:t xml:space="preserve">Evaluation of equipment </w:t>
              </w:r>
            </w:ins>
            <w:ins w:id="1668" w:author="Alexander Waters" w:date="2022-08-23T16:40:00Z">
              <w:r w:rsidR="0083357E">
                <w:rPr>
                  <w:rFonts w:ascii="Cambria" w:hAnsi="Cambria" w:cs="Arial"/>
                </w:rPr>
                <w:t>operational requirement</w:t>
              </w:r>
            </w:ins>
            <w:ins w:id="1669" w:author="Alexander Waters" w:date="2022-08-23T16:03:00Z">
              <w:r>
                <w:rPr>
                  <w:rFonts w:ascii="Cambria" w:hAnsi="Cambria" w:cs="Arial"/>
                </w:rPr>
                <w:t xml:space="preserve"> information:</w:t>
              </w:r>
            </w:ins>
          </w:p>
          <w:p w14:paraId="546D9E81" w14:textId="77777777" w:rsidR="00006382" w:rsidRDefault="00287984" w:rsidP="0037006B">
            <w:pPr>
              <w:jc w:val="center"/>
              <w:rPr>
                <w:ins w:id="1670" w:author="Alexander Waters" w:date="2022-08-23T16:03:00Z"/>
                <w:rFonts w:ascii="Cambria" w:hAnsi="Cambria" w:cs="Arial"/>
              </w:rPr>
            </w:pPr>
            <w:customXmlInsRangeStart w:id="1671" w:author="Alexander Waters" w:date="2022-08-23T16:03:00Z"/>
            <w:sdt>
              <w:sdtPr>
                <w:rPr>
                  <w:rFonts w:ascii="Cambria" w:hAnsi="Cambria" w:cs="Arial"/>
                </w:rPr>
                <w:id w:val="840513646"/>
                <w14:checkbox>
                  <w14:checked w14:val="0"/>
                  <w14:checkedState w14:val="2612" w14:font="MS Gothic"/>
                  <w14:uncheckedState w14:val="2610" w14:font="MS Gothic"/>
                </w14:checkbox>
              </w:sdtPr>
              <w:sdtEndPr/>
              <w:sdtContent>
                <w:customXmlInsRangeEnd w:id="1671"/>
                <w:ins w:id="1672" w:author="Alexander Waters" w:date="2022-08-23T16:03:00Z">
                  <w:r w:rsidR="00006382">
                    <w:rPr>
                      <w:rFonts w:ascii="MS Gothic" w:eastAsia="MS Gothic" w:hAnsi="MS Gothic" w:cs="Arial" w:hint="eastAsia"/>
                    </w:rPr>
                    <w:t>☐</w:t>
                  </w:r>
                </w:ins>
                <w:customXmlInsRangeStart w:id="1673" w:author="Alexander Waters" w:date="2022-08-23T16:03:00Z"/>
              </w:sdtContent>
            </w:sdt>
            <w:customXmlInsRangeEnd w:id="1673"/>
            <w:ins w:id="1674" w:author="Alexander Waters" w:date="2022-08-23T16:03:00Z">
              <w:r w:rsidR="00006382">
                <w:rPr>
                  <w:rFonts w:ascii="Cambria" w:hAnsi="Cambria" w:cs="Arial"/>
                </w:rPr>
                <w:t>PASSED</w:t>
              </w:r>
              <w:r w:rsidR="00006382">
                <w:tab/>
              </w:r>
              <w:r w:rsidR="00006382">
                <w:tab/>
              </w:r>
            </w:ins>
            <w:customXmlInsRangeStart w:id="1675" w:author="Alexander Waters" w:date="2022-08-23T16:03:00Z"/>
            <w:sdt>
              <w:sdtPr>
                <w:rPr>
                  <w:rFonts w:ascii="Cambria" w:hAnsi="Cambria" w:cs="Arial"/>
                </w:rPr>
                <w:id w:val="603079273"/>
                <w14:checkbox>
                  <w14:checked w14:val="0"/>
                  <w14:checkedState w14:val="2612" w14:font="MS Gothic"/>
                  <w14:uncheckedState w14:val="2610" w14:font="MS Gothic"/>
                </w14:checkbox>
              </w:sdtPr>
              <w:sdtEndPr/>
              <w:sdtContent>
                <w:customXmlInsRangeEnd w:id="1675"/>
                <w:ins w:id="1676" w:author="Alexander Waters" w:date="2022-08-23T16:03:00Z">
                  <w:r w:rsidR="00006382">
                    <w:rPr>
                      <w:rFonts w:ascii="MS Gothic" w:eastAsia="MS Gothic" w:hAnsi="MS Gothic" w:cs="Arial" w:hint="eastAsia"/>
                    </w:rPr>
                    <w:t>☐</w:t>
                  </w:r>
                </w:ins>
                <w:customXmlInsRangeStart w:id="1677" w:author="Alexander Waters" w:date="2022-08-23T16:03:00Z"/>
              </w:sdtContent>
            </w:sdt>
            <w:customXmlInsRangeEnd w:id="1677"/>
            <w:ins w:id="1678" w:author="Alexander Waters" w:date="2022-08-23T16:03:00Z">
              <w:r w:rsidR="00006382">
                <w:rPr>
                  <w:rFonts w:ascii="Cambria" w:hAnsi="Cambria" w:cs="Arial"/>
                </w:rPr>
                <w:t>FAILED</w:t>
              </w:r>
            </w:ins>
          </w:p>
        </w:tc>
      </w:tr>
      <w:tr w:rsidR="00006382" w:rsidRPr="00546D8D" w14:paraId="5705CCD9" w14:textId="77777777" w:rsidTr="001B6753">
        <w:tblPrEx>
          <w:tblPrExChange w:id="1679" w:author="Alexander Waters" w:date="2022-08-23T16:36:00Z">
            <w:tblPrEx>
              <w:tblW w:w="9720" w:type="dxa"/>
            </w:tblPrEx>
          </w:tblPrExChange>
        </w:tblPrEx>
        <w:trPr>
          <w:cantSplit/>
          <w:trHeight w:val="2231"/>
          <w:jc w:val="center"/>
          <w:ins w:id="1680" w:author="Alexander Waters" w:date="2022-08-23T16:03:00Z"/>
          <w:trPrChange w:id="1681" w:author="Alexander Waters" w:date="2022-08-23T16:36:00Z">
            <w:trPr>
              <w:gridAfter w:val="0"/>
              <w:cantSplit/>
              <w:trHeight w:val="2231"/>
              <w:jc w:val="center"/>
            </w:trPr>
          </w:trPrChange>
        </w:trPr>
        <w:tc>
          <w:tcPr>
            <w:tcW w:w="1438" w:type="dxa"/>
            <w:tcPrChange w:id="1682" w:author="Alexander Waters" w:date="2022-08-23T16:36:00Z">
              <w:tcPr>
                <w:tcW w:w="1465" w:type="dxa"/>
              </w:tcPr>
            </w:tcPrChange>
          </w:tcPr>
          <w:p w14:paraId="56ED88DB" w14:textId="77777777" w:rsidR="00006382" w:rsidRPr="00546D8D" w:rsidRDefault="00006382" w:rsidP="0037006B">
            <w:pPr>
              <w:jc w:val="center"/>
              <w:rPr>
                <w:ins w:id="1683" w:author="Alexander Waters" w:date="2022-08-23T16:03:00Z"/>
                <w:rFonts w:ascii="Cambria" w:hAnsi="Cambria" w:cs="Arial"/>
              </w:rPr>
            </w:pPr>
            <w:ins w:id="1684" w:author="Alexander Waters" w:date="2022-08-23T16:03:00Z">
              <w:r>
                <w:rPr>
                  <w:rFonts w:ascii="Cambria" w:hAnsi="Cambria" w:cs="Arial"/>
                </w:rPr>
                <w:t>Comments:</w:t>
              </w:r>
            </w:ins>
          </w:p>
        </w:tc>
        <w:tc>
          <w:tcPr>
            <w:tcW w:w="8448" w:type="dxa"/>
            <w:gridSpan w:val="7"/>
            <w:tcPrChange w:id="1685" w:author="Alexander Waters" w:date="2022-08-23T16:36:00Z">
              <w:tcPr>
                <w:tcW w:w="8255" w:type="dxa"/>
                <w:gridSpan w:val="13"/>
              </w:tcPr>
            </w:tcPrChange>
          </w:tcPr>
          <w:p w14:paraId="71A80CF3" w14:textId="77777777" w:rsidR="00006382" w:rsidRPr="00546D8D" w:rsidRDefault="00287984" w:rsidP="0037006B">
            <w:pPr>
              <w:rPr>
                <w:ins w:id="1686" w:author="Alexander Waters" w:date="2022-08-23T16:03:00Z"/>
                <w:rFonts w:ascii="Cambria" w:hAnsi="Cambria"/>
              </w:rPr>
            </w:pPr>
            <w:customXmlInsRangeStart w:id="1687" w:author="Alexander Waters" w:date="2022-08-23T16:03:00Z"/>
            <w:sdt>
              <w:sdtPr>
                <w:rPr>
                  <w:rFonts w:ascii="Cambria" w:hAnsi="Cambria" w:cs="Arial"/>
                </w:rPr>
                <w:id w:val="150103292"/>
                <w14:checkbox>
                  <w14:checked w14:val="0"/>
                  <w14:checkedState w14:val="2612" w14:font="MS Gothic"/>
                  <w14:uncheckedState w14:val="2610" w14:font="MS Gothic"/>
                </w14:checkbox>
              </w:sdtPr>
              <w:sdtEndPr/>
              <w:sdtContent>
                <w:customXmlInsRangeEnd w:id="1687"/>
                <w:ins w:id="1688" w:author="Alexander Waters" w:date="2022-08-23T16:03:00Z">
                  <w:r w:rsidR="00006382">
                    <w:rPr>
                      <w:rFonts w:ascii="MS Gothic" w:eastAsia="MS Gothic" w:hAnsi="MS Gothic" w:cs="Arial" w:hint="eastAsia"/>
                    </w:rPr>
                    <w:t>☐</w:t>
                  </w:r>
                </w:ins>
                <w:customXmlInsRangeStart w:id="1689" w:author="Alexander Waters" w:date="2022-08-23T16:03:00Z"/>
              </w:sdtContent>
            </w:sdt>
            <w:customXmlInsRangeEnd w:id="1689"/>
            <w:ins w:id="1690" w:author="Alexander Waters" w:date="2022-08-23T16:03:00Z">
              <w:r w:rsidR="00006382">
                <w:rPr>
                  <w:rFonts w:ascii="Cambria" w:hAnsi="Cambria" w:cs="Arial"/>
                </w:rPr>
                <w:t>N/A</w:t>
              </w:r>
            </w:ins>
          </w:p>
        </w:tc>
      </w:tr>
      <w:tr w:rsidR="00226631" w:rsidRPr="00546D8D" w14:paraId="472E587B" w14:textId="77777777" w:rsidTr="001B6753">
        <w:trPr>
          <w:cantSplit/>
          <w:jc w:val="center"/>
          <w:ins w:id="1691" w:author="Alexander Waters" w:date="2022-08-23T16:03:00Z"/>
          <w:trPrChange w:id="1692" w:author="Alexander Waters" w:date="2022-08-23T16:40:00Z">
            <w:trPr>
              <w:wAfter w:w="348" w:type="dxa"/>
              <w:cantSplit/>
              <w:jc w:val="center"/>
            </w:trPr>
          </w:trPrChange>
        </w:trPr>
        <w:tc>
          <w:tcPr>
            <w:tcW w:w="2245" w:type="dxa"/>
            <w:gridSpan w:val="2"/>
            <w:shd w:val="clear" w:color="auto" w:fill="BFBFBF" w:themeFill="background1" w:themeFillShade="BF"/>
            <w:vAlign w:val="center"/>
            <w:tcPrChange w:id="1693" w:author="Alexander Waters" w:date="2022-08-23T16:40:00Z">
              <w:tcPr>
                <w:tcW w:w="2177" w:type="dxa"/>
                <w:gridSpan w:val="3"/>
                <w:shd w:val="clear" w:color="auto" w:fill="BFBFBF" w:themeFill="background1" w:themeFillShade="BF"/>
                <w:vAlign w:val="center"/>
              </w:tcPr>
            </w:tcPrChange>
          </w:tcPr>
          <w:p w14:paraId="1490835E" w14:textId="77777777" w:rsidR="00006382" w:rsidRPr="00546D8D" w:rsidRDefault="00006382" w:rsidP="0037006B">
            <w:pPr>
              <w:jc w:val="center"/>
              <w:rPr>
                <w:ins w:id="1694" w:author="Alexander Waters" w:date="2022-08-23T16:03:00Z"/>
                <w:rFonts w:ascii="Cambria" w:hAnsi="Cambria" w:cs="Arial"/>
                <w:b/>
                <w:bCs/>
              </w:rPr>
            </w:pPr>
            <w:ins w:id="1695" w:author="Alexander Waters" w:date="2022-08-23T16:03:00Z">
              <w:r w:rsidRPr="00546D8D">
                <w:rPr>
                  <w:rFonts w:ascii="Cambria" w:hAnsi="Cambria" w:cs="Arial"/>
                  <w:b/>
                  <w:bCs/>
                </w:rPr>
                <w:t>Verification</w:t>
              </w:r>
            </w:ins>
          </w:p>
        </w:tc>
        <w:tc>
          <w:tcPr>
            <w:tcW w:w="4201" w:type="dxa"/>
            <w:gridSpan w:val="3"/>
            <w:shd w:val="clear" w:color="auto" w:fill="BFBFBF" w:themeFill="background1" w:themeFillShade="BF"/>
            <w:tcPrChange w:id="1696" w:author="Alexander Waters" w:date="2022-08-23T16:40:00Z">
              <w:tcPr>
                <w:tcW w:w="4327" w:type="dxa"/>
                <w:gridSpan w:val="6"/>
                <w:shd w:val="clear" w:color="auto" w:fill="BFBFBF" w:themeFill="background1" w:themeFillShade="BF"/>
              </w:tcPr>
            </w:tcPrChange>
          </w:tcPr>
          <w:p w14:paraId="070C5B29" w14:textId="77777777" w:rsidR="00006382" w:rsidRPr="00546D8D" w:rsidRDefault="00006382" w:rsidP="0037006B">
            <w:pPr>
              <w:jc w:val="center"/>
              <w:rPr>
                <w:ins w:id="1697" w:author="Alexander Waters" w:date="2022-08-23T16:03:00Z"/>
                <w:rFonts w:ascii="Cambria" w:hAnsi="Cambria"/>
                <w:b/>
                <w:bCs/>
              </w:rPr>
            </w:pPr>
            <w:ins w:id="1698" w:author="Alexander Waters" w:date="2022-08-23T16:03:00Z">
              <w:r>
                <w:rPr>
                  <w:rFonts w:ascii="Cambria" w:hAnsi="Cambria"/>
                  <w:b/>
                  <w:bCs/>
                </w:rPr>
                <w:t>Initials</w:t>
              </w:r>
            </w:ins>
          </w:p>
        </w:tc>
        <w:tc>
          <w:tcPr>
            <w:tcW w:w="3440" w:type="dxa"/>
            <w:gridSpan w:val="3"/>
            <w:shd w:val="clear" w:color="auto" w:fill="BFBFBF" w:themeFill="background1" w:themeFillShade="BF"/>
            <w:vAlign w:val="center"/>
            <w:tcPrChange w:id="1699" w:author="Alexander Waters" w:date="2022-08-23T16:40:00Z">
              <w:tcPr>
                <w:tcW w:w="3374" w:type="dxa"/>
                <w:gridSpan w:val="7"/>
                <w:shd w:val="clear" w:color="auto" w:fill="BFBFBF" w:themeFill="background1" w:themeFillShade="BF"/>
                <w:vAlign w:val="center"/>
              </w:tcPr>
            </w:tcPrChange>
          </w:tcPr>
          <w:p w14:paraId="0011D53E" w14:textId="77777777" w:rsidR="00006382" w:rsidRPr="00546D8D" w:rsidRDefault="00006382" w:rsidP="0037006B">
            <w:pPr>
              <w:jc w:val="center"/>
              <w:rPr>
                <w:ins w:id="1700" w:author="Alexander Waters" w:date="2022-08-23T16:03:00Z"/>
                <w:rFonts w:ascii="Cambria" w:hAnsi="Cambria"/>
                <w:b/>
                <w:bCs/>
              </w:rPr>
            </w:pPr>
            <w:ins w:id="1701" w:author="Alexander Waters" w:date="2022-08-23T16:03:00Z">
              <w:r w:rsidRPr="00546D8D">
                <w:rPr>
                  <w:rFonts w:ascii="Cambria" w:hAnsi="Cambria"/>
                  <w:b/>
                  <w:bCs/>
                </w:rPr>
                <w:t>Date</w:t>
              </w:r>
            </w:ins>
          </w:p>
        </w:tc>
      </w:tr>
      <w:tr w:rsidR="00226631" w:rsidRPr="00546D8D" w14:paraId="6ACEF4B2" w14:textId="77777777" w:rsidTr="001B6753">
        <w:trPr>
          <w:cantSplit/>
          <w:trHeight w:val="512"/>
          <w:jc w:val="center"/>
          <w:ins w:id="1702" w:author="Alexander Waters" w:date="2022-08-23T16:03:00Z"/>
          <w:trPrChange w:id="1703" w:author="Alexander Waters" w:date="2022-08-23T16:40:00Z">
            <w:trPr>
              <w:wAfter w:w="348" w:type="dxa"/>
              <w:cantSplit/>
              <w:trHeight w:val="512"/>
              <w:jc w:val="center"/>
            </w:trPr>
          </w:trPrChange>
        </w:trPr>
        <w:tc>
          <w:tcPr>
            <w:tcW w:w="2245" w:type="dxa"/>
            <w:gridSpan w:val="2"/>
            <w:vAlign w:val="center"/>
            <w:tcPrChange w:id="1704" w:author="Alexander Waters" w:date="2022-08-23T16:40:00Z">
              <w:tcPr>
                <w:tcW w:w="2177" w:type="dxa"/>
                <w:gridSpan w:val="3"/>
                <w:vAlign w:val="center"/>
              </w:tcPr>
            </w:tcPrChange>
          </w:tcPr>
          <w:p w14:paraId="58053FEC" w14:textId="77777777" w:rsidR="00006382" w:rsidRPr="00546D8D" w:rsidRDefault="00006382" w:rsidP="0037006B">
            <w:pPr>
              <w:jc w:val="center"/>
              <w:rPr>
                <w:ins w:id="1705" w:author="Alexander Waters" w:date="2022-08-23T16:03:00Z"/>
                <w:rFonts w:ascii="Cambria" w:hAnsi="Cambria" w:cs="Arial"/>
              </w:rPr>
            </w:pPr>
            <w:ins w:id="1706" w:author="Alexander Waters" w:date="2022-08-23T16:03:00Z">
              <w:r>
                <w:rPr>
                  <w:rFonts w:ascii="Cambria" w:hAnsi="Cambria" w:cs="Arial"/>
                </w:rPr>
                <w:t>Verified By:</w:t>
              </w:r>
            </w:ins>
          </w:p>
        </w:tc>
        <w:tc>
          <w:tcPr>
            <w:tcW w:w="4201" w:type="dxa"/>
            <w:gridSpan w:val="3"/>
            <w:tcPrChange w:id="1707" w:author="Alexander Waters" w:date="2022-08-23T16:40:00Z">
              <w:tcPr>
                <w:tcW w:w="4327" w:type="dxa"/>
                <w:gridSpan w:val="6"/>
              </w:tcPr>
            </w:tcPrChange>
          </w:tcPr>
          <w:p w14:paraId="5C723506" w14:textId="77777777" w:rsidR="00006382" w:rsidRPr="00546D8D" w:rsidRDefault="00006382" w:rsidP="0037006B">
            <w:pPr>
              <w:jc w:val="center"/>
              <w:rPr>
                <w:ins w:id="1708" w:author="Alexander Waters" w:date="2022-08-23T16:03:00Z"/>
                <w:rFonts w:ascii="Cambria" w:hAnsi="Cambria"/>
              </w:rPr>
            </w:pPr>
          </w:p>
        </w:tc>
        <w:tc>
          <w:tcPr>
            <w:tcW w:w="3440" w:type="dxa"/>
            <w:gridSpan w:val="3"/>
            <w:vAlign w:val="center"/>
            <w:tcPrChange w:id="1709" w:author="Alexander Waters" w:date="2022-08-23T16:40:00Z">
              <w:tcPr>
                <w:tcW w:w="3374" w:type="dxa"/>
                <w:gridSpan w:val="7"/>
                <w:vAlign w:val="center"/>
              </w:tcPr>
            </w:tcPrChange>
          </w:tcPr>
          <w:p w14:paraId="2468FD6D" w14:textId="77777777" w:rsidR="00006382" w:rsidRPr="00546D8D" w:rsidRDefault="00006382" w:rsidP="0037006B">
            <w:pPr>
              <w:jc w:val="center"/>
              <w:rPr>
                <w:ins w:id="1710" w:author="Alexander Waters" w:date="2022-08-23T16:03:00Z"/>
                <w:rFonts w:ascii="Cambria" w:hAnsi="Cambria"/>
              </w:rPr>
            </w:pPr>
          </w:p>
        </w:tc>
      </w:tr>
      <w:tr w:rsidR="00226631" w:rsidRPr="00546D8D" w14:paraId="00D17105" w14:textId="77777777" w:rsidTr="001B6753">
        <w:trPr>
          <w:cantSplit/>
          <w:trHeight w:val="431"/>
          <w:jc w:val="center"/>
          <w:ins w:id="1711" w:author="Alexander Waters" w:date="2022-08-23T16:03:00Z"/>
          <w:trPrChange w:id="1712" w:author="Alexander Waters" w:date="2022-08-23T16:40:00Z">
            <w:trPr>
              <w:wAfter w:w="348" w:type="dxa"/>
              <w:cantSplit/>
              <w:trHeight w:val="431"/>
              <w:jc w:val="center"/>
            </w:trPr>
          </w:trPrChange>
        </w:trPr>
        <w:tc>
          <w:tcPr>
            <w:tcW w:w="2245" w:type="dxa"/>
            <w:gridSpan w:val="2"/>
            <w:vAlign w:val="center"/>
            <w:tcPrChange w:id="1713" w:author="Alexander Waters" w:date="2022-08-23T16:40:00Z">
              <w:tcPr>
                <w:tcW w:w="2177" w:type="dxa"/>
                <w:gridSpan w:val="3"/>
                <w:vAlign w:val="center"/>
              </w:tcPr>
            </w:tcPrChange>
          </w:tcPr>
          <w:p w14:paraId="208E300D" w14:textId="77777777" w:rsidR="00006382" w:rsidRPr="00546D8D" w:rsidRDefault="00006382" w:rsidP="0037006B">
            <w:pPr>
              <w:jc w:val="center"/>
              <w:rPr>
                <w:ins w:id="1714" w:author="Alexander Waters" w:date="2022-08-23T16:03:00Z"/>
                <w:rFonts w:ascii="Cambria" w:hAnsi="Cambria" w:cs="Arial"/>
              </w:rPr>
            </w:pPr>
            <w:ins w:id="1715" w:author="Alexander Waters" w:date="2022-08-23T16:03:00Z">
              <w:r>
                <w:rPr>
                  <w:rFonts w:ascii="Cambria" w:hAnsi="Cambria" w:cs="Arial"/>
                </w:rPr>
                <w:t>Quality Reviewed By:</w:t>
              </w:r>
            </w:ins>
          </w:p>
        </w:tc>
        <w:tc>
          <w:tcPr>
            <w:tcW w:w="4201" w:type="dxa"/>
            <w:gridSpan w:val="3"/>
            <w:tcPrChange w:id="1716" w:author="Alexander Waters" w:date="2022-08-23T16:40:00Z">
              <w:tcPr>
                <w:tcW w:w="4327" w:type="dxa"/>
                <w:gridSpan w:val="6"/>
              </w:tcPr>
            </w:tcPrChange>
          </w:tcPr>
          <w:p w14:paraId="09D61F0B" w14:textId="77777777" w:rsidR="00006382" w:rsidRPr="00546D8D" w:rsidRDefault="00006382" w:rsidP="0037006B">
            <w:pPr>
              <w:tabs>
                <w:tab w:val="left" w:pos="2160"/>
              </w:tabs>
              <w:rPr>
                <w:ins w:id="1717" w:author="Alexander Waters" w:date="2022-08-23T16:03:00Z"/>
                <w:rFonts w:ascii="Cambria" w:hAnsi="Cambria"/>
              </w:rPr>
            </w:pPr>
          </w:p>
        </w:tc>
        <w:tc>
          <w:tcPr>
            <w:tcW w:w="3440" w:type="dxa"/>
            <w:gridSpan w:val="3"/>
            <w:vAlign w:val="center"/>
            <w:tcPrChange w:id="1718" w:author="Alexander Waters" w:date="2022-08-23T16:40:00Z">
              <w:tcPr>
                <w:tcW w:w="3374" w:type="dxa"/>
                <w:gridSpan w:val="7"/>
                <w:vAlign w:val="center"/>
              </w:tcPr>
            </w:tcPrChange>
          </w:tcPr>
          <w:p w14:paraId="7671A4F0" w14:textId="77777777" w:rsidR="00006382" w:rsidRPr="00546D8D" w:rsidRDefault="00006382" w:rsidP="0037006B">
            <w:pPr>
              <w:jc w:val="center"/>
              <w:rPr>
                <w:ins w:id="1719" w:author="Alexander Waters" w:date="2022-08-23T16:03:00Z"/>
                <w:rFonts w:ascii="Cambria" w:hAnsi="Cambria"/>
              </w:rPr>
            </w:pPr>
          </w:p>
        </w:tc>
      </w:tr>
    </w:tbl>
    <w:p w14:paraId="2308DE05" w14:textId="57517FA3" w:rsidR="0083357E" w:rsidRDefault="0083357E" w:rsidP="006D7D80">
      <w:pPr>
        <w:rPr>
          <w:ins w:id="1720" w:author="Alexander Waters" w:date="2022-08-23T16:41:00Z"/>
          <w:rFonts w:ascii="Cambria" w:hAnsi="Cambria" w:cs="Arial"/>
        </w:rPr>
      </w:pPr>
    </w:p>
    <w:p w14:paraId="6C9A6F85" w14:textId="77777777" w:rsidR="0083357E" w:rsidRDefault="0083357E">
      <w:pPr>
        <w:rPr>
          <w:ins w:id="1721" w:author="Alexander Waters" w:date="2022-08-23T16:41:00Z"/>
          <w:rFonts w:ascii="Cambria" w:hAnsi="Cambria" w:cs="Arial"/>
        </w:rPr>
      </w:pPr>
      <w:ins w:id="1722" w:author="Alexander Waters" w:date="2022-08-23T16:41:00Z">
        <w:r>
          <w:rPr>
            <w:rFonts w:ascii="Cambria" w:hAnsi="Cambria" w:cs="Arial"/>
          </w:rPr>
          <w:br w:type="page"/>
        </w:r>
      </w:ins>
    </w:p>
    <w:tbl>
      <w:tblPr>
        <w:tblStyle w:val="TableGrid"/>
        <w:tblW w:w="9886" w:type="dxa"/>
        <w:jc w:val="center"/>
        <w:tblLook w:val="04A0" w:firstRow="1" w:lastRow="0" w:firstColumn="1" w:lastColumn="0" w:noHBand="0" w:noVBand="1"/>
      </w:tblPr>
      <w:tblGrid>
        <w:gridCol w:w="1438"/>
        <w:gridCol w:w="807"/>
        <w:gridCol w:w="990"/>
        <w:gridCol w:w="2250"/>
        <w:gridCol w:w="961"/>
        <w:gridCol w:w="2297"/>
        <w:gridCol w:w="1143"/>
        <w:tblGridChange w:id="1723">
          <w:tblGrid>
            <w:gridCol w:w="1438"/>
            <w:gridCol w:w="807"/>
            <w:gridCol w:w="1176"/>
            <w:gridCol w:w="2461"/>
            <w:gridCol w:w="564"/>
            <w:gridCol w:w="2297"/>
            <w:gridCol w:w="1143"/>
          </w:tblGrid>
        </w:tblGridChange>
      </w:tblGrid>
      <w:tr w:rsidR="0083357E" w:rsidRPr="00546D8D" w14:paraId="53CF6DF7" w14:textId="77777777" w:rsidTr="001B6753">
        <w:trPr>
          <w:cantSplit/>
          <w:jc w:val="center"/>
          <w:ins w:id="1724" w:author="Alexander Waters" w:date="2022-08-23T16:41:00Z"/>
        </w:trPr>
        <w:tc>
          <w:tcPr>
            <w:tcW w:w="9886" w:type="dxa"/>
            <w:gridSpan w:val="7"/>
            <w:shd w:val="clear" w:color="auto" w:fill="BFBFBF" w:themeFill="background1" w:themeFillShade="BF"/>
          </w:tcPr>
          <w:p w14:paraId="08F5ABE0" w14:textId="23C5165E" w:rsidR="0083357E" w:rsidRPr="00546D8D" w:rsidRDefault="0083357E" w:rsidP="0037006B">
            <w:pPr>
              <w:jc w:val="center"/>
              <w:rPr>
                <w:ins w:id="1725" w:author="Alexander Waters" w:date="2022-08-23T16:41:00Z"/>
                <w:rFonts w:ascii="Cambria" w:hAnsi="Cambria"/>
                <w:b/>
                <w:bCs/>
              </w:rPr>
            </w:pPr>
            <w:ins w:id="1726" w:author="Alexander Waters" w:date="2022-08-23T16:41:00Z">
              <w:r>
                <w:rPr>
                  <w:rFonts w:ascii="Cambria" w:hAnsi="Cambria"/>
                  <w:b/>
                  <w:spacing w:val="-10"/>
                </w:rPr>
                <w:lastRenderedPageBreak/>
                <w:t>Operational Requirements, continued.</w:t>
              </w:r>
            </w:ins>
          </w:p>
        </w:tc>
      </w:tr>
      <w:tr w:rsidR="0083357E" w:rsidRPr="006615B5" w14:paraId="54E31C7D" w14:textId="77777777" w:rsidTr="001B6753">
        <w:trPr>
          <w:cantSplit/>
          <w:jc w:val="center"/>
          <w:ins w:id="1727" w:author="Alexander Waters" w:date="2022-08-23T16:41:00Z"/>
        </w:trPr>
        <w:tc>
          <w:tcPr>
            <w:tcW w:w="9886" w:type="dxa"/>
            <w:gridSpan w:val="7"/>
          </w:tcPr>
          <w:p w14:paraId="57BA8268" w14:textId="77777777" w:rsidR="0083357E" w:rsidRPr="0037006B" w:rsidRDefault="0083357E" w:rsidP="0037006B">
            <w:pPr>
              <w:pStyle w:val="ListParagraph"/>
              <w:numPr>
                <w:ilvl w:val="0"/>
                <w:numId w:val="13"/>
              </w:numPr>
              <w:rPr>
                <w:ins w:id="1728" w:author="Alexander Waters" w:date="2022-08-23T16:41:00Z"/>
                <w:rFonts w:ascii="Cambria" w:hAnsi="Cambria"/>
              </w:rPr>
            </w:pPr>
            <w:ins w:id="1729" w:author="Alexander Waters" w:date="2022-08-23T16:41:00Z">
              <w:r w:rsidRPr="0037006B">
                <w:rPr>
                  <w:rFonts w:ascii="Cambria" w:eastAsia="Times New Roman" w:hAnsi="Cambria" w:cs="Arial"/>
                  <w:bCs/>
                  <w:sz w:val="24"/>
                  <w:szCs w:val="24"/>
                </w:rPr>
                <w:t xml:space="preserve">Verify </w:t>
              </w:r>
              <w:r>
                <w:rPr>
                  <w:rFonts w:ascii="Cambria" w:eastAsia="Times New Roman" w:hAnsi="Cambria" w:cs="Arial"/>
                  <w:bCs/>
                  <w:sz w:val="24"/>
                  <w:szCs w:val="24"/>
                </w:rPr>
                <w:t xml:space="preserve">and record </w:t>
              </w:r>
              <w:r w:rsidRPr="0037006B">
                <w:rPr>
                  <w:rFonts w:ascii="Cambria" w:eastAsia="Times New Roman" w:hAnsi="Cambria" w:cs="Arial"/>
                  <w:bCs/>
                  <w:sz w:val="24"/>
                  <w:szCs w:val="24"/>
                </w:rPr>
                <w:t>the</w:t>
              </w:r>
              <w:r>
                <w:rPr>
                  <w:rFonts w:ascii="Cambria" w:eastAsia="Times New Roman" w:hAnsi="Cambria" w:cs="Arial"/>
                  <w:bCs/>
                  <w:sz w:val="24"/>
                  <w:szCs w:val="24"/>
                </w:rPr>
                <w:t xml:space="preserve"> following</w:t>
              </w:r>
              <w:r w:rsidRPr="0037006B">
                <w:rPr>
                  <w:rFonts w:ascii="Cambria" w:eastAsia="Times New Roman" w:hAnsi="Cambria" w:cs="Arial"/>
                  <w:bCs/>
                  <w:sz w:val="24"/>
                  <w:szCs w:val="24"/>
                </w:rPr>
                <w:t xml:space="preserve"> </w:t>
              </w:r>
              <w:r>
                <w:rPr>
                  <w:rFonts w:ascii="Cambria" w:eastAsia="Times New Roman" w:hAnsi="Cambria" w:cs="Arial"/>
                  <w:bCs/>
                  <w:sz w:val="24"/>
                  <w:szCs w:val="24"/>
                </w:rPr>
                <w:t>equipment operational requirement information.</w:t>
              </w:r>
            </w:ins>
          </w:p>
          <w:p w14:paraId="2929BC47" w14:textId="77777777" w:rsidR="0083357E" w:rsidRPr="0037006B" w:rsidRDefault="0083357E" w:rsidP="0037006B">
            <w:pPr>
              <w:pStyle w:val="ListParagraph"/>
              <w:numPr>
                <w:ilvl w:val="0"/>
                <w:numId w:val="13"/>
              </w:numPr>
              <w:rPr>
                <w:ins w:id="1730" w:author="Alexander Waters" w:date="2022-08-23T16:41:00Z"/>
                <w:rFonts w:ascii="Cambria" w:hAnsi="Cambria"/>
              </w:rPr>
            </w:pPr>
            <w:ins w:id="1731" w:author="Alexander Waters" w:date="2022-08-23T16:41:00Z">
              <w:r>
                <w:rPr>
                  <w:rFonts w:ascii="Cambria" w:eastAsia="Times New Roman" w:hAnsi="Cambria"/>
                  <w:bCs/>
                  <w:sz w:val="24"/>
                  <w:szCs w:val="24"/>
                </w:rPr>
                <w:t>Indicate if the information is acceptable.</w:t>
              </w:r>
            </w:ins>
          </w:p>
          <w:p w14:paraId="4128CA3B" w14:textId="77777777" w:rsidR="0083357E" w:rsidRPr="0037006B" w:rsidRDefault="0083357E" w:rsidP="0037006B">
            <w:pPr>
              <w:pStyle w:val="ListParagraph"/>
              <w:numPr>
                <w:ilvl w:val="0"/>
                <w:numId w:val="13"/>
              </w:numPr>
              <w:rPr>
                <w:ins w:id="1732" w:author="Alexander Waters" w:date="2022-08-23T16:41:00Z"/>
                <w:rFonts w:ascii="Cambria" w:hAnsi="Cambria"/>
              </w:rPr>
            </w:pPr>
            <w:ins w:id="1733" w:author="Alexander Waters" w:date="2022-08-23T16:41:00Z">
              <w:r w:rsidRPr="0037006B">
                <w:rPr>
                  <w:rFonts w:ascii="Cambria" w:hAnsi="Cambria"/>
                </w:rPr>
                <w:t>Record any additional information in the Comments section</w:t>
              </w:r>
              <w:r>
                <w:rPr>
                  <w:rFonts w:ascii="Cambria" w:hAnsi="Cambria"/>
                </w:rPr>
                <w:t xml:space="preserve"> or indicate N/A if no comments are necessary.</w:t>
              </w:r>
            </w:ins>
          </w:p>
        </w:tc>
      </w:tr>
      <w:tr w:rsidR="0083357E" w:rsidRPr="006615B5" w14:paraId="5E725A4D" w14:textId="77777777" w:rsidTr="001B6753">
        <w:tblPrEx>
          <w:tblW w:w="9886" w:type="dxa"/>
          <w:jc w:val="center"/>
          <w:tblPrExChange w:id="1734" w:author="Alexander Waters" w:date="2022-08-24T10:52:00Z">
            <w:tblPrEx>
              <w:tblW w:w="9886" w:type="dxa"/>
              <w:jc w:val="center"/>
            </w:tblPrEx>
          </w:tblPrExChange>
        </w:tblPrEx>
        <w:trPr>
          <w:cantSplit/>
          <w:jc w:val="center"/>
          <w:ins w:id="1735" w:author="Alexander Waters" w:date="2022-08-23T16:41:00Z"/>
          <w:trPrChange w:id="1736" w:author="Alexander Waters" w:date="2022-08-24T10:52:00Z">
            <w:trPr>
              <w:cantSplit/>
              <w:jc w:val="center"/>
            </w:trPr>
          </w:trPrChange>
        </w:trPr>
        <w:tc>
          <w:tcPr>
            <w:tcW w:w="3235" w:type="dxa"/>
            <w:gridSpan w:val="3"/>
            <w:shd w:val="clear" w:color="auto" w:fill="BFBFBF" w:themeFill="background1" w:themeFillShade="BF"/>
            <w:vAlign w:val="center"/>
            <w:tcPrChange w:id="1737" w:author="Alexander Waters" w:date="2022-08-24T10:52:00Z">
              <w:tcPr>
                <w:tcW w:w="3421" w:type="dxa"/>
                <w:gridSpan w:val="3"/>
                <w:shd w:val="clear" w:color="auto" w:fill="BFBFBF" w:themeFill="background1" w:themeFillShade="BF"/>
                <w:vAlign w:val="center"/>
              </w:tcPr>
            </w:tcPrChange>
          </w:tcPr>
          <w:p w14:paraId="27C8C632" w14:textId="77777777" w:rsidR="0083357E" w:rsidRPr="0037006B" w:rsidRDefault="0083357E" w:rsidP="0037006B">
            <w:pPr>
              <w:jc w:val="center"/>
              <w:rPr>
                <w:ins w:id="1738" w:author="Alexander Waters" w:date="2022-08-23T16:41:00Z"/>
                <w:rFonts w:ascii="Cambria" w:hAnsi="Cambria"/>
                <w:b/>
                <w:bCs/>
              </w:rPr>
            </w:pPr>
            <w:ins w:id="1739" w:author="Alexander Waters" w:date="2022-08-23T16:41:00Z">
              <w:r>
                <w:rPr>
                  <w:rFonts w:ascii="Cambria" w:hAnsi="Cambria"/>
                  <w:b/>
                  <w:bCs/>
                </w:rPr>
                <w:t>Test Procedure</w:t>
              </w:r>
            </w:ins>
          </w:p>
        </w:tc>
        <w:tc>
          <w:tcPr>
            <w:tcW w:w="2250" w:type="dxa"/>
            <w:shd w:val="clear" w:color="auto" w:fill="BFBFBF" w:themeFill="background1" w:themeFillShade="BF"/>
            <w:vAlign w:val="center"/>
            <w:tcPrChange w:id="1740" w:author="Alexander Waters" w:date="2022-08-24T10:52:00Z">
              <w:tcPr>
                <w:tcW w:w="2461" w:type="dxa"/>
                <w:shd w:val="clear" w:color="auto" w:fill="BFBFBF" w:themeFill="background1" w:themeFillShade="BF"/>
                <w:vAlign w:val="center"/>
              </w:tcPr>
            </w:tcPrChange>
          </w:tcPr>
          <w:p w14:paraId="5C683D63" w14:textId="77777777" w:rsidR="0083357E" w:rsidRPr="0037006B" w:rsidRDefault="0083357E" w:rsidP="0037006B">
            <w:pPr>
              <w:jc w:val="center"/>
              <w:rPr>
                <w:ins w:id="1741" w:author="Alexander Waters" w:date="2022-08-23T16:41:00Z"/>
                <w:rFonts w:ascii="Cambria" w:hAnsi="Cambria" w:cs="Arial"/>
                <w:b/>
                <w:bCs/>
              </w:rPr>
            </w:pPr>
            <w:ins w:id="1742" w:author="Alexander Waters" w:date="2022-08-23T16:41:00Z">
              <w:r>
                <w:rPr>
                  <w:rFonts w:ascii="Cambria" w:hAnsi="Cambria" w:cs="Arial"/>
                  <w:b/>
                  <w:bCs/>
                </w:rPr>
                <w:t>Acceptance Criteria</w:t>
              </w:r>
            </w:ins>
          </w:p>
        </w:tc>
        <w:tc>
          <w:tcPr>
            <w:tcW w:w="3258" w:type="dxa"/>
            <w:gridSpan w:val="2"/>
            <w:shd w:val="clear" w:color="auto" w:fill="BFBFBF" w:themeFill="background1" w:themeFillShade="BF"/>
            <w:vAlign w:val="center"/>
            <w:tcPrChange w:id="1743" w:author="Alexander Waters" w:date="2022-08-24T10:52:00Z">
              <w:tcPr>
                <w:tcW w:w="2861" w:type="dxa"/>
                <w:gridSpan w:val="2"/>
                <w:shd w:val="clear" w:color="auto" w:fill="BFBFBF" w:themeFill="background1" w:themeFillShade="BF"/>
                <w:vAlign w:val="center"/>
              </w:tcPr>
            </w:tcPrChange>
          </w:tcPr>
          <w:p w14:paraId="2607D4E9" w14:textId="77777777" w:rsidR="0083357E" w:rsidRPr="0037006B" w:rsidRDefault="0083357E" w:rsidP="0037006B">
            <w:pPr>
              <w:jc w:val="center"/>
              <w:rPr>
                <w:ins w:id="1744" w:author="Alexander Waters" w:date="2022-08-23T16:41:00Z"/>
                <w:rFonts w:ascii="Cambria" w:hAnsi="Cambria" w:cs="Arial"/>
                <w:b/>
                <w:bCs/>
              </w:rPr>
            </w:pPr>
            <w:ins w:id="1745" w:author="Alexander Waters" w:date="2022-08-23T16:41:00Z">
              <w:r>
                <w:rPr>
                  <w:rFonts w:ascii="Cambria" w:hAnsi="Cambria" w:cs="Arial"/>
                  <w:b/>
                  <w:bCs/>
                </w:rPr>
                <w:t>Result</w:t>
              </w:r>
            </w:ins>
          </w:p>
        </w:tc>
        <w:tc>
          <w:tcPr>
            <w:tcW w:w="1143" w:type="dxa"/>
            <w:shd w:val="clear" w:color="auto" w:fill="BFBFBF" w:themeFill="background1" w:themeFillShade="BF"/>
            <w:vAlign w:val="center"/>
            <w:tcPrChange w:id="1746" w:author="Alexander Waters" w:date="2022-08-24T10:52:00Z">
              <w:tcPr>
                <w:tcW w:w="1143" w:type="dxa"/>
                <w:shd w:val="clear" w:color="auto" w:fill="BFBFBF" w:themeFill="background1" w:themeFillShade="BF"/>
                <w:vAlign w:val="center"/>
              </w:tcPr>
            </w:tcPrChange>
          </w:tcPr>
          <w:p w14:paraId="157FAF3C" w14:textId="77777777" w:rsidR="0083357E" w:rsidRPr="0037006B" w:rsidRDefault="0083357E" w:rsidP="0037006B">
            <w:pPr>
              <w:jc w:val="center"/>
              <w:rPr>
                <w:ins w:id="1747" w:author="Alexander Waters" w:date="2022-08-23T16:41:00Z"/>
                <w:rFonts w:ascii="Cambria" w:hAnsi="Cambria" w:cs="Arial"/>
                <w:b/>
                <w:bCs/>
              </w:rPr>
            </w:pPr>
            <w:ins w:id="1748" w:author="Alexander Waters" w:date="2022-08-23T16:41:00Z">
              <w:r w:rsidRPr="0037006B">
                <w:rPr>
                  <w:rFonts w:ascii="Cambria" w:hAnsi="Cambria" w:cs="Arial"/>
                  <w:b/>
                  <w:bCs/>
                </w:rPr>
                <w:t>Accepted</w:t>
              </w:r>
            </w:ins>
          </w:p>
        </w:tc>
      </w:tr>
      <w:tr w:rsidR="0083357E" w:rsidRPr="006615B5" w14:paraId="6961F88A" w14:textId="77777777" w:rsidTr="001B6753">
        <w:tblPrEx>
          <w:tblW w:w="9886" w:type="dxa"/>
          <w:jc w:val="center"/>
          <w:tblPrExChange w:id="1749" w:author="Alexander Waters" w:date="2022-08-24T10:52:00Z">
            <w:tblPrEx>
              <w:tblW w:w="9886" w:type="dxa"/>
              <w:jc w:val="center"/>
            </w:tblPrEx>
          </w:tblPrExChange>
        </w:tblPrEx>
        <w:trPr>
          <w:cantSplit/>
          <w:jc w:val="center"/>
          <w:ins w:id="1750" w:author="Alexander Waters" w:date="2022-08-23T16:41:00Z"/>
          <w:trPrChange w:id="1751" w:author="Alexander Waters" w:date="2022-08-24T10:52:00Z">
            <w:trPr>
              <w:cantSplit/>
              <w:jc w:val="center"/>
            </w:trPr>
          </w:trPrChange>
        </w:trPr>
        <w:tc>
          <w:tcPr>
            <w:tcW w:w="3235" w:type="dxa"/>
            <w:gridSpan w:val="3"/>
            <w:vAlign w:val="center"/>
            <w:tcPrChange w:id="1752" w:author="Alexander Waters" w:date="2022-08-24T10:52:00Z">
              <w:tcPr>
                <w:tcW w:w="3421" w:type="dxa"/>
                <w:gridSpan w:val="3"/>
                <w:vAlign w:val="center"/>
              </w:tcPr>
            </w:tcPrChange>
          </w:tcPr>
          <w:p w14:paraId="63FF1D14" w14:textId="6DC9865D" w:rsidR="0083357E" w:rsidRPr="0037006B" w:rsidRDefault="0079165E" w:rsidP="0037006B">
            <w:pPr>
              <w:jc w:val="center"/>
              <w:rPr>
                <w:ins w:id="1753" w:author="Alexander Waters" w:date="2022-08-23T16:41:00Z"/>
                <w:rFonts w:ascii="Cambria" w:hAnsi="Cambria"/>
              </w:rPr>
            </w:pPr>
            <w:ins w:id="1754" w:author="Alexander Waters" w:date="2022-08-23T16:42:00Z">
              <w:r>
                <w:rPr>
                  <w:rFonts w:ascii="Cambria" w:hAnsi="Cambria"/>
                </w:rPr>
                <w:t>Place</w:t>
              </w:r>
            </w:ins>
            <w:ins w:id="1755" w:author="Alexander Waters" w:date="2022-08-24T10:13:00Z">
              <w:r w:rsidR="00906876">
                <w:rPr>
                  <w:rFonts w:ascii="Cambria" w:hAnsi="Cambria"/>
                </w:rPr>
                <w:t xml:space="preserve"> </w:t>
              </w:r>
            </w:ins>
            <w:ins w:id="1756" w:author="Alexander Waters" w:date="2022-08-23T16:42:00Z">
              <w:r w:rsidR="00DD6E7D">
                <w:rPr>
                  <w:rFonts w:ascii="Cambria" w:hAnsi="Cambria"/>
                </w:rPr>
                <w:t xml:space="preserve">three (3) </w:t>
              </w:r>
              <w:r>
                <w:rPr>
                  <w:rFonts w:ascii="Cambria" w:hAnsi="Cambria"/>
                </w:rPr>
                <w:t>calibrated</w:t>
              </w:r>
              <w:r w:rsidR="00DD6E7D">
                <w:rPr>
                  <w:rFonts w:ascii="Cambria" w:hAnsi="Cambria"/>
                </w:rPr>
                <w:t xml:space="preserve"> </w:t>
              </w:r>
              <w:r>
                <w:rPr>
                  <w:rFonts w:ascii="Cambria" w:hAnsi="Cambria"/>
                </w:rPr>
                <w:t>data loggers</w:t>
              </w:r>
            </w:ins>
            <w:ins w:id="1757" w:author="Alexander Waters" w:date="2022-08-23T16:48:00Z">
              <w:r w:rsidR="006626D0">
                <w:rPr>
                  <w:rFonts w:ascii="Cambria" w:hAnsi="Cambria"/>
                </w:rPr>
                <w:t>, which are programmed to record data for at least four (4) hours</w:t>
              </w:r>
              <w:r w:rsidR="00706139">
                <w:rPr>
                  <w:rFonts w:ascii="Cambria" w:hAnsi="Cambria"/>
                </w:rPr>
                <w:t>,</w:t>
              </w:r>
            </w:ins>
            <w:ins w:id="1758" w:author="Alexander Waters" w:date="2022-08-23T16:42:00Z">
              <w:r>
                <w:rPr>
                  <w:rFonts w:ascii="Cambria" w:hAnsi="Cambria"/>
                </w:rPr>
                <w:t xml:space="preserve"> </w:t>
              </w:r>
              <w:r w:rsidR="00DD6E7D">
                <w:rPr>
                  <w:rFonts w:ascii="Cambria" w:hAnsi="Cambria"/>
                </w:rPr>
                <w:t>in</w:t>
              </w:r>
            </w:ins>
            <w:ins w:id="1759" w:author="Alexander Waters" w:date="2022-08-23T16:43:00Z">
              <w:r w:rsidR="005E7A95">
                <w:rPr>
                  <w:rFonts w:ascii="Cambria" w:hAnsi="Cambria"/>
                </w:rPr>
                <w:t xml:space="preserve">side the device chamber, </w:t>
              </w:r>
            </w:ins>
            <w:ins w:id="1760" w:author="Alexander Waters" w:date="2022-08-23T16:45:00Z">
              <w:r w:rsidR="00A12EE3">
                <w:rPr>
                  <w:rFonts w:ascii="Cambria" w:hAnsi="Cambria"/>
                </w:rPr>
                <w:t xml:space="preserve">placing </w:t>
              </w:r>
            </w:ins>
            <w:ins w:id="1761" w:author="Alexander Waters" w:date="2022-08-23T16:43:00Z">
              <w:r w:rsidR="005E7A95">
                <w:rPr>
                  <w:rFonts w:ascii="Cambria" w:hAnsi="Cambria"/>
                </w:rPr>
                <w:t>them equidistant</w:t>
              </w:r>
            </w:ins>
            <w:ins w:id="1762" w:author="Alexander Waters" w:date="2022-08-24T09:31:00Z">
              <w:r w:rsidR="00BA101B">
                <w:rPr>
                  <w:rFonts w:ascii="Cambria" w:hAnsi="Cambria"/>
                </w:rPr>
                <w:t xml:space="preserve"> vertically</w:t>
              </w:r>
            </w:ins>
            <w:ins w:id="1763" w:author="Alexander Waters" w:date="2022-08-23T16:45:00Z">
              <w:r w:rsidR="00A12EE3">
                <w:rPr>
                  <w:rFonts w:ascii="Cambria" w:hAnsi="Cambria"/>
                </w:rPr>
                <w:t xml:space="preserve"> from one another</w:t>
              </w:r>
            </w:ins>
            <w:ins w:id="1764" w:author="Alexander Waters" w:date="2022-08-23T16:43:00Z">
              <w:r w:rsidR="005E7A95">
                <w:rPr>
                  <w:rFonts w:ascii="Cambria" w:hAnsi="Cambria"/>
                </w:rPr>
                <w:t xml:space="preserve"> </w:t>
              </w:r>
            </w:ins>
            <w:ins w:id="1765" w:author="Alexander Waters" w:date="2022-08-23T16:46:00Z">
              <w:r w:rsidR="00A12EE3">
                <w:rPr>
                  <w:rFonts w:ascii="Cambria" w:hAnsi="Cambria"/>
                </w:rPr>
                <w:t>in the</w:t>
              </w:r>
            </w:ins>
            <w:ins w:id="1766" w:author="Alexander Waters" w:date="2022-08-23T16:43:00Z">
              <w:r w:rsidR="00167C23">
                <w:rPr>
                  <w:rFonts w:ascii="Cambria" w:hAnsi="Cambria"/>
                </w:rPr>
                <w:t xml:space="preserve"> usable chamber volum</w:t>
              </w:r>
            </w:ins>
            <w:ins w:id="1767" w:author="Alexander Waters" w:date="2022-08-23T16:44:00Z">
              <w:r w:rsidR="00167C23">
                <w:rPr>
                  <w:rFonts w:ascii="Cambria" w:hAnsi="Cambria"/>
                </w:rPr>
                <w:t>e and</w:t>
              </w:r>
            </w:ins>
            <w:ins w:id="1768" w:author="Alexander Waters" w:date="2022-08-23T16:46:00Z">
              <w:r w:rsidR="00A12EE3">
                <w:rPr>
                  <w:rFonts w:ascii="Cambria" w:hAnsi="Cambria"/>
                </w:rPr>
                <w:t xml:space="preserve"> placing them</w:t>
              </w:r>
            </w:ins>
            <w:ins w:id="1769" w:author="Alexander Waters" w:date="2022-08-23T16:44:00Z">
              <w:r w:rsidR="00167C23">
                <w:rPr>
                  <w:rFonts w:ascii="Cambria" w:hAnsi="Cambria"/>
                </w:rPr>
                <w:t xml:space="preserve"> </w:t>
              </w:r>
              <w:r w:rsidR="00D61978">
                <w:rPr>
                  <w:rFonts w:ascii="Cambria" w:hAnsi="Cambria"/>
                </w:rPr>
                <w:t xml:space="preserve">centrally in </w:t>
              </w:r>
            </w:ins>
            <w:ins w:id="1770" w:author="Alexander Waters" w:date="2022-08-23T16:45:00Z">
              <w:r w:rsidR="00D61978">
                <w:rPr>
                  <w:rFonts w:ascii="Cambria" w:hAnsi="Cambria"/>
                </w:rPr>
                <w:t>their respective</w:t>
              </w:r>
              <w:r w:rsidR="00A567EB">
                <w:rPr>
                  <w:rFonts w:ascii="Cambria" w:hAnsi="Cambria"/>
                </w:rPr>
                <w:t xml:space="preserve"> </w:t>
              </w:r>
            </w:ins>
            <w:ins w:id="1771" w:author="Alexander Waters" w:date="2022-08-24T09:31:00Z">
              <w:r w:rsidR="001D1CF8">
                <w:rPr>
                  <w:rFonts w:ascii="Cambria" w:hAnsi="Cambria"/>
                </w:rPr>
                <w:t>positions</w:t>
              </w:r>
            </w:ins>
            <w:ins w:id="1772" w:author="Alexander Waters" w:date="2022-08-23T16:45:00Z">
              <w:r w:rsidR="00A567EB">
                <w:rPr>
                  <w:rFonts w:ascii="Cambria" w:hAnsi="Cambria"/>
                </w:rPr>
                <w:t>.</w:t>
              </w:r>
            </w:ins>
            <w:ins w:id="1773" w:author="Alexander Waters" w:date="2022-08-23T16:47:00Z">
              <w:r w:rsidR="00BB2AE6">
                <w:rPr>
                  <w:rFonts w:ascii="Cambria" w:hAnsi="Cambria"/>
                </w:rPr>
                <w:t xml:space="preserve"> Document t</w:t>
              </w:r>
            </w:ins>
            <w:ins w:id="1774" w:author="Alexander Waters" w:date="2022-08-24T10:08:00Z">
              <w:r w:rsidR="00841286">
                <w:rPr>
                  <w:rFonts w:ascii="Cambria" w:hAnsi="Cambria"/>
                </w:rPr>
                <w:t>est equipment identifiers for each</w:t>
              </w:r>
            </w:ins>
            <w:ins w:id="1775" w:author="Alexander Waters" w:date="2022-08-23T16:47:00Z">
              <w:r w:rsidR="00BB2AE6">
                <w:rPr>
                  <w:rFonts w:ascii="Cambria" w:hAnsi="Cambria"/>
                </w:rPr>
                <w:t xml:space="preserve"> chamber location.</w:t>
              </w:r>
            </w:ins>
          </w:p>
        </w:tc>
        <w:tc>
          <w:tcPr>
            <w:tcW w:w="2250" w:type="dxa"/>
            <w:shd w:val="clear" w:color="auto" w:fill="FFFFFF" w:themeFill="background1"/>
            <w:vAlign w:val="center"/>
            <w:tcPrChange w:id="1776" w:author="Alexander Waters" w:date="2022-08-24T10:52:00Z">
              <w:tcPr>
                <w:tcW w:w="2461" w:type="dxa"/>
                <w:shd w:val="clear" w:color="auto" w:fill="FFFFFF" w:themeFill="background1"/>
                <w:vAlign w:val="center"/>
              </w:tcPr>
            </w:tcPrChange>
          </w:tcPr>
          <w:p w14:paraId="4D0B71B0" w14:textId="6D0EB462" w:rsidR="0083357E" w:rsidRPr="0037006B" w:rsidRDefault="001D1CF8" w:rsidP="0037006B">
            <w:pPr>
              <w:jc w:val="center"/>
              <w:rPr>
                <w:ins w:id="1777" w:author="Alexander Waters" w:date="2022-08-23T16:41:00Z"/>
                <w:rFonts w:ascii="Cambria" w:hAnsi="Cambria" w:cs="Arial"/>
              </w:rPr>
            </w:pPr>
            <w:ins w:id="1778" w:author="Alexander Waters" w:date="2022-08-24T09:32:00Z">
              <w:r>
                <w:rPr>
                  <w:rFonts w:ascii="Cambria" w:hAnsi="Cambria" w:cs="Arial"/>
                </w:rPr>
                <w:t>Three (3) c</w:t>
              </w:r>
            </w:ins>
            <w:ins w:id="1779" w:author="Alexander Waters" w:date="2022-08-23T16:48:00Z">
              <w:r w:rsidR="006626D0">
                <w:rPr>
                  <w:rFonts w:ascii="Cambria" w:hAnsi="Cambria" w:cs="Arial"/>
                </w:rPr>
                <w:t>alibrated, programmed data loggers</w:t>
              </w:r>
            </w:ins>
            <w:ins w:id="1780" w:author="Alexander Waters" w:date="2022-08-24T09:32:00Z">
              <w:r>
                <w:rPr>
                  <w:rFonts w:ascii="Cambria" w:hAnsi="Cambria" w:cs="Arial"/>
                </w:rPr>
                <w:t xml:space="preserve"> are </w:t>
              </w:r>
            </w:ins>
            <w:ins w:id="1781" w:author="Alexander Waters" w:date="2022-08-24T09:33:00Z">
              <w:r w:rsidR="00D67E51">
                <w:rPr>
                  <w:rFonts w:ascii="Cambria" w:hAnsi="Cambria" w:cs="Arial"/>
                </w:rPr>
                <w:t xml:space="preserve">vertically equidistant and centrally located in the usable chamber </w:t>
              </w:r>
              <w:r w:rsidR="00EB095A">
                <w:rPr>
                  <w:rFonts w:ascii="Cambria" w:hAnsi="Cambria" w:cs="Arial"/>
                </w:rPr>
                <w:t>space</w:t>
              </w:r>
            </w:ins>
            <w:ins w:id="1782" w:author="Alexander Waters" w:date="2022-08-24T10:12:00Z">
              <w:r w:rsidR="00122A76">
                <w:rPr>
                  <w:rFonts w:ascii="Cambria" w:hAnsi="Cambria" w:cs="Arial"/>
                </w:rPr>
                <w:t xml:space="preserve"> and their identity is documented for each vertical position</w:t>
              </w:r>
            </w:ins>
            <w:ins w:id="1783" w:author="Alexander Waters" w:date="2022-08-24T09:33:00Z">
              <w:r w:rsidR="00EB095A">
                <w:rPr>
                  <w:rFonts w:ascii="Cambria" w:hAnsi="Cambria" w:cs="Arial"/>
                </w:rPr>
                <w:t>.</w:t>
              </w:r>
            </w:ins>
          </w:p>
        </w:tc>
        <w:tc>
          <w:tcPr>
            <w:tcW w:w="3258" w:type="dxa"/>
            <w:gridSpan w:val="2"/>
            <w:shd w:val="clear" w:color="auto" w:fill="FFFFFF" w:themeFill="background1"/>
            <w:vAlign w:val="center"/>
            <w:tcPrChange w:id="1784" w:author="Alexander Waters" w:date="2022-08-24T10:52:00Z">
              <w:tcPr>
                <w:tcW w:w="2861" w:type="dxa"/>
                <w:gridSpan w:val="2"/>
                <w:shd w:val="clear" w:color="auto" w:fill="FFFFFF" w:themeFill="background1"/>
                <w:vAlign w:val="center"/>
              </w:tcPr>
            </w:tcPrChange>
          </w:tcPr>
          <w:p w14:paraId="4B155C95" w14:textId="08279C9E" w:rsidR="0083357E" w:rsidRDefault="00287984" w:rsidP="0037006B">
            <w:pPr>
              <w:rPr>
                <w:ins w:id="1785" w:author="Alexander Waters" w:date="2022-08-24T10:10:00Z"/>
                <w:rFonts w:ascii="Cambria" w:hAnsi="Cambria" w:cs="Arial"/>
              </w:rPr>
            </w:pPr>
            <w:customXmlInsRangeStart w:id="1786" w:author="Alexander Waters" w:date="2022-08-23T16:41:00Z"/>
            <w:sdt>
              <w:sdtPr>
                <w:rPr>
                  <w:rFonts w:ascii="Cambria" w:hAnsi="Cambria" w:cs="Arial"/>
                </w:rPr>
                <w:id w:val="-144054329"/>
                <w14:checkbox>
                  <w14:checked w14:val="0"/>
                  <w14:checkedState w14:val="2612" w14:font="MS Gothic"/>
                  <w14:uncheckedState w14:val="2610" w14:font="MS Gothic"/>
                </w14:checkbox>
              </w:sdtPr>
              <w:sdtEndPr/>
              <w:sdtContent>
                <w:customXmlInsRangeEnd w:id="1786"/>
                <w:ins w:id="1787" w:author="Alexander Waters" w:date="2022-08-23T16:41:00Z">
                  <w:r w:rsidR="0083357E">
                    <w:rPr>
                      <w:rFonts w:ascii="MS Gothic" w:eastAsia="MS Gothic" w:hAnsi="MS Gothic" w:cs="Arial" w:hint="eastAsia"/>
                    </w:rPr>
                    <w:t>☐</w:t>
                  </w:r>
                </w:ins>
                <w:customXmlInsRangeStart w:id="1788" w:author="Alexander Waters" w:date="2022-08-23T16:41:00Z"/>
              </w:sdtContent>
            </w:sdt>
            <w:customXmlInsRangeEnd w:id="1788"/>
            <w:ins w:id="1789" w:author="Alexander Waters" w:date="2022-08-24T09:33:00Z">
              <w:r w:rsidR="00EB095A">
                <w:rPr>
                  <w:rFonts w:ascii="Cambria" w:hAnsi="Cambria" w:cs="Arial"/>
                </w:rPr>
                <w:t>Three calibrated, programme</w:t>
              </w:r>
            </w:ins>
            <w:ins w:id="1790" w:author="Alexander Waters" w:date="2022-08-24T09:34:00Z">
              <w:r w:rsidR="00EB095A">
                <w:rPr>
                  <w:rFonts w:ascii="Cambria" w:hAnsi="Cambria" w:cs="Arial"/>
                </w:rPr>
                <w:t>d data loggers are</w:t>
              </w:r>
              <w:r w:rsidR="002838EF">
                <w:rPr>
                  <w:rFonts w:ascii="Cambria" w:hAnsi="Cambria" w:cs="Arial"/>
                </w:rPr>
                <w:t xml:space="preserve"> properly positioned in the</w:t>
              </w:r>
            </w:ins>
            <w:ins w:id="1791" w:author="Alexander Waters" w:date="2022-08-24T10:06:00Z">
              <w:r w:rsidR="00B272E9">
                <w:rPr>
                  <w:rFonts w:ascii="Cambria" w:hAnsi="Cambria" w:cs="Arial"/>
                </w:rPr>
                <w:t xml:space="preserve"> chamber’s usable space</w:t>
              </w:r>
            </w:ins>
            <w:ins w:id="1792" w:author="Alexander Waters" w:date="2022-08-24T10:08:00Z">
              <w:r w:rsidR="0009611D">
                <w:rPr>
                  <w:rFonts w:ascii="Cambria" w:hAnsi="Cambria" w:cs="Arial"/>
                </w:rPr>
                <w:t>:</w:t>
              </w:r>
            </w:ins>
          </w:p>
          <w:p w14:paraId="72AFFC16" w14:textId="77777777" w:rsidR="00B3740B" w:rsidRDefault="00B3740B" w:rsidP="0037006B">
            <w:pPr>
              <w:rPr>
                <w:ins w:id="1793" w:author="Alexander Waters" w:date="2022-08-24T10:08:00Z"/>
                <w:rFonts w:ascii="Cambria" w:hAnsi="Cambria" w:cs="Arial"/>
              </w:rPr>
            </w:pPr>
          </w:p>
          <w:p w14:paraId="4E69B7C4" w14:textId="5C93F504" w:rsidR="0009611D" w:rsidRPr="00AF0674" w:rsidRDefault="0009611D" w:rsidP="0037006B">
            <w:pPr>
              <w:rPr>
                <w:ins w:id="1794" w:author="Alexander Waters" w:date="2022-08-24T10:09:00Z"/>
                <w:rFonts w:ascii="Cambria" w:hAnsi="Cambria" w:cs="Arial"/>
                <w:u w:val="single"/>
                <w:rPrChange w:id="1795" w:author="Alexander Waters" w:date="2022-08-24T10:11:00Z">
                  <w:rPr>
                    <w:ins w:id="1796" w:author="Alexander Waters" w:date="2022-08-24T10:09:00Z"/>
                    <w:rFonts w:ascii="Cambria" w:hAnsi="Cambria" w:cs="Arial"/>
                  </w:rPr>
                </w:rPrChange>
              </w:rPr>
            </w:pPr>
            <w:ins w:id="1797" w:author="Alexander Waters" w:date="2022-08-24T10:08:00Z">
              <w:r>
                <w:rPr>
                  <w:rFonts w:ascii="Cambria" w:hAnsi="Cambria" w:cs="Arial"/>
                </w:rPr>
                <w:t>TOP</w:t>
              </w:r>
            </w:ins>
            <w:ins w:id="1798" w:author="Alexander Waters" w:date="2022-08-24T10:09:00Z">
              <w:r w:rsidR="00D346A1">
                <w:rPr>
                  <w:rFonts w:ascii="Cambria" w:hAnsi="Cambria" w:cs="Arial"/>
                </w:rPr>
                <w:t>:</w:t>
              </w:r>
            </w:ins>
            <w:ins w:id="1799" w:author="Alexander Waters" w:date="2022-08-24T10:11:00Z">
              <w:r w:rsidR="00AF0674">
                <w:rPr>
                  <w:rFonts w:ascii="Cambria" w:hAnsi="Cambria" w:cs="Arial"/>
                  <w:u w:val="single"/>
                </w:rPr>
                <w:t>                              </w:t>
              </w:r>
            </w:ins>
          </w:p>
          <w:p w14:paraId="54ABBFB2" w14:textId="77777777" w:rsidR="00D346A1" w:rsidRDefault="00D346A1" w:rsidP="0037006B">
            <w:pPr>
              <w:rPr>
                <w:ins w:id="1800" w:author="Alexander Waters" w:date="2022-08-24T10:08:00Z"/>
                <w:rFonts w:ascii="Cambria" w:hAnsi="Cambria" w:cs="Arial"/>
              </w:rPr>
            </w:pPr>
          </w:p>
          <w:p w14:paraId="0C46DBC5" w14:textId="12FF607C" w:rsidR="0009611D" w:rsidRPr="00AF0674" w:rsidRDefault="00D346A1" w:rsidP="0037006B">
            <w:pPr>
              <w:rPr>
                <w:ins w:id="1801" w:author="Alexander Waters" w:date="2022-08-24T10:09:00Z"/>
                <w:rFonts w:ascii="Cambria" w:hAnsi="Cambria" w:cs="Arial"/>
                <w:u w:val="single"/>
                <w:rPrChange w:id="1802" w:author="Alexander Waters" w:date="2022-08-24T10:11:00Z">
                  <w:rPr>
                    <w:ins w:id="1803" w:author="Alexander Waters" w:date="2022-08-24T10:09:00Z"/>
                    <w:rFonts w:ascii="Cambria" w:hAnsi="Cambria" w:cs="Arial"/>
                  </w:rPr>
                </w:rPrChange>
              </w:rPr>
            </w:pPr>
            <w:ins w:id="1804" w:author="Alexander Waters" w:date="2022-08-24T10:09:00Z">
              <w:r>
                <w:rPr>
                  <w:rFonts w:ascii="Cambria" w:hAnsi="Cambria" w:cs="Arial"/>
                </w:rPr>
                <w:t>MID</w:t>
              </w:r>
              <w:r w:rsidR="00B3740B">
                <w:rPr>
                  <w:rFonts w:ascii="Cambria" w:hAnsi="Cambria" w:cs="Arial"/>
                </w:rPr>
                <w:t>DLE</w:t>
              </w:r>
              <w:r>
                <w:rPr>
                  <w:rFonts w:ascii="Cambria" w:hAnsi="Cambria" w:cs="Arial"/>
                </w:rPr>
                <w:t>:</w:t>
              </w:r>
            </w:ins>
            <w:ins w:id="1805" w:author="Alexander Waters" w:date="2022-08-24T10:11:00Z">
              <w:r w:rsidR="00AF0674">
                <w:rPr>
                  <w:rFonts w:ascii="Cambria" w:hAnsi="Cambria" w:cs="Arial"/>
                  <w:u w:val="single"/>
                </w:rPr>
                <w:t>                               </w:t>
              </w:r>
            </w:ins>
          </w:p>
          <w:p w14:paraId="15D2EF93" w14:textId="583D8FFA" w:rsidR="00D346A1" w:rsidRDefault="00D346A1" w:rsidP="0037006B">
            <w:pPr>
              <w:rPr>
                <w:ins w:id="1806" w:author="Alexander Waters" w:date="2022-08-24T10:09:00Z"/>
                <w:rFonts w:ascii="Cambria" w:hAnsi="Cambria" w:cs="Arial"/>
              </w:rPr>
            </w:pPr>
          </w:p>
          <w:p w14:paraId="4CC93ECA" w14:textId="7E547C6E" w:rsidR="00D346A1" w:rsidRPr="00AF0674" w:rsidRDefault="00D346A1" w:rsidP="0037006B">
            <w:pPr>
              <w:rPr>
                <w:ins w:id="1807" w:author="Alexander Waters" w:date="2022-08-24T10:09:00Z"/>
                <w:rFonts w:ascii="Cambria" w:hAnsi="Cambria" w:cs="Arial"/>
                <w:u w:val="single"/>
                <w:rPrChange w:id="1808" w:author="Alexander Waters" w:date="2022-08-24T10:11:00Z">
                  <w:rPr>
                    <w:ins w:id="1809" w:author="Alexander Waters" w:date="2022-08-24T10:09:00Z"/>
                    <w:rFonts w:ascii="Cambria" w:hAnsi="Cambria" w:cs="Arial"/>
                  </w:rPr>
                </w:rPrChange>
              </w:rPr>
            </w:pPr>
            <w:ins w:id="1810" w:author="Alexander Waters" w:date="2022-08-24T10:09:00Z">
              <w:r>
                <w:rPr>
                  <w:rFonts w:ascii="Cambria" w:hAnsi="Cambria" w:cs="Arial"/>
                </w:rPr>
                <w:t>BOTTOM:</w:t>
              </w:r>
            </w:ins>
            <w:ins w:id="1811" w:author="Alexander Waters" w:date="2022-08-24T10:11:00Z">
              <w:r w:rsidR="00AF0674">
                <w:rPr>
                  <w:rFonts w:ascii="Cambria" w:hAnsi="Cambria" w:cs="Arial"/>
                  <w:u w:val="single"/>
                </w:rPr>
                <w:t>                </w:t>
              </w:r>
            </w:ins>
            <w:ins w:id="1812" w:author="Alexander Waters" w:date="2022-08-24T10:12:00Z">
              <w:r w:rsidR="00AF0674">
                <w:rPr>
                  <w:rFonts w:ascii="Cambria" w:hAnsi="Cambria" w:cs="Arial"/>
                  <w:u w:val="single"/>
                </w:rPr>
                <w:t>              </w:t>
              </w:r>
            </w:ins>
          </w:p>
          <w:p w14:paraId="77C62934" w14:textId="77777777" w:rsidR="00B3740B" w:rsidRDefault="00B3740B" w:rsidP="0037006B">
            <w:pPr>
              <w:rPr>
                <w:ins w:id="1813" w:author="Alexander Waters" w:date="2022-08-23T16:41:00Z"/>
                <w:rFonts w:ascii="Cambria" w:hAnsi="Cambria" w:cs="Arial"/>
              </w:rPr>
            </w:pPr>
          </w:p>
          <w:p w14:paraId="0D8D8C56" w14:textId="25912687" w:rsidR="00DA3C76" w:rsidRPr="0037006B" w:rsidRDefault="00287984" w:rsidP="0037006B">
            <w:pPr>
              <w:rPr>
                <w:ins w:id="1814" w:author="Alexander Waters" w:date="2022-08-23T16:41:00Z"/>
                <w:rFonts w:ascii="Cambria" w:hAnsi="Cambria" w:cs="Arial"/>
              </w:rPr>
            </w:pPr>
            <w:customXmlInsRangeStart w:id="1815" w:author="Alexander Waters" w:date="2022-08-23T16:41:00Z"/>
            <w:sdt>
              <w:sdtPr>
                <w:rPr>
                  <w:rFonts w:ascii="Cambria" w:hAnsi="Cambria" w:cs="Arial"/>
                </w:rPr>
                <w:id w:val="884452333"/>
                <w14:checkbox>
                  <w14:checked w14:val="0"/>
                  <w14:checkedState w14:val="2612" w14:font="MS Gothic"/>
                  <w14:uncheckedState w14:val="2610" w14:font="MS Gothic"/>
                </w14:checkbox>
              </w:sdtPr>
              <w:sdtEndPr/>
              <w:sdtContent>
                <w:customXmlInsRangeEnd w:id="1815"/>
                <w:ins w:id="1816" w:author="Alexander Waters" w:date="2022-08-23T16:41:00Z">
                  <w:r w:rsidR="0083357E">
                    <w:rPr>
                      <w:rFonts w:ascii="MS Gothic" w:eastAsia="MS Gothic" w:hAnsi="MS Gothic" w:cs="Arial" w:hint="eastAsia"/>
                    </w:rPr>
                    <w:t>☐</w:t>
                  </w:r>
                </w:ins>
                <w:customXmlInsRangeStart w:id="1817" w:author="Alexander Waters" w:date="2022-08-23T16:41:00Z"/>
              </w:sdtContent>
            </w:sdt>
            <w:customXmlInsRangeEnd w:id="1817"/>
            <w:ins w:id="1818" w:author="Alexander Waters" w:date="2022-08-23T16:41:00Z">
              <w:r w:rsidR="0083357E">
                <w:rPr>
                  <w:rFonts w:ascii="Cambria" w:hAnsi="Cambria" w:cs="Arial"/>
                </w:rPr>
                <w:t>Other (See Comments</w:t>
              </w:r>
            </w:ins>
            <w:ins w:id="1819" w:author="Alexander Waters" w:date="2022-08-24T10:07:00Z">
              <w:r w:rsidR="00DA3C76">
                <w:rPr>
                  <w:rFonts w:ascii="Cambria" w:hAnsi="Cambria" w:cs="Arial"/>
                </w:rPr>
                <w:t>)</w:t>
              </w:r>
            </w:ins>
          </w:p>
        </w:tc>
        <w:tc>
          <w:tcPr>
            <w:tcW w:w="1143" w:type="dxa"/>
            <w:vAlign w:val="center"/>
            <w:tcPrChange w:id="1820" w:author="Alexander Waters" w:date="2022-08-24T10:52:00Z">
              <w:tcPr>
                <w:tcW w:w="1143" w:type="dxa"/>
                <w:vAlign w:val="center"/>
              </w:tcPr>
            </w:tcPrChange>
          </w:tcPr>
          <w:p w14:paraId="0A4D684E" w14:textId="77777777" w:rsidR="0083357E" w:rsidRPr="00546D8D" w:rsidRDefault="00287984" w:rsidP="0037006B">
            <w:pPr>
              <w:rPr>
                <w:ins w:id="1821" w:author="Alexander Waters" w:date="2022-08-23T16:41:00Z"/>
                <w:rFonts w:ascii="Cambria" w:hAnsi="Cambria" w:cs="Arial"/>
              </w:rPr>
            </w:pPr>
            <w:customXmlInsRangeStart w:id="1822" w:author="Alexander Waters" w:date="2022-08-23T16:41:00Z"/>
            <w:sdt>
              <w:sdtPr>
                <w:rPr>
                  <w:rFonts w:ascii="Cambria" w:hAnsi="Cambria" w:cs="Arial"/>
                </w:rPr>
                <w:id w:val="283778798"/>
                <w14:checkbox>
                  <w14:checked w14:val="0"/>
                  <w14:checkedState w14:val="2612" w14:font="MS Gothic"/>
                  <w14:uncheckedState w14:val="2610" w14:font="MS Gothic"/>
                </w14:checkbox>
              </w:sdtPr>
              <w:sdtEndPr/>
              <w:sdtContent>
                <w:customXmlInsRangeEnd w:id="1822"/>
                <w:ins w:id="1823" w:author="Alexander Waters" w:date="2022-08-23T16:41:00Z">
                  <w:r w:rsidR="0083357E">
                    <w:rPr>
                      <w:rFonts w:ascii="MS Gothic" w:eastAsia="MS Gothic" w:hAnsi="MS Gothic" w:cs="Arial" w:hint="eastAsia"/>
                    </w:rPr>
                    <w:t>☐</w:t>
                  </w:r>
                </w:ins>
                <w:customXmlInsRangeStart w:id="1824" w:author="Alexander Waters" w:date="2022-08-23T16:41:00Z"/>
              </w:sdtContent>
            </w:sdt>
            <w:customXmlInsRangeEnd w:id="1824"/>
            <w:ins w:id="1825" w:author="Alexander Waters" w:date="2022-08-23T16:41:00Z">
              <w:r w:rsidR="0083357E">
                <w:rPr>
                  <w:rFonts w:ascii="Cambria" w:hAnsi="Cambria" w:cs="Arial"/>
                </w:rPr>
                <w:t>YES</w:t>
              </w:r>
            </w:ins>
          </w:p>
          <w:p w14:paraId="56A7407E" w14:textId="77777777" w:rsidR="0083357E" w:rsidRPr="0037006B" w:rsidRDefault="00287984" w:rsidP="0037006B">
            <w:pPr>
              <w:rPr>
                <w:ins w:id="1826" w:author="Alexander Waters" w:date="2022-08-23T16:41:00Z"/>
                <w:rFonts w:ascii="Cambria" w:hAnsi="Cambria" w:cs="Arial"/>
              </w:rPr>
            </w:pPr>
            <w:customXmlInsRangeStart w:id="1827" w:author="Alexander Waters" w:date="2022-08-23T16:41:00Z"/>
            <w:sdt>
              <w:sdtPr>
                <w:rPr>
                  <w:rFonts w:ascii="Cambria" w:hAnsi="Cambria" w:cs="Arial"/>
                </w:rPr>
                <w:id w:val="-801004492"/>
                <w14:checkbox>
                  <w14:checked w14:val="0"/>
                  <w14:checkedState w14:val="2612" w14:font="MS Gothic"/>
                  <w14:uncheckedState w14:val="2610" w14:font="MS Gothic"/>
                </w14:checkbox>
              </w:sdtPr>
              <w:sdtEndPr/>
              <w:sdtContent>
                <w:customXmlInsRangeEnd w:id="1827"/>
                <w:ins w:id="1828" w:author="Alexander Waters" w:date="2022-08-23T16:41:00Z">
                  <w:r w:rsidR="0083357E">
                    <w:rPr>
                      <w:rFonts w:ascii="MS Gothic" w:eastAsia="MS Gothic" w:hAnsi="MS Gothic" w:cs="Arial" w:hint="eastAsia"/>
                    </w:rPr>
                    <w:t>☐</w:t>
                  </w:r>
                </w:ins>
                <w:customXmlInsRangeStart w:id="1829" w:author="Alexander Waters" w:date="2022-08-23T16:41:00Z"/>
              </w:sdtContent>
            </w:sdt>
            <w:customXmlInsRangeEnd w:id="1829"/>
            <w:ins w:id="1830" w:author="Alexander Waters" w:date="2022-08-23T16:41:00Z">
              <w:r w:rsidR="0083357E">
                <w:rPr>
                  <w:rFonts w:ascii="Cambria" w:hAnsi="Cambria" w:cs="Arial"/>
                </w:rPr>
                <w:t>NO</w:t>
              </w:r>
            </w:ins>
          </w:p>
        </w:tc>
      </w:tr>
      <w:tr w:rsidR="0083357E" w:rsidRPr="00546D8D" w14:paraId="64F11657" w14:textId="77777777" w:rsidTr="001B6753">
        <w:tblPrEx>
          <w:tblW w:w="9886" w:type="dxa"/>
          <w:jc w:val="center"/>
          <w:tblPrExChange w:id="1831" w:author="Alexander Waters" w:date="2022-08-24T10:52:00Z">
            <w:tblPrEx>
              <w:tblW w:w="9886" w:type="dxa"/>
              <w:jc w:val="center"/>
            </w:tblPrEx>
          </w:tblPrExChange>
        </w:tblPrEx>
        <w:trPr>
          <w:cantSplit/>
          <w:trHeight w:val="737"/>
          <w:jc w:val="center"/>
          <w:ins w:id="1832" w:author="Alexander Waters" w:date="2022-08-23T16:41:00Z"/>
          <w:trPrChange w:id="1833" w:author="Alexander Waters" w:date="2022-08-24T10:52:00Z">
            <w:trPr>
              <w:cantSplit/>
              <w:trHeight w:val="737"/>
              <w:jc w:val="center"/>
            </w:trPr>
          </w:trPrChange>
        </w:trPr>
        <w:tc>
          <w:tcPr>
            <w:tcW w:w="3235" w:type="dxa"/>
            <w:gridSpan w:val="3"/>
            <w:vAlign w:val="center"/>
            <w:tcPrChange w:id="1834" w:author="Alexander Waters" w:date="2022-08-24T10:52:00Z">
              <w:tcPr>
                <w:tcW w:w="3421" w:type="dxa"/>
                <w:gridSpan w:val="3"/>
                <w:vAlign w:val="center"/>
              </w:tcPr>
            </w:tcPrChange>
          </w:tcPr>
          <w:p w14:paraId="28D7F55B" w14:textId="6814013D" w:rsidR="0083357E" w:rsidRPr="00546D8D" w:rsidRDefault="00E763A9" w:rsidP="0037006B">
            <w:pPr>
              <w:jc w:val="center"/>
              <w:rPr>
                <w:ins w:id="1835" w:author="Alexander Waters" w:date="2022-08-23T16:41:00Z"/>
                <w:rFonts w:ascii="Cambria" w:hAnsi="Cambria"/>
              </w:rPr>
            </w:pPr>
            <w:ins w:id="1836" w:author="Alexander Waters" w:date="2022-08-24T10:14:00Z">
              <w:r>
                <w:rPr>
                  <w:rFonts w:ascii="Cambria" w:hAnsi="Cambria"/>
                </w:rPr>
                <w:t xml:space="preserve">Print the data logger </w:t>
              </w:r>
            </w:ins>
            <w:ins w:id="1837" w:author="Alexander Waters" w:date="2022-08-24T10:15:00Z">
              <w:r>
                <w:rPr>
                  <w:rFonts w:ascii="Cambria" w:hAnsi="Cambria"/>
                </w:rPr>
                <w:t>reports</w:t>
              </w:r>
            </w:ins>
            <w:ins w:id="1838" w:author="Alexander Waters" w:date="2022-08-24T10:40:00Z">
              <w:r w:rsidR="00095805">
                <w:rPr>
                  <w:rFonts w:ascii="Cambria" w:hAnsi="Cambria"/>
                </w:rPr>
                <w:t xml:space="preserve"> and verify the </w:t>
              </w:r>
              <w:r w:rsidR="00642BA6">
                <w:rPr>
                  <w:rFonts w:ascii="Cambria" w:hAnsi="Cambria"/>
                </w:rPr>
                <w:t>elapsed time for each data logger</w:t>
              </w:r>
            </w:ins>
            <w:ins w:id="1839" w:author="Alexander Waters" w:date="2022-08-24T10:41:00Z">
              <w:r w:rsidR="00492428">
                <w:rPr>
                  <w:rFonts w:ascii="Cambria" w:hAnsi="Cambria"/>
                </w:rPr>
                <w:t xml:space="preserve"> is at least four (4)</w:t>
              </w:r>
              <w:r w:rsidR="009602DC">
                <w:rPr>
                  <w:rFonts w:ascii="Cambria" w:hAnsi="Cambria"/>
                </w:rPr>
                <w:t xml:space="preserve"> hours.</w:t>
              </w:r>
            </w:ins>
          </w:p>
        </w:tc>
        <w:tc>
          <w:tcPr>
            <w:tcW w:w="2250" w:type="dxa"/>
            <w:shd w:val="clear" w:color="auto" w:fill="FFFFFF" w:themeFill="background1"/>
            <w:vAlign w:val="center"/>
            <w:tcPrChange w:id="1840" w:author="Alexander Waters" w:date="2022-08-24T10:52:00Z">
              <w:tcPr>
                <w:tcW w:w="2461" w:type="dxa"/>
                <w:shd w:val="clear" w:color="auto" w:fill="FFFFFF" w:themeFill="background1"/>
                <w:vAlign w:val="center"/>
              </w:tcPr>
            </w:tcPrChange>
          </w:tcPr>
          <w:p w14:paraId="7FEC66BE" w14:textId="3C7C151C" w:rsidR="0083357E" w:rsidRPr="0037006B" w:rsidRDefault="009602DC" w:rsidP="0037006B">
            <w:pPr>
              <w:jc w:val="center"/>
              <w:rPr>
                <w:ins w:id="1841" w:author="Alexander Waters" w:date="2022-08-23T16:41:00Z"/>
                <w:rFonts w:ascii="Cambria" w:hAnsi="Cambria" w:cs="Arial"/>
              </w:rPr>
            </w:pPr>
            <w:ins w:id="1842" w:author="Alexander Waters" w:date="2022-08-24T10:41:00Z">
              <w:r>
                <w:rPr>
                  <w:rFonts w:ascii="Cambria" w:hAnsi="Cambria" w:cs="Arial"/>
                </w:rPr>
                <w:t>Each data logger recorded data for at least four (4) hours.</w:t>
              </w:r>
            </w:ins>
          </w:p>
        </w:tc>
        <w:tc>
          <w:tcPr>
            <w:tcW w:w="3258" w:type="dxa"/>
            <w:gridSpan w:val="2"/>
            <w:shd w:val="clear" w:color="auto" w:fill="FFFFFF" w:themeFill="background1"/>
            <w:vAlign w:val="center"/>
            <w:tcPrChange w:id="1843" w:author="Alexander Waters" w:date="2022-08-24T10:52:00Z">
              <w:tcPr>
                <w:tcW w:w="2861" w:type="dxa"/>
                <w:gridSpan w:val="2"/>
                <w:shd w:val="clear" w:color="auto" w:fill="FFFFFF" w:themeFill="background1"/>
                <w:vAlign w:val="center"/>
              </w:tcPr>
            </w:tcPrChange>
          </w:tcPr>
          <w:p w14:paraId="149454B5" w14:textId="77777777" w:rsidR="0083357E" w:rsidRDefault="00287984" w:rsidP="0037006B">
            <w:pPr>
              <w:rPr>
                <w:ins w:id="1844" w:author="Alexander Waters" w:date="2022-08-24T10:42:00Z"/>
                <w:rFonts w:ascii="Cambria" w:hAnsi="Cambria" w:cs="Arial"/>
              </w:rPr>
            </w:pPr>
            <w:customXmlInsRangeStart w:id="1845" w:author="Alexander Waters" w:date="2022-08-24T10:42:00Z"/>
            <w:sdt>
              <w:sdtPr>
                <w:rPr>
                  <w:rFonts w:ascii="Cambria" w:hAnsi="Cambria" w:cs="Arial"/>
                </w:rPr>
                <w:id w:val="2056586891"/>
                <w14:checkbox>
                  <w14:checked w14:val="0"/>
                  <w14:checkedState w14:val="2612" w14:font="MS Gothic"/>
                  <w14:uncheckedState w14:val="2610" w14:font="MS Gothic"/>
                </w14:checkbox>
              </w:sdtPr>
              <w:sdtEndPr/>
              <w:sdtContent>
                <w:customXmlInsRangeEnd w:id="1845"/>
                <w:ins w:id="1846" w:author="Alexander Waters" w:date="2022-08-24T10:42:00Z">
                  <w:r w:rsidR="004229DD">
                    <w:rPr>
                      <w:rFonts w:ascii="MS Gothic" w:eastAsia="MS Gothic" w:hAnsi="MS Gothic" w:cs="Arial" w:hint="eastAsia"/>
                    </w:rPr>
                    <w:t>☐</w:t>
                  </w:r>
                </w:ins>
                <w:customXmlInsRangeStart w:id="1847" w:author="Alexander Waters" w:date="2022-08-24T10:42:00Z"/>
              </w:sdtContent>
            </w:sdt>
            <w:customXmlInsRangeEnd w:id="1847"/>
            <w:ins w:id="1848" w:author="Alexander Waters" w:date="2022-08-24T10:42:00Z">
              <w:r w:rsidR="004229DD">
                <w:rPr>
                  <w:rFonts w:ascii="Cambria" w:hAnsi="Cambria" w:cs="Arial"/>
                </w:rPr>
                <w:t>Each data logger recorded data for at least four (4) hours.</w:t>
              </w:r>
            </w:ins>
          </w:p>
          <w:p w14:paraId="2B2E7A31" w14:textId="7D57A5CE" w:rsidR="004229DD" w:rsidRPr="0037006B" w:rsidRDefault="00287984" w:rsidP="0037006B">
            <w:pPr>
              <w:rPr>
                <w:ins w:id="1849" w:author="Alexander Waters" w:date="2022-08-23T16:41:00Z"/>
                <w:rFonts w:ascii="Cambria" w:hAnsi="Cambria" w:cs="Arial"/>
                <w:u w:val="single"/>
              </w:rPr>
            </w:pPr>
            <w:customXmlInsRangeStart w:id="1850" w:author="Alexander Waters" w:date="2022-08-24T10:42:00Z"/>
            <w:sdt>
              <w:sdtPr>
                <w:rPr>
                  <w:rFonts w:ascii="Cambria" w:hAnsi="Cambria" w:cs="Arial"/>
                </w:rPr>
                <w:id w:val="855930085"/>
                <w14:checkbox>
                  <w14:checked w14:val="0"/>
                  <w14:checkedState w14:val="2612" w14:font="MS Gothic"/>
                  <w14:uncheckedState w14:val="2610" w14:font="MS Gothic"/>
                </w14:checkbox>
              </w:sdtPr>
              <w:sdtEndPr/>
              <w:sdtContent>
                <w:customXmlInsRangeEnd w:id="1850"/>
                <w:ins w:id="1851" w:author="Alexander Waters" w:date="2022-08-24T10:42:00Z">
                  <w:r w:rsidR="004229DD">
                    <w:rPr>
                      <w:rFonts w:ascii="MS Gothic" w:eastAsia="MS Gothic" w:hAnsi="MS Gothic" w:cs="Arial" w:hint="eastAsia"/>
                    </w:rPr>
                    <w:t>☐</w:t>
                  </w:r>
                </w:ins>
                <w:customXmlInsRangeStart w:id="1852" w:author="Alexander Waters" w:date="2022-08-24T10:42:00Z"/>
              </w:sdtContent>
            </w:sdt>
            <w:customXmlInsRangeEnd w:id="1852"/>
            <w:ins w:id="1853" w:author="Alexander Waters" w:date="2022-08-24T10:42:00Z">
              <w:r w:rsidR="004229DD">
                <w:rPr>
                  <w:rFonts w:ascii="Cambria" w:hAnsi="Cambria" w:cs="Arial"/>
                </w:rPr>
                <w:t>Other (See Comments)</w:t>
              </w:r>
            </w:ins>
          </w:p>
        </w:tc>
        <w:tc>
          <w:tcPr>
            <w:tcW w:w="1143" w:type="dxa"/>
            <w:vAlign w:val="center"/>
            <w:tcPrChange w:id="1854" w:author="Alexander Waters" w:date="2022-08-24T10:52:00Z">
              <w:tcPr>
                <w:tcW w:w="1143" w:type="dxa"/>
                <w:vAlign w:val="center"/>
              </w:tcPr>
            </w:tcPrChange>
          </w:tcPr>
          <w:p w14:paraId="31126452" w14:textId="77777777" w:rsidR="0083357E" w:rsidRPr="00546D8D" w:rsidRDefault="00287984" w:rsidP="0037006B">
            <w:pPr>
              <w:rPr>
                <w:ins w:id="1855" w:author="Alexander Waters" w:date="2022-08-23T16:41:00Z"/>
                <w:rFonts w:ascii="Cambria" w:hAnsi="Cambria" w:cs="Arial"/>
              </w:rPr>
            </w:pPr>
            <w:customXmlInsRangeStart w:id="1856" w:author="Alexander Waters" w:date="2022-08-23T16:41:00Z"/>
            <w:sdt>
              <w:sdtPr>
                <w:rPr>
                  <w:rFonts w:ascii="Cambria" w:hAnsi="Cambria" w:cs="Arial"/>
                </w:rPr>
                <w:id w:val="-946077133"/>
                <w14:checkbox>
                  <w14:checked w14:val="0"/>
                  <w14:checkedState w14:val="2612" w14:font="MS Gothic"/>
                  <w14:uncheckedState w14:val="2610" w14:font="MS Gothic"/>
                </w14:checkbox>
              </w:sdtPr>
              <w:sdtEndPr/>
              <w:sdtContent>
                <w:customXmlInsRangeEnd w:id="1856"/>
                <w:ins w:id="1857" w:author="Alexander Waters" w:date="2022-08-23T16:41:00Z">
                  <w:r w:rsidR="0083357E">
                    <w:rPr>
                      <w:rFonts w:ascii="MS Gothic" w:eastAsia="MS Gothic" w:hAnsi="MS Gothic" w:cs="Arial" w:hint="eastAsia"/>
                    </w:rPr>
                    <w:t>☐</w:t>
                  </w:r>
                </w:ins>
                <w:customXmlInsRangeStart w:id="1858" w:author="Alexander Waters" w:date="2022-08-23T16:41:00Z"/>
              </w:sdtContent>
            </w:sdt>
            <w:customXmlInsRangeEnd w:id="1858"/>
            <w:ins w:id="1859" w:author="Alexander Waters" w:date="2022-08-23T16:41:00Z">
              <w:r w:rsidR="0083357E">
                <w:rPr>
                  <w:rFonts w:ascii="Cambria" w:hAnsi="Cambria" w:cs="Arial"/>
                </w:rPr>
                <w:t>YES</w:t>
              </w:r>
            </w:ins>
          </w:p>
          <w:p w14:paraId="299F724F" w14:textId="77777777" w:rsidR="0083357E" w:rsidRPr="0037006B" w:rsidRDefault="00287984" w:rsidP="0037006B">
            <w:pPr>
              <w:rPr>
                <w:ins w:id="1860" w:author="Alexander Waters" w:date="2022-08-23T16:41:00Z"/>
                <w:rFonts w:ascii="Cambria" w:hAnsi="Cambria" w:cs="Arial"/>
              </w:rPr>
            </w:pPr>
            <w:customXmlInsRangeStart w:id="1861" w:author="Alexander Waters" w:date="2022-08-23T16:41:00Z"/>
            <w:sdt>
              <w:sdtPr>
                <w:rPr>
                  <w:rFonts w:ascii="Cambria" w:hAnsi="Cambria" w:cs="Arial"/>
                </w:rPr>
                <w:id w:val="-1434891718"/>
                <w14:checkbox>
                  <w14:checked w14:val="0"/>
                  <w14:checkedState w14:val="2612" w14:font="MS Gothic"/>
                  <w14:uncheckedState w14:val="2610" w14:font="MS Gothic"/>
                </w14:checkbox>
              </w:sdtPr>
              <w:sdtEndPr/>
              <w:sdtContent>
                <w:customXmlInsRangeEnd w:id="1861"/>
                <w:ins w:id="1862" w:author="Alexander Waters" w:date="2022-08-23T16:41:00Z">
                  <w:r w:rsidR="0083357E">
                    <w:rPr>
                      <w:rFonts w:ascii="MS Gothic" w:eastAsia="MS Gothic" w:hAnsi="MS Gothic" w:cs="Arial" w:hint="eastAsia"/>
                    </w:rPr>
                    <w:t>☐</w:t>
                  </w:r>
                </w:ins>
                <w:customXmlInsRangeStart w:id="1863" w:author="Alexander Waters" w:date="2022-08-23T16:41:00Z"/>
              </w:sdtContent>
            </w:sdt>
            <w:customXmlInsRangeEnd w:id="1863"/>
            <w:ins w:id="1864" w:author="Alexander Waters" w:date="2022-08-23T16:41:00Z">
              <w:r w:rsidR="0083357E">
                <w:rPr>
                  <w:rFonts w:ascii="Cambria" w:hAnsi="Cambria" w:cs="Arial"/>
                </w:rPr>
                <w:t>NO</w:t>
              </w:r>
            </w:ins>
          </w:p>
        </w:tc>
      </w:tr>
      <w:tr w:rsidR="001C3120" w:rsidRPr="00546D8D" w14:paraId="73B8A088" w14:textId="77777777" w:rsidTr="001B6753">
        <w:tblPrEx>
          <w:tblW w:w="9886" w:type="dxa"/>
          <w:jc w:val="center"/>
          <w:tblPrExChange w:id="1865" w:author="Alexander Waters" w:date="2022-08-24T10:52:00Z">
            <w:tblPrEx>
              <w:tblW w:w="9886" w:type="dxa"/>
              <w:jc w:val="center"/>
            </w:tblPrEx>
          </w:tblPrExChange>
        </w:tblPrEx>
        <w:trPr>
          <w:cantSplit/>
          <w:trHeight w:val="1344"/>
          <w:jc w:val="center"/>
          <w:ins w:id="1866" w:author="Alexander Waters" w:date="2022-08-23T16:41:00Z"/>
          <w:trPrChange w:id="1867" w:author="Alexander Waters" w:date="2022-08-24T10:52:00Z">
            <w:trPr>
              <w:cantSplit/>
              <w:trHeight w:val="1344"/>
              <w:jc w:val="center"/>
            </w:trPr>
          </w:trPrChange>
        </w:trPr>
        <w:tc>
          <w:tcPr>
            <w:tcW w:w="3235" w:type="dxa"/>
            <w:gridSpan w:val="3"/>
            <w:vAlign w:val="center"/>
            <w:tcPrChange w:id="1868" w:author="Alexander Waters" w:date="2022-08-24T10:52:00Z">
              <w:tcPr>
                <w:tcW w:w="3421" w:type="dxa"/>
                <w:gridSpan w:val="3"/>
                <w:vAlign w:val="center"/>
              </w:tcPr>
            </w:tcPrChange>
          </w:tcPr>
          <w:p w14:paraId="0FF2F90D" w14:textId="22683F47" w:rsidR="001C3120" w:rsidRDefault="001C3120" w:rsidP="0037006B">
            <w:pPr>
              <w:jc w:val="center"/>
              <w:rPr>
                <w:ins w:id="1869" w:author="Alexander Waters" w:date="2022-08-23T16:41:00Z"/>
                <w:rFonts w:ascii="Cambria" w:hAnsi="Cambria"/>
              </w:rPr>
            </w:pPr>
            <w:ins w:id="1870" w:author="Alexander Waters" w:date="2022-08-24T10:43:00Z">
              <w:r>
                <w:rPr>
                  <w:rFonts w:ascii="Cambria" w:hAnsi="Cambria"/>
                </w:rPr>
                <w:t>Verify</w:t>
              </w:r>
            </w:ins>
            <w:ins w:id="1871" w:author="Alexander Waters" w:date="2022-08-24T10:44:00Z">
              <w:r>
                <w:rPr>
                  <w:rFonts w:ascii="Cambria" w:hAnsi="Cambria"/>
                </w:rPr>
                <w:t xml:space="preserve"> and document</w:t>
              </w:r>
            </w:ins>
            <w:ins w:id="1872" w:author="Alexander Waters" w:date="2022-08-24T10:43:00Z">
              <w:r>
                <w:rPr>
                  <w:rFonts w:ascii="Cambria" w:hAnsi="Cambria"/>
                </w:rPr>
                <w:t xml:space="preserve"> the report for each data logger presents an averaged recorded chamber temperature that is within 10% of the </w:t>
              </w:r>
            </w:ins>
            <w:ins w:id="1873" w:author="Alexander Waters" w:date="2022-08-24T10:44:00Z">
              <w:r>
                <w:rPr>
                  <w:rFonts w:ascii="Cambria" w:hAnsi="Cambria"/>
                </w:rPr>
                <w:t>device “SET:”</w:t>
              </w:r>
            </w:ins>
          </w:p>
        </w:tc>
        <w:tc>
          <w:tcPr>
            <w:tcW w:w="2250" w:type="dxa"/>
            <w:shd w:val="clear" w:color="auto" w:fill="FFFFFF" w:themeFill="background1"/>
            <w:vAlign w:val="center"/>
            <w:tcPrChange w:id="1874" w:author="Alexander Waters" w:date="2022-08-24T10:52:00Z">
              <w:tcPr>
                <w:tcW w:w="2461" w:type="dxa"/>
                <w:shd w:val="clear" w:color="auto" w:fill="FFFFFF" w:themeFill="background1"/>
                <w:vAlign w:val="center"/>
              </w:tcPr>
            </w:tcPrChange>
          </w:tcPr>
          <w:p w14:paraId="77491B58" w14:textId="06C01A9A" w:rsidR="001C3120" w:rsidRPr="0037006B" w:rsidRDefault="001C3120" w:rsidP="0037006B">
            <w:pPr>
              <w:jc w:val="center"/>
              <w:rPr>
                <w:ins w:id="1875" w:author="Alexander Waters" w:date="2022-08-23T16:41:00Z"/>
                <w:rFonts w:ascii="Cambria" w:hAnsi="Cambria" w:cs="Arial"/>
              </w:rPr>
            </w:pPr>
            <w:ins w:id="1876" w:author="Alexander Waters" w:date="2022-08-24T10:45:00Z">
              <w:r>
                <w:rPr>
                  <w:rFonts w:ascii="Cambria" w:eastAsia="MS Gothic" w:hAnsi="Cambria" w:cs="Arial"/>
                </w:rPr>
                <w:t>All three (3) data loggers report an average temperature that is within 10% of the device “SET:”</w:t>
              </w:r>
            </w:ins>
          </w:p>
        </w:tc>
        <w:tc>
          <w:tcPr>
            <w:tcW w:w="3258" w:type="dxa"/>
            <w:gridSpan w:val="2"/>
            <w:shd w:val="clear" w:color="auto" w:fill="FFFFFF" w:themeFill="background1"/>
            <w:vAlign w:val="center"/>
            <w:tcPrChange w:id="1877" w:author="Alexander Waters" w:date="2022-08-24T10:52:00Z">
              <w:tcPr>
                <w:tcW w:w="2861" w:type="dxa"/>
                <w:gridSpan w:val="2"/>
                <w:shd w:val="clear" w:color="auto" w:fill="FFFFFF" w:themeFill="background1"/>
                <w:vAlign w:val="center"/>
              </w:tcPr>
            </w:tcPrChange>
          </w:tcPr>
          <w:p w14:paraId="1558A790" w14:textId="09CA2937" w:rsidR="001C3120" w:rsidRDefault="00C90112" w:rsidP="0037006B">
            <w:pPr>
              <w:rPr>
                <w:ins w:id="1878" w:author="Alexander Waters" w:date="2022-08-24T10:49:00Z"/>
                <w:rFonts w:ascii="Cambria" w:hAnsi="Cambria" w:cs="Arial"/>
              </w:rPr>
            </w:pPr>
            <w:ins w:id="1879" w:author="Alexander Waters" w:date="2022-08-24T10:48:00Z">
              <w:r>
                <w:rPr>
                  <w:rFonts w:ascii="Cambria" w:hAnsi="Cambria" w:cs="Arial"/>
                </w:rPr>
                <w:t>TOP average temperature:</w:t>
              </w:r>
            </w:ins>
          </w:p>
          <w:p w14:paraId="64A1B8B9" w14:textId="249A66DB" w:rsidR="00C90112" w:rsidRPr="005342BD" w:rsidRDefault="005342BD" w:rsidP="0037006B">
            <w:pPr>
              <w:rPr>
                <w:ins w:id="1880" w:author="Alexander Waters" w:date="2022-08-24T10:48:00Z"/>
                <w:rFonts w:ascii="Cambria" w:hAnsi="Cambria" w:cs="Arial"/>
                <w:u w:val="single"/>
                <w:rPrChange w:id="1881" w:author="Alexander Waters" w:date="2022-08-24T10:49:00Z">
                  <w:rPr>
                    <w:ins w:id="1882" w:author="Alexander Waters" w:date="2022-08-24T10:48:00Z"/>
                    <w:rFonts w:ascii="Cambria" w:hAnsi="Cambria" w:cs="Arial"/>
                  </w:rPr>
                </w:rPrChange>
              </w:rPr>
            </w:pPr>
            <w:ins w:id="1883" w:author="Alexander Waters" w:date="2022-08-24T10:49:00Z">
              <w:r>
                <w:rPr>
                  <w:rFonts w:ascii="Cambria" w:hAnsi="Cambria" w:cs="Arial"/>
                  <w:u w:val="single"/>
                </w:rPr>
                <w:t>                    </w:t>
              </w:r>
            </w:ins>
          </w:p>
          <w:p w14:paraId="7FD6F777" w14:textId="2B388AF8" w:rsidR="00C90112" w:rsidRDefault="00C90112" w:rsidP="0037006B">
            <w:pPr>
              <w:rPr>
                <w:ins w:id="1884" w:author="Alexander Waters" w:date="2022-08-24T10:49:00Z"/>
                <w:rFonts w:ascii="Cambria" w:hAnsi="Cambria" w:cs="Arial"/>
              </w:rPr>
            </w:pPr>
            <w:ins w:id="1885" w:author="Alexander Waters" w:date="2022-08-24T10:48:00Z">
              <w:r>
                <w:rPr>
                  <w:rFonts w:ascii="Cambria" w:hAnsi="Cambria" w:cs="Arial"/>
                </w:rPr>
                <w:t>MIDDLE average temperatu</w:t>
              </w:r>
            </w:ins>
            <w:ins w:id="1886" w:author="Alexander Waters" w:date="2022-08-24T10:49:00Z">
              <w:r>
                <w:rPr>
                  <w:rFonts w:ascii="Cambria" w:hAnsi="Cambria" w:cs="Arial"/>
                </w:rPr>
                <w:t>re:</w:t>
              </w:r>
            </w:ins>
          </w:p>
          <w:p w14:paraId="333805F1" w14:textId="669F518C" w:rsidR="00C90112" w:rsidRPr="005342BD" w:rsidRDefault="005342BD" w:rsidP="0037006B">
            <w:pPr>
              <w:rPr>
                <w:ins w:id="1887" w:author="Alexander Waters" w:date="2022-08-24T10:49:00Z"/>
                <w:rFonts w:ascii="Cambria" w:hAnsi="Cambria" w:cs="Arial"/>
                <w:u w:val="single"/>
                <w:rPrChange w:id="1888" w:author="Alexander Waters" w:date="2022-08-24T10:49:00Z">
                  <w:rPr>
                    <w:ins w:id="1889" w:author="Alexander Waters" w:date="2022-08-24T10:49:00Z"/>
                    <w:rFonts w:ascii="Cambria" w:hAnsi="Cambria" w:cs="Arial"/>
                  </w:rPr>
                </w:rPrChange>
              </w:rPr>
            </w:pPr>
            <w:ins w:id="1890" w:author="Alexander Waters" w:date="2022-08-24T10:49:00Z">
              <w:r>
                <w:rPr>
                  <w:rFonts w:ascii="Cambria" w:hAnsi="Cambria" w:cs="Arial"/>
                  <w:u w:val="single"/>
                </w:rPr>
                <w:t>              </w:t>
              </w:r>
            </w:ins>
            <w:ins w:id="1891" w:author="Alexander Waters" w:date="2022-08-24T10:50:00Z">
              <w:r>
                <w:rPr>
                  <w:rFonts w:ascii="Cambria" w:hAnsi="Cambria" w:cs="Arial"/>
                  <w:u w:val="single"/>
                </w:rPr>
                <w:t>      </w:t>
              </w:r>
            </w:ins>
          </w:p>
          <w:p w14:paraId="1EC16B33" w14:textId="77777777" w:rsidR="00C90112" w:rsidRDefault="00C90112" w:rsidP="0037006B">
            <w:pPr>
              <w:rPr>
                <w:ins w:id="1892" w:author="Alexander Waters" w:date="2022-08-24T10:50:00Z"/>
                <w:rFonts w:ascii="Cambria" w:hAnsi="Cambria" w:cs="Arial"/>
              </w:rPr>
            </w:pPr>
            <w:ins w:id="1893" w:author="Alexander Waters" w:date="2022-08-24T10:49:00Z">
              <w:r>
                <w:rPr>
                  <w:rFonts w:ascii="Cambria" w:hAnsi="Cambria" w:cs="Arial"/>
                </w:rPr>
                <w:t>BOTTOM average temperature:</w:t>
              </w:r>
            </w:ins>
          </w:p>
          <w:p w14:paraId="573742C7" w14:textId="77777777" w:rsidR="005342BD" w:rsidRDefault="005342BD" w:rsidP="0037006B">
            <w:pPr>
              <w:rPr>
                <w:ins w:id="1894" w:author="Alexander Waters" w:date="2022-08-24T10:50:00Z"/>
                <w:rFonts w:ascii="Cambria" w:hAnsi="Cambria" w:cs="Arial"/>
                <w:u w:val="single"/>
              </w:rPr>
            </w:pPr>
            <w:ins w:id="1895" w:author="Alexander Waters" w:date="2022-08-24T10:50:00Z">
              <w:r>
                <w:rPr>
                  <w:rFonts w:ascii="Cambria" w:hAnsi="Cambria" w:cs="Arial"/>
                  <w:u w:val="single"/>
                </w:rPr>
                <w:t>                    </w:t>
              </w:r>
            </w:ins>
          </w:p>
          <w:p w14:paraId="42E5F0CB" w14:textId="77777777" w:rsidR="003B5F5B" w:rsidRDefault="00287984" w:rsidP="0037006B">
            <w:pPr>
              <w:rPr>
                <w:ins w:id="1896" w:author="Alexander Waters" w:date="2022-08-24T10:51:00Z"/>
                <w:rFonts w:ascii="Cambria" w:hAnsi="Cambria" w:cs="Arial"/>
              </w:rPr>
            </w:pPr>
            <w:customXmlInsRangeStart w:id="1897" w:author="Alexander Waters" w:date="2022-08-24T10:50:00Z"/>
            <w:sdt>
              <w:sdtPr>
                <w:rPr>
                  <w:rFonts w:ascii="Cambria" w:hAnsi="Cambria" w:cs="Arial"/>
                </w:rPr>
                <w:id w:val="-65885409"/>
                <w14:checkbox>
                  <w14:checked w14:val="0"/>
                  <w14:checkedState w14:val="2612" w14:font="MS Gothic"/>
                  <w14:uncheckedState w14:val="2610" w14:font="MS Gothic"/>
                </w14:checkbox>
              </w:sdtPr>
              <w:sdtEndPr/>
              <w:sdtContent>
                <w:customXmlInsRangeEnd w:id="1897"/>
                <w:ins w:id="1898" w:author="Alexander Waters" w:date="2022-08-24T10:50:00Z">
                  <w:r w:rsidR="003B5F5B">
                    <w:rPr>
                      <w:rFonts w:ascii="MS Gothic" w:eastAsia="MS Gothic" w:hAnsi="MS Gothic" w:cs="Arial" w:hint="eastAsia"/>
                    </w:rPr>
                    <w:t>☐</w:t>
                  </w:r>
                </w:ins>
                <w:customXmlInsRangeStart w:id="1899" w:author="Alexander Waters" w:date="2022-08-24T10:50:00Z"/>
              </w:sdtContent>
            </w:sdt>
            <w:customXmlInsRangeEnd w:id="1899"/>
            <w:ins w:id="1900" w:author="Alexander Waters" w:date="2022-08-24T10:50:00Z">
              <w:r w:rsidR="003B5F5B">
                <w:rPr>
                  <w:rFonts w:ascii="Cambria" w:hAnsi="Cambria" w:cs="Arial"/>
                </w:rPr>
                <w:t>All three (3) data loggers’ average temperatures are within 10% of the device “SET:”</w:t>
              </w:r>
            </w:ins>
          </w:p>
          <w:p w14:paraId="1D7C3C01" w14:textId="6E324722" w:rsidR="003B5F5B" w:rsidRPr="005342BD" w:rsidRDefault="00287984" w:rsidP="0037006B">
            <w:pPr>
              <w:rPr>
                <w:ins w:id="1901" w:author="Alexander Waters" w:date="2022-08-23T16:41:00Z"/>
                <w:rFonts w:ascii="Cambria" w:hAnsi="Cambria" w:cs="Arial"/>
                <w:u w:val="single"/>
                <w:rPrChange w:id="1902" w:author="Alexander Waters" w:date="2022-08-24T10:50:00Z">
                  <w:rPr>
                    <w:ins w:id="1903" w:author="Alexander Waters" w:date="2022-08-23T16:41:00Z"/>
                    <w:rFonts w:ascii="Cambria" w:hAnsi="Cambria" w:cs="Arial"/>
                  </w:rPr>
                </w:rPrChange>
              </w:rPr>
            </w:pPr>
            <w:customXmlInsRangeStart w:id="1904" w:author="Alexander Waters" w:date="2022-08-24T10:51:00Z"/>
            <w:sdt>
              <w:sdtPr>
                <w:rPr>
                  <w:rFonts w:ascii="Cambria" w:hAnsi="Cambria" w:cs="Arial"/>
                </w:rPr>
                <w:id w:val="346454081"/>
                <w14:checkbox>
                  <w14:checked w14:val="0"/>
                  <w14:checkedState w14:val="2612" w14:font="MS Gothic"/>
                  <w14:uncheckedState w14:val="2610" w14:font="MS Gothic"/>
                </w14:checkbox>
              </w:sdtPr>
              <w:sdtEndPr/>
              <w:sdtContent>
                <w:customXmlInsRangeEnd w:id="1904"/>
                <w:ins w:id="1905" w:author="Alexander Waters" w:date="2022-08-24T10:51:00Z">
                  <w:r w:rsidR="003B5F5B">
                    <w:rPr>
                      <w:rFonts w:ascii="MS Gothic" w:eastAsia="MS Gothic" w:hAnsi="MS Gothic" w:cs="Arial" w:hint="eastAsia"/>
                    </w:rPr>
                    <w:t>☐</w:t>
                  </w:r>
                </w:ins>
                <w:customXmlInsRangeStart w:id="1906" w:author="Alexander Waters" w:date="2022-08-24T10:51:00Z"/>
              </w:sdtContent>
            </w:sdt>
            <w:customXmlInsRangeEnd w:id="1906"/>
            <w:ins w:id="1907" w:author="Alexander Waters" w:date="2022-08-24T10:51:00Z">
              <w:r w:rsidR="003B5F5B">
                <w:rPr>
                  <w:rFonts w:ascii="Cambria" w:hAnsi="Cambria" w:cs="Arial"/>
                </w:rPr>
                <w:t>Other (See Comments)</w:t>
              </w:r>
            </w:ins>
          </w:p>
        </w:tc>
        <w:tc>
          <w:tcPr>
            <w:tcW w:w="1143" w:type="dxa"/>
            <w:vAlign w:val="center"/>
            <w:tcPrChange w:id="1908" w:author="Alexander Waters" w:date="2022-08-24T10:52:00Z">
              <w:tcPr>
                <w:tcW w:w="1143" w:type="dxa"/>
                <w:vAlign w:val="center"/>
              </w:tcPr>
            </w:tcPrChange>
          </w:tcPr>
          <w:p w14:paraId="4216B713" w14:textId="77777777" w:rsidR="001C3120" w:rsidRPr="00546D8D" w:rsidRDefault="00287984" w:rsidP="0037006B">
            <w:pPr>
              <w:rPr>
                <w:ins w:id="1909" w:author="Alexander Waters" w:date="2022-08-23T16:41:00Z"/>
                <w:rFonts w:ascii="Cambria" w:hAnsi="Cambria" w:cs="Arial"/>
              </w:rPr>
            </w:pPr>
            <w:customXmlInsRangeStart w:id="1910" w:author="Alexander Waters" w:date="2022-08-23T16:41:00Z"/>
            <w:sdt>
              <w:sdtPr>
                <w:rPr>
                  <w:rFonts w:ascii="Cambria" w:hAnsi="Cambria" w:cs="Arial"/>
                </w:rPr>
                <w:id w:val="-248814248"/>
                <w14:checkbox>
                  <w14:checked w14:val="0"/>
                  <w14:checkedState w14:val="2612" w14:font="MS Gothic"/>
                  <w14:uncheckedState w14:val="2610" w14:font="MS Gothic"/>
                </w14:checkbox>
              </w:sdtPr>
              <w:sdtEndPr/>
              <w:sdtContent>
                <w:customXmlInsRangeEnd w:id="1910"/>
                <w:ins w:id="1911" w:author="Alexander Waters" w:date="2022-08-23T16:41:00Z">
                  <w:r w:rsidR="001C3120">
                    <w:rPr>
                      <w:rFonts w:ascii="MS Gothic" w:eastAsia="MS Gothic" w:hAnsi="MS Gothic" w:cs="Arial" w:hint="eastAsia"/>
                    </w:rPr>
                    <w:t>☐</w:t>
                  </w:r>
                </w:ins>
                <w:customXmlInsRangeStart w:id="1912" w:author="Alexander Waters" w:date="2022-08-23T16:41:00Z"/>
              </w:sdtContent>
            </w:sdt>
            <w:customXmlInsRangeEnd w:id="1912"/>
            <w:ins w:id="1913" w:author="Alexander Waters" w:date="2022-08-23T16:41:00Z">
              <w:r w:rsidR="001C3120">
                <w:rPr>
                  <w:rFonts w:ascii="Cambria" w:hAnsi="Cambria" w:cs="Arial"/>
                </w:rPr>
                <w:t>YES</w:t>
              </w:r>
            </w:ins>
          </w:p>
          <w:p w14:paraId="7C7A1D07" w14:textId="77777777" w:rsidR="001C3120" w:rsidRDefault="00287984" w:rsidP="0037006B">
            <w:pPr>
              <w:rPr>
                <w:ins w:id="1914" w:author="Alexander Waters" w:date="2022-08-23T16:41:00Z"/>
                <w:rFonts w:ascii="Cambria" w:hAnsi="Cambria" w:cs="Arial"/>
              </w:rPr>
            </w:pPr>
            <w:customXmlInsRangeStart w:id="1915" w:author="Alexander Waters" w:date="2022-08-23T16:41:00Z"/>
            <w:sdt>
              <w:sdtPr>
                <w:rPr>
                  <w:rFonts w:ascii="Cambria" w:hAnsi="Cambria" w:cs="Arial"/>
                </w:rPr>
                <w:id w:val="755257319"/>
                <w14:checkbox>
                  <w14:checked w14:val="0"/>
                  <w14:checkedState w14:val="2612" w14:font="MS Gothic"/>
                  <w14:uncheckedState w14:val="2610" w14:font="MS Gothic"/>
                </w14:checkbox>
              </w:sdtPr>
              <w:sdtEndPr/>
              <w:sdtContent>
                <w:customXmlInsRangeEnd w:id="1915"/>
                <w:ins w:id="1916" w:author="Alexander Waters" w:date="2022-08-23T16:41:00Z">
                  <w:r w:rsidR="001C3120">
                    <w:rPr>
                      <w:rFonts w:ascii="MS Gothic" w:eastAsia="MS Gothic" w:hAnsi="MS Gothic" w:cs="Arial" w:hint="eastAsia"/>
                    </w:rPr>
                    <w:t>☐</w:t>
                  </w:r>
                </w:ins>
                <w:customXmlInsRangeStart w:id="1917" w:author="Alexander Waters" w:date="2022-08-23T16:41:00Z"/>
              </w:sdtContent>
            </w:sdt>
            <w:customXmlInsRangeEnd w:id="1917"/>
            <w:ins w:id="1918" w:author="Alexander Waters" w:date="2022-08-23T16:41:00Z">
              <w:r w:rsidR="001C3120">
                <w:rPr>
                  <w:rFonts w:ascii="Cambria" w:hAnsi="Cambria" w:cs="Arial"/>
                </w:rPr>
                <w:t>NO</w:t>
              </w:r>
            </w:ins>
          </w:p>
        </w:tc>
      </w:tr>
      <w:tr w:rsidR="0083357E" w:rsidRPr="00546D8D" w14:paraId="17BCFB68" w14:textId="77777777" w:rsidTr="001B6753">
        <w:trPr>
          <w:cantSplit/>
          <w:trHeight w:val="755"/>
          <w:jc w:val="center"/>
          <w:ins w:id="1919" w:author="Alexander Waters" w:date="2022-08-23T16:41:00Z"/>
        </w:trPr>
        <w:tc>
          <w:tcPr>
            <w:tcW w:w="9886" w:type="dxa"/>
            <w:gridSpan w:val="7"/>
            <w:vAlign w:val="center"/>
          </w:tcPr>
          <w:p w14:paraId="49BD3D06" w14:textId="5893783F" w:rsidR="0083357E" w:rsidRDefault="0083357E" w:rsidP="0037006B">
            <w:pPr>
              <w:rPr>
                <w:ins w:id="1920" w:author="Alexander Waters" w:date="2022-08-23T16:41:00Z"/>
                <w:rFonts w:ascii="Cambria" w:hAnsi="Cambria" w:cs="Arial"/>
              </w:rPr>
            </w:pPr>
            <w:ins w:id="1921" w:author="Alexander Waters" w:date="2022-08-23T16:41:00Z">
              <w:r>
                <w:rPr>
                  <w:rFonts w:ascii="Cambria" w:hAnsi="Cambria" w:cs="Arial"/>
                </w:rPr>
                <w:t>Evaluation of equipment operational requirement information:</w:t>
              </w:r>
            </w:ins>
          </w:p>
          <w:p w14:paraId="7BDAE62B" w14:textId="77777777" w:rsidR="0083357E" w:rsidRDefault="00287984" w:rsidP="0037006B">
            <w:pPr>
              <w:jc w:val="center"/>
              <w:rPr>
                <w:ins w:id="1922" w:author="Alexander Waters" w:date="2022-08-23T16:41:00Z"/>
                <w:rFonts w:ascii="Cambria" w:hAnsi="Cambria" w:cs="Arial"/>
              </w:rPr>
            </w:pPr>
            <w:customXmlInsRangeStart w:id="1923" w:author="Alexander Waters" w:date="2022-08-23T16:41:00Z"/>
            <w:sdt>
              <w:sdtPr>
                <w:rPr>
                  <w:rFonts w:ascii="Cambria" w:hAnsi="Cambria" w:cs="Arial"/>
                </w:rPr>
                <w:id w:val="-928494932"/>
                <w14:checkbox>
                  <w14:checked w14:val="0"/>
                  <w14:checkedState w14:val="2612" w14:font="MS Gothic"/>
                  <w14:uncheckedState w14:val="2610" w14:font="MS Gothic"/>
                </w14:checkbox>
              </w:sdtPr>
              <w:sdtEndPr/>
              <w:sdtContent>
                <w:customXmlInsRangeEnd w:id="1923"/>
                <w:ins w:id="1924" w:author="Alexander Waters" w:date="2022-08-23T16:41:00Z">
                  <w:r w:rsidR="0083357E">
                    <w:rPr>
                      <w:rFonts w:ascii="MS Gothic" w:eastAsia="MS Gothic" w:hAnsi="MS Gothic" w:cs="Arial" w:hint="eastAsia"/>
                    </w:rPr>
                    <w:t>☐</w:t>
                  </w:r>
                </w:ins>
                <w:customXmlInsRangeStart w:id="1925" w:author="Alexander Waters" w:date="2022-08-23T16:41:00Z"/>
              </w:sdtContent>
            </w:sdt>
            <w:customXmlInsRangeEnd w:id="1925"/>
            <w:ins w:id="1926" w:author="Alexander Waters" w:date="2022-08-23T16:41:00Z">
              <w:r w:rsidR="0083357E">
                <w:rPr>
                  <w:rFonts w:ascii="Cambria" w:hAnsi="Cambria" w:cs="Arial"/>
                </w:rPr>
                <w:t>PASSED</w:t>
              </w:r>
              <w:r w:rsidR="0083357E">
                <w:tab/>
              </w:r>
              <w:r w:rsidR="0083357E">
                <w:tab/>
              </w:r>
            </w:ins>
            <w:customXmlInsRangeStart w:id="1927" w:author="Alexander Waters" w:date="2022-08-23T16:41:00Z"/>
            <w:sdt>
              <w:sdtPr>
                <w:rPr>
                  <w:rFonts w:ascii="Cambria" w:hAnsi="Cambria" w:cs="Arial"/>
                </w:rPr>
                <w:id w:val="-78757553"/>
                <w14:checkbox>
                  <w14:checked w14:val="0"/>
                  <w14:checkedState w14:val="2612" w14:font="MS Gothic"/>
                  <w14:uncheckedState w14:val="2610" w14:font="MS Gothic"/>
                </w14:checkbox>
              </w:sdtPr>
              <w:sdtEndPr/>
              <w:sdtContent>
                <w:customXmlInsRangeEnd w:id="1927"/>
                <w:ins w:id="1928" w:author="Alexander Waters" w:date="2022-08-23T16:41:00Z">
                  <w:r w:rsidR="0083357E">
                    <w:rPr>
                      <w:rFonts w:ascii="MS Gothic" w:eastAsia="MS Gothic" w:hAnsi="MS Gothic" w:cs="Arial" w:hint="eastAsia"/>
                    </w:rPr>
                    <w:t>☐</w:t>
                  </w:r>
                </w:ins>
                <w:customXmlInsRangeStart w:id="1929" w:author="Alexander Waters" w:date="2022-08-23T16:41:00Z"/>
              </w:sdtContent>
            </w:sdt>
            <w:customXmlInsRangeEnd w:id="1929"/>
            <w:ins w:id="1930" w:author="Alexander Waters" w:date="2022-08-23T16:41:00Z">
              <w:r w:rsidR="0083357E">
                <w:rPr>
                  <w:rFonts w:ascii="Cambria" w:hAnsi="Cambria" w:cs="Arial"/>
                </w:rPr>
                <w:t>FAILED</w:t>
              </w:r>
            </w:ins>
          </w:p>
        </w:tc>
      </w:tr>
      <w:tr w:rsidR="0083357E" w:rsidRPr="00546D8D" w14:paraId="710D96C1" w14:textId="77777777" w:rsidTr="001B6753">
        <w:tblPrEx>
          <w:tblW w:w="9886" w:type="dxa"/>
          <w:jc w:val="center"/>
          <w:tblPrExChange w:id="1931" w:author="Alexander Waters" w:date="2022-08-24T10:53:00Z">
            <w:tblPrEx>
              <w:tblW w:w="9886" w:type="dxa"/>
              <w:jc w:val="center"/>
            </w:tblPrEx>
          </w:tblPrExChange>
        </w:tblPrEx>
        <w:trPr>
          <w:cantSplit/>
          <w:trHeight w:val="1790"/>
          <w:jc w:val="center"/>
          <w:ins w:id="1932" w:author="Alexander Waters" w:date="2022-08-23T16:41:00Z"/>
          <w:trPrChange w:id="1933" w:author="Alexander Waters" w:date="2022-08-24T10:53:00Z">
            <w:trPr>
              <w:cantSplit/>
              <w:trHeight w:val="2231"/>
              <w:jc w:val="center"/>
            </w:trPr>
          </w:trPrChange>
        </w:trPr>
        <w:tc>
          <w:tcPr>
            <w:tcW w:w="1438" w:type="dxa"/>
            <w:tcPrChange w:id="1934" w:author="Alexander Waters" w:date="2022-08-24T10:53:00Z">
              <w:tcPr>
                <w:tcW w:w="1438" w:type="dxa"/>
              </w:tcPr>
            </w:tcPrChange>
          </w:tcPr>
          <w:p w14:paraId="48057AF4" w14:textId="77777777" w:rsidR="0083357E" w:rsidRPr="00546D8D" w:rsidRDefault="0083357E" w:rsidP="0037006B">
            <w:pPr>
              <w:jc w:val="center"/>
              <w:rPr>
                <w:ins w:id="1935" w:author="Alexander Waters" w:date="2022-08-23T16:41:00Z"/>
                <w:rFonts w:ascii="Cambria" w:hAnsi="Cambria" w:cs="Arial"/>
              </w:rPr>
            </w:pPr>
            <w:ins w:id="1936" w:author="Alexander Waters" w:date="2022-08-23T16:41:00Z">
              <w:r>
                <w:rPr>
                  <w:rFonts w:ascii="Cambria" w:hAnsi="Cambria" w:cs="Arial"/>
                </w:rPr>
                <w:t>Comments:</w:t>
              </w:r>
            </w:ins>
          </w:p>
        </w:tc>
        <w:tc>
          <w:tcPr>
            <w:tcW w:w="8448" w:type="dxa"/>
            <w:gridSpan w:val="6"/>
            <w:tcPrChange w:id="1937" w:author="Alexander Waters" w:date="2022-08-24T10:53:00Z">
              <w:tcPr>
                <w:tcW w:w="8448" w:type="dxa"/>
                <w:gridSpan w:val="6"/>
              </w:tcPr>
            </w:tcPrChange>
          </w:tcPr>
          <w:p w14:paraId="154AC8FF" w14:textId="77777777" w:rsidR="0083357E" w:rsidRPr="00546D8D" w:rsidRDefault="00287984" w:rsidP="0037006B">
            <w:pPr>
              <w:rPr>
                <w:ins w:id="1938" w:author="Alexander Waters" w:date="2022-08-23T16:41:00Z"/>
                <w:rFonts w:ascii="Cambria" w:hAnsi="Cambria"/>
              </w:rPr>
            </w:pPr>
            <w:customXmlInsRangeStart w:id="1939" w:author="Alexander Waters" w:date="2022-08-23T16:41:00Z"/>
            <w:sdt>
              <w:sdtPr>
                <w:rPr>
                  <w:rFonts w:ascii="Cambria" w:hAnsi="Cambria" w:cs="Arial"/>
                </w:rPr>
                <w:id w:val="-651836346"/>
                <w14:checkbox>
                  <w14:checked w14:val="0"/>
                  <w14:checkedState w14:val="2612" w14:font="MS Gothic"/>
                  <w14:uncheckedState w14:val="2610" w14:font="MS Gothic"/>
                </w14:checkbox>
              </w:sdtPr>
              <w:sdtEndPr/>
              <w:sdtContent>
                <w:customXmlInsRangeEnd w:id="1939"/>
                <w:ins w:id="1940" w:author="Alexander Waters" w:date="2022-08-23T16:41:00Z">
                  <w:r w:rsidR="0083357E">
                    <w:rPr>
                      <w:rFonts w:ascii="MS Gothic" w:eastAsia="MS Gothic" w:hAnsi="MS Gothic" w:cs="Arial" w:hint="eastAsia"/>
                    </w:rPr>
                    <w:t>☐</w:t>
                  </w:r>
                </w:ins>
                <w:customXmlInsRangeStart w:id="1941" w:author="Alexander Waters" w:date="2022-08-23T16:41:00Z"/>
              </w:sdtContent>
            </w:sdt>
            <w:customXmlInsRangeEnd w:id="1941"/>
            <w:ins w:id="1942" w:author="Alexander Waters" w:date="2022-08-23T16:41:00Z">
              <w:r w:rsidR="0083357E">
                <w:rPr>
                  <w:rFonts w:ascii="Cambria" w:hAnsi="Cambria" w:cs="Arial"/>
                </w:rPr>
                <w:t>N/A</w:t>
              </w:r>
            </w:ins>
          </w:p>
        </w:tc>
      </w:tr>
      <w:tr w:rsidR="0083357E" w:rsidRPr="00546D8D" w14:paraId="07466C41" w14:textId="77777777" w:rsidTr="001B6753">
        <w:trPr>
          <w:cantSplit/>
          <w:jc w:val="center"/>
          <w:ins w:id="1943" w:author="Alexander Waters" w:date="2022-08-23T16:41:00Z"/>
        </w:trPr>
        <w:tc>
          <w:tcPr>
            <w:tcW w:w="2245" w:type="dxa"/>
            <w:gridSpan w:val="2"/>
            <w:shd w:val="clear" w:color="auto" w:fill="BFBFBF" w:themeFill="background1" w:themeFillShade="BF"/>
            <w:vAlign w:val="center"/>
          </w:tcPr>
          <w:p w14:paraId="315D6C31" w14:textId="77777777" w:rsidR="0083357E" w:rsidRPr="00546D8D" w:rsidRDefault="0083357E" w:rsidP="0037006B">
            <w:pPr>
              <w:jc w:val="center"/>
              <w:rPr>
                <w:ins w:id="1944" w:author="Alexander Waters" w:date="2022-08-23T16:41:00Z"/>
                <w:rFonts w:ascii="Cambria" w:hAnsi="Cambria" w:cs="Arial"/>
                <w:b/>
                <w:bCs/>
              </w:rPr>
            </w:pPr>
            <w:ins w:id="1945" w:author="Alexander Waters" w:date="2022-08-23T16:41:00Z">
              <w:r w:rsidRPr="00546D8D">
                <w:rPr>
                  <w:rFonts w:ascii="Cambria" w:hAnsi="Cambria" w:cs="Arial"/>
                  <w:b/>
                  <w:bCs/>
                </w:rPr>
                <w:t>Verification</w:t>
              </w:r>
            </w:ins>
          </w:p>
        </w:tc>
        <w:tc>
          <w:tcPr>
            <w:tcW w:w="4201" w:type="dxa"/>
            <w:gridSpan w:val="3"/>
            <w:shd w:val="clear" w:color="auto" w:fill="BFBFBF" w:themeFill="background1" w:themeFillShade="BF"/>
          </w:tcPr>
          <w:p w14:paraId="680C53DD" w14:textId="77777777" w:rsidR="0083357E" w:rsidRPr="00546D8D" w:rsidRDefault="0083357E" w:rsidP="0037006B">
            <w:pPr>
              <w:jc w:val="center"/>
              <w:rPr>
                <w:ins w:id="1946" w:author="Alexander Waters" w:date="2022-08-23T16:41:00Z"/>
                <w:rFonts w:ascii="Cambria" w:hAnsi="Cambria"/>
                <w:b/>
                <w:bCs/>
              </w:rPr>
            </w:pPr>
            <w:ins w:id="1947" w:author="Alexander Waters" w:date="2022-08-23T16:41:00Z">
              <w:r>
                <w:rPr>
                  <w:rFonts w:ascii="Cambria" w:hAnsi="Cambria"/>
                  <w:b/>
                  <w:bCs/>
                </w:rPr>
                <w:t>Initials</w:t>
              </w:r>
            </w:ins>
          </w:p>
        </w:tc>
        <w:tc>
          <w:tcPr>
            <w:tcW w:w="3440" w:type="dxa"/>
            <w:gridSpan w:val="2"/>
            <w:shd w:val="clear" w:color="auto" w:fill="BFBFBF" w:themeFill="background1" w:themeFillShade="BF"/>
            <w:vAlign w:val="center"/>
          </w:tcPr>
          <w:p w14:paraId="3BFA2ABD" w14:textId="77777777" w:rsidR="0083357E" w:rsidRPr="00546D8D" w:rsidRDefault="0083357E" w:rsidP="0037006B">
            <w:pPr>
              <w:jc w:val="center"/>
              <w:rPr>
                <w:ins w:id="1948" w:author="Alexander Waters" w:date="2022-08-23T16:41:00Z"/>
                <w:rFonts w:ascii="Cambria" w:hAnsi="Cambria"/>
                <w:b/>
                <w:bCs/>
              </w:rPr>
            </w:pPr>
            <w:ins w:id="1949" w:author="Alexander Waters" w:date="2022-08-23T16:41:00Z">
              <w:r w:rsidRPr="00546D8D">
                <w:rPr>
                  <w:rFonts w:ascii="Cambria" w:hAnsi="Cambria"/>
                  <w:b/>
                  <w:bCs/>
                </w:rPr>
                <w:t>Date</w:t>
              </w:r>
            </w:ins>
          </w:p>
        </w:tc>
      </w:tr>
      <w:tr w:rsidR="0083357E" w:rsidRPr="00546D8D" w14:paraId="3070C821" w14:textId="77777777" w:rsidTr="001B6753">
        <w:trPr>
          <w:cantSplit/>
          <w:trHeight w:val="512"/>
          <w:jc w:val="center"/>
          <w:ins w:id="1950" w:author="Alexander Waters" w:date="2022-08-23T16:41:00Z"/>
        </w:trPr>
        <w:tc>
          <w:tcPr>
            <w:tcW w:w="2245" w:type="dxa"/>
            <w:gridSpan w:val="2"/>
            <w:vAlign w:val="center"/>
          </w:tcPr>
          <w:p w14:paraId="33B3BA0D" w14:textId="77777777" w:rsidR="0083357E" w:rsidRPr="00546D8D" w:rsidRDefault="0083357E" w:rsidP="0037006B">
            <w:pPr>
              <w:jc w:val="center"/>
              <w:rPr>
                <w:ins w:id="1951" w:author="Alexander Waters" w:date="2022-08-23T16:41:00Z"/>
                <w:rFonts w:ascii="Cambria" w:hAnsi="Cambria" w:cs="Arial"/>
              </w:rPr>
            </w:pPr>
            <w:ins w:id="1952" w:author="Alexander Waters" w:date="2022-08-23T16:41:00Z">
              <w:r>
                <w:rPr>
                  <w:rFonts w:ascii="Cambria" w:hAnsi="Cambria" w:cs="Arial"/>
                </w:rPr>
                <w:t>Verified By:</w:t>
              </w:r>
            </w:ins>
          </w:p>
        </w:tc>
        <w:tc>
          <w:tcPr>
            <w:tcW w:w="4201" w:type="dxa"/>
            <w:gridSpan w:val="3"/>
          </w:tcPr>
          <w:p w14:paraId="10F566A8" w14:textId="77777777" w:rsidR="0083357E" w:rsidRPr="00546D8D" w:rsidRDefault="0083357E" w:rsidP="0037006B">
            <w:pPr>
              <w:jc w:val="center"/>
              <w:rPr>
                <w:ins w:id="1953" w:author="Alexander Waters" w:date="2022-08-23T16:41:00Z"/>
                <w:rFonts w:ascii="Cambria" w:hAnsi="Cambria"/>
              </w:rPr>
            </w:pPr>
          </w:p>
        </w:tc>
        <w:tc>
          <w:tcPr>
            <w:tcW w:w="3440" w:type="dxa"/>
            <w:gridSpan w:val="2"/>
            <w:vAlign w:val="center"/>
          </w:tcPr>
          <w:p w14:paraId="316FFE05" w14:textId="77777777" w:rsidR="0083357E" w:rsidRPr="00546D8D" w:rsidRDefault="0083357E" w:rsidP="0037006B">
            <w:pPr>
              <w:jc w:val="center"/>
              <w:rPr>
                <w:ins w:id="1954" w:author="Alexander Waters" w:date="2022-08-23T16:41:00Z"/>
                <w:rFonts w:ascii="Cambria" w:hAnsi="Cambria"/>
              </w:rPr>
            </w:pPr>
          </w:p>
        </w:tc>
      </w:tr>
      <w:tr w:rsidR="0083357E" w:rsidRPr="00546D8D" w14:paraId="7E3234DB" w14:textId="77777777" w:rsidTr="001B6753">
        <w:trPr>
          <w:cantSplit/>
          <w:trHeight w:val="476"/>
          <w:jc w:val="center"/>
          <w:ins w:id="1955" w:author="Alexander Waters" w:date="2022-08-23T16:41:00Z"/>
        </w:trPr>
        <w:tc>
          <w:tcPr>
            <w:tcW w:w="2245" w:type="dxa"/>
            <w:gridSpan w:val="2"/>
            <w:vAlign w:val="center"/>
          </w:tcPr>
          <w:p w14:paraId="71BA6A4F" w14:textId="77777777" w:rsidR="0083357E" w:rsidRPr="00546D8D" w:rsidRDefault="0083357E" w:rsidP="0037006B">
            <w:pPr>
              <w:jc w:val="center"/>
              <w:rPr>
                <w:ins w:id="1956" w:author="Alexander Waters" w:date="2022-08-23T16:41:00Z"/>
                <w:rFonts w:ascii="Cambria" w:hAnsi="Cambria" w:cs="Arial"/>
              </w:rPr>
            </w:pPr>
            <w:ins w:id="1957" w:author="Alexander Waters" w:date="2022-08-23T16:41:00Z">
              <w:r>
                <w:rPr>
                  <w:rFonts w:ascii="Cambria" w:hAnsi="Cambria" w:cs="Arial"/>
                </w:rPr>
                <w:t>Quality Reviewed By:</w:t>
              </w:r>
            </w:ins>
          </w:p>
        </w:tc>
        <w:tc>
          <w:tcPr>
            <w:tcW w:w="4201" w:type="dxa"/>
            <w:gridSpan w:val="3"/>
          </w:tcPr>
          <w:p w14:paraId="178D4E1D" w14:textId="77777777" w:rsidR="0083357E" w:rsidRPr="00546D8D" w:rsidRDefault="0083357E" w:rsidP="0037006B">
            <w:pPr>
              <w:tabs>
                <w:tab w:val="left" w:pos="2160"/>
              </w:tabs>
              <w:rPr>
                <w:ins w:id="1958" w:author="Alexander Waters" w:date="2022-08-23T16:41:00Z"/>
                <w:rFonts w:ascii="Cambria" w:hAnsi="Cambria"/>
              </w:rPr>
            </w:pPr>
          </w:p>
        </w:tc>
        <w:tc>
          <w:tcPr>
            <w:tcW w:w="3440" w:type="dxa"/>
            <w:gridSpan w:val="2"/>
            <w:vAlign w:val="center"/>
          </w:tcPr>
          <w:p w14:paraId="22FA7A4A" w14:textId="77777777" w:rsidR="0083357E" w:rsidRPr="00546D8D" w:rsidRDefault="0083357E" w:rsidP="0037006B">
            <w:pPr>
              <w:jc w:val="center"/>
              <w:rPr>
                <w:ins w:id="1959" w:author="Alexander Waters" w:date="2022-08-23T16:41:00Z"/>
                <w:rFonts w:ascii="Cambria" w:hAnsi="Cambria"/>
              </w:rPr>
            </w:pPr>
          </w:p>
        </w:tc>
      </w:tr>
    </w:tbl>
    <w:p w14:paraId="3D96B64B" w14:textId="77777777" w:rsidR="009F4D07" w:rsidRDefault="009F4D07">
      <w:pPr>
        <w:rPr>
          <w:ins w:id="1960" w:author="Alexander Waters" w:date="2022-08-24T11:01:00Z"/>
        </w:rPr>
      </w:pPr>
    </w:p>
    <w:tbl>
      <w:tblPr>
        <w:tblStyle w:val="TableGrid"/>
        <w:tblW w:w="9886" w:type="dxa"/>
        <w:jc w:val="center"/>
        <w:tblLook w:val="04A0" w:firstRow="1" w:lastRow="0" w:firstColumn="1" w:lastColumn="0" w:noHBand="0" w:noVBand="1"/>
      </w:tblPr>
      <w:tblGrid>
        <w:gridCol w:w="1438"/>
        <w:gridCol w:w="267"/>
        <w:gridCol w:w="540"/>
        <w:gridCol w:w="1890"/>
        <w:gridCol w:w="2311"/>
        <w:gridCol w:w="3440"/>
        <w:tblGridChange w:id="1961">
          <w:tblGrid>
            <w:gridCol w:w="1438"/>
            <w:gridCol w:w="267"/>
            <w:gridCol w:w="540"/>
            <w:gridCol w:w="1890"/>
            <w:gridCol w:w="2311"/>
            <w:gridCol w:w="3274"/>
            <w:gridCol w:w="166"/>
          </w:tblGrid>
        </w:tblGridChange>
      </w:tblGrid>
      <w:tr w:rsidR="0000642B" w:rsidRPr="00546D8D" w14:paraId="686211C9" w14:textId="77777777" w:rsidTr="001B6753">
        <w:trPr>
          <w:cantSplit/>
          <w:jc w:val="center"/>
          <w:ins w:id="1962" w:author="Alexander Waters" w:date="2022-08-24T10:54:00Z"/>
        </w:trPr>
        <w:tc>
          <w:tcPr>
            <w:tcW w:w="9886" w:type="dxa"/>
            <w:gridSpan w:val="6"/>
            <w:shd w:val="clear" w:color="auto" w:fill="BFBFBF" w:themeFill="background1" w:themeFillShade="BF"/>
          </w:tcPr>
          <w:p w14:paraId="4A5635FD" w14:textId="77777777" w:rsidR="0000642B" w:rsidRPr="00546D8D" w:rsidRDefault="0000642B" w:rsidP="0037006B">
            <w:pPr>
              <w:jc w:val="center"/>
              <w:rPr>
                <w:ins w:id="1963" w:author="Alexander Waters" w:date="2022-08-24T10:54:00Z"/>
                <w:rFonts w:ascii="Cambria" w:hAnsi="Cambria"/>
                <w:b/>
                <w:bCs/>
              </w:rPr>
            </w:pPr>
            <w:ins w:id="1964" w:author="Alexander Waters" w:date="2022-08-24T10:54:00Z">
              <w:r>
                <w:rPr>
                  <w:rFonts w:ascii="Cambria" w:hAnsi="Cambria"/>
                  <w:b/>
                  <w:spacing w:val="-10"/>
                </w:rPr>
                <w:lastRenderedPageBreak/>
                <w:t>Operational Requirements, continued.</w:t>
              </w:r>
            </w:ins>
          </w:p>
        </w:tc>
      </w:tr>
      <w:tr w:rsidR="0000642B" w:rsidRPr="006615B5" w14:paraId="4195D1A7" w14:textId="77777777" w:rsidTr="001B6753">
        <w:trPr>
          <w:cantSplit/>
          <w:jc w:val="center"/>
          <w:ins w:id="1965" w:author="Alexander Waters" w:date="2022-08-24T10:54:00Z"/>
        </w:trPr>
        <w:tc>
          <w:tcPr>
            <w:tcW w:w="9886" w:type="dxa"/>
            <w:gridSpan w:val="6"/>
          </w:tcPr>
          <w:p w14:paraId="155134EC" w14:textId="77777777" w:rsidR="0000642B" w:rsidRPr="0037006B" w:rsidRDefault="0000642B" w:rsidP="0037006B">
            <w:pPr>
              <w:pStyle w:val="ListParagraph"/>
              <w:numPr>
                <w:ilvl w:val="0"/>
                <w:numId w:val="13"/>
              </w:numPr>
              <w:rPr>
                <w:ins w:id="1966" w:author="Alexander Waters" w:date="2022-08-24T10:54:00Z"/>
                <w:rFonts w:ascii="Cambria" w:hAnsi="Cambria"/>
              </w:rPr>
            </w:pPr>
            <w:ins w:id="1967" w:author="Alexander Waters" w:date="2022-08-24T10:54:00Z">
              <w:r w:rsidRPr="0037006B">
                <w:rPr>
                  <w:rFonts w:ascii="Cambria" w:eastAsia="Times New Roman" w:hAnsi="Cambria" w:cs="Arial"/>
                  <w:bCs/>
                  <w:sz w:val="24"/>
                  <w:szCs w:val="24"/>
                </w:rPr>
                <w:t xml:space="preserve">Verify </w:t>
              </w:r>
              <w:r>
                <w:rPr>
                  <w:rFonts w:ascii="Cambria" w:eastAsia="Times New Roman" w:hAnsi="Cambria" w:cs="Arial"/>
                  <w:bCs/>
                  <w:sz w:val="24"/>
                  <w:szCs w:val="24"/>
                </w:rPr>
                <w:t xml:space="preserve">and record </w:t>
              </w:r>
              <w:r w:rsidRPr="0037006B">
                <w:rPr>
                  <w:rFonts w:ascii="Cambria" w:eastAsia="Times New Roman" w:hAnsi="Cambria" w:cs="Arial"/>
                  <w:bCs/>
                  <w:sz w:val="24"/>
                  <w:szCs w:val="24"/>
                </w:rPr>
                <w:t>the</w:t>
              </w:r>
              <w:r>
                <w:rPr>
                  <w:rFonts w:ascii="Cambria" w:eastAsia="Times New Roman" w:hAnsi="Cambria" w:cs="Arial"/>
                  <w:bCs/>
                  <w:sz w:val="24"/>
                  <w:szCs w:val="24"/>
                </w:rPr>
                <w:t xml:space="preserve"> following</w:t>
              </w:r>
              <w:r w:rsidRPr="0037006B">
                <w:rPr>
                  <w:rFonts w:ascii="Cambria" w:eastAsia="Times New Roman" w:hAnsi="Cambria" w:cs="Arial"/>
                  <w:bCs/>
                  <w:sz w:val="24"/>
                  <w:szCs w:val="24"/>
                </w:rPr>
                <w:t xml:space="preserve"> </w:t>
              </w:r>
              <w:r>
                <w:rPr>
                  <w:rFonts w:ascii="Cambria" w:eastAsia="Times New Roman" w:hAnsi="Cambria" w:cs="Arial"/>
                  <w:bCs/>
                  <w:sz w:val="24"/>
                  <w:szCs w:val="24"/>
                </w:rPr>
                <w:t>equipment operational requirement information.</w:t>
              </w:r>
            </w:ins>
          </w:p>
          <w:p w14:paraId="1BEBD6A2" w14:textId="77777777" w:rsidR="0000642B" w:rsidRPr="0037006B" w:rsidRDefault="0000642B" w:rsidP="0037006B">
            <w:pPr>
              <w:pStyle w:val="ListParagraph"/>
              <w:numPr>
                <w:ilvl w:val="0"/>
                <w:numId w:val="13"/>
              </w:numPr>
              <w:rPr>
                <w:ins w:id="1968" w:author="Alexander Waters" w:date="2022-08-24T10:54:00Z"/>
                <w:rFonts w:ascii="Cambria" w:hAnsi="Cambria"/>
              </w:rPr>
            </w:pPr>
            <w:ins w:id="1969" w:author="Alexander Waters" w:date="2022-08-24T10:54:00Z">
              <w:r w:rsidRPr="0037006B">
                <w:rPr>
                  <w:rFonts w:ascii="Cambria" w:hAnsi="Cambria"/>
                </w:rPr>
                <w:t>Record any additional information in the Comments section</w:t>
              </w:r>
              <w:r>
                <w:rPr>
                  <w:rFonts w:ascii="Cambria" w:hAnsi="Cambria"/>
                </w:rPr>
                <w:t xml:space="preserve"> or indicate N/A if no comments are necessary.</w:t>
              </w:r>
            </w:ins>
          </w:p>
        </w:tc>
      </w:tr>
      <w:tr w:rsidR="00522D4D" w14:paraId="1730871B" w14:textId="77777777" w:rsidTr="001B6753">
        <w:trPr>
          <w:cantSplit/>
          <w:trHeight w:val="187"/>
          <w:jc w:val="center"/>
          <w:ins w:id="1970" w:author="Alexander Waters" w:date="2022-08-24T10:57:00Z"/>
        </w:trPr>
        <w:tc>
          <w:tcPr>
            <w:tcW w:w="9886" w:type="dxa"/>
            <w:gridSpan w:val="6"/>
            <w:shd w:val="clear" w:color="auto" w:fill="BFBFBF" w:themeFill="background1" w:themeFillShade="BF"/>
            <w:vAlign w:val="center"/>
          </w:tcPr>
          <w:p w14:paraId="05473107" w14:textId="461572DF" w:rsidR="00522D4D" w:rsidRPr="00475C03" w:rsidRDefault="00475C03">
            <w:pPr>
              <w:jc w:val="center"/>
              <w:rPr>
                <w:ins w:id="1971" w:author="Alexander Waters" w:date="2022-08-24T10:57:00Z"/>
                <w:rFonts w:ascii="Cambria" w:hAnsi="Cambria" w:cs="Arial"/>
                <w:b/>
                <w:bCs/>
                <w:rPrChange w:id="1972" w:author="Alexander Waters" w:date="2022-08-24T10:58:00Z">
                  <w:rPr>
                    <w:ins w:id="1973" w:author="Alexander Waters" w:date="2022-08-24T10:57:00Z"/>
                    <w:rFonts w:ascii="Cambria" w:hAnsi="Cambria" w:cs="Arial"/>
                  </w:rPr>
                </w:rPrChange>
              </w:rPr>
              <w:pPrChange w:id="1974" w:author="Alexander Waters" w:date="2022-08-24T10:58:00Z">
                <w:pPr/>
              </w:pPrChange>
            </w:pPr>
            <w:ins w:id="1975" w:author="Alexander Waters" w:date="2022-08-24T10:57:00Z">
              <w:r w:rsidRPr="00475C03">
                <w:rPr>
                  <w:rFonts w:ascii="Cambria" w:hAnsi="Cambria" w:cs="Arial"/>
                  <w:b/>
                  <w:bCs/>
                  <w:rPrChange w:id="1976" w:author="Alexander Waters" w:date="2022-08-24T10:58:00Z">
                    <w:rPr>
                      <w:rFonts w:ascii="Cambria" w:hAnsi="Cambria" w:cs="Arial"/>
                    </w:rPr>
                  </w:rPrChange>
                </w:rPr>
                <w:t xml:space="preserve">Operational Requirements Test Equipment </w:t>
              </w:r>
            </w:ins>
            <w:ins w:id="1977" w:author="Alexander Waters" w:date="2022-08-24T10:58:00Z">
              <w:r w:rsidRPr="00475C03">
                <w:rPr>
                  <w:rFonts w:ascii="Cambria" w:hAnsi="Cambria" w:cs="Arial"/>
                  <w:b/>
                  <w:bCs/>
                  <w:rPrChange w:id="1978" w:author="Alexander Waters" w:date="2022-08-24T10:58:00Z">
                    <w:rPr>
                      <w:rFonts w:ascii="Cambria" w:hAnsi="Cambria" w:cs="Arial"/>
                    </w:rPr>
                  </w:rPrChange>
                </w:rPr>
                <w:t>Information</w:t>
              </w:r>
            </w:ins>
          </w:p>
        </w:tc>
      </w:tr>
      <w:tr w:rsidR="00475C03" w14:paraId="5913FE27" w14:textId="77777777" w:rsidTr="001B6753">
        <w:trPr>
          <w:cantSplit/>
          <w:trHeight w:val="184"/>
          <w:jc w:val="center"/>
          <w:ins w:id="1979" w:author="Alexander Waters" w:date="2022-08-24T10:57:00Z"/>
        </w:trPr>
        <w:tc>
          <w:tcPr>
            <w:tcW w:w="1705" w:type="dxa"/>
            <w:gridSpan w:val="2"/>
            <w:vMerge w:val="restart"/>
            <w:vAlign w:val="center"/>
          </w:tcPr>
          <w:p w14:paraId="3BBBCBB3" w14:textId="58F9EB79" w:rsidR="00475C03" w:rsidRDefault="00475C03" w:rsidP="002E2DB8">
            <w:pPr>
              <w:jc w:val="center"/>
              <w:rPr>
                <w:ins w:id="1980" w:author="Alexander Waters" w:date="2022-08-24T10:57:00Z"/>
                <w:rFonts w:ascii="Cambria" w:hAnsi="Cambria" w:cs="Arial"/>
              </w:rPr>
            </w:pPr>
            <w:ins w:id="1981" w:author="Alexander Waters" w:date="2022-08-24T10:57:00Z">
              <w:r>
                <w:rPr>
                  <w:rFonts w:ascii="Cambria" w:hAnsi="Cambria" w:cs="Arial"/>
                </w:rPr>
                <w:t>Test Equipment:</w:t>
              </w:r>
            </w:ins>
          </w:p>
        </w:tc>
        <w:tc>
          <w:tcPr>
            <w:tcW w:w="2430" w:type="dxa"/>
            <w:gridSpan w:val="2"/>
            <w:vAlign w:val="center"/>
          </w:tcPr>
          <w:p w14:paraId="2E8265C3" w14:textId="77777777" w:rsidR="00475C03" w:rsidRDefault="00475C03" w:rsidP="0037006B">
            <w:pPr>
              <w:rPr>
                <w:ins w:id="1982" w:author="Alexander Waters" w:date="2022-08-24T10:57:00Z"/>
                <w:rFonts w:ascii="Cambria" w:hAnsi="Cambria" w:cs="Arial"/>
              </w:rPr>
            </w:pPr>
            <w:ins w:id="1983" w:author="Alexander Waters" w:date="2022-08-24T10:57:00Z">
              <w:r>
                <w:rPr>
                  <w:rFonts w:ascii="Cambria" w:hAnsi="Cambria" w:cs="Arial"/>
                </w:rPr>
                <w:t>Name/Description:</w:t>
              </w:r>
            </w:ins>
          </w:p>
        </w:tc>
        <w:tc>
          <w:tcPr>
            <w:tcW w:w="5751" w:type="dxa"/>
            <w:gridSpan w:val="2"/>
            <w:vAlign w:val="center"/>
          </w:tcPr>
          <w:p w14:paraId="5B86AFD2" w14:textId="77777777" w:rsidR="00475C03" w:rsidRDefault="00475C03" w:rsidP="0037006B">
            <w:pPr>
              <w:rPr>
                <w:ins w:id="1984" w:author="Alexander Waters" w:date="2022-08-24T10:57:00Z"/>
                <w:rFonts w:ascii="Cambria" w:hAnsi="Cambria" w:cs="Arial"/>
              </w:rPr>
            </w:pPr>
          </w:p>
        </w:tc>
      </w:tr>
      <w:tr w:rsidR="00475C03" w14:paraId="4D3E82D4" w14:textId="77777777" w:rsidTr="001B6753">
        <w:trPr>
          <w:cantSplit/>
          <w:trHeight w:val="184"/>
          <w:jc w:val="center"/>
          <w:ins w:id="1985" w:author="Alexander Waters" w:date="2022-08-24T10:57:00Z"/>
        </w:trPr>
        <w:tc>
          <w:tcPr>
            <w:tcW w:w="1705" w:type="dxa"/>
            <w:gridSpan w:val="2"/>
            <w:vMerge/>
            <w:vAlign w:val="center"/>
          </w:tcPr>
          <w:p w14:paraId="6F0A0976" w14:textId="69B8AAB9" w:rsidR="00475C03" w:rsidRDefault="00475C03" w:rsidP="0037006B">
            <w:pPr>
              <w:jc w:val="center"/>
              <w:rPr>
                <w:ins w:id="1986" w:author="Alexander Waters" w:date="2022-08-24T10:57:00Z"/>
                <w:rFonts w:ascii="Cambria" w:hAnsi="Cambria" w:cs="Arial"/>
              </w:rPr>
            </w:pPr>
          </w:p>
        </w:tc>
        <w:tc>
          <w:tcPr>
            <w:tcW w:w="2430" w:type="dxa"/>
            <w:gridSpan w:val="2"/>
            <w:vAlign w:val="center"/>
          </w:tcPr>
          <w:p w14:paraId="6F19F843" w14:textId="77777777" w:rsidR="00475C03" w:rsidRDefault="00475C03" w:rsidP="0037006B">
            <w:pPr>
              <w:rPr>
                <w:ins w:id="1987" w:author="Alexander Waters" w:date="2022-08-24T10:57:00Z"/>
                <w:rFonts w:ascii="Cambria" w:hAnsi="Cambria" w:cs="Arial"/>
              </w:rPr>
            </w:pPr>
            <w:ins w:id="1988" w:author="Alexander Waters" w:date="2022-08-24T10:57:00Z">
              <w:r>
                <w:rPr>
                  <w:rFonts w:ascii="Cambria" w:hAnsi="Cambria" w:cs="Arial"/>
                </w:rPr>
                <w:t>Type/Manufacturer:</w:t>
              </w:r>
            </w:ins>
          </w:p>
        </w:tc>
        <w:tc>
          <w:tcPr>
            <w:tcW w:w="5751" w:type="dxa"/>
            <w:gridSpan w:val="2"/>
            <w:vAlign w:val="center"/>
          </w:tcPr>
          <w:p w14:paraId="5256210B" w14:textId="77777777" w:rsidR="00475C03" w:rsidRDefault="00475C03" w:rsidP="0037006B">
            <w:pPr>
              <w:rPr>
                <w:ins w:id="1989" w:author="Alexander Waters" w:date="2022-08-24T10:57:00Z"/>
                <w:rFonts w:ascii="Cambria" w:hAnsi="Cambria" w:cs="Arial"/>
              </w:rPr>
            </w:pPr>
          </w:p>
        </w:tc>
      </w:tr>
      <w:tr w:rsidR="00475C03" w14:paraId="7C9880CC" w14:textId="77777777" w:rsidTr="001B6753">
        <w:trPr>
          <w:cantSplit/>
          <w:trHeight w:val="184"/>
          <w:jc w:val="center"/>
          <w:ins w:id="1990" w:author="Alexander Waters" w:date="2022-08-24T10:57:00Z"/>
        </w:trPr>
        <w:tc>
          <w:tcPr>
            <w:tcW w:w="1705" w:type="dxa"/>
            <w:gridSpan w:val="2"/>
            <w:vMerge/>
            <w:vAlign w:val="center"/>
          </w:tcPr>
          <w:p w14:paraId="722DE511" w14:textId="690356A1" w:rsidR="00475C03" w:rsidRDefault="00475C03" w:rsidP="0037006B">
            <w:pPr>
              <w:jc w:val="center"/>
              <w:rPr>
                <w:ins w:id="1991" w:author="Alexander Waters" w:date="2022-08-24T10:57:00Z"/>
                <w:rFonts w:ascii="Cambria" w:hAnsi="Cambria" w:cs="Arial"/>
              </w:rPr>
            </w:pPr>
          </w:p>
        </w:tc>
        <w:tc>
          <w:tcPr>
            <w:tcW w:w="2430" w:type="dxa"/>
            <w:gridSpan w:val="2"/>
            <w:vAlign w:val="center"/>
          </w:tcPr>
          <w:p w14:paraId="65B9A626" w14:textId="77777777" w:rsidR="00475C03" w:rsidRDefault="00475C03" w:rsidP="0037006B">
            <w:pPr>
              <w:rPr>
                <w:ins w:id="1992" w:author="Alexander Waters" w:date="2022-08-24T10:57:00Z"/>
                <w:rFonts w:ascii="Cambria" w:hAnsi="Cambria" w:cs="Arial"/>
              </w:rPr>
            </w:pPr>
            <w:ins w:id="1993" w:author="Alexander Waters" w:date="2022-08-24T10:57:00Z">
              <w:r>
                <w:rPr>
                  <w:rFonts w:ascii="Cambria" w:hAnsi="Cambria" w:cs="Arial"/>
                </w:rPr>
                <w:t>Serial Number:</w:t>
              </w:r>
            </w:ins>
          </w:p>
        </w:tc>
        <w:tc>
          <w:tcPr>
            <w:tcW w:w="5751" w:type="dxa"/>
            <w:gridSpan w:val="2"/>
            <w:vAlign w:val="center"/>
          </w:tcPr>
          <w:p w14:paraId="1E27EC14" w14:textId="77777777" w:rsidR="00475C03" w:rsidRDefault="00475C03" w:rsidP="0037006B">
            <w:pPr>
              <w:rPr>
                <w:ins w:id="1994" w:author="Alexander Waters" w:date="2022-08-24T10:57:00Z"/>
                <w:rFonts w:ascii="Cambria" w:hAnsi="Cambria" w:cs="Arial"/>
              </w:rPr>
            </w:pPr>
          </w:p>
        </w:tc>
      </w:tr>
      <w:tr w:rsidR="00475C03" w14:paraId="5FC65F19" w14:textId="77777777" w:rsidTr="001B6753">
        <w:trPr>
          <w:cantSplit/>
          <w:trHeight w:val="184"/>
          <w:jc w:val="center"/>
          <w:ins w:id="1995" w:author="Alexander Waters" w:date="2022-08-24T10:57:00Z"/>
        </w:trPr>
        <w:tc>
          <w:tcPr>
            <w:tcW w:w="1705" w:type="dxa"/>
            <w:gridSpan w:val="2"/>
            <w:vMerge/>
            <w:vAlign w:val="center"/>
          </w:tcPr>
          <w:p w14:paraId="01920188" w14:textId="5F43D215" w:rsidR="00475C03" w:rsidRDefault="00475C03" w:rsidP="0037006B">
            <w:pPr>
              <w:jc w:val="center"/>
              <w:rPr>
                <w:ins w:id="1996" w:author="Alexander Waters" w:date="2022-08-24T10:57:00Z"/>
                <w:rFonts w:ascii="Cambria" w:hAnsi="Cambria" w:cs="Arial"/>
              </w:rPr>
            </w:pPr>
          </w:p>
        </w:tc>
        <w:tc>
          <w:tcPr>
            <w:tcW w:w="2430" w:type="dxa"/>
            <w:gridSpan w:val="2"/>
            <w:vAlign w:val="center"/>
          </w:tcPr>
          <w:p w14:paraId="595175C7" w14:textId="77777777" w:rsidR="00475C03" w:rsidRDefault="00475C03" w:rsidP="0037006B">
            <w:pPr>
              <w:rPr>
                <w:ins w:id="1997" w:author="Alexander Waters" w:date="2022-08-24T10:57:00Z"/>
                <w:rFonts w:ascii="Cambria" w:hAnsi="Cambria" w:cs="Arial"/>
              </w:rPr>
            </w:pPr>
            <w:ins w:id="1998" w:author="Alexander Waters" w:date="2022-08-24T10:57:00Z">
              <w:r>
                <w:rPr>
                  <w:rFonts w:ascii="Cambria" w:hAnsi="Cambria" w:cs="Arial"/>
                </w:rPr>
                <w:t>Stimlabs Asset ID:</w:t>
              </w:r>
            </w:ins>
          </w:p>
        </w:tc>
        <w:tc>
          <w:tcPr>
            <w:tcW w:w="5751" w:type="dxa"/>
            <w:gridSpan w:val="2"/>
            <w:vAlign w:val="center"/>
          </w:tcPr>
          <w:p w14:paraId="2520360D" w14:textId="77777777" w:rsidR="00475C03" w:rsidRDefault="00475C03" w:rsidP="0037006B">
            <w:pPr>
              <w:rPr>
                <w:ins w:id="1999" w:author="Alexander Waters" w:date="2022-08-24T10:57:00Z"/>
                <w:rFonts w:ascii="Cambria" w:hAnsi="Cambria" w:cs="Arial"/>
              </w:rPr>
            </w:pPr>
          </w:p>
        </w:tc>
      </w:tr>
      <w:tr w:rsidR="00475C03" w14:paraId="4A1086E1" w14:textId="77777777" w:rsidTr="001B6753">
        <w:trPr>
          <w:cantSplit/>
          <w:trHeight w:val="184"/>
          <w:jc w:val="center"/>
          <w:ins w:id="2000" w:author="Alexander Waters" w:date="2022-08-24T10:57:00Z"/>
        </w:trPr>
        <w:tc>
          <w:tcPr>
            <w:tcW w:w="1705" w:type="dxa"/>
            <w:gridSpan w:val="2"/>
            <w:vMerge/>
            <w:vAlign w:val="center"/>
          </w:tcPr>
          <w:p w14:paraId="583B1BC5" w14:textId="5C447ECB" w:rsidR="00475C03" w:rsidRDefault="00475C03" w:rsidP="0037006B">
            <w:pPr>
              <w:jc w:val="center"/>
              <w:rPr>
                <w:ins w:id="2001" w:author="Alexander Waters" w:date="2022-08-24T10:57:00Z"/>
                <w:rFonts w:ascii="Cambria" w:hAnsi="Cambria" w:cs="Arial"/>
              </w:rPr>
            </w:pPr>
          </w:p>
        </w:tc>
        <w:tc>
          <w:tcPr>
            <w:tcW w:w="2430" w:type="dxa"/>
            <w:gridSpan w:val="2"/>
            <w:vAlign w:val="center"/>
          </w:tcPr>
          <w:p w14:paraId="6EA53EAA" w14:textId="77777777" w:rsidR="00475C03" w:rsidRDefault="00475C03" w:rsidP="0037006B">
            <w:pPr>
              <w:rPr>
                <w:ins w:id="2002" w:author="Alexander Waters" w:date="2022-08-24T10:57:00Z"/>
                <w:rFonts w:ascii="Cambria" w:hAnsi="Cambria" w:cs="Arial"/>
              </w:rPr>
            </w:pPr>
            <w:ins w:id="2003" w:author="Alexander Waters" w:date="2022-08-24T10:57:00Z">
              <w:r>
                <w:rPr>
                  <w:rFonts w:ascii="Cambria" w:hAnsi="Cambria" w:cs="Arial"/>
                </w:rPr>
                <w:t>Calibration Due Date:</w:t>
              </w:r>
            </w:ins>
          </w:p>
        </w:tc>
        <w:tc>
          <w:tcPr>
            <w:tcW w:w="5751" w:type="dxa"/>
            <w:gridSpan w:val="2"/>
            <w:vAlign w:val="center"/>
          </w:tcPr>
          <w:p w14:paraId="5461E163" w14:textId="77777777" w:rsidR="00475C03" w:rsidRDefault="00475C03" w:rsidP="0037006B">
            <w:pPr>
              <w:rPr>
                <w:ins w:id="2004" w:author="Alexander Waters" w:date="2022-08-24T10:57:00Z"/>
                <w:rFonts w:ascii="Cambria" w:hAnsi="Cambria" w:cs="Arial"/>
              </w:rPr>
            </w:pPr>
          </w:p>
        </w:tc>
      </w:tr>
      <w:tr w:rsidR="00475C03" w14:paraId="425AC296" w14:textId="77777777" w:rsidTr="001B6753">
        <w:tblPrEx>
          <w:tblW w:w="9886" w:type="dxa"/>
          <w:jc w:val="center"/>
          <w:tblPrExChange w:id="2005" w:author="Alexander Waters" w:date="2022-08-24T10:59:00Z">
            <w:tblPrEx>
              <w:tblW w:w="9886" w:type="dxa"/>
              <w:jc w:val="center"/>
            </w:tblPrEx>
          </w:tblPrExChange>
        </w:tblPrEx>
        <w:trPr>
          <w:cantSplit/>
          <w:trHeight w:val="184"/>
          <w:jc w:val="center"/>
          <w:ins w:id="2006" w:author="Alexander Waters" w:date="2022-08-24T10:58:00Z"/>
          <w:trPrChange w:id="2007" w:author="Alexander Waters" w:date="2022-08-24T10:59:00Z">
            <w:trPr>
              <w:gridAfter w:val="0"/>
              <w:wAfter w:w="166" w:type="dxa"/>
              <w:cantSplit/>
              <w:trHeight w:val="184"/>
              <w:jc w:val="center"/>
            </w:trPr>
          </w:trPrChange>
        </w:trPr>
        <w:tc>
          <w:tcPr>
            <w:tcW w:w="1705" w:type="dxa"/>
            <w:gridSpan w:val="2"/>
            <w:vMerge/>
            <w:vAlign w:val="center"/>
            <w:tcPrChange w:id="2008" w:author="Alexander Waters" w:date="2022-08-24T10:59:00Z">
              <w:tcPr>
                <w:tcW w:w="1705" w:type="dxa"/>
                <w:gridSpan w:val="2"/>
                <w:vMerge/>
                <w:vAlign w:val="center"/>
              </w:tcPr>
            </w:tcPrChange>
          </w:tcPr>
          <w:p w14:paraId="1C1306E5" w14:textId="77777777" w:rsidR="00475C03" w:rsidRDefault="00475C03" w:rsidP="0037006B">
            <w:pPr>
              <w:jc w:val="center"/>
              <w:rPr>
                <w:ins w:id="2009" w:author="Alexander Waters" w:date="2022-08-24T10:58:00Z"/>
                <w:rFonts w:ascii="Cambria" w:hAnsi="Cambria" w:cs="Arial"/>
              </w:rPr>
            </w:pPr>
          </w:p>
        </w:tc>
        <w:tc>
          <w:tcPr>
            <w:tcW w:w="8181" w:type="dxa"/>
            <w:gridSpan w:val="4"/>
            <w:shd w:val="clear" w:color="auto" w:fill="BFBFBF" w:themeFill="background1" w:themeFillShade="BF"/>
            <w:vAlign w:val="center"/>
            <w:tcPrChange w:id="2010" w:author="Alexander Waters" w:date="2022-08-24T10:59:00Z">
              <w:tcPr>
                <w:tcW w:w="8015" w:type="dxa"/>
                <w:gridSpan w:val="4"/>
                <w:vAlign w:val="center"/>
              </w:tcPr>
            </w:tcPrChange>
          </w:tcPr>
          <w:p w14:paraId="0A74EAA7" w14:textId="77777777" w:rsidR="00475C03" w:rsidRDefault="00475C03" w:rsidP="0037006B">
            <w:pPr>
              <w:rPr>
                <w:ins w:id="2011" w:author="Alexander Waters" w:date="2022-08-24T10:58:00Z"/>
                <w:rFonts w:ascii="Cambria" w:hAnsi="Cambria" w:cs="Arial"/>
              </w:rPr>
            </w:pPr>
          </w:p>
        </w:tc>
      </w:tr>
      <w:tr w:rsidR="00475C03" w14:paraId="5675AD75" w14:textId="77777777" w:rsidTr="001B6753">
        <w:trPr>
          <w:cantSplit/>
          <w:trHeight w:val="184"/>
          <w:jc w:val="center"/>
          <w:ins w:id="2012" w:author="Alexander Waters" w:date="2022-08-24T10:57:00Z"/>
        </w:trPr>
        <w:tc>
          <w:tcPr>
            <w:tcW w:w="1705" w:type="dxa"/>
            <w:gridSpan w:val="2"/>
            <w:vMerge/>
            <w:vAlign w:val="center"/>
          </w:tcPr>
          <w:p w14:paraId="1FECA2A9" w14:textId="726FE57F" w:rsidR="00475C03" w:rsidRDefault="00475C03" w:rsidP="0037006B">
            <w:pPr>
              <w:jc w:val="center"/>
              <w:rPr>
                <w:ins w:id="2013" w:author="Alexander Waters" w:date="2022-08-24T10:57:00Z"/>
                <w:rFonts w:ascii="Cambria" w:hAnsi="Cambria" w:cs="Arial"/>
              </w:rPr>
            </w:pPr>
          </w:p>
        </w:tc>
        <w:tc>
          <w:tcPr>
            <w:tcW w:w="2430" w:type="dxa"/>
            <w:gridSpan w:val="2"/>
            <w:vAlign w:val="center"/>
          </w:tcPr>
          <w:p w14:paraId="5428F0FB" w14:textId="77777777" w:rsidR="00475C03" w:rsidRDefault="00475C03" w:rsidP="0037006B">
            <w:pPr>
              <w:rPr>
                <w:ins w:id="2014" w:author="Alexander Waters" w:date="2022-08-24T10:57:00Z"/>
                <w:rFonts w:ascii="Cambria" w:hAnsi="Cambria" w:cs="Arial"/>
              </w:rPr>
            </w:pPr>
            <w:ins w:id="2015" w:author="Alexander Waters" w:date="2022-08-24T10:57:00Z">
              <w:r>
                <w:rPr>
                  <w:rFonts w:ascii="Cambria" w:hAnsi="Cambria" w:cs="Arial"/>
                </w:rPr>
                <w:t>Name/Description:</w:t>
              </w:r>
            </w:ins>
          </w:p>
        </w:tc>
        <w:tc>
          <w:tcPr>
            <w:tcW w:w="5751" w:type="dxa"/>
            <w:gridSpan w:val="2"/>
            <w:vAlign w:val="center"/>
          </w:tcPr>
          <w:p w14:paraId="41B1A0E1" w14:textId="77777777" w:rsidR="00475C03" w:rsidRDefault="00475C03" w:rsidP="0037006B">
            <w:pPr>
              <w:rPr>
                <w:ins w:id="2016" w:author="Alexander Waters" w:date="2022-08-24T10:57:00Z"/>
                <w:rFonts w:ascii="Cambria" w:hAnsi="Cambria" w:cs="Arial"/>
              </w:rPr>
            </w:pPr>
          </w:p>
        </w:tc>
      </w:tr>
      <w:tr w:rsidR="00475C03" w14:paraId="00D44EFA" w14:textId="77777777" w:rsidTr="001B6753">
        <w:trPr>
          <w:cantSplit/>
          <w:trHeight w:val="184"/>
          <w:jc w:val="center"/>
          <w:ins w:id="2017" w:author="Alexander Waters" w:date="2022-08-24T10:57:00Z"/>
        </w:trPr>
        <w:tc>
          <w:tcPr>
            <w:tcW w:w="1705" w:type="dxa"/>
            <w:gridSpan w:val="2"/>
            <w:vMerge/>
            <w:vAlign w:val="center"/>
          </w:tcPr>
          <w:p w14:paraId="7B8C338C" w14:textId="4AEE6B9A" w:rsidR="00475C03" w:rsidRDefault="00475C03" w:rsidP="0037006B">
            <w:pPr>
              <w:jc w:val="center"/>
              <w:rPr>
                <w:ins w:id="2018" w:author="Alexander Waters" w:date="2022-08-24T10:57:00Z"/>
                <w:rFonts w:ascii="Cambria" w:hAnsi="Cambria" w:cs="Arial"/>
              </w:rPr>
            </w:pPr>
          </w:p>
        </w:tc>
        <w:tc>
          <w:tcPr>
            <w:tcW w:w="2430" w:type="dxa"/>
            <w:gridSpan w:val="2"/>
            <w:vAlign w:val="center"/>
          </w:tcPr>
          <w:p w14:paraId="4CA27E17" w14:textId="77777777" w:rsidR="00475C03" w:rsidRDefault="00475C03" w:rsidP="0037006B">
            <w:pPr>
              <w:rPr>
                <w:ins w:id="2019" w:author="Alexander Waters" w:date="2022-08-24T10:57:00Z"/>
                <w:rFonts w:ascii="Cambria" w:hAnsi="Cambria" w:cs="Arial"/>
              </w:rPr>
            </w:pPr>
            <w:ins w:id="2020" w:author="Alexander Waters" w:date="2022-08-24T10:57:00Z">
              <w:r>
                <w:rPr>
                  <w:rFonts w:ascii="Cambria" w:hAnsi="Cambria" w:cs="Arial"/>
                </w:rPr>
                <w:t>Type/Manufacturer:</w:t>
              </w:r>
            </w:ins>
          </w:p>
        </w:tc>
        <w:tc>
          <w:tcPr>
            <w:tcW w:w="5751" w:type="dxa"/>
            <w:gridSpan w:val="2"/>
            <w:vAlign w:val="center"/>
          </w:tcPr>
          <w:p w14:paraId="10CC187E" w14:textId="77777777" w:rsidR="00475C03" w:rsidRDefault="00475C03" w:rsidP="0037006B">
            <w:pPr>
              <w:rPr>
                <w:ins w:id="2021" w:author="Alexander Waters" w:date="2022-08-24T10:57:00Z"/>
                <w:rFonts w:ascii="Cambria" w:hAnsi="Cambria" w:cs="Arial"/>
              </w:rPr>
            </w:pPr>
          </w:p>
        </w:tc>
      </w:tr>
      <w:tr w:rsidR="00475C03" w14:paraId="1AEA2585" w14:textId="77777777" w:rsidTr="001B6753">
        <w:trPr>
          <w:cantSplit/>
          <w:trHeight w:val="184"/>
          <w:jc w:val="center"/>
          <w:ins w:id="2022" w:author="Alexander Waters" w:date="2022-08-24T10:57:00Z"/>
        </w:trPr>
        <w:tc>
          <w:tcPr>
            <w:tcW w:w="1705" w:type="dxa"/>
            <w:gridSpan w:val="2"/>
            <w:vMerge/>
            <w:vAlign w:val="center"/>
          </w:tcPr>
          <w:p w14:paraId="6BE67EF2" w14:textId="43552E9C" w:rsidR="00475C03" w:rsidRDefault="00475C03" w:rsidP="0037006B">
            <w:pPr>
              <w:jc w:val="center"/>
              <w:rPr>
                <w:ins w:id="2023" w:author="Alexander Waters" w:date="2022-08-24T10:57:00Z"/>
                <w:rFonts w:ascii="Cambria" w:hAnsi="Cambria" w:cs="Arial"/>
              </w:rPr>
            </w:pPr>
          </w:p>
        </w:tc>
        <w:tc>
          <w:tcPr>
            <w:tcW w:w="2430" w:type="dxa"/>
            <w:gridSpan w:val="2"/>
            <w:vAlign w:val="center"/>
          </w:tcPr>
          <w:p w14:paraId="04A0F79D" w14:textId="77777777" w:rsidR="00475C03" w:rsidRDefault="00475C03" w:rsidP="0037006B">
            <w:pPr>
              <w:rPr>
                <w:ins w:id="2024" w:author="Alexander Waters" w:date="2022-08-24T10:57:00Z"/>
                <w:rFonts w:ascii="Cambria" w:hAnsi="Cambria" w:cs="Arial"/>
              </w:rPr>
            </w:pPr>
            <w:ins w:id="2025" w:author="Alexander Waters" w:date="2022-08-24T10:57:00Z">
              <w:r>
                <w:rPr>
                  <w:rFonts w:ascii="Cambria" w:hAnsi="Cambria" w:cs="Arial"/>
                </w:rPr>
                <w:t>Serial Number:</w:t>
              </w:r>
            </w:ins>
          </w:p>
        </w:tc>
        <w:tc>
          <w:tcPr>
            <w:tcW w:w="5751" w:type="dxa"/>
            <w:gridSpan w:val="2"/>
            <w:vAlign w:val="center"/>
          </w:tcPr>
          <w:p w14:paraId="2E47FE0E" w14:textId="77777777" w:rsidR="00475C03" w:rsidRDefault="00475C03" w:rsidP="0037006B">
            <w:pPr>
              <w:rPr>
                <w:ins w:id="2026" w:author="Alexander Waters" w:date="2022-08-24T10:57:00Z"/>
                <w:rFonts w:ascii="Cambria" w:hAnsi="Cambria" w:cs="Arial"/>
              </w:rPr>
            </w:pPr>
          </w:p>
        </w:tc>
      </w:tr>
      <w:tr w:rsidR="00475C03" w14:paraId="6DDA3EB0" w14:textId="77777777" w:rsidTr="001B6753">
        <w:trPr>
          <w:cantSplit/>
          <w:trHeight w:val="184"/>
          <w:jc w:val="center"/>
          <w:ins w:id="2027" w:author="Alexander Waters" w:date="2022-08-24T10:57:00Z"/>
        </w:trPr>
        <w:tc>
          <w:tcPr>
            <w:tcW w:w="1705" w:type="dxa"/>
            <w:gridSpan w:val="2"/>
            <w:vMerge/>
            <w:vAlign w:val="center"/>
          </w:tcPr>
          <w:p w14:paraId="23AE2F44" w14:textId="4F75F96E" w:rsidR="00475C03" w:rsidRDefault="00475C03" w:rsidP="0037006B">
            <w:pPr>
              <w:jc w:val="center"/>
              <w:rPr>
                <w:ins w:id="2028" w:author="Alexander Waters" w:date="2022-08-24T10:57:00Z"/>
                <w:rFonts w:ascii="Cambria" w:hAnsi="Cambria" w:cs="Arial"/>
              </w:rPr>
            </w:pPr>
          </w:p>
        </w:tc>
        <w:tc>
          <w:tcPr>
            <w:tcW w:w="2430" w:type="dxa"/>
            <w:gridSpan w:val="2"/>
            <w:vAlign w:val="center"/>
          </w:tcPr>
          <w:p w14:paraId="6C581646" w14:textId="77777777" w:rsidR="00475C03" w:rsidRDefault="00475C03" w:rsidP="0037006B">
            <w:pPr>
              <w:rPr>
                <w:ins w:id="2029" w:author="Alexander Waters" w:date="2022-08-24T10:57:00Z"/>
                <w:rFonts w:ascii="Cambria" w:hAnsi="Cambria" w:cs="Arial"/>
              </w:rPr>
            </w:pPr>
            <w:ins w:id="2030" w:author="Alexander Waters" w:date="2022-08-24T10:57:00Z">
              <w:r>
                <w:rPr>
                  <w:rFonts w:ascii="Cambria" w:hAnsi="Cambria" w:cs="Arial"/>
                </w:rPr>
                <w:t>Stimlabs Asset ID:</w:t>
              </w:r>
            </w:ins>
          </w:p>
        </w:tc>
        <w:tc>
          <w:tcPr>
            <w:tcW w:w="5751" w:type="dxa"/>
            <w:gridSpan w:val="2"/>
            <w:vAlign w:val="center"/>
          </w:tcPr>
          <w:p w14:paraId="0A5B5BB7" w14:textId="77777777" w:rsidR="00475C03" w:rsidRDefault="00475C03" w:rsidP="0037006B">
            <w:pPr>
              <w:rPr>
                <w:ins w:id="2031" w:author="Alexander Waters" w:date="2022-08-24T10:57:00Z"/>
                <w:rFonts w:ascii="Cambria" w:hAnsi="Cambria" w:cs="Arial"/>
              </w:rPr>
            </w:pPr>
          </w:p>
        </w:tc>
      </w:tr>
      <w:tr w:rsidR="00475C03" w14:paraId="5969E35B" w14:textId="77777777" w:rsidTr="001B6753">
        <w:trPr>
          <w:cantSplit/>
          <w:trHeight w:val="184"/>
          <w:jc w:val="center"/>
          <w:ins w:id="2032" w:author="Alexander Waters" w:date="2022-08-24T10:57:00Z"/>
        </w:trPr>
        <w:tc>
          <w:tcPr>
            <w:tcW w:w="1705" w:type="dxa"/>
            <w:gridSpan w:val="2"/>
            <w:vMerge/>
            <w:vAlign w:val="center"/>
          </w:tcPr>
          <w:p w14:paraId="68A3E384" w14:textId="005BF88A" w:rsidR="00475C03" w:rsidRDefault="00475C03" w:rsidP="0037006B">
            <w:pPr>
              <w:jc w:val="center"/>
              <w:rPr>
                <w:ins w:id="2033" w:author="Alexander Waters" w:date="2022-08-24T10:57:00Z"/>
                <w:rFonts w:ascii="Cambria" w:hAnsi="Cambria" w:cs="Arial"/>
              </w:rPr>
            </w:pPr>
          </w:p>
        </w:tc>
        <w:tc>
          <w:tcPr>
            <w:tcW w:w="2430" w:type="dxa"/>
            <w:gridSpan w:val="2"/>
            <w:vAlign w:val="center"/>
          </w:tcPr>
          <w:p w14:paraId="725C2946" w14:textId="77777777" w:rsidR="00475C03" w:rsidRDefault="00475C03" w:rsidP="0037006B">
            <w:pPr>
              <w:rPr>
                <w:ins w:id="2034" w:author="Alexander Waters" w:date="2022-08-24T10:57:00Z"/>
                <w:rFonts w:ascii="Cambria" w:hAnsi="Cambria" w:cs="Arial"/>
              </w:rPr>
            </w:pPr>
            <w:ins w:id="2035" w:author="Alexander Waters" w:date="2022-08-24T10:57:00Z">
              <w:r>
                <w:rPr>
                  <w:rFonts w:ascii="Cambria" w:hAnsi="Cambria" w:cs="Arial"/>
                </w:rPr>
                <w:t>Calibration Due Date:</w:t>
              </w:r>
            </w:ins>
          </w:p>
        </w:tc>
        <w:tc>
          <w:tcPr>
            <w:tcW w:w="5751" w:type="dxa"/>
            <w:gridSpan w:val="2"/>
            <w:vAlign w:val="center"/>
          </w:tcPr>
          <w:p w14:paraId="54A858F7" w14:textId="77777777" w:rsidR="00475C03" w:rsidRDefault="00475C03" w:rsidP="0037006B">
            <w:pPr>
              <w:rPr>
                <w:ins w:id="2036" w:author="Alexander Waters" w:date="2022-08-24T10:57:00Z"/>
                <w:rFonts w:ascii="Cambria" w:hAnsi="Cambria" w:cs="Arial"/>
              </w:rPr>
            </w:pPr>
          </w:p>
        </w:tc>
      </w:tr>
      <w:tr w:rsidR="00475C03" w14:paraId="707B88B7" w14:textId="77777777" w:rsidTr="001B6753">
        <w:tblPrEx>
          <w:tblW w:w="9886" w:type="dxa"/>
          <w:jc w:val="center"/>
          <w:tblPrExChange w:id="2037" w:author="Alexander Waters" w:date="2022-08-24T10:59:00Z">
            <w:tblPrEx>
              <w:tblW w:w="9886" w:type="dxa"/>
              <w:jc w:val="center"/>
            </w:tblPrEx>
          </w:tblPrExChange>
        </w:tblPrEx>
        <w:trPr>
          <w:cantSplit/>
          <w:trHeight w:val="184"/>
          <w:jc w:val="center"/>
          <w:ins w:id="2038" w:author="Alexander Waters" w:date="2022-08-24T10:58:00Z"/>
          <w:trPrChange w:id="2039" w:author="Alexander Waters" w:date="2022-08-24T10:59:00Z">
            <w:trPr>
              <w:gridAfter w:val="0"/>
              <w:wAfter w:w="166" w:type="dxa"/>
              <w:cantSplit/>
              <w:trHeight w:val="184"/>
              <w:jc w:val="center"/>
            </w:trPr>
          </w:trPrChange>
        </w:trPr>
        <w:tc>
          <w:tcPr>
            <w:tcW w:w="1705" w:type="dxa"/>
            <w:gridSpan w:val="2"/>
            <w:vMerge/>
            <w:vAlign w:val="center"/>
            <w:tcPrChange w:id="2040" w:author="Alexander Waters" w:date="2022-08-24T10:59:00Z">
              <w:tcPr>
                <w:tcW w:w="1705" w:type="dxa"/>
                <w:gridSpan w:val="2"/>
                <w:vMerge/>
                <w:vAlign w:val="center"/>
              </w:tcPr>
            </w:tcPrChange>
          </w:tcPr>
          <w:p w14:paraId="174325A4" w14:textId="77777777" w:rsidR="00475C03" w:rsidRDefault="00475C03" w:rsidP="0037006B">
            <w:pPr>
              <w:jc w:val="center"/>
              <w:rPr>
                <w:ins w:id="2041" w:author="Alexander Waters" w:date="2022-08-24T10:58:00Z"/>
                <w:rFonts w:ascii="Cambria" w:hAnsi="Cambria" w:cs="Arial"/>
              </w:rPr>
            </w:pPr>
          </w:p>
        </w:tc>
        <w:tc>
          <w:tcPr>
            <w:tcW w:w="8181" w:type="dxa"/>
            <w:gridSpan w:val="4"/>
            <w:shd w:val="clear" w:color="auto" w:fill="BFBFBF" w:themeFill="background1" w:themeFillShade="BF"/>
            <w:vAlign w:val="center"/>
            <w:tcPrChange w:id="2042" w:author="Alexander Waters" w:date="2022-08-24T10:59:00Z">
              <w:tcPr>
                <w:tcW w:w="8015" w:type="dxa"/>
                <w:gridSpan w:val="4"/>
                <w:vAlign w:val="center"/>
              </w:tcPr>
            </w:tcPrChange>
          </w:tcPr>
          <w:p w14:paraId="73C1E503" w14:textId="77777777" w:rsidR="00475C03" w:rsidRDefault="00475C03" w:rsidP="0037006B">
            <w:pPr>
              <w:rPr>
                <w:ins w:id="2043" w:author="Alexander Waters" w:date="2022-08-24T10:58:00Z"/>
                <w:rFonts w:ascii="Cambria" w:hAnsi="Cambria" w:cs="Arial"/>
              </w:rPr>
            </w:pPr>
          </w:p>
        </w:tc>
      </w:tr>
      <w:tr w:rsidR="00475C03" w14:paraId="4DF6A4B7" w14:textId="77777777" w:rsidTr="001B6753">
        <w:trPr>
          <w:cantSplit/>
          <w:trHeight w:val="184"/>
          <w:jc w:val="center"/>
          <w:ins w:id="2044" w:author="Alexander Waters" w:date="2022-08-24T10:57:00Z"/>
        </w:trPr>
        <w:tc>
          <w:tcPr>
            <w:tcW w:w="1705" w:type="dxa"/>
            <w:gridSpan w:val="2"/>
            <w:vMerge/>
            <w:vAlign w:val="center"/>
          </w:tcPr>
          <w:p w14:paraId="6843A47B" w14:textId="13074AB6" w:rsidR="00475C03" w:rsidRDefault="00475C03" w:rsidP="0037006B">
            <w:pPr>
              <w:jc w:val="center"/>
              <w:rPr>
                <w:ins w:id="2045" w:author="Alexander Waters" w:date="2022-08-24T10:57:00Z"/>
                <w:rFonts w:ascii="Cambria" w:hAnsi="Cambria" w:cs="Arial"/>
              </w:rPr>
            </w:pPr>
          </w:p>
        </w:tc>
        <w:tc>
          <w:tcPr>
            <w:tcW w:w="2430" w:type="dxa"/>
            <w:gridSpan w:val="2"/>
            <w:vAlign w:val="center"/>
          </w:tcPr>
          <w:p w14:paraId="0609E452" w14:textId="77777777" w:rsidR="00475C03" w:rsidRDefault="00475C03" w:rsidP="0037006B">
            <w:pPr>
              <w:rPr>
                <w:ins w:id="2046" w:author="Alexander Waters" w:date="2022-08-24T10:57:00Z"/>
                <w:rFonts w:ascii="Cambria" w:hAnsi="Cambria" w:cs="Arial"/>
              </w:rPr>
            </w:pPr>
            <w:ins w:id="2047" w:author="Alexander Waters" w:date="2022-08-24T10:57:00Z">
              <w:r>
                <w:rPr>
                  <w:rFonts w:ascii="Cambria" w:hAnsi="Cambria" w:cs="Arial"/>
                </w:rPr>
                <w:t>Name/Description:</w:t>
              </w:r>
            </w:ins>
          </w:p>
        </w:tc>
        <w:tc>
          <w:tcPr>
            <w:tcW w:w="5751" w:type="dxa"/>
            <w:gridSpan w:val="2"/>
            <w:vAlign w:val="center"/>
          </w:tcPr>
          <w:p w14:paraId="4488C4E7" w14:textId="77777777" w:rsidR="00475C03" w:rsidRDefault="00475C03" w:rsidP="0037006B">
            <w:pPr>
              <w:rPr>
                <w:ins w:id="2048" w:author="Alexander Waters" w:date="2022-08-24T10:57:00Z"/>
                <w:rFonts w:ascii="Cambria" w:hAnsi="Cambria" w:cs="Arial"/>
              </w:rPr>
            </w:pPr>
          </w:p>
        </w:tc>
      </w:tr>
      <w:tr w:rsidR="00475C03" w14:paraId="20028166" w14:textId="77777777" w:rsidTr="001B6753">
        <w:trPr>
          <w:cantSplit/>
          <w:trHeight w:val="184"/>
          <w:jc w:val="center"/>
          <w:ins w:id="2049" w:author="Alexander Waters" w:date="2022-08-24T10:57:00Z"/>
        </w:trPr>
        <w:tc>
          <w:tcPr>
            <w:tcW w:w="1705" w:type="dxa"/>
            <w:gridSpan w:val="2"/>
            <w:vMerge/>
            <w:vAlign w:val="center"/>
          </w:tcPr>
          <w:p w14:paraId="0A19CF4F" w14:textId="77777777" w:rsidR="00475C03" w:rsidRDefault="00475C03" w:rsidP="0037006B">
            <w:pPr>
              <w:rPr>
                <w:ins w:id="2050" w:author="Alexander Waters" w:date="2022-08-24T10:57:00Z"/>
                <w:rFonts w:ascii="Cambria" w:hAnsi="Cambria" w:cs="Arial"/>
              </w:rPr>
            </w:pPr>
          </w:p>
        </w:tc>
        <w:tc>
          <w:tcPr>
            <w:tcW w:w="2430" w:type="dxa"/>
            <w:gridSpan w:val="2"/>
            <w:vAlign w:val="center"/>
          </w:tcPr>
          <w:p w14:paraId="1B32C079" w14:textId="77777777" w:rsidR="00475C03" w:rsidRDefault="00475C03" w:rsidP="0037006B">
            <w:pPr>
              <w:rPr>
                <w:ins w:id="2051" w:author="Alexander Waters" w:date="2022-08-24T10:57:00Z"/>
                <w:rFonts w:ascii="Cambria" w:hAnsi="Cambria" w:cs="Arial"/>
              </w:rPr>
            </w:pPr>
            <w:ins w:id="2052" w:author="Alexander Waters" w:date="2022-08-24T10:57:00Z">
              <w:r>
                <w:rPr>
                  <w:rFonts w:ascii="Cambria" w:hAnsi="Cambria" w:cs="Arial"/>
                </w:rPr>
                <w:t>Type/Manufacturer:</w:t>
              </w:r>
            </w:ins>
          </w:p>
        </w:tc>
        <w:tc>
          <w:tcPr>
            <w:tcW w:w="5751" w:type="dxa"/>
            <w:gridSpan w:val="2"/>
            <w:vAlign w:val="center"/>
          </w:tcPr>
          <w:p w14:paraId="050EB355" w14:textId="77777777" w:rsidR="00475C03" w:rsidRDefault="00475C03" w:rsidP="0037006B">
            <w:pPr>
              <w:rPr>
                <w:ins w:id="2053" w:author="Alexander Waters" w:date="2022-08-24T10:57:00Z"/>
                <w:rFonts w:ascii="Cambria" w:hAnsi="Cambria" w:cs="Arial"/>
              </w:rPr>
            </w:pPr>
          </w:p>
        </w:tc>
      </w:tr>
      <w:tr w:rsidR="00475C03" w14:paraId="596E186F" w14:textId="77777777" w:rsidTr="001B6753">
        <w:trPr>
          <w:cantSplit/>
          <w:trHeight w:val="184"/>
          <w:jc w:val="center"/>
          <w:ins w:id="2054" w:author="Alexander Waters" w:date="2022-08-24T10:57:00Z"/>
        </w:trPr>
        <w:tc>
          <w:tcPr>
            <w:tcW w:w="1705" w:type="dxa"/>
            <w:gridSpan w:val="2"/>
            <w:vMerge/>
            <w:vAlign w:val="center"/>
          </w:tcPr>
          <w:p w14:paraId="1B2ADE67" w14:textId="77777777" w:rsidR="00475C03" w:rsidRDefault="00475C03" w:rsidP="0037006B">
            <w:pPr>
              <w:rPr>
                <w:ins w:id="2055" w:author="Alexander Waters" w:date="2022-08-24T10:57:00Z"/>
                <w:rFonts w:ascii="Cambria" w:hAnsi="Cambria" w:cs="Arial"/>
              </w:rPr>
            </w:pPr>
          </w:p>
        </w:tc>
        <w:tc>
          <w:tcPr>
            <w:tcW w:w="2430" w:type="dxa"/>
            <w:gridSpan w:val="2"/>
            <w:vAlign w:val="center"/>
          </w:tcPr>
          <w:p w14:paraId="56A2DFAC" w14:textId="77777777" w:rsidR="00475C03" w:rsidRDefault="00475C03" w:rsidP="0037006B">
            <w:pPr>
              <w:rPr>
                <w:ins w:id="2056" w:author="Alexander Waters" w:date="2022-08-24T10:57:00Z"/>
                <w:rFonts w:ascii="Cambria" w:hAnsi="Cambria" w:cs="Arial"/>
              </w:rPr>
            </w:pPr>
            <w:ins w:id="2057" w:author="Alexander Waters" w:date="2022-08-24T10:57:00Z">
              <w:r>
                <w:rPr>
                  <w:rFonts w:ascii="Cambria" w:hAnsi="Cambria" w:cs="Arial"/>
                </w:rPr>
                <w:t>Serial Number:</w:t>
              </w:r>
            </w:ins>
          </w:p>
        </w:tc>
        <w:tc>
          <w:tcPr>
            <w:tcW w:w="5751" w:type="dxa"/>
            <w:gridSpan w:val="2"/>
            <w:vAlign w:val="center"/>
          </w:tcPr>
          <w:p w14:paraId="416BA38C" w14:textId="77777777" w:rsidR="00475C03" w:rsidRDefault="00475C03" w:rsidP="0037006B">
            <w:pPr>
              <w:rPr>
                <w:ins w:id="2058" w:author="Alexander Waters" w:date="2022-08-24T10:57:00Z"/>
                <w:rFonts w:ascii="Cambria" w:hAnsi="Cambria" w:cs="Arial"/>
              </w:rPr>
            </w:pPr>
          </w:p>
        </w:tc>
      </w:tr>
      <w:tr w:rsidR="00475C03" w14:paraId="6892C56F" w14:textId="77777777" w:rsidTr="001B6753">
        <w:trPr>
          <w:cantSplit/>
          <w:trHeight w:val="184"/>
          <w:jc w:val="center"/>
          <w:ins w:id="2059" w:author="Alexander Waters" w:date="2022-08-24T10:57:00Z"/>
        </w:trPr>
        <w:tc>
          <w:tcPr>
            <w:tcW w:w="1705" w:type="dxa"/>
            <w:gridSpan w:val="2"/>
            <w:vMerge/>
            <w:vAlign w:val="center"/>
          </w:tcPr>
          <w:p w14:paraId="6FAC4DB6" w14:textId="77777777" w:rsidR="00475C03" w:rsidRDefault="00475C03" w:rsidP="0037006B">
            <w:pPr>
              <w:rPr>
                <w:ins w:id="2060" w:author="Alexander Waters" w:date="2022-08-24T10:57:00Z"/>
                <w:rFonts w:ascii="Cambria" w:hAnsi="Cambria" w:cs="Arial"/>
              </w:rPr>
            </w:pPr>
          </w:p>
        </w:tc>
        <w:tc>
          <w:tcPr>
            <w:tcW w:w="2430" w:type="dxa"/>
            <w:gridSpan w:val="2"/>
            <w:vAlign w:val="center"/>
          </w:tcPr>
          <w:p w14:paraId="402E34D4" w14:textId="77777777" w:rsidR="00475C03" w:rsidRDefault="00475C03" w:rsidP="0037006B">
            <w:pPr>
              <w:rPr>
                <w:ins w:id="2061" w:author="Alexander Waters" w:date="2022-08-24T10:57:00Z"/>
                <w:rFonts w:ascii="Cambria" w:hAnsi="Cambria" w:cs="Arial"/>
              </w:rPr>
            </w:pPr>
            <w:ins w:id="2062" w:author="Alexander Waters" w:date="2022-08-24T10:57:00Z">
              <w:r>
                <w:rPr>
                  <w:rFonts w:ascii="Cambria" w:hAnsi="Cambria" w:cs="Arial"/>
                </w:rPr>
                <w:t>Stimlabs Asset ID:</w:t>
              </w:r>
            </w:ins>
          </w:p>
        </w:tc>
        <w:tc>
          <w:tcPr>
            <w:tcW w:w="5751" w:type="dxa"/>
            <w:gridSpan w:val="2"/>
            <w:vAlign w:val="center"/>
          </w:tcPr>
          <w:p w14:paraId="47AD90A4" w14:textId="77777777" w:rsidR="00475C03" w:rsidRDefault="00475C03" w:rsidP="0037006B">
            <w:pPr>
              <w:rPr>
                <w:ins w:id="2063" w:author="Alexander Waters" w:date="2022-08-24T10:57:00Z"/>
                <w:rFonts w:ascii="Cambria" w:hAnsi="Cambria" w:cs="Arial"/>
              </w:rPr>
            </w:pPr>
          </w:p>
        </w:tc>
      </w:tr>
      <w:tr w:rsidR="00475C03" w14:paraId="3A710489" w14:textId="77777777" w:rsidTr="001B6753">
        <w:trPr>
          <w:cantSplit/>
          <w:trHeight w:val="184"/>
          <w:jc w:val="center"/>
          <w:ins w:id="2064" w:author="Alexander Waters" w:date="2022-08-24T10:57:00Z"/>
        </w:trPr>
        <w:tc>
          <w:tcPr>
            <w:tcW w:w="1705" w:type="dxa"/>
            <w:gridSpan w:val="2"/>
            <w:vMerge/>
            <w:vAlign w:val="center"/>
          </w:tcPr>
          <w:p w14:paraId="61AD15B4" w14:textId="77777777" w:rsidR="00475C03" w:rsidRDefault="00475C03" w:rsidP="0037006B">
            <w:pPr>
              <w:rPr>
                <w:ins w:id="2065" w:author="Alexander Waters" w:date="2022-08-24T10:57:00Z"/>
                <w:rFonts w:ascii="Cambria" w:hAnsi="Cambria" w:cs="Arial"/>
              </w:rPr>
            </w:pPr>
          </w:p>
        </w:tc>
        <w:tc>
          <w:tcPr>
            <w:tcW w:w="2430" w:type="dxa"/>
            <w:gridSpan w:val="2"/>
            <w:vAlign w:val="center"/>
          </w:tcPr>
          <w:p w14:paraId="48268730" w14:textId="77777777" w:rsidR="00475C03" w:rsidRDefault="00475C03" w:rsidP="0037006B">
            <w:pPr>
              <w:rPr>
                <w:ins w:id="2066" w:author="Alexander Waters" w:date="2022-08-24T10:57:00Z"/>
                <w:rFonts w:ascii="Cambria" w:hAnsi="Cambria" w:cs="Arial"/>
              </w:rPr>
            </w:pPr>
            <w:ins w:id="2067" w:author="Alexander Waters" w:date="2022-08-24T10:57:00Z">
              <w:r>
                <w:rPr>
                  <w:rFonts w:ascii="Cambria" w:hAnsi="Cambria" w:cs="Arial"/>
                </w:rPr>
                <w:t>Calibration Due Date:</w:t>
              </w:r>
            </w:ins>
          </w:p>
        </w:tc>
        <w:tc>
          <w:tcPr>
            <w:tcW w:w="5751" w:type="dxa"/>
            <w:gridSpan w:val="2"/>
            <w:vAlign w:val="center"/>
          </w:tcPr>
          <w:p w14:paraId="091D0C64" w14:textId="77777777" w:rsidR="00475C03" w:rsidRDefault="00475C03" w:rsidP="0037006B">
            <w:pPr>
              <w:rPr>
                <w:ins w:id="2068" w:author="Alexander Waters" w:date="2022-08-24T10:57:00Z"/>
                <w:rFonts w:ascii="Cambria" w:hAnsi="Cambria" w:cs="Arial"/>
              </w:rPr>
            </w:pPr>
          </w:p>
        </w:tc>
      </w:tr>
      <w:tr w:rsidR="0000642B" w:rsidRPr="00546D8D" w14:paraId="06F9EB6B" w14:textId="77777777" w:rsidTr="001B6753">
        <w:trPr>
          <w:cantSplit/>
          <w:trHeight w:val="755"/>
          <w:jc w:val="center"/>
          <w:ins w:id="2069" w:author="Alexander Waters" w:date="2022-08-24T10:54:00Z"/>
        </w:trPr>
        <w:tc>
          <w:tcPr>
            <w:tcW w:w="9886" w:type="dxa"/>
            <w:gridSpan w:val="6"/>
            <w:vAlign w:val="center"/>
          </w:tcPr>
          <w:p w14:paraId="6DA9D6E0" w14:textId="77777777" w:rsidR="0000642B" w:rsidRDefault="0000642B" w:rsidP="0037006B">
            <w:pPr>
              <w:rPr>
                <w:ins w:id="2070" w:author="Alexander Waters" w:date="2022-08-24T10:54:00Z"/>
                <w:rFonts w:ascii="Cambria" w:hAnsi="Cambria" w:cs="Arial"/>
              </w:rPr>
            </w:pPr>
            <w:ins w:id="2071" w:author="Alexander Waters" w:date="2022-08-24T10:54:00Z">
              <w:r>
                <w:rPr>
                  <w:rFonts w:ascii="Cambria" w:hAnsi="Cambria" w:cs="Arial"/>
                </w:rPr>
                <w:t>Evaluation of equipment operational requirement information:</w:t>
              </w:r>
            </w:ins>
          </w:p>
          <w:p w14:paraId="27A52E9C" w14:textId="77777777" w:rsidR="0000642B" w:rsidRDefault="00287984" w:rsidP="0037006B">
            <w:pPr>
              <w:jc w:val="center"/>
              <w:rPr>
                <w:ins w:id="2072" w:author="Alexander Waters" w:date="2022-08-24T10:54:00Z"/>
                <w:rFonts w:ascii="Cambria" w:hAnsi="Cambria" w:cs="Arial"/>
              </w:rPr>
            </w:pPr>
            <w:customXmlInsRangeStart w:id="2073" w:author="Alexander Waters" w:date="2022-08-24T10:54:00Z"/>
            <w:sdt>
              <w:sdtPr>
                <w:rPr>
                  <w:rFonts w:ascii="Cambria" w:hAnsi="Cambria" w:cs="Arial"/>
                </w:rPr>
                <w:id w:val="97001832"/>
                <w14:checkbox>
                  <w14:checked w14:val="0"/>
                  <w14:checkedState w14:val="2612" w14:font="MS Gothic"/>
                  <w14:uncheckedState w14:val="2610" w14:font="MS Gothic"/>
                </w14:checkbox>
              </w:sdtPr>
              <w:sdtEndPr/>
              <w:sdtContent>
                <w:customXmlInsRangeEnd w:id="2073"/>
                <w:ins w:id="2074" w:author="Alexander Waters" w:date="2022-08-24T10:54:00Z">
                  <w:r w:rsidR="0000642B">
                    <w:rPr>
                      <w:rFonts w:ascii="MS Gothic" w:eastAsia="MS Gothic" w:hAnsi="MS Gothic" w:cs="Arial" w:hint="eastAsia"/>
                    </w:rPr>
                    <w:t>☐</w:t>
                  </w:r>
                </w:ins>
                <w:customXmlInsRangeStart w:id="2075" w:author="Alexander Waters" w:date="2022-08-24T10:54:00Z"/>
              </w:sdtContent>
            </w:sdt>
            <w:customXmlInsRangeEnd w:id="2075"/>
            <w:ins w:id="2076" w:author="Alexander Waters" w:date="2022-08-24T10:54:00Z">
              <w:r w:rsidR="0000642B">
                <w:rPr>
                  <w:rFonts w:ascii="Cambria" w:hAnsi="Cambria" w:cs="Arial"/>
                </w:rPr>
                <w:t>PASSED</w:t>
              </w:r>
              <w:r w:rsidR="0000642B">
                <w:tab/>
              </w:r>
              <w:r w:rsidR="0000642B">
                <w:tab/>
              </w:r>
            </w:ins>
            <w:customXmlInsRangeStart w:id="2077" w:author="Alexander Waters" w:date="2022-08-24T10:54:00Z"/>
            <w:sdt>
              <w:sdtPr>
                <w:rPr>
                  <w:rFonts w:ascii="Cambria" w:hAnsi="Cambria" w:cs="Arial"/>
                </w:rPr>
                <w:id w:val="-607127954"/>
                <w14:checkbox>
                  <w14:checked w14:val="0"/>
                  <w14:checkedState w14:val="2612" w14:font="MS Gothic"/>
                  <w14:uncheckedState w14:val="2610" w14:font="MS Gothic"/>
                </w14:checkbox>
              </w:sdtPr>
              <w:sdtEndPr/>
              <w:sdtContent>
                <w:customXmlInsRangeEnd w:id="2077"/>
                <w:ins w:id="2078" w:author="Alexander Waters" w:date="2022-08-24T10:54:00Z">
                  <w:r w:rsidR="0000642B">
                    <w:rPr>
                      <w:rFonts w:ascii="MS Gothic" w:eastAsia="MS Gothic" w:hAnsi="MS Gothic" w:cs="Arial" w:hint="eastAsia"/>
                    </w:rPr>
                    <w:t>☐</w:t>
                  </w:r>
                </w:ins>
                <w:customXmlInsRangeStart w:id="2079" w:author="Alexander Waters" w:date="2022-08-24T10:54:00Z"/>
              </w:sdtContent>
            </w:sdt>
            <w:customXmlInsRangeEnd w:id="2079"/>
            <w:ins w:id="2080" w:author="Alexander Waters" w:date="2022-08-24T10:54:00Z">
              <w:r w:rsidR="0000642B">
                <w:rPr>
                  <w:rFonts w:ascii="Cambria" w:hAnsi="Cambria" w:cs="Arial"/>
                </w:rPr>
                <w:t>FAILED</w:t>
              </w:r>
            </w:ins>
          </w:p>
        </w:tc>
      </w:tr>
      <w:tr w:rsidR="0000642B" w:rsidRPr="00546D8D" w14:paraId="3CA8F85F" w14:textId="77777777" w:rsidTr="001B6753">
        <w:trPr>
          <w:cantSplit/>
          <w:trHeight w:val="1970"/>
          <w:jc w:val="center"/>
          <w:ins w:id="2081" w:author="Alexander Waters" w:date="2022-08-24T10:54:00Z"/>
        </w:trPr>
        <w:tc>
          <w:tcPr>
            <w:tcW w:w="1438" w:type="dxa"/>
          </w:tcPr>
          <w:p w14:paraId="3CC92C0E" w14:textId="77777777" w:rsidR="0000642B" w:rsidRPr="00546D8D" w:rsidRDefault="0000642B" w:rsidP="0037006B">
            <w:pPr>
              <w:jc w:val="center"/>
              <w:rPr>
                <w:ins w:id="2082" w:author="Alexander Waters" w:date="2022-08-24T10:54:00Z"/>
                <w:rFonts w:ascii="Cambria" w:hAnsi="Cambria" w:cs="Arial"/>
              </w:rPr>
            </w:pPr>
            <w:ins w:id="2083" w:author="Alexander Waters" w:date="2022-08-24T10:54:00Z">
              <w:r>
                <w:rPr>
                  <w:rFonts w:ascii="Cambria" w:hAnsi="Cambria" w:cs="Arial"/>
                </w:rPr>
                <w:t>Comments:</w:t>
              </w:r>
            </w:ins>
          </w:p>
        </w:tc>
        <w:tc>
          <w:tcPr>
            <w:tcW w:w="8448" w:type="dxa"/>
            <w:gridSpan w:val="5"/>
          </w:tcPr>
          <w:p w14:paraId="0CABFA2B" w14:textId="77777777" w:rsidR="0000642B" w:rsidRPr="00546D8D" w:rsidRDefault="00287984" w:rsidP="0037006B">
            <w:pPr>
              <w:rPr>
                <w:ins w:id="2084" w:author="Alexander Waters" w:date="2022-08-24T10:54:00Z"/>
                <w:rFonts w:ascii="Cambria" w:hAnsi="Cambria"/>
              </w:rPr>
            </w:pPr>
            <w:customXmlInsRangeStart w:id="2085" w:author="Alexander Waters" w:date="2022-08-24T10:54:00Z"/>
            <w:sdt>
              <w:sdtPr>
                <w:rPr>
                  <w:rFonts w:ascii="Cambria" w:hAnsi="Cambria" w:cs="Arial"/>
                </w:rPr>
                <w:id w:val="1378126090"/>
                <w14:checkbox>
                  <w14:checked w14:val="0"/>
                  <w14:checkedState w14:val="2612" w14:font="MS Gothic"/>
                  <w14:uncheckedState w14:val="2610" w14:font="MS Gothic"/>
                </w14:checkbox>
              </w:sdtPr>
              <w:sdtEndPr/>
              <w:sdtContent>
                <w:customXmlInsRangeEnd w:id="2085"/>
                <w:ins w:id="2086" w:author="Alexander Waters" w:date="2022-08-24T10:54:00Z">
                  <w:r w:rsidR="0000642B">
                    <w:rPr>
                      <w:rFonts w:ascii="MS Gothic" w:eastAsia="MS Gothic" w:hAnsi="MS Gothic" w:cs="Arial" w:hint="eastAsia"/>
                    </w:rPr>
                    <w:t>☐</w:t>
                  </w:r>
                </w:ins>
                <w:customXmlInsRangeStart w:id="2087" w:author="Alexander Waters" w:date="2022-08-24T10:54:00Z"/>
              </w:sdtContent>
            </w:sdt>
            <w:customXmlInsRangeEnd w:id="2087"/>
            <w:ins w:id="2088" w:author="Alexander Waters" w:date="2022-08-24T10:54:00Z">
              <w:r w:rsidR="0000642B">
                <w:rPr>
                  <w:rFonts w:ascii="Cambria" w:hAnsi="Cambria" w:cs="Arial"/>
                </w:rPr>
                <w:t>N/A</w:t>
              </w:r>
            </w:ins>
          </w:p>
        </w:tc>
      </w:tr>
      <w:tr w:rsidR="0000642B" w:rsidRPr="00546D8D" w14:paraId="59FF6661" w14:textId="77777777" w:rsidTr="001B6753">
        <w:trPr>
          <w:cantSplit/>
          <w:jc w:val="center"/>
          <w:ins w:id="2089" w:author="Alexander Waters" w:date="2022-08-24T10:54:00Z"/>
        </w:trPr>
        <w:tc>
          <w:tcPr>
            <w:tcW w:w="2245" w:type="dxa"/>
            <w:gridSpan w:val="3"/>
            <w:shd w:val="clear" w:color="auto" w:fill="BFBFBF" w:themeFill="background1" w:themeFillShade="BF"/>
            <w:vAlign w:val="center"/>
          </w:tcPr>
          <w:p w14:paraId="394D298E" w14:textId="77777777" w:rsidR="0000642B" w:rsidRPr="00546D8D" w:rsidRDefault="0000642B" w:rsidP="0037006B">
            <w:pPr>
              <w:jc w:val="center"/>
              <w:rPr>
                <w:ins w:id="2090" w:author="Alexander Waters" w:date="2022-08-24T10:54:00Z"/>
                <w:rFonts w:ascii="Cambria" w:hAnsi="Cambria" w:cs="Arial"/>
                <w:b/>
                <w:bCs/>
              </w:rPr>
            </w:pPr>
            <w:ins w:id="2091" w:author="Alexander Waters" w:date="2022-08-24T10:54:00Z">
              <w:r w:rsidRPr="00546D8D">
                <w:rPr>
                  <w:rFonts w:ascii="Cambria" w:hAnsi="Cambria" w:cs="Arial"/>
                  <w:b/>
                  <w:bCs/>
                </w:rPr>
                <w:t>Verification</w:t>
              </w:r>
            </w:ins>
          </w:p>
        </w:tc>
        <w:tc>
          <w:tcPr>
            <w:tcW w:w="4201" w:type="dxa"/>
            <w:gridSpan w:val="2"/>
            <w:shd w:val="clear" w:color="auto" w:fill="BFBFBF" w:themeFill="background1" w:themeFillShade="BF"/>
          </w:tcPr>
          <w:p w14:paraId="60400CA4" w14:textId="77777777" w:rsidR="0000642B" w:rsidRPr="00546D8D" w:rsidRDefault="0000642B" w:rsidP="0037006B">
            <w:pPr>
              <w:jc w:val="center"/>
              <w:rPr>
                <w:ins w:id="2092" w:author="Alexander Waters" w:date="2022-08-24T10:54:00Z"/>
                <w:rFonts w:ascii="Cambria" w:hAnsi="Cambria"/>
                <w:b/>
                <w:bCs/>
              </w:rPr>
            </w:pPr>
            <w:ins w:id="2093" w:author="Alexander Waters" w:date="2022-08-24T10:54:00Z">
              <w:r>
                <w:rPr>
                  <w:rFonts w:ascii="Cambria" w:hAnsi="Cambria"/>
                  <w:b/>
                  <w:bCs/>
                </w:rPr>
                <w:t>Initials</w:t>
              </w:r>
            </w:ins>
          </w:p>
        </w:tc>
        <w:tc>
          <w:tcPr>
            <w:tcW w:w="3440" w:type="dxa"/>
            <w:shd w:val="clear" w:color="auto" w:fill="BFBFBF" w:themeFill="background1" w:themeFillShade="BF"/>
            <w:vAlign w:val="center"/>
          </w:tcPr>
          <w:p w14:paraId="1431EA8A" w14:textId="77777777" w:rsidR="0000642B" w:rsidRPr="00546D8D" w:rsidRDefault="0000642B" w:rsidP="0037006B">
            <w:pPr>
              <w:jc w:val="center"/>
              <w:rPr>
                <w:ins w:id="2094" w:author="Alexander Waters" w:date="2022-08-24T10:54:00Z"/>
                <w:rFonts w:ascii="Cambria" w:hAnsi="Cambria"/>
                <w:b/>
                <w:bCs/>
              </w:rPr>
            </w:pPr>
            <w:ins w:id="2095" w:author="Alexander Waters" w:date="2022-08-24T10:54:00Z">
              <w:r w:rsidRPr="00546D8D">
                <w:rPr>
                  <w:rFonts w:ascii="Cambria" w:hAnsi="Cambria"/>
                  <w:b/>
                  <w:bCs/>
                </w:rPr>
                <w:t>Date</w:t>
              </w:r>
            </w:ins>
          </w:p>
        </w:tc>
      </w:tr>
      <w:tr w:rsidR="0000642B" w:rsidRPr="00546D8D" w14:paraId="31A785B6" w14:textId="77777777" w:rsidTr="001B6753">
        <w:trPr>
          <w:cantSplit/>
          <w:trHeight w:val="512"/>
          <w:jc w:val="center"/>
          <w:ins w:id="2096" w:author="Alexander Waters" w:date="2022-08-24T10:54:00Z"/>
        </w:trPr>
        <w:tc>
          <w:tcPr>
            <w:tcW w:w="2245" w:type="dxa"/>
            <w:gridSpan w:val="3"/>
            <w:vAlign w:val="center"/>
          </w:tcPr>
          <w:p w14:paraId="3607848F" w14:textId="77777777" w:rsidR="0000642B" w:rsidRPr="00546D8D" w:rsidRDefault="0000642B" w:rsidP="0037006B">
            <w:pPr>
              <w:jc w:val="center"/>
              <w:rPr>
                <w:ins w:id="2097" w:author="Alexander Waters" w:date="2022-08-24T10:54:00Z"/>
                <w:rFonts w:ascii="Cambria" w:hAnsi="Cambria" w:cs="Arial"/>
              </w:rPr>
            </w:pPr>
            <w:ins w:id="2098" w:author="Alexander Waters" w:date="2022-08-24T10:54:00Z">
              <w:r>
                <w:rPr>
                  <w:rFonts w:ascii="Cambria" w:hAnsi="Cambria" w:cs="Arial"/>
                </w:rPr>
                <w:t>Verified By:</w:t>
              </w:r>
            </w:ins>
          </w:p>
        </w:tc>
        <w:tc>
          <w:tcPr>
            <w:tcW w:w="4201" w:type="dxa"/>
            <w:gridSpan w:val="2"/>
          </w:tcPr>
          <w:p w14:paraId="59753C50" w14:textId="77777777" w:rsidR="0000642B" w:rsidRPr="00546D8D" w:rsidRDefault="0000642B" w:rsidP="0037006B">
            <w:pPr>
              <w:jc w:val="center"/>
              <w:rPr>
                <w:ins w:id="2099" w:author="Alexander Waters" w:date="2022-08-24T10:54:00Z"/>
                <w:rFonts w:ascii="Cambria" w:hAnsi="Cambria"/>
              </w:rPr>
            </w:pPr>
          </w:p>
        </w:tc>
        <w:tc>
          <w:tcPr>
            <w:tcW w:w="3440" w:type="dxa"/>
            <w:vAlign w:val="center"/>
          </w:tcPr>
          <w:p w14:paraId="0197A527" w14:textId="77777777" w:rsidR="0000642B" w:rsidRPr="00546D8D" w:rsidRDefault="0000642B" w:rsidP="0037006B">
            <w:pPr>
              <w:jc w:val="center"/>
              <w:rPr>
                <w:ins w:id="2100" w:author="Alexander Waters" w:date="2022-08-24T10:54:00Z"/>
                <w:rFonts w:ascii="Cambria" w:hAnsi="Cambria"/>
              </w:rPr>
            </w:pPr>
          </w:p>
        </w:tc>
      </w:tr>
      <w:tr w:rsidR="0000642B" w:rsidRPr="00546D8D" w14:paraId="2D95D53D" w14:textId="77777777" w:rsidTr="001B6753">
        <w:trPr>
          <w:cantSplit/>
          <w:trHeight w:val="431"/>
          <w:jc w:val="center"/>
          <w:ins w:id="2101" w:author="Alexander Waters" w:date="2022-08-24T10:54:00Z"/>
        </w:trPr>
        <w:tc>
          <w:tcPr>
            <w:tcW w:w="2245" w:type="dxa"/>
            <w:gridSpan w:val="3"/>
            <w:vAlign w:val="center"/>
          </w:tcPr>
          <w:p w14:paraId="02C167F8" w14:textId="77777777" w:rsidR="0000642B" w:rsidRPr="00546D8D" w:rsidRDefault="0000642B" w:rsidP="0037006B">
            <w:pPr>
              <w:jc w:val="center"/>
              <w:rPr>
                <w:ins w:id="2102" w:author="Alexander Waters" w:date="2022-08-24T10:54:00Z"/>
                <w:rFonts w:ascii="Cambria" w:hAnsi="Cambria" w:cs="Arial"/>
              </w:rPr>
            </w:pPr>
            <w:ins w:id="2103" w:author="Alexander Waters" w:date="2022-08-24T10:54:00Z">
              <w:r>
                <w:rPr>
                  <w:rFonts w:ascii="Cambria" w:hAnsi="Cambria" w:cs="Arial"/>
                </w:rPr>
                <w:t>Quality Reviewed By:</w:t>
              </w:r>
            </w:ins>
          </w:p>
        </w:tc>
        <w:tc>
          <w:tcPr>
            <w:tcW w:w="4201" w:type="dxa"/>
            <w:gridSpan w:val="2"/>
          </w:tcPr>
          <w:p w14:paraId="50BE53B2" w14:textId="77777777" w:rsidR="0000642B" w:rsidRPr="00546D8D" w:rsidRDefault="0000642B" w:rsidP="0037006B">
            <w:pPr>
              <w:tabs>
                <w:tab w:val="left" w:pos="2160"/>
              </w:tabs>
              <w:rPr>
                <w:ins w:id="2104" w:author="Alexander Waters" w:date="2022-08-24T10:54:00Z"/>
                <w:rFonts w:ascii="Cambria" w:hAnsi="Cambria"/>
              </w:rPr>
            </w:pPr>
          </w:p>
        </w:tc>
        <w:tc>
          <w:tcPr>
            <w:tcW w:w="3440" w:type="dxa"/>
            <w:vAlign w:val="center"/>
          </w:tcPr>
          <w:p w14:paraId="309DB782" w14:textId="77777777" w:rsidR="0000642B" w:rsidRPr="00546D8D" w:rsidRDefault="0000642B" w:rsidP="0037006B">
            <w:pPr>
              <w:jc w:val="center"/>
              <w:rPr>
                <w:ins w:id="2105" w:author="Alexander Waters" w:date="2022-08-24T10:54:00Z"/>
                <w:rFonts w:ascii="Cambria" w:hAnsi="Cambria"/>
              </w:rPr>
            </w:pPr>
          </w:p>
        </w:tc>
      </w:tr>
    </w:tbl>
    <w:p w14:paraId="4CF11222" w14:textId="052389EF" w:rsidR="009F4D07" w:rsidRDefault="009F4D07" w:rsidP="006D7D80">
      <w:pPr>
        <w:rPr>
          <w:ins w:id="2106" w:author="Alexander Waters" w:date="2022-08-24T11:01:00Z"/>
          <w:rFonts w:ascii="Cambria" w:hAnsi="Cambria" w:cs="Arial"/>
        </w:rPr>
      </w:pPr>
    </w:p>
    <w:p w14:paraId="11C9C8A8" w14:textId="1D730AD8" w:rsidR="00E555D4" w:rsidRDefault="009F4D07" w:rsidP="006D7D80">
      <w:pPr>
        <w:rPr>
          <w:ins w:id="2107" w:author="Alexander Waters" w:date="2022-08-24T11:01:00Z"/>
          <w:rFonts w:ascii="Cambria" w:hAnsi="Cambria" w:cs="Arial"/>
        </w:rPr>
      </w:pPr>
      <w:ins w:id="2108" w:author="Alexander Waters" w:date="2022-08-24T11:01:00Z">
        <w:r>
          <w:rPr>
            <w:rFonts w:ascii="Cambria" w:hAnsi="Cambria" w:cs="Arial"/>
          </w:rPr>
          <w:br w:type="page"/>
        </w:r>
      </w:ins>
    </w:p>
    <w:tbl>
      <w:tblPr>
        <w:tblStyle w:val="TableGrid"/>
        <w:tblW w:w="9886" w:type="dxa"/>
        <w:jc w:val="center"/>
        <w:tblLook w:val="04A0" w:firstRow="1" w:lastRow="0" w:firstColumn="1" w:lastColumn="0" w:noHBand="0" w:noVBand="1"/>
      </w:tblPr>
      <w:tblGrid>
        <w:gridCol w:w="1438"/>
        <w:gridCol w:w="807"/>
        <w:gridCol w:w="2970"/>
        <w:gridCol w:w="1231"/>
        <w:gridCol w:w="3440"/>
        <w:tblGridChange w:id="2109">
          <w:tblGrid>
            <w:gridCol w:w="1438"/>
            <w:gridCol w:w="807"/>
            <w:gridCol w:w="990"/>
            <w:gridCol w:w="1980"/>
            <w:gridCol w:w="270"/>
            <w:gridCol w:w="961"/>
            <w:gridCol w:w="3440"/>
          </w:tblGrid>
        </w:tblGridChange>
      </w:tblGrid>
      <w:tr w:rsidR="009F4D07" w:rsidRPr="00546D8D" w14:paraId="4534B0DF" w14:textId="77777777" w:rsidTr="001B6753">
        <w:trPr>
          <w:cantSplit/>
          <w:jc w:val="center"/>
          <w:ins w:id="2110" w:author="Alexander Waters" w:date="2022-08-24T11:01:00Z"/>
        </w:trPr>
        <w:tc>
          <w:tcPr>
            <w:tcW w:w="9886" w:type="dxa"/>
            <w:gridSpan w:val="5"/>
            <w:shd w:val="clear" w:color="auto" w:fill="BFBFBF" w:themeFill="background1" w:themeFillShade="BF"/>
          </w:tcPr>
          <w:p w14:paraId="5C766605" w14:textId="196D0438" w:rsidR="009F4D07" w:rsidRPr="00546D8D" w:rsidRDefault="009F4D07" w:rsidP="0037006B">
            <w:pPr>
              <w:jc w:val="center"/>
              <w:rPr>
                <w:ins w:id="2111" w:author="Alexander Waters" w:date="2022-08-24T11:01:00Z"/>
                <w:rFonts w:ascii="Cambria" w:hAnsi="Cambria"/>
                <w:b/>
                <w:bCs/>
              </w:rPr>
            </w:pPr>
            <w:ins w:id="2112" w:author="Alexander Waters" w:date="2022-08-24T11:02:00Z">
              <w:r>
                <w:rPr>
                  <w:rFonts w:ascii="Cambria" w:hAnsi="Cambria"/>
                  <w:b/>
                  <w:spacing w:val="-10"/>
                </w:rPr>
                <w:lastRenderedPageBreak/>
                <w:t xml:space="preserve">Data Collection Sheet </w:t>
              </w:r>
              <w:r w:rsidR="00BC3977">
                <w:rPr>
                  <w:rFonts w:ascii="Cambria" w:hAnsi="Cambria"/>
                  <w:b/>
                  <w:spacing w:val="-10"/>
                </w:rPr>
                <w:t xml:space="preserve">Test </w:t>
              </w:r>
              <w:r>
                <w:rPr>
                  <w:rFonts w:ascii="Cambria" w:hAnsi="Cambria"/>
                  <w:b/>
                  <w:spacing w:val="-10"/>
                </w:rPr>
                <w:t>Summary</w:t>
              </w:r>
            </w:ins>
            <w:ins w:id="2113" w:author="Alexander Waters" w:date="2022-08-24T11:01:00Z">
              <w:r>
                <w:rPr>
                  <w:rFonts w:ascii="Cambria" w:hAnsi="Cambria"/>
                  <w:b/>
                  <w:spacing w:val="-10"/>
                </w:rPr>
                <w:t>.</w:t>
              </w:r>
            </w:ins>
          </w:p>
        </w:tc>
      </w:tr>
      <w:tr w:rsidR="009F4D07" w:rsidRPr="006615B5" w14:paraId="080D413F" w14:textId="77777777" w:rsidTr="001B6753">
        <w:trPr>
          <w:cantSplit/>
          <w:jc w:val="center"/>
          <w:ins w:id="2114" w:author="Alexander Waters" w:date="2022-08-24T11:01:00Z"/>
        </w:trPr>
        <w:tc>
          <w:tcPr>
            <w:tcW w:w="9886" w:type="dxa"/>
            <w:gridSpan w:val="5"/>
          </w:tcPr>
          <w:p w14:paraId="27D52B99" w14:textId="5D54A565" w:rsidR="00BC3977" w:rsidRPr="00BC3977" w:rsidRDefault="00A51C41" w:rsidP="0037006B">
            <w:pPr>
              <w:pStyle w:val="ListParagraph"/>
              <w:numPr>
                <w:ilvl w:val="0"/>
                <w:numId w:val="13"/>
              </w:numPr>
              <w:rPr>
                <w:ins w:id="2115" w:author="Alexander Waters" w:date="2022-08-24T11:02:00Z"/>
                <w:rFonts w:ascii="Cambria" w:hAnsi="Cambria"/>
                <w:rPrChange w:id="2116" w:author="Alexander Waters" w:date="2022-08-24T11:02:00Z">
                  <w:rPr>
                    <w:ins w:id="2117" w:author="Alexander Waters" w:date="2022-08-24T11:02:00Z"/>
                    <w:rFonts w:ascii="Cambria" w:eastAsia="Times New Roman" w:hAnsi="Cambria" w:cs="Arial"/>
                    <w:bCs/>
                    <w:sz w:val="24"/>
                    <w:szCs w:val="24"/>
                  </w:rPr>
                </w:rPrChange>
              </w:rPr>
            </w:pPr>
            <w:ins w:id="2118" w:author="Alexander Waters" w:date="2022-08-24T11:02:00Z">
              <w:r>
                <w:rPr>
                  <w:rFonts w:ascii="Cambria" w:hAnsi="Cambria"/>
                </w:rPr>
                <w:t>Indicate</w:t>
              </w:r>
            </w:ins>
            <w:ins w:id="2119" w:author="Alexander Waters" w:date="2022-08-24T11:03:00Z">
              <w:r>
                <w:rPr>
                  <w:rFonts w:ascii="Cambria" w:hAnsi="Cambria"/>
                </w:rPr>
                <w:t xml:space="preserve"> the results for each test performed.</w:t>
              </w:r>
            </w:ins>
          </w:p>
          <w:p w14:paraId="78524AD2" w14:textId="054AF63D" w:rsidR="009F4D07" w:rsidRPr="0037006B" w:rsidRDefault="009F4D07" w:rsidP="0037006B">
            <w:pPr>
              <w:pStyle w:val="ListParagraph"/>
              <w:numPr>
                <w:ilvl w:val="0"/>
                <w:numId w:val="13"/>
              </w:numPr>
              <w:rPr>
                <w:ins w:id="2120" w:author="Alexander Waters" w:date="2022-08-24T11:01:00Z"/>
                <w:rFonts w:ascii="Cambria" w:hAnsi="Cambria"/>
              </w:rPr>
            </w:pPr>
            <w:ins w:id="2121" w:author="Alexander Waters" w:date="2022-08-24T11:01:00Z">
              <w:r w:rsidRPr="0037006B">
                <w:rPr>
                  <w:rFonts w:ascii="Cambria" w:hAnsi="Cambria"/>
                </w:rPr>
                <w:t>Record any additional information in the Comments section</w:t>
              </w:r>
              <w:r>
                <w:rPr>
                  <w:rFonts w:ascii="Cambria" w:hAnsi="Cambria"/>
                </w:rPr>
                <w:t xml:space="preserve"> or indicate N/A if no comments are necessary.</w:t>
              </w:r>
            </w:ins>
          </w:p>
        </w:tc>
      </w:tr>
      <w:tr w:rsidR="0037257C" w:rsidRPr="006615B5" w14:paraId="3B01B2DA" w14:textId="77777777" w:rsidTr="001B6753">
        <w:tblPrEx>
          <w:tblW w:w="9886" w:type="dxa"/>
          <w:jc w:val="center"/>
          <w:tblPrExChange w:id="2122" w:author="Alexander Waters" w:date="2022-08-24T11:04:00Z">
            <w:tblPrEx>
              <w:tblW w:w="9886" w:type="dxa"/>
              <w:jc w:val="center"/>
            </w:tblPrEx>
          </w:tblPrExChange>
        </w:tblPrEx>
        <w:trPr>
          <w:cantSplit/>
          <w:jc w:val="center"/>
          <w:ins w:id="2123" w:author="Alexander Waters" w:date="2022-08-24T11:01:00Z"/>
          <w:trPrChange w:id="2124" w:author="Alexander Waters" w:date="2022-08-24T11:04:00Z">
            <w:trPr>
              <w:gridAfter w:val="0"/>
              <w:wAfter w:w="4401" w:type="dxa"/>
              <w:cantSplit/>
              <w:jc w:val="center"/>
            </w:trPr>
          </w:trPrChange>
        </w:trPr>
        <w:tc>
          <w:tcPr>
            <w:tcW w:w="5215" w:type="dxa"/>
            <w:gridSpan w:val="3"/>
            <w:shd w:val="clear" w:color="auto" w:fill="BFBFBF" w:themeFill="background1" w:themeFillShade="BF"/>
            <w:vAlign w:val="center"/>
            <w:tcPrChange w:id="2125" w:author="Alexander Waters" w:date="2022-08-24T11:04:00Z">
              <w:tcPr>
                <w:tcW w:w="3235" w:type="dxa"/>
                <w:gridSpan w:val="3"/>
                <w:shd w:val="clear" w:color="auto" w:fill="BFBFBF" w:themeFill="background1" w:themeFillShade="BF"/>
                <w:vAlign w:val="center"/>
              </w:tcPr>
            </w:tcPrChange>
          </w:tcPr>
          <w:p w14:paraId="7F8CB12D" w14:textId="59402458" w:rsidR="0037257C" w:rsidRPr="0037006B" w:rsidRDefault="0037257C" w:rsidP="0037006B">
            <w:pPr>
              <w:jc w:val="center"/>
              <w:rPr>
                <w:ins w:id="2126" w:author="Alexander Waters" w:date="2022-08-24T11:01:00Z"/>
                <w:rFonts w:ascii="Cambria" w:hAnsi="Cambria"/>
                <w:b/>
                <w:bCs/>
              </w:rPr>
            </w:pPr>
            <w:ins w:id="2127" w:author="Alexander Waters" w:date="2022-08-24T11:03:00Z">
              <w:r>
                <w:rPr>
                  <w:rFonts w:ascii="Cambria" w:hAnsi="Cambria"/>
                  <w:b/>
                  <w:bCs/>
                </w:rPr>
                <w:t>Name of Test</w:t>
              </w:r>
            </w:ins>
          </w:p>
        </w:tc>
        <w:tc>
          <w:tcPr>
            <w:tcW w:w="4671" w:type="dxa"/>
            <w:gridSpan w:val="2"/>
            <w:shd w:val="clear" w:color="auto" w:fill="BFBFBF" w:themeFill="background1" w:themeFillShade="BF"/>
            <w:vAlign w:val="center"/>
            <w:tcPrChange w:id="2128" w:author="Alexander Waters" w:date="2022-08-24T11:04:00Z">
              <w:tcPr>
                <w:tcW w:w="2250" w:type="dxa"/>
                <w:gridSpan w:val="2"/>
                <w:shd w:val="clear" w:color="auto" w:fill="BFBFBF" w:themeFill="background1" w:themeFillShade="BF"/>
                <w:vAlign w:val="center"/>
              </w:tcPr>
            </w:tcPrChange>
          </w:tcPr>
          <w:p w14:paraId="5375FA64" w14:textId="346D151A" w:rsidR="0037257C" w:rsidRPr="0037006B" w:rsidRDefault="0037257C" w:rsidP="0037006B">
            <w:pPr>
              <w:jc w:val="center"/>
              <w:rPr>
                <w:ins w:id="2129" w:author="Alexander Waters" w:date="2022-08-24T11:01:00Z"/>
                <w:rFonts w:ascii="Cambria" w:hAnsi="Cambria" w:cs="Arial"/>
                <w:b/>
                <w:bCs/>
              </w:rPr>
            </w:pPr>
            <w:ins w:id="2130" w:author="Alexander Waters" w:date="2022-08-24T11:03:00Z">
              <w:r>
                <w:rPr>
                  <w:rFonts w:ascii="Cambria" w:hAnsi="Cambria" w:cs="Arial"/>
                  <w:b/>
                  <w:bCs/>
                </w:rPr>
                <w:t>Result of Testing</w:t>
              </w:r>
            </w:ins>
          </w:p>
        </w:tc>
      </w:tr>
      <w:tr w:rsidR="0037257C" w:rsidRPr="006615B5" w14:paraId="20132800" w14:textId="77777777" w:rsidTr="000277A5">
        <w:tblPrEx>
          <w:tblW w:w="9886" w:type="dxa"/>
          <w:jc w:val="center"/>
          <w:tblPrExChange w:id="2131" w:author="Alexander Waters" w:date="2022-08-24T11:08:00Z">
            <w:tblPrEx>
              <w:tblW w:w="9886" w:type="dxa"/>
              <w:jc w:val="center"/>
            </w:tblPrEx>
          </w:tblPrExChange>
        </w:tblPrEx>
        <w:trPr>
          <w:cantSplit/>
          <w:trHeight w:val="770"/>
          <w:jc w:val="center"/>
          <w:ins w:id="2132" w:author="Alexander Waters" w:date="2022-08-24T11:01:00Z"/>
          <w:trPrChange w:id="2133" w:author="Alexander Waters" w:date="2022-08-24T11:08:00Z">
            <w:trPr>
              <w:gridAfter w:val="0"/>
              <w:wAfter w:w="4401" w:type="dxa"/>
              <w:cantSplit/>
              <w:jc w:val="center"/>
            </w:trPr>
          </w:trPrChange>
        </w:trPr>
        <w:tc>
          <w:tcPr>
            <w:tcW w:w="5215" w:type="dxa"/>
            <w:gridSpan w:val="3"/>
            <w:vAlign w:val="center"/>
            <w:tcPrChange w:id="2134" w:author="Alexander Waters" w:date="2022-08-24T11:08:00Z">
              <w:tcPr>
                <w:tcW w:w="3235" w:type="dxa"/>
                <w:gridSpan w:val="3"/>
                <w:vAlign w:val="center"/>
              </w:tcPr>
            </w:tcPrChange>
          </w:tcPr>
          <w:p w14:paraId="4B373075" w14:textId="7950CC3A" w:rsidR="0037257C" w:rsidRPr="0037006B" w:rsidRDefault="0037257C" w:rsidP="0037006B">
            <w:pPr>
              <w:jc w:val="center"/>
              <w:rPr>
                <w:ins w:id="2135" w:author="Alexander Waters" w:date="2022-08-24T11:01:00Z"/>
                <w:rFonts w:ascii="Cambria" w:hAnsi="Cambria"/>
              </w:rPr>
            </w:pPr>
            <w:ins w:id="2136" w:author="Alexander Waters" w:date="2022-08-24T11:05:00Z">
              <w:r>
                <w:rPr>
                  <w:rFonts w:ascii="Cambria" w:hAnsi="Cambria"/>
                </w:rPr>
                <w:t>Pre-requisite Criteria</w:t>
              </w:r>
            </w:ins>
          </w:p>
        </w:tc>
        <w:tc>
          <w:tcPr>
            <w:tcW w:w="4671" w:type="dxa"/>
            <w:gridSpan w:val="2"/>
            <w:shd w:val="clear" w:color="auto" w:fill="FFFFFF" w:themeFill="background1"/>
            <w:vAlign w:val="center"/>
            <w:tcPrChange w:id="2137" w:author="Alexander Waters" w:date="2022-08-24T11:08:00Z">
              <w:tcPr>
                <w:tcW w:w="2250" w:type="dxa"/>
                <w:gridSpan w:val="2"/>
                <w:shd w:val="clear" w:color="auto" w:fill="FFFFFF" w:themeFill="background1"/>
                <w:vAlign w:val="center"/>
              </w:tcPr>
            </w:tcPrChange>
          </w:tcPr>
          <w:p w14:paraId="4E9ECDC4" w14:textId="77777777" w:rsidR="0037257C" w:rsidRDefault="00287984" w:rsidP="0037006B">
            <w:pPr>
              <w:jc w:val="center"/>
              <w:rPr>
                <w:ins w:id="2138" w:author="Alexander Waters" w:date="2022-08-24T11:06:00Z"/>
                <w:rFonts w:ascii="Cambria" w:hAnsi="Cambria" w:cs="Arial"/>
              </w:rPr>
            </w:pPr>
            <w:customXmlInsRangeStart w:id="2139" w:author="Alexander Waters" w:date="2022-08-24T11:05:00Z"/>
            <w:sdt>
              <w:sdtPr>
                <w:rPr>
                  <w:rFonts w:ascii="Cambria" w:hAnsi="Cambria" w:cs="Arial"/>
                </w:rPr>
                <w:id w:val="1466928288"/>
                <w14:checkbox>
                  <w14:checked w14:val="0"/>
                  <w14:checkedState w14:val="2612" w14:font="MS Gothic"/>
                  <w14:uncheckedState w14:val="2610" w14:font="MS Gothic"/>
                </w14:checkbox>
              </w:sdtPr>
              <w:sdtEndPr/>
              <w:sdtContent>
                <w:customXmlInsRangeEnd w:id="2139"/>
                <w:ins w:id="2140" w:author="Alexander Waters" w:date="2022-08-24T11:05:00Z">
                  <w:r w:rsidR="0037257C">
                    <w:rPr>
                      <w:rFonts w:ascii="MS Gothic" w:eastAsia="MS Gothic" w:hAnsi="MS Gothic" w:cs="Arial" w:hint="eastAsia"/>
                    </w:rPr>
                    <w:t>☐</w:t>
                  </w:r>
                </w:ins>
                <w:customXmlInsRangeStart w:id="2141" w:author="Alexander Waters" w:date="2022-08-24T11:05:00Z"/>
              </w:sdtContent>
            </w:sdt>
            <w:customXmlInsRangeEnd w:id="2141"/>
            <w:ins w:id="2142" w:author="Alexander Waters" w:date="2022-08-24T11:05:00Z">
              <w:r w:rsidR="0037257C">
                <w:rPr>
                  <w:rFonts w:ascii="Cambria" w:hAnsi="Cambria" w:cs="Arial"/>
                </w:rPr>
                <w:t>PASSED</w:t>
              </w:r>
              <w:r w:rsidR="00172680">
                <w:rPr>
                  <w:rFonts w:ascii="Cambria" w:hAnsi="Cambria" w:cs="Arial"/>
                </w:rPr>
                <w:tab/>
              </w:r>
              <w:r w:rsidR="00172680">
                <w:rPr>
                  <w:rFonts w:ascii="Cambria" w:hAnsi="Cambria" w:cs="Arial"/>
                </w:rPr>
                <w:tab/>
              </w:r>
            </w:ins>
            <w:customXmlInsRangeStart w:id="2143" w:author="Alexander Waters" w:date="2022-08-24T11:05:00Z"/>
            <w:sdt>
              <w:sdtPr>
                <w:rPr>
                  <w:rFonts w:ascii="Cambria" w:hAnsi="Cambria" w:cs="Arial"/>
                </w:rPr>
                <w:id w:val="-1669632720"/>
                <w14:checkbox>
                  <w14:checked w14:val="0"/>
                  <w14:checkedState w14:val="2612" w14:font="MS Gothic"/>
                  <w14:uncheckedState w14:val="2610" w14:font="MS Gothic"/>
                </w14:checkbox>
              </w:sdtPr>
              <w:sdtEndPr/>
              <w:sdtContent>
                <w:customXmlInsRangeEnd w:id="2143"/>
                <w:ins w:id="2144" w:author="Alexander Waters" w:date="2022-08-24T11:05:00Z">
                  <w:r w:rsidR="00172680">
                    <w:rPr>
                      <w:rFonts w:ascii="MS Gothic" w:eastAsia="MS Gothic" w:hAnsi="MS Gothic" w:cs="Arial" w:hint="eastAsia"/>
                    </w:rPr>
                    <w:t>☐</w:t>
                  </w:r>
                </w:ins>
                <w:customXmlInsRangeStart w:id="2145" w:author="Alexander Waters" w:date="2022-08-24T11:05:00Z"/>
              </w:sdtContent>
            </w:sdt>
            <w:customXmlInsRangeEnd w:id="2145"/>
            <w:ins w:id="2146" w:author="Alexander Waters" w:date="2022-08-24T11:05:00Z">
              <w:r w:rsidR="00172680">
                <w:rPr>
                  <w:rFonts w:ascii="Cambria" w:hAnsi="Cambria" w:cs="Arial"/>
                </w:rPr>
                <w:t>FAILED</w:t>
              </w:r>
            </w:ins>
          </w:p>
          <w:p w14:paraId="1F4ADB7D" w14:textId="5CE80B68" w:rsidR="00172680" w:rsidRPr="0037006B" w:rsidRDefault="00287984" w:rsidP="0037006B">
            <w:pPr>
              <w:jc w:val="center"/>
              <w:rPr>
                <w:ins w:id="2147" w:author="Alexander Waters" w:date="2022-08-24T11:01:00Z"/>
                <w:rFonts w:ascii="Cambria" w:hAnsi="Cambria" w:cs="Arial"/>
              </w:rPr>
            </w:pPr>
            <w:customXmlInsRangeStart w:id="2148" w:author="Alexander Waters" w:date="2022-08-24T11:06:00Z"/>
            <w:sdt>
              <w:sdtPr>
                <w:rPr>
                  <w:rFonts w:ascii="Cambria" w:hAnsi="Cambria" w:cs="Arial"/>
                </w:rPr>
                <w:id w:val="2056278636"/>
                <w14:checkbox>
                  <w14:checked w14:val="0"/>
                  <w14:checkedState w14:val="2612" w14:font="MS Gothic"/>
                  <w14:uncheckedState w14:val="2610" w14:font="MS Gothic"/>
                </w14:checkbox>
              </w:sdtPr>
              <w:sdtEndPr/>
              <w:sdtContent>
                <w:customXmlInsRangeEnd w:id="2148"/>
                <w:ins w:id="2149" w:author="Alexander Waters" w:date="2022-08-24T11:06:00Z">
                  <w:r w:rsidR="00172680">
                    <w:rPr>
                      <w:rFonts w:ascii="MS Gothic" w:eastAsia="MS Gothic" w:hAnsi="MS Gothic" w:cs="Arial" w:hint="eastAsia"/>
                    </w:rPr>
                    <w:t>☐</w:t>
                  </w:r>
                </w:ins>
                <w:customXmlInsRangeStart w:id="2150" w:author="Alexander Waters" w:date="2022-08-24T11:06:00Z"/>
              </w:sdtContent>
            </w:sdt>
            <w:customXmlInsRangeEnd w:id="2150"/>
            <w:ins w:id="2151" w:author="Alexander Waters" w:date="2022-08-24T11:06:00Z">
              <w:r w:rsidR="00172680">
                <w:rPr>
                  <w:rFonts w:ascii="Cambria" w:hAnsi="Cambria" w:cs="Arial"/>
                </w:rPr>
                <w:t>OTHER (See Comments)</w:t>
              </w:r>
            </w:ins>
          </w:p>
        </w:tc>
      </w:tr>
      <w:tr w:rsidR="0037257C" w:rsidRPr="00546D8D" w14:paraId="6A0D619A" w14:textId="77777777" w:rsidTr="000277A5">
        <w:tblPrEx>
          <w:tblW w:w="9886" w:type="dxa"/>
          <w:jc w:val="center"/>
          <w:tblPrExChange w:id="2152" w:author="Alexander Waters" w:date="2022-08-24T11:08:00Z">
            <w:tblPrEx>
              <w:tblW w:w="9886" w:type="dxa"/>
              <w:jc w:val="center"/>
            </w:tblPrEx>
          </w:tblPrExChange>
        </w:tblPrEx>
        <w:trPr>
          <w:cantSplit/>
          <w:trHeight w:val="770"/>
          <w:jc w:val="center"/>
          <w:ins w:id="2153" w:author="Alexander Waters" w:date="2022-08-24T11:01:00Z"/>
          <w:trPrChange w:id="2154" w:author="Alexander Waters" w:date="2022-08-24T11:08:00Z">
            <w:trPr>
              <w:gridAfter w:val="0"/>
              <w:wAfter w:w="4401" w:type="dxa"/>
              <w:cantSplit/>
              <w:trHeight w:val="737"/>
              <w:jc w:val="center"/>
            </w:trPr>
          </w:trPrChange>
        </w:trPr>
        <w:tc>
          <w:tcPr>
            <w:tcW w:w="5215" w:type="dxa"/>
            <w:gridSpan w:val="3"/>
            <w:vAlign w:val="center"/>
            <w:tcPrChange w:id="2155" w:author="Alexander Waters" w:date="2022-08-24T11:08:00Z">
              <w:tcPr>
                <w:tcW w:w="3235" w:type="dxa"/>
                <w:gridSpan w:val="3"/>
                <w:vAlign w:val="center"/>
              </w:tcPr>
            </w:tcPrChange>
          </w:tcPr>
          <w:p w14:paraId="19F24059" w14:textId="401E6F68" w:rsidR="0037257C" w:rsidRPr="00546D8D" w:rsidRDefault="00172680" w:rsidP="0037006B">
            <w:pPr>
              <w:jc w:val="center"/>
              <w:rPr>
                <w:ins w:id="2156" w:author="Alexander Waters" w:date="2022-08-24T11:01:00Z"/>
                <w:rFonts w:ascii="Cambria" w:hAnsi="Cambria"/>
              </w:rPr>
            </w:pPr>
            <w:ins w:id="2157" w:author="Alexander Waters" w:date="2022-08-24T11:06:00Z">
              <w:r>
                <w:rPr>
                  <w:rFonts w:ascii="Cambria" w:hAnsi="Cambria"/>
                </w:rPr>
                <w:t>Equipment Identification</w:t>
              </w:r>
            </w:ins>
          </w:p>
        </w:tc>
        <w:tc>
          <w:tcPr>
            <w:tcW w:w="4671" w:type="dxa"/>
            <w:gridSpan w:val="2"/>
            <w:shd w:val="clear" w:color="auto" w:fill="FFFFFF" w:themeFill="background1"/>
            <w:vAlign w:val="center"/>
            <w:tcPrChange w:id="2158" w:author="Alexander Waters" w:date="2022-08-24T11:08:00Z">
              <w:tcPr>
                <w:tcW w:w="2250" w:type="dxa"/>
                <w:gridSpan w:val="2"/>
                <w:shd w:val="clear" w:color="auto" w:fill="FFFFFF" w:themeFill="background1"/>
                <w:vAlign w:val="center"/>
              </w:tcPr>
            </w:tcPrChange>
          </w:tcPr>
          <w:p w14:paraId="05A34EAF" w14:textId="77777777" w:rsidR="00172680" w:rsidRDefault="00287984" w:rsidP="00172680">
            <w:pPr>
              <w:jc w:val="center"/>
              <w:rPr>
                <w:ins w:id="2159" w:author="Alexander Waters" w:date="2022-08-24T11:06:00Z"/>
                <w:rFonts w:ascii="Cambria" w:hAnsi="Cambria" w:cs="Arial"/>
              </w:rPr>
            </w:pPr>
            <w:customXmlInsRangeStart w:id="2160" w:author="Alexander Waters" w:date="2022-08-24T11:06:00Z"/>
            <w:sdt>
              <w:sdtPr>
                <w:rPr>
                  <w:rFonts w:ascii="Cambria" w:hAnsi="Cambria" w:cs="Arial"/>
                </w:rPr>
                <w:id w:val="1630589888"/>
                <w14:checkbox>
                  <w14:checked w14:val="0"/>
                  <w14:checkedState w14:val="2612" w14:font="MS Gothic"/>
                  <w14:uncheckedState w14:val="2610" w14:font="MS Gothic"/>
                </w14:checkbox>
              </w:sdtPr>
              <w:sdtEndPr/>
              <w:sdtContent>
                <w:customXmlInsRangeEnd w:id="2160"/>
                <w:ins w:id="2161" w:author="Alexander Waters" w:date="2022-08-24T11:06:00Z">
                  <w:r w:rsidR="00172680">
                    <w:rPr>
                      <w:rFonts w:ascii="MS Gothic" w:eastAsia="MS Gothic" w:hAnsi="MS Gothic" w:cs="Arial" w:hint="eastAsia"/>
                    </w:rPr>
                    <w:t>☐</w:t>
                  </w:r>
                </w:ins>
                <w:customXmlInsRangeStart w:id="2162" w:author="Alexander Waters" w:date="2022-08-24T11:06:00Z"/>
              </w:sdtContent>
            </w:sdt>
            <w:customXmlInsRangeEnd w:id="2162"/>
            <w:ins w:id="2163" w:author="Alexander Waters" w:date="2022-08-24T11:06:00Z">
              <w:r w:rsidR="00172680">
                <w:rPr>
                  <w:rFonts w:ascii="Cambria" w:hAnsi="Cambria" w:cs="Arial"/>
                </w:rPr>
                <w:t>PASSED</w:t>
              </w:r>
              <w:r w:rsidR="00172680">
                <w:rPr>
                  <w:rFonts w:ascii="Cambria" w:hAnsi="Cambria" w:cs="Arial"/>
                </w:rPr>
                <w:tab/>
              </w:r>
              <w:r w:rsidR="00172680">
                <w:rPr>
                  <w:rFonts w:ascii="Cambria" w:hAnsi="Cambria" w:cs="Arial"/>
                </w:rPr>
                <w:tab/>
              </w:r>
            </w:ins>
            <w:customXmlInsRangeStart w:id="2164" w:author="Alexander Waters" w:date="2022-08-24T11:06:00Z"/>
            <w:sdt>
              <w:sdtPr>
                <w:rPr>
                  <w:rFonts w:ascii="Cambria" w:hAnsi="Cambria" w:cs="Arial"/>
                </w:rPr>
                <w:id w:val="-1023779671"/>
                <w14:checkbox>
                  <w14:checked w14:val="0"/>
                  <w14:checkedState w14:val="2612" w14:font="MS Gothic"/>
                  <w14:uncheckedState w14:val="2610" w14:font="MS Gothic"/>
                </w14:checkbox>
              </w:sdtPr>
              <w:sdtEndPr/>
              <w:sdtContent>
                <w:customXmlInsRangeEnd w:id="2164"/>
                <w:ins w:id="2165" w:author="Alexander Waters" w:date="2022-08-24T11:06:00Z">
                  <w:r w:rsidR="00172680">
                    <w:rPr>
                      <w:rFonts w:ascii="MS Gothic" w:eastAsia="MS Gothic" w:hAnsi="MS Gothic" w:cs="Arial" w:hint="eastAsia"/>
                    </w:rPr>
                    <w:t>☐</w:t>
                  </w:r>
                </w:ins>
                <w:customXmlInsRangeStart w:id="2166" w:author="Alexander Waters" w:date="2022-08-24T11:06:00Z"/>
              </w:sdtContent>
            </w:sdt>
            <w:customXmlInsRangeEnd w:id="2166"/>
            <w:ins w:id="2167" w:author="Alexander Waters" w:date="2022-08-24T11:06:00Z">
              <w:r w:rsidR="00172680">
                <w:rPr>
                  <w:rFonts w:ascii="Cambria" w:hAnsi="Cambria" w:cs="Arial"/>
                </w:rPr>
                <w:t>FAILED</w:t>
              </w:r>
            </w:ins>
          </w:p>
          <w:p w14:paraId="7D9B6095" w14:textId="650E32B7" w:rsidR="0037257C" w:rsidRPr="0037006B" w:rsidRDefault="00287984" w:rsidP="00172680">
            <w:pPr>
              <w:jc w:val="center"/>
              <w:rPr>
                <w:ins w:id="2168" w:author="Alexander Waters" w:date="2022-08-24T11:01:00Z"/>
                <w:rFonts w:ascii="Cambria" w:hAnsi="Cambria" w:cs="Arial"/>
              </w:rPr>
            </w:pPr>
            <w:customXmlInsRangeStart w:id="2169" w:author="Alexander Waters" w:date="2022-08-24T11:06:00Z"/>
            <w:sdt>
              <w:sdtPr>
                <w:rPr>
                  <w:rFonts w:ascii="Cambria" w:hAnsi="Cambria" w:cs="Arial"/>
                </w:rPr>
                <w:id w:val="127902701"/>
                <w14:checkbox>
                  <w14:checked w14:val="0"/>
                  <w14:checkedState w14:val="2612" w14:font="MS Gothic"/>
                  <w14:uncheckedState w14:val="2610" w14:font="MS Gothic"/>
                </w14:checkbox>
              </w:sdtPr>
              <w:sdtEndPr/>
              <w:sdtContent>
                <w:customXmlInsRangeEnd w:id="2169"/>
                <w:ins w:id="2170" w:author="Alexander Waters" w:date="2022-08-24T11:06:00Z">
                  <w:r w:rsidR="00172680">
                    <w:rPr>
                      <w:rFonts w:ascii="MS Gothic" w:eastAsia="MS Gothic" w:hAnsi="MS Gothic" w:cs="Arial" w:hint="eastAsia"/>
                    </w:rPr>
                    <w:t>☐</w:t>
                  </w:r>
                </w:ins>
                <w:customXmlInsRangeStart w:id="2171" w:author="Alexander Waters" w:date="2022-08-24T11:06:00Z"/>
              </w:sdtContent>
            </w:sdt>
            <w:customXmlInsRangeEnd w:id="2171"/>
            <w:ins w:id="2172" w:author="Alexander Waters" w:date="2022-08-24T11:06:00Z">
              <w:r w:rsidR="00172680">
                <w:rPr>
                  <w:rFonts w:ascii="Cambria" w:hAnsi="Cambria" w:cs="Arial"/>
                </w:rPr>
                <w:t>OTHER (See Comments)</w:t>
              </w:r>
            </w:ins>
          </w:p>
        </w:tc>
      </w:tr>
      <w:tr w:rsidR="0037257C" w:rsidRPr="00546D8D" w14:paraId="5567A750" w14:textId="77777777" w:rsidTr="000277A5">
        <w:tblPrEx>
          <w:tblW w:w="9886" w:type="dxa"/>
          <w:jc w:val="center"/>
          <w:tblPrExChange w:id="2173" w:author="Alexander Waters" w:date="2022-08-24T11:08:00Z">
            <w:tblPrEx>
              <w:tblW w:w="9886" w:type="dxa"/>
              <w:jc w:val="center"/>
            </w:tblPrEx>
          </w:tblPrExChange>
        </w:tblPrEx>
        <w:trPr>
          <w:cantSplit/>
          <w:trHeight w:val="770"/>
          <w:jc w:val="center"/>
          <w:ins w:id="2174" w:author="Alexander Waters" w:date="2022-08-24T11:01:00Z"/>
          <w:trPrChange w:id="2175" w:author="Alexander Waters" w:date="2022-08-24T11:08:00Z">
            <w:trPr>
              <w:gridAfter w:val="0"/>
              <w:wAfter w:w="4401" w:type="dxa"/>
              <w:cantSplit/>
              <w:trHeight w:val="1344"/>
              <w:jc w:val="center"/>
            </w:trPr>
          </w:trPrChange>
        </w:trPr>
        <w:tc>
          <w:tcPr>
            <w:tcW w:w="5215" w:type="dxa"/>
            <w:gridSpan w:val="3"/>
            <w:vAlign w:val="center"/>
            <w:tcPrChange w:id="2176" w:author="Alexander Waters" w:date="2022-08-24T11:08:00Z">
              <w:tcPr>
                <w:tcW w:w="3235" w:type="dxa"/>
                <w:gridSpan w:val="3"/>
                <w:vAlign w:val="center"/>
              </w:tcPr>
            </w:tcPrChange>
          </w:tcPr>
          <w:p w14:paraId="1E664B28" w14:textId="68D4AE6E" w:rsidR="0037257C" w:rsidRDefault="00172680" w:rsidP="0037006B">
            <w:pPr>
              <w:jc w:val="center"/>
              <w:rPr>
                <w:ins w:id="2177" w:author="Alexander Waters" w:date="2022-08-24T11:01:00Z"/>
                <w:rFonts w:ascii="Cambria" w:hAnsi="Cambria"/>
              </w:rPr>
            </w:pPr>
            <w:ins w:id="2178" w:author="Alexander Waters" w:date="2022-08-24T11:06:00Z">
              <w:r>
                <w:rPr>
                  <w:rFonts w:ascii="Cambria" w:hAnsi="Cambria"/>
                </w:rPr>
                <w:t>Equipment Installation</w:t>
              </w:r>
            </w:ins>
          </w:p>
        </w:tc>
        <w:tc>
          <w:tcPr>
            <w:tcW w:w="4671" w:type="dxa"/>
            <w:gridSpan w:val="2"/>
            <w:shd w:val="clear" w:color="auto" w:fill="FFFFFF" w:themeFill="background1"/>
            <w:vAlign w:val="center"/>
            <w:tcPrChange w:id="2179" w:author="Alexander Waters" w:date="2022-08-24T11:08:00Z">
              <w:tcPr>
                <w:tcW w:w="2250" w:type="dxa"/>
                <w:gridSpan w:val="2"/>
                <w:shd w:val="clear" w:color="auto" w:fill="FFFFFF" w:themeFill="background1"/>
                <w:vAlign w:val="center"/>
              </w:tcPr>
            </w:tcPrChange>
          </w:tcPr>
          <w:p w14:paraId="4194469B" w14:textId="77777777" w:rsidR="00172680" w:rsidRDefault="00287984" w:rsidP="00172680">
            <w:pPr>
              <w:jc w:val="center"/>
              <w:rPr>
                <w:ins w:id="2180" w:author="Alexander Waters" w:date="2022-08-24T11:06:00Z"/>
                <w:rFonts w:ascii="Cambria" w:hAnsi="Cambria" w:cs="Arial"/>
              </w:rPr>
            </w:pPr>
            <w:customXmlInsRangeStart w:id="2181" w:author="Alexander Waters" w:date="2022-08-24T11:06:00Z"/>
            <w:sdt>
              <w:sdtPr>
                <w:rPr>
                  <w:rFonts w:ascii="Cambria" w:hAnsi="Cambria" w:cs="Arial"/>
                </w:rPr>
                <w:id w:val="-646436215"/>
                <w14:checkbox>
                  <w14:checked w14:val="0"/>
                  <w14:checkedState w14:val="2612" w14:font="MS Gothic"/>
                  <w14:uncheckedState w14:val="2610" w14:font="MS Gothic"/>
                </w14:checkbox>
              </w:sdtPr>
              <w:sdtEndPr/>
              <w:sdtContent>
                <w:customXmlInsRangeEnd w:id="2181"/>
                <w:ins w:id="2182" w:author="Alexander Waters" w:date="2022-08-24T11:06:00Z">
                  <w:r w:rsidR="00172680">
                    <w:rPr>
                      <w:rFonts w:ascii="MS Gothic" w:eastAsia="MS Gothic" w:hAnsi="MS Gothic" w:cs="Arial" w:hint="eastAsia"/>
                    </w:rPr>
                    <w:t>☐</w:t>
                  </w:r>
                </w:ins>
                <w:customXmlInsRangeStart w:id="2183" w:author="Alexander Waters" w:date="2022-08-24T11:06:00Z"/>
              </w:sdtContent>
            </w:sdt>
            <w:customXmlInsRangeEnd w:id="2183"/>
            <w:ins w:id="2184" w:author="Alexander Waters" w:date="2022-08-24T11:06:00Z">
              <w:r w:rsidR="00172680">
                <w:rPr>
                  <w:rFonts w:ascii="Cambria" w:hAnsi="Cambria" w:cs="Arial"/>
                </w:rPr>
                <w:t>PASSED</w:t>
              </w:r>
              <w:r w:rsidR="00172680">
                <w:rPr>
                  <w:rFonts w:ascii="Cambria" w:hAnsi="Cambria" w:cs="Arial"/>
                </w:rPr>
                <w:tab/>
              </w:r>
              <w:r w:rsidR="00172680">
                <w:rPr>
                  <w:rFonts w:ascii="Cambria" w:hAnsi="Cambria" w:cs="Arial"/>
                </w:rPr>
                <w:tab/>
              </w:r>
            </w:ins>
            <w:customXmlInsRangeStart w:id="2185" w:author="Alexander Waters" w:date="2022-08-24T11:06:00Z"/>
            <w:sdt>
              <w:sdtPr>
                <w:rPr>
                  <w:rFonts w:ascii="Cambria" w:hAnsi="Cambria" w:cs="Arial"/>
                </w:rPr>
                <w:id w:val="153268796"/>
                <w14:checkbox>
                  <w14:checked w14:val="0"/>
                  <w14:checkedState w14:val="2612" w14:font="MS Gothic"/>
                  <w14:uncheckedState w14:val="2610" w14:font="MS Gothic"/>
                </w14:checkbox>
              </w:sdtPr>
              <w:sdtEndPr/>
              <w:sdtContent>
                <w:customXmlInsRangeEnd w:id="2185"/>
                <w:ins w:id="2186" w:author="Alexander Waters" w:date="2022-08-24T11:06:00Z">
                  <w:r w:rsidR="00172680">
                    <w:rPr>
                      <w:rFonts w:ascii="MS Gothic" w:eastAsia="MS Gothic" w:hAnsi="MS Gothic" w:cs="Arial" w:hint="eastAsia"/>
                    </w:rPr>
                    <w:t>☐</w:t>
                  </w:r>
                </w:ins>
                <w:customXmlInsRangeStart w:id="2187" w:author="Alexander Waters" w:date="2022-08-24T11:06:00Z"/>
              </w:sdtContent>
            </w:sdt>
            <w:customXmlInsRangeEnd w:id="2187"/>
            <w:ins w:id="2188" w:author="Alexander Waters" w:date="2022-08-24T11:06:00Z">
              <w:r w:rsidR="00172680">
                <w:rPr>
                  <w:rFonts w:ascii="Cambria" w:hAnsi="Cambria" w:cs="Arial"/>
                </w:rPr>
                <w:t>FAILED</w:t>
              </w:r>
            </w:ins>
          </w:p>
          <w:p w14:paraId="555DFAD2" w14:textId="70657A94" w:rsidR="0037257C" w:rsidRPr="0037006B" w:rsidRDefault="00287984" w:rsidP="00172680">
            <w:pPr>
              <w:jc w:val="center"/>
              <w:rPr>
                <w:ins w:id="2189" w:author="Alexander Waters" w:date="2022-08-24T11:01:00Z"/>
                <w:rFonts w:ascii="Cambria" w:hAnsi="Cambria" w:cs="Arial"/>
              </w:rPr>
            </w:pPr>
            <w:customXmlInsRangeStart w:id="2190" w:author="Alexander Waters" w:date="2022-08-24T11:06:00Z"/>
            <w:sdt>
              <w:sdtPr>
                <w:rPr>
                  <w:rFonts w:ascii="Cambria" w:hAnsi="Cambria" w:cs="Arial"/>
                </w:rPr>
                <w:id w:val="396954663"/>
                <w14:checkbox>
                  <w14:checked w14:val="0"/>
                  <w14:checkedState w14:val="2612" w14:font="MS Gothic"/>
                  <w14:uncheckedState w14:val="2610" w14:font="MS Gothic"/>
                </w14:checkbox>
              </w:sdtPr>
              <w:sdtEndPr/>
              <w:sdtContent>
                <w:customXmlInsRangeEnd w:id="2190"/>
                <w:ins w:id="2191" w:author="Alexander Waters" w:date="2022-08-24T11:06:00Z">
                  <w:r w:rsidR="00172680">
                    <w:rPr>
                      <w:rFonts w:ascii="MS Gothic" w:eastAsia="MS Gothic" w:hAnsi="MS Gothic" w:cs="Arial" w:hint="eastAsia"/>
                    </w:rPr>
                    <w:t>☐</w:t>
                  </w:r>
                </w:ins>
                <w:customXmlInsRangeStart w:id="2192" w:author="Alexander Waters" w:date="2022-08-24T11:06:00Z"/>
              </w:sdtContent>
            </w:sdt>
            <w:customXmlInsRangeEnd w:id="2192"/>
            <w:ins w:id="2193" w:author="Alexander Waters" w:date="2022-08-24T11:06:00Z">
              <w:r w:rsidR="00172680">
                <w:rPr>
                  <w:rFonts w:ascii="Cambria" w:hAnsi="Cambria" w:cs="Arial"/>
                </w:rPr>
                <w:t>OTHER (See Comments)</w:t>
              </w:r>
            </w:ins>
          </w:p>
        </w:tc>
      </w:tr>
      <w:tr w:rsidR="00172680" w:rsidRPr="00546D8D" w14:paraId="153229E0" w14:textId="77777777" w:rsidTr="000277A5">
        <w:tblPrEx>
          <w:tblW w:w="9886" w:type="dxa"/>
          <w:jc w:val="center"/>
          <w:tblPrExChange w:id="2194" w:author="Alexander Waters" w:date="2022-08-24T11:08:00Z">
            <w:tblPrEx>
              <w:tblW w:w="9886" w:type="dxa"/>
              <w:jc w:val="center"/>
            </w:tblPrEx>
          </w:tblPrExChange>
        </w:tblPrEx>
        <w:trPr>
          <w:cantSplit/>
          <w:trHeight w:val="770"/>
          <w:jc w:val="center"/>
          <w:ins w:id="2195" w:author="Alexander Waters" w:date="2022-08-24T11:07:00Z"/>
          <w:trPrChange w:id="2196" w:author="Alexander Waters" w:date="2022-08-24T11:08:00Z">
            <w:trPr>
              <w:cantSplit/>
              <w:trHeight w:val="1344"/>
              <w:jc w:val="center"/>
            </w:trPr>
          </w:trPrChange>
        </w:trPr>
        <w:tc>
          <w:tcPr>
            <w:tcW w:w="5215" w:type="dxa"/>
            <w:gridSpan w:val="3"/>
            <w:vAlign w:val="center"/>
            <w:tcPrChange w:id="2197" w:author="Alexander Waters" w:date="2022-08-24T11:08:00Z">
              <w:tcPr>
                <w:tcW w:w="5215" w:type="dxa"/>
                <w:gridSpan w:val="4"/>
                <w:vAlign w:val="center"/>
              </w:tcPr>
            </w:tcPrChange>
          </w:tcPr>
          <w:p w14:paraId="417C3FE3" w14:textId="03BC2C8E" w:rsidR="00172680" w:rsidRDefault="00172680" w:rsidP="0037006B">
            <w:pPr>
              <w:jc w:val="center"/>
              <w:rPr>
                <w:ins w:id="2198" w:author="Alexander Waters" w:date="2022-08-24T11:07:00Z"/>
                <w:rFonts w:ascii="Cambria" w:hAnsi="Cambria"/>
              </w:rPr>
            </w:pPr>
            <w:ins w:id="2199" w:author="Alexander Waters" w:date="2022-08-24T11:07:00Z">
              <w:r>
                <w:rPr>
                  <w:rFonts w:ascii="Cambria" w:hAnsi="Cambria"/>
                </w:rPr>
                <w:t>Equipment Utilities</w:t>
              </w:r>
            </w:ins>
          </w:p>
        </w:tc>
        <w:tc>
          <w:tcPr>
            <w:tcW w:w="4671" w:type="dxa"/>
            <w:gridSpan w:val="2"/>
            <w:shd w:val="clear" w:color="auto" w:fill="FFFFFF" w:themeFill="background1"/>
            <w:vAlign w:val="center"/>
            <w:tcPrChange w:id="2200" w:author="Alexander Waters" w:date="2022-08-24T11:08:00Z">
              <w:tcPr>
                <w:tcW w:w="4671" w:type="dxa"/>
                <w:gridSpan w:val="3"/>
                <w:shd w:val="clear" w:color="auto" w:fill="FFFFFF" w:themeFill="background1"/>
                <w:vAlign w:val="center"/>
              </w:tcPr>
            </w:tcPrChange>
          </w:tcPr>
          <w:p w14:paraId="57C23D44" w14:textId="77777777" w:rsidR="00172680" w:rsidRDefault="00287984" w:rsidP="00172680">
            <w:pPr>
              <w:jc w:val="center"/>
              <w:rPr>
                <w:ins w:id="2201" w:author="Alexander Waters" w:date="2022-08-24T11:08:00Z"/>
                <w:rFonts w:ascii="Cambria" w:hAnsi="Cambria" w:cs="Arial"/>
              </w:rPr>
            </w:pPr>
            <w:customXmlInsRangeStart w:id="2202" w:author="Alexander Waters" w:date="2022-08-24T11:08:00Z"/>
            <w:sdt>
              <w:sdtPr>
                <w:rPr>
                  <w:rFonts w:ascii="Cambria" w:hAnsi="Cambria" w:cs="Arial"/>
                </w:rPr>
                <w:id w:val="-490874960"/>
                <w14:checkbox>
                  <w14:checked w14:val="0"/>
                  <w14:checkedState w14:val="2612" w14:font="MS Gothic"/>
                  <w14:uncheckedState w14:val="2610" w14:font="MS Gothic"/>
                </w14:checkbox>
              </w:sdtPr>
              <w:sdtEndPr/>
              <w:sdtContent>
                <w:customXmlInsRangeEnd w:id="2202"/>
                <w:ins w:id="2203" w:author="Alexander Waters" w:date="2022-08-24T11:08:00Z">
                  <w:r w:rsidR="00172680">
                    <w:rPr>
                      <w:rFonts w:ascii="MS Gothic" w:eastAsia="MS Gothic" w:hAnsi="MS Gothic" w:cs="Arial" w:hint="eastAsia"/>
                    </w:rPr>
                    <w:t>☐</w:t>
                  </w:r>
                </w:ins>
                <w:customXmlInsRangeStart w:id="2204" w:author="Alexander Waters" w:date="2022-08-24T11:08:00Z"/>
              </w:sdtContent>
            </w:sdt>
            <w:customXmlInsRangeEnd w:id="2204"/>
            <w:ins w:id="2205" w:author="Alexander Waters" w:date="2022-08-24T11:08:00Z">
              <w:r w:rsidR="00172680">
                <w:rPr>
                  <w:rFonts w:ascii="Cambria" w:hAnsi="Cambria" w:cs="Arial"/>
                </w:rPr>
                <w:t>PASSED</w:t>
              </w:r>
              <w:r w:rsidR="00172680">
                <w:rPr>
                  <w:rFonts w:ascii="Cambria" w:hAnsi="Cambria" w:cs="Arial"/>
                </w:rPr>
                <w:tab/>
              </w:r>
              <w:r w:rsidR="00172680">
                <w:rPr>
                  <w:rFonts w:ascii="Cambria" w:hAnsi="Cambria" w:cs="Arial"/>
                </w:rPr>
                <w:tab/>
              </w:r>
            </w:ins>
            <w:customXmlInsRangeStart w:id="2206" w:author="Alexander Waters" w:date="2022-08-24T11:08:00Z"/>
            <w:sdt>
              <w:sdtPr>
                <w:rPr>
                  <w:rFonts w:ascii="Cambria" w:hAnsi="Cambria" w:cs="Arial"/>
                </w:rPr>
                <w:id w:val="-296378136"/>
                <w14:checkbox>
                  <w14:checked w14:val="0"/>
                  <w14:checkedState w14:val="2612" w14:font="MS Gothic"/>
                  <w14:uncheckedState w14:val="2610" w14:font="MS Gothic"/>
                </w14:checkbox>
              </w:sdtPr>
              <w:sdtEndPr/>
              <w:sdtContent>
                <w:customXmlInsRangeEnd w:id="2206"/>
                <w:ins w:id="2207" w:author="Alexander Waters" w:date="2022-08-24T11:08:00Z">
                  <w:r w:rsidR="00172680">
                    <w:rPr>
                      <w:rFonts w:ascii="MS Gothic" w:eastAsia="MS Gothic" w:hAnsi="MS Gothic" w:cs="Arial" w:hint="eastAsia"/>
                    </w:rPr>
                    <w:t>☐</w:t>
                  </w:r>
                </w:ins>
                <w:customXmlInsRangeStart w:id="2208" w:author="Alexander Waters" w:date="2022-08-24T11:08:00Z"/>
              </w:sdtContent>
            </w:sdt>
            <w:customXmlInsRangeEnd w:id="2208"/>
            <w:ins w:id="2209" w:author="Alexander Waters" w:date="2022-08-24T11:08:00Z">
              <w:r w:rsidR="00172680">
                <w:rPr>
                  <w:rFonts w:ascii="Cambria" w:hAnsi="Cambria" w:cs="Arial"/>
                </w:rPr>
                <w:t>FAILED</w:t>
              </w:r>
            </w:ins>
          </w:p>
          <w:p w14:paraId="56ABBB02" w14:textId="51B54FA4" w:rsidR="00172680" w:rsidRDefault="00287984" w:rsidP="00172680">
            <w:pPr>
              <w:jc w:val="center"/>
              <w:rPr>
                <w:ins w:id="2210" w:author="Alexander Waters" w:date="2022-08-24T11:07:00Z"/>
                <w:rFonts w:ascii="Cambria" w:hAnsi="Cambria" w:cs="Arial"/>
              </w:rPr>
            </w:pPr>
            <w:customXmlInsRangeStart w:id="2211" w:author="Alexander Waters" w:date="2022-08-24T11:08:00Z"/>
            <w:sdt>
              <w:sdtPr>
                <w:rPr>
                  <w:rFonts w:ascii="Cambria" w:hAnsi="Cambria" w:cs="Arial"/>
                </w:rPr>
                <w:id w:val="1483655946"/>
                <w14:checkbox>
                  <w14:checked w14:val="0"/>
                  <w14:checkedState w14:val="2612" w14:font="MS Gothic"/>
                  <w14:uncheckedState w14:val="2610" w14:font="MS Gothic"/>
                </w14:checkbox>
              </w:sdtPr>
              <w:sdtEndPr/>
              <w:sdtContent>
                <w:customXmlInsRangeEnd w:id="2211"/>
                <w:ins w:id="2212" w:author="Alexander Waters" w:date="2022-08-24T11:08:00Z">
                  <w:r w:rsidR="00172680">
                    <w:rPr>
                      <w:rFonts w:ascii="MS Gothic" w:eastAsia="MS Gothic" w:hAnsi="MS Gothic" w:cs="Arial" w:hint="eastAsia"/>
                    </w:rPr>
                    <w:t>☐</w:t>
                  </w:r>
                </w:ins>
                <w:customXmlInsRangeStart w:id="2213" w:author="Alexander Waters" w:date="2022-08-24T11:08:00Z"/>
              </w:sdtContent>
            </w:sdt>
            <w:customXmlInsRangeEnd w:id="2213"/>
            <w:ins w:id="2214" w:author="Alexander Waters" w:date="2022-08-24T11:08:00Z">
              <w:r w:rsidR="00172680">
                <w:rPr>
                  <w:rFonts w:ascii="Cambria" w:hAnsi="Cambria" w:cs="Arial"/>
                </w:rPr>
                <w:t>OTHER (See Comments)</w:t>
              </w:r>
            </w:ins>
          </w:p>
        </w:tc>
      </w:tr>
      <w:tr w:rsidR="00172680" w:rsidRPr="00546D8D" w14:paraId="625F3C09" w14:textId="77777777" w:rsidTr="000277A5">
        <w:tblPrEx>
          <w:tblW w:w="9886" w:type="dxa"/>
          <w:jc w:val="center"/>
          <w:tblPrExChange w:id="2215" w:author="Alexander Waters" w:date="2022-08-24T11:08:00Z">
            <w:tblPrEx>
              <w:tblW w:w="9886" w:type="dxa"/>
              <w:jc w:val="center"/>
            </w:tblPrEx>
          </w:tblPrExChange>
        </w:tblPrEx>
        <w:trPr>
          <w:cantSplit/>
          <w:trHeight w:val="770"/>
          <w:jc w:val="center"/>
          <w:ins w:id="2216" w:author="Alexander Waters" w:date="2022-08-24T11:07:00Z"/>
          <w:trPrChange w:id="2217" w:author="Alexander Waters" w:date="2022-08-24T11:08:00Z">
            <w:trPr>
              <w:cantSplit/>
              <w:trHeight w:val="1344"/>
              <w:jc w:val="center"/>
            </w:trPr>
          </w:trPrChange>
        </w:trPr>
        <w:tc>
          <w:tcPr>
            <w:tcW w:w="5215" w:type="dxa"/>
            <w:gridSpan w:val="3"/>
            <w:vAlign w:val="center"/>
            <w:tcPrChange w:id="2218" w:author="Alexander Waters" w:date="2022-08-24T11:08:00Z">
              <w:tcPr>
                <w:tcW w:w="5215" w:type="dxa"/>
                <w:gridSpan w:val="4"/>
                <w:vAlign w:val="center"/>
              </w:tcPr>
            </w:tcPrChange>
          </w:tcPr>
          <w:p w14:paraId="714CD661" w14:textId="36FF2D57" w:rsidR="00172680" w:rsidRDefault="00172680" w:rsidP="0037006B">
            <w:pPr>
              <w:jc w:val="center"/>
              <w:rPr>
                <w:ins w:id="2219" w:author="Alexander Waters" w:date="2022-08-24T11:07:00Z"/>
                <w:rFonts w:ascii="Cambria" w:hAnsi="Cambria"/>
              </w:rPr>
            </w:pPr>
            <w:ins w:id="2220" w:author="Alexander Waters" w:date="2022-08-24T11:07:00Z">
              <w:r>
                <w:rPr>
                  <w:rFonts w:ascii="Cambria" w:hAnsi="Cambria"/>
                </w:rPr>
                <w:t>Environmental Requirements</w:t>
              </w:r>
            </w:ins>
          </w:p>
        </w:tc>
        <w:tc>
          <w:tcPr>
            <w:tcW w:w="4671" w:type="dxa"/>
            <w:gridSpan w:val="2"/>
            <w:shd w:val="clear" w:color="auto" w:fill="FFFFFF" w:themeFill="background1"/>
            <w:vAlign w:val="center"/>
            <w:tcPrChange w:id="2221" w:author="Alexander Waters" w:date="2022-08-24T11:08:00Z">
              <w:tcPr>
                <w:tcW w:w="4671" w:type="dxa"/>
                <w:gridSpan w:val="3"/>
                <w:shd w:val="clear" w:color="auto" w:fill="FFFFFF" w:themeFill="background1"/>
                <w:vAlign w:val="center"/>
              </w:tcPr>
            </w:tcPrChange>
          </w:tcPr>
          <w:p w14:paraId="7877EB3F" w14:textId="77777777" w:rsidR="00172680" w:rsidRDefault="00287984" w:rsidP="00172680">
            <w:pPr>
              <w:jc w:val="center"/>
              <w:rPr>
                <w:ins w:id="2222" w:author="Alexander Waters" w:date="2022-08-24T11:08:00Z"/>
                <w:rFonts w:ascii="Cambria" w:hAnsi="Cambria" w:cs="Arial"/>
              </w:rPr>
            </w:pPr>
            <w:customXmlInsRangeStart w:id="2223" w:author="Alexander Waters" w:date="2022-08-24T11:08:00Z"/>
            <w:sdt>
              <w:sdtPr>
                <w:rPr>
                  <w:rFonts w:ascii="Cambria" w:hAnsi="Cambria" w:cs="Arial"/>
                </w:rPr>
                <w:id w:val="1736045058"/>
                <w14:checkbox>
                  <w14:checked w14:val="0"/>
                  <w14:checkedState w14:val="2612" w14:font="MS Gothic"/>
                  <w14:uncheckedState w14:val="2610" w14:font="MS Gothic"/>
                </w14:checkbox>
              </w:sdtPr>
              <w:sdtEndPr/>
              <w:sdtContent>
                <w:customXmlInsRangeEnd w:id="2223"/>
                <w:ins w:id="2224" w:author="Alexander Waters" w:date="2022-08-24T11:08:00Z">
                  <w:r w:rsidR="00172680">
                    <w:rPr>
                      <w:rFonts w:ascii="MS Gothic" w:eastAsia="MS Gothic" w:hAnsi="MS Gothic" w:cs="Arial" w:hint="eastAsia"/>
                    </w:rPr>
                    <w:t>☐</w:t>
                  </w:r>
                </w:ins>
                <w:customXmlInsRangeStart w:id="2225" w:author="Alexander Waters" w:date="2022-08-24T11:08:00Z"/>
              </w:sdtContent>
            </w:sdt>
            <w:customXmlInsRangeEnd w:id="2225"/>
            <w:ins w:id="2226" w:author="Alexander Waters" w:date="2022-08-24T11:08:00Z">
              <w:r w:rsidR="00172680">
                <w:rPr>
                  <w:rFonts w:ascii="Cambria" w:hAnsi="Cambria" w:cs="Arial"/>
                </w:rPr>
                <w:t>PASSED</w:t>
              </w:r>
              <w:r w:rsidR="00172680">
                <w:rPr>
                  <w:rFonts w:ascii="Cambria" w:hAnsi="Cambria" w:cs="Arial"/>
                </w:rPr>
                <w:tab/>
              </w:r>
              <w:r w:rsidR="00172680">
                <w:rPr>
                  <w:rFonts w:ascii="Cambria" w:hAnsi="Cambria" w:cs="Arial"/>
                </w:rPr>
                <w:tab/>
              </w:r>
            </w:ins>
            <w:customXmlInsRangeStart w:id="2227" w:author="Alexander Waters" w:date="2022-08-24T11:08:00Z"/>
            <w:sdt>
              <w:sdtPr>
                <w:rPr>
                  <w:rFonts w:ascii="Cambria" w:hAnsi="Cambria" w:cs="Arial"/>
                </w:rPr>
                <w:id w:val="-1498717449"/>
                <w14:checkbox>
                  <w14:checked w14:val="0"/>
                  <w14:checkedState w14:val="2612" w14:font="MS Gothic"/>
                  <w14:uncheckedState w14:val="2610" w14:font="MS Gothic"/>
                </w14:checkbox>
              </w:sdtPr>
              <w:sdtEndPr/>
              <w:sdtContent>
                <w:customXmlInsRangeEnd w:id="2227"/>
                <w:ins w:id="2228" w:author="Alexander Waters" w:date="2022-08-24T11:08:00Z">
                  <w:r w:rsidR="00172680">
                    <w:rPr>
                      <w:rFonts w:ascii="MS Gothic" w:eastAsia="MS Gothic" w:hAnsi="MS Gothic" w:cs="Arial" w:hint="eastAsia"/>
                    </w:rPr>
                    <w:t>☐</w:t>
                  </w:r>
                </w:ins>
                <w:customXmlInsRangeStart w:id="2229" w:author="Alexander Waters" w:date="2022-08-24T11:08:00Z"/>
              </w:sdtContent>
            </w:sdt>
            <w:customXmlInsRangeEnd w:id="2229"/>
            <w:ins w:id="2230" w:author="Alexander Waters" w:date="2022-08-24T11:08:00Z">
              <w:r w:rsidR="00172680">
                <w:rPr>
                  <w:rFonts w:ascii="Cambria" w:hAnsi="Cambria" w:cs="Arial"/>
                </w:rPr>
                <w:t>FAILED</w:t>
              </w:r>
            </w:ins>
          </w:p>
          <w:p w14:paraId="2BC93E13" w14:textId="2B88CC45" w:rsidR="00172680" w:rsidRDefault="00287984" w:rsidP="00172680">
            <w:pPr>
              <w:jc w:val="center"/>
              <w:rPr>
                <w:ins w:id="2231" w:author="Alexander Waters" w:date="2022-08-24T11:07:00Z"/>
                <w:rFonts w:ascii="Cambria" w:hAnsi="Cambria" w:cs="Arial"/>
              </w:rPr>
            </w:pPr>
            <w:customXmlInsRangeStart w:id="2232" w:author="Alexander Waters" w:date="2022-08-24T11:08:00Z"/>
            <w:sdt>
              <w:sdtPr>
                <w:rPr>
                  <w:rFonts w:ascii="Cambria" w:hAnsi="Cambria" w:cs="Arial"/>
                </w:rPr>
                <w:id w:val="-360822127"/>
                <w14:checkbox>
                  <w14:checked w14:val="0"/>
                  <w14:checkedState w14:val="2612" w14:font="MS Gothic"/>
                  <w14:uncheckedState w14:val="2610" w14:font="MS Gothic"/>
                </w14:checkbox>
              </w:sdtPr>
              <w:sdtEndPr/>
              <w:sdtContent>
                <w:customXmlInsRangeEnd w:id="2232"/>
                <w:ins w:id="2233" w:author="Alexander Waters" w:date="2022-08-24T11:08:00Z">
                  <w:r w:rsidR="00172680">
                    <w:rPr>
                      <w:rFonts w:ascii="MS Gothic" w:eastAsia="MS Gothic" w:hAnsi="MS Gothic" w:cs="Arial" w:hint="eastAsia"/>
                    </w:rPr>
                    <w:t>☐</w:t>
                  </w:r>
                </w:ins>
                <w:customXmlInsRangeStart w:id="2234" w:author="Alexander Waters" w:date="2022-08-24T11:08:00Z"/>
              </w:sdtContent>
            </w:sdt>
            <w:customXmlInsRangeEnd w:id="2234"/>
            <w:ins w:id="2235" w:author="Alexander Waters" w:date="2022-08-24T11:08:00Z">
              <w:r w:rsidR="00172680">
                <w:rPr>
                  <w:rFonts w:ascii="Cambria" w:hAnsi="Cambria" w:cs="Arial"/>
                </w:rPr>
                <w:t>OTHER (See Comments)</w:t>
              </w:r>
            </w:ins>
          </w:p>
        </w:tc>
      </w:tr>
      <w:tr w:rsidR="00172680" w:rsidRPr="00546D8D" w14:paraId="59A98772" w14:textId="77777777" w:rsidTr="000277A5">
        <w:tblPrEx>
          <w:tblW w:w="9886" w:type="dxa"/>
          <w:jc w:val="center"/>
          <w:tblPrExChange w:id="2236" w:author="Alexander Waters" w:date="2022-08-24T11:08:00Z">
            <w:tblPrEx>
              <w:tblW w:w="9886" w:type="dxa"/>
              <w:jc w:val="center"/>
            </w:tblPrEx>
          </w:tblPrExChange>
        </w:tblPrEx>
        <w:trPr>
          <w:cantSplit/>
          <w:trHeight w:val="770"/>
          <w:jc w:val="center"/>
          <w:ins w:id="2237" w:author="Alexander Waters" w:date="2022-08-24T11:07:00Z"/>
          <w:trPrChange w:id="2238" w:author="Alexander Waters" w:date="2022-08-24T11:08:00Z">
            <w:trPr>
              <w:cantSplit/>
              <w:trHeight w:val="1344"/>
              <w:jc w:val="center"/>
            </w:trPr>
          </w:trPrChange>
        </w:trPr>
        <w:tc>
          <w:tcPr>
            <w:tcW w:w="5215" w:type="dxa"/>
            <w:gridSpan w:val="3"/>
            <w:vAlign w:val="center"/>
            <w:tcPrChange w:id="2239" w:author="Alexander Waters" w:date="2022-08-24T11:08:00Z">
              <w:tcPr>
                <w:tcW w:w="5215" w:type="dxa"/>
                <w:gridSpan w:val="4"/>
                <w:vAlign w:val="center"/>
              </w:tcPr>
            </w:tcPrChange>
          </w:tcPr>
          <w:p w14:paraId="31B53A29" w14:textId="2916F91A" w:rsidR="00172680" w:rsidRDefault="00172680" w:rsidP="0037006B">
            <w:pPr>
              <w:jc w:val="center"/>
              <w:rPr>
                <w:ins w:id="2240" w:author="Alexander Waters" w:date="2022-08-24T11:07:00Z"/>
                <w:rFonts w:ascii="Cambria" w:hAnsi="Cambria"/>
              </w:rPr>
            </w:pPr>
            <w:ins w:id="2241" w:author="Alexander Waters" w:date="2022-08-24T11:08:00Z">
              <w:r>
                <w:rPr>
                  <w:rFonts w:ascii="Cambria" w:hAnsi="Cambria"/>
                </w:rPr>
                <w:t>Operational Requirements</w:t>
              </w:r>
            </w:ins>
          </w:p>
        </w:tc>
        <w:tc>
          <w:tcPr>
            <w:tcW w:w="4671" w:type="dxa"/>
            <w:gridSpan w:val="2"/>
            <w:shd w:val="clear" w:color="auto" w:fill="FFFFFF" w:themeFill="background1"/>
            <w:vAlign w:val="center"/>
            <w:tcPrChange w:id="2242" w:author="Alexander Waters" w:date="2022-08-24T11:08:00Z">
              <w:tcPr>
                <w:tcW w:w="4671" w:type="dxa"/>
                <w:gridSpan w:val="3"/>
                <w:shd w:val="clear" w:color="auto" w:fill="FFFFFF" w:themeFill="background1"/>
                <w:vAlign w:val="center"/>
              </w:tcPr>
            </w:tcPrChange>
          </w:tcPr>
          <w:p w14:paraId="6C7A2166" w14:textId="77777777" w:rsidR="00172680" w:rsidRDefault="00287984" w:rsidP="00172680">
            <w:pPr>
              <w:jc w:val="center"/>
              <w:rPr>
                <w:ins w:id="2243" w:author="Alexander Waters" w:date="2022-08-24T11:08:00Z"/>
                <w:rFonts w:ascii="Cambria" w:hAnsi="Cambria" w:cs="Arial"/>
              </w:rPr>
            </w:pPr>
            <w:customXmlInsRangeStart w:id="2244" w:author="Alexander Waters" w:date="2022-08-24T11:08:00Z"/>
            <w:sdt>
              <w:sdtPr>
                <w:rPr>
                  <w:rFonts w:ascii="Cambria" w:hAnsi="Cambria" w:cs="Arial"/>
                </w:rPr>
                <w:id w:val="1948419077"/>
                <w14:checkbox>
                  <w14:checked w14:val="0"/>
                  <w14:checkedState w14:val="2612" w14:font="MS Gothic"/>
                  <w14:uncheckedState w14:val="2610" w14:font="MS Gothic"/>
                </w14:checkbox>
              </w:sdtPr>
              <w:sdtEndPr/>
              <w:sdtContent>
                <w:customXmlInsRangeEnd w:id="2244"/>
                <w:ins w:id="2245" w:author="Alexander Waters" w:date="2022-08-24T11:08:00Z">
                  <w:r w:rsidR="00172680">
                    <w:rPr>
                      <w:rFonts w:ascii="MS Gothic" w:eastAsia="MS Gothic" w:hAnsi="MS Gothic" w:cs="Arial" w:hint="eastAsia"/>
                    </w:rPr>
                    <w:t>☐</w:t>
                  </w:r>
                </w:ins>
                <w:customXmlInsRangeStart w:id="2246" w:author="Alexander Waters" w:date="2022-08-24T11:08:00Z"/>
              </w:sdtContent>
            </w:sdt>
            <w:customXmlInsRangeEnd w:id="2246"/>
            <w:ins w:id="2247" w:author="Alexander Waters" w:date="2022-08-24T11:08:00Z">
              <w:r w:rsidR="00172680">
                <w:rPr>
                  <w:rFonts w:ascii="Cambria" w:hAnsi="Cambria" w:cs="Arial"/>
                </w:rPr>
                <w:t>PASSED</w:t>
              </w:r>
              <w:r w:rsidR="00172680">
                <w:rPr>
                  <w:rFonts w:ascii="Cambria" w:hAnsi="Cambria" w:cs="Arial"/>
                </w:rPr>
                <w:tab/>
              </w:r>
              <w:r w:rsidR="00172680">
                <w:rPr>
                  <w:rFonts w:ascii="Cambria" w:hAnsi="Cambria" w:cs="Arial"/>
                </w:rPr>
                <w:tab/>
              </w:r>
            </w:ins>
            <w:customXmlInsRangeStart w:id="2248" w:author="Alexander Waters" w:date="2022-08-24T11:08:00Z"/>
            <w:sdt>
              <w:sdtPr>
                <w:rPr>
                  <w:rFonts w:ascii="Cambria" w:hAnsi="Cambria" w:cs="Arial"/>
                </w:rPr>
                <w:id w:val="39335464"/>
                <w14:checkbox>
                  <w14:checked w14:val="0"/>
                  <w14:checkedState w14:val="2612" w14:font="MS Gothic"/>
                  <w14:uncheckedState w14:val="2610" w14:font="MS Gothic"/>
                </w14:checkbox>
              </w:sdtPr>
              <w:sdtEndPr/>
              <w:sdtContent>
                <w:customXmlInsRangeEnd w:id="2248"/>
                <w:ins w:id="2249" w:author="Alexander Waters" w:date="2022-08-24T11:08:00Z">
                  <w:r w:rsidR="00172680">
                    <w:rPr>
                      <w:rFonts w:ascii="MS Gothic" w:eastAsia="MS Gothic" w:hAnsi="MS Gothic" w:cs="Arial" w:hint="eastAsia"/>
                    </w:rPr>
                    <w:t>☐</w:t>
                  </w:r>
                </w:ins>
                <w:customXmlInsRangeStart w:id="2250" w:author="Alexander Waters" w:date="2022-08-24T11:08:00Z"/>
              </w:sdtContent>
            </w:sdt>
            <w:customXmlInsRangeEnd w:id="2250"/>
            <w:ins w:id="2251" w:author="Alexander Waters" w:date="2022-08-24T11:08:00Z">
              <w:r w:rsidR="00172680">
                <w:rPr>
                  <w:rFonts w:ascii="Cambria" w:hAnsi="Cambria" w:cs="Arial"/>
                </w:rPr>
                <w:t>FAILED</w:t>
              </w:r>
            </w:ins>
          </w:p>
          <w:p w14:paraId="108501FA" w14:textId="0C9B8A33" w:rsidR="00172680" w:rsidRDefault="00287984" w:rsidP="00172680">
            <w:pPr>
              <w:jc w:val="center"/>
              <w:rPr>
                <w:ins w:id="2252" w:author="Alexander Waters" w:date="2022-08-24T11:07:00Z"/>
                <w:rFonts w:ascii="Cambria" w:hAnsi="Cambria" w:cs="Arial"/>
              </w:rPr>
            </w:pPr>
            <w:customXmlInsRangeStart w:id="2253" w:author="Alexander Waters" w:date="2022-08-24T11:08:00Z"/>
            <w:sdt>
              <w:sdtPr>
                <w:rPr>
                  <w:rFonts w:ascii="Cambria" w:hAnsi="Cambria" w:cs="Arial"/>
                </w:rPr>
                <w:id w:val="-64028635"/>
                <w14:checkbox>
                  <w14:checked w14:val="0"/>
                  <w14:checkedState w14:val="2612" w14:font="MS Gothic"/>
                  <w14:uncheckedState w14:val="2610" w14:font="MS Gothic"/>
                </w14:checkbox>
              </w:sdtPr>
              <w:sdtEndPr/>
              <w:sdtContent>
                <w:customXmlInsRangeEnd w:id="2253"/>
                <w:r w:rsidR="00A20009">
                  <w:rPr>
                    <w:rFonts w:ascii="MS Gothic" w:eastAsia="MS Gothic" w:hAnsi="MS Gothic" w:cs="Arial" w:hint="eastAsia"/>
                  </w:rPr>
                  <w:t>☐</w:t>
                </w:r>
                <w:customXmlInsRangeStart w:id="2254" w:author="Alexander Waters" w:date="2022-08-24T11:08:00Z"/>
              </w:sdtContent>
            </w:sdt>
            <w:customXmlInsRangeEnd w:id="2254"/>
            <w:ins w:id="2255" w:author="Alexander Waters" w:date="2022-08-24T11:08:00Z">
              <w:r w:rsidR="00172680">
                <w:rPr>
                  <w:rFonts w:ascii="Cambria" w:hAnsi="Cambria" w:cs="Arial"/>
                </w:rPr>
                <w:t>OTHER (See Comments)</w:t>
              </w:r>
            </w:ins>
          </w:p>
        </w:tc>
      </w:tr>
      <w:tr w:rsidR="00BC755D" w:rsidRPr="00546D8D" w14:paraId="311CC043" w14:textId="77777777" w:rsidTr="00BC755D">
        <w:trPr>
          <w:cantSplit/>
          <w:trHeight w:val="1114"/>
          <w:jc w:val="center"/>
        </w:trPr>
        <w:tc>
          <w:tcPr>
            <w:tcW w:w="9886" w:type="dxa"/>
            <w:gridSpan w:val="5"/>
          </w:tcPr>
          <w:p w14:paraId="287D2AB7" w14:textId="1F037D8F" w:rsidR="0008383B" w:rsidRDefault="001C23D7" w:rsidP="00BC755D">
            <w:pPr>
              <w:rPr>
                <w:rFonts w:ascii="Cambria" w:hAnsi="Cambria" w:cs="Arial"/>
              </w:rPr>
            </w:pPr>
            <w:r>
              <w:rPr>
                <w:rFonts w:ascii="Cambria" w:hAnsi="Cambria" w:cs="Arial"/>
              </w:rPr>
              <w:t>Evaluation of all testing conducted as part of this installation qualification:</w:t>
            </w:r>
          </w:p>
          <w:p w14:paraId="63F48F98" w14:textId="77777777" w:rsidR="0008383B" w:rsidRDefault="0008383B" w:rsidP="00BC755D">
            <w:pPr>
              <w:rPr>
                <w:rFonts w:ascii="Cambria" w:hAnsi="Cambria" w:cs="Arial"/>
              </w:rPr>
            </w:pPr>
          </w:p>
          <w:p w14:paraId="4A7BBE36" w14:textId="0006C92A" w:rsidR="000277A5" w:rsidRDefault="00287984" w:rsidP="000277A5">
            <w:pPr>
              <w:jc w:val="center"/>
              <w:rPr>
                <w:rFonts w:ascii="Cambria" w:hAnsi="Cambria" w:cs="Arial"/>
              </w:rPr>
            </w:pPr>
            <w:customXmlInsRangeStart w:id="2256" w:author="Alexander Waters" w:date="2022-08-24T11:08:00Z"/>
            <w:sdt>
              <w:sdtPr>
                <w:rPr>
                  <w:rFonts w:ascii="Cambria" w:hAnsi="Cambria" w:cs="Arial"/>
                </w:rPr>
                <w:id w:val="-1531103278"/>
                <w14:checkbox>
                  <w14:checked w14:val="0"/>
                  <w14:checkedState w14:val="2612" w14:font="MS Gothic"/>
                  <w14:uncheckedState w14:val="2610" w14:font="MS Gothic"/>
                </w14:checkbox>
              </w:sdtPr>
              <w:sdtEndPr/>
              <w:sdtContent>
                <w:customXmlInsRangeEnd w:id="2256"/>
                <w:r w:rsidR="0008383B">
                  <w:rPr>
                    <w:rFonts w:ascii="MS Gothic" w:eastAsia="MS Gothic" w:hAnsi="MS Gothic" w:cs="Arial" w:hint="eastAsia"/>
                  </w:rPr>
                  <w:t>☐</w:t>
                </w:r>
                <w:customXmlInsRangeStart w:id="2257" w:author="Alexander Waters" w:date="2022-08-24T11:08:00Z"/>
              </w:sdtContent>
            </w:sdt>
            <w:customXmlInsRangeEnd w:id="2257"/>
            <w:ins w:id="2258" w:author="Alexander Waters" w:date="2022-08-24T11:08:00Z">
              <w:r w:rsidR="001C23D7">
                <w:rPr>
                  <w:rFonts w:ascii="Cambria" w:hAnsi="Cambria" w:cs="Arial"/>
                </w:rPr>
                <w:t>PASSED</w:t>
              </w:r>
            </w:ins>
            <w:r w:rsidR="001C23D7">
              <w:rPr>
                <w:rFonts w:ascii="Cambria" w:hAnsi="Cambria" w:cs="Arial"/>
              </w:rPr>
              <w:t>-The out</w:t>
            </w:r>
            <w:r w:rsidR="0008383B">
              <w:rPr>
                <w:rFonts w:ascii="Cambria" w:hAnsi="Cambria" w:cs="Arial"/>
              </w:rPr>
              <w:t>puts</w:t>
            </w:r>
            <w:r w:rsidR="001C23D7">
              <w:rPr>
                <w:rFonts w:ascii="Cambria" w:hAnsi="Cambria" w:cs="Arial"/>
              </w:rPr>
              <w:t xml:space="preserve"> of this installation qualification</w:t>
            </w:r>
            <w:r w:rsidR="0008383B">
              <w:rPr>
                <w:rFonts w:ascii="Cambria" w:hAnsi="Cambria" w:cs="Arial"/>
              </w:rPr>
              <w:t xml:space="preserve"> protocol</w:t>
            </w:r>
            <w:r w:rsidR="001C23D7">
              <w:rPr>
                <w:rFonts w:ascii="Cambria" w:hAnsi="Cambria" w:cs="Arial"/>
              </w:rPr>
              <w:t xml:space="preserve"> </w:t>
            </w:r>
            <w:r w:rsidR="000277A5">
              <w:rPr>
                <w:rFonts w:ascii="Cambria" w:hAnsi="Cambria" w:cs="Arial"/>
              </w:rPr>
              <w:t>have</w:t>
            </w:r>
            <w:r w:rsidR="001C23D7">
              <w:rPr>
                <w:rFonts w:ascii="Cambria" w:hAnsi="Cambria" w:cs="Arial"/>
              </w:rPr>
              <w:t xml:space="preserve"> satisfied all acceptance criteria</w:t>
            </w:r>
            <w:r w:rsidR="0008383B">
              <w:rPr>
                <w:rFonts w:ascii="Cambria" w:hAnsi="Cambria" w:cs="Arial"/>
              </w:rPr>
              <w:t>.</w:t>
            </w:r>
          </w:p>
          <w:p w14:paraId="2666CFBF" w14:textId="77777777" w:rsidR="000277A5" w:rsidRDefault="000277A5" w:rsidP="000277A5">
            <w:pPr>
              <w:jc w:val="center"/>
              <w:rPr>
                <w:rFonts w:ascii="Cambria" w:hAnsi="Cambria" w:cs="Arial"/>
              </w:rPr>
            </w:pPr>
          </w:p>
          <w:p w14:paraId="3B89D0D1" w14:textId="6282AEE0" w:rsidR="001C23D7" w:rsidRDefault="00287984" w:rsidP="000277A5">
            <w:pPr>
              <w:jc w:val="center"/>
              <w:rPr>
                <w:rFonts w:ascii="Cambria" w:hAnsi="Cambria" w:cs="Arial"/>
              </w:rPr>
            </w:pPr>
            <w:customXmlInsRangeStart w:id="2259" w:author="Alexander Waters" w:date="2022-08-24T11:08:00Z"/>
            <w:sdt>
              <w:sdtPr>
                <w:rPr>
                  <w:rFonts w:ascii="Cambria" w:hAnsi="Cambria" w:cs="Arial"/>
                </w:rPr>
                <w:id w:val="-745417350"/>
                <w14:checkbox>
                  <w14:checked w14:val="0"/>
                  <w14:checkedState w14:val="2612" w14:font="MS Gothic"/>
                  <w14:uncheckedState w14:val="2610" w14:font="MS Gothic"/>
                </w14:checkbox>
              </w:sdtPr>
              <w:sdtEndPr/>
              <w:sdtContent>
                <w:customXmlInsRangeEnd w:id="2259"/>
                <w:r w:rsidR="0008383B">
                  <w:rPr>
                    <w:rFonts w:ascii="MS Gothic" w:eastAsia="MS Gothic" w:hAnsi="MS Gothic" w:cs="Arial" w:hint="eastAsia"/>
                  </w:rPr>
                  <w:t>☐</w:t>
                </w:r>
                <w:customXmlInsRangeStart w:id="2260" w:author="Alexander Waters" w:date="2022-08-24T11:08:00Z"/>
              </w:sdtContent>
            </w:sdt>
            <w:customXmlInsRangeEnd w:id="2260"/>
            <w:ins w:id="2261" w:author="Alexander Waters" w:date="2022-08-24T11:08:00Z">
              <w:r w:rsidR="001C23D7">
                <w:rPr>
                  <w:rFonts w:ascii="Cambria" w:hAnsi="Cambria" w:cs="Arial"/>
                </w:rPr>
                <w:t>FAILED</w:t>
              </w:r>
            </w:ins>
            <w:r w:rsidR="0008383B">
              <w:rPr>
                <w:rFonts w:ascii="Cambria" w:hAnsi="Cambria" w:cs="Arial"/>
              </w:rPr>
              <w:t xml:space="preserve"> (See Comments)</w:t>
            </w:r>
          </w:p>
        </w:tc>
      </w:tr>
      <w:tr w:rsidR="009F4D07" w:rsidRPr="00546D8D" w14:paraId="01BFFBA9" w14:textId="77777777" w:rsidTr="001B6753">
        <w:tblPrEx>
          <w:tblW w:w="9886" w:type="dxa"/>
          <w:jc w:val="center"/>
          <w:tblPrExChange w:id="2262" w:author="Alexander Waters" w:date="2022-08-24T11:09:00Z">
            <w:tblPrEx>
              <w:tblW w:w="9886" w:type="dxa"/>
              <w:jc w:val="center"/>
            </w:tblPrEx>
          </w:tblPrExChange>
        </w:tblPrEx>
        <w:trPr>
          <w:cantSplit/>
          <w:trHeight w:val="3041"/>
          <w:jc w:val="center"/>
          <w:ins w:id="2263" w:author="Alexander Waters" w:date="2022-08-24T11:01:00Z"/>
          <w:trPrChange w:id="2264" w:author="Alexander Waters" w:date="2022-08-24T11:09:00Z">
            <w:trPr>
              <w:cantSplit/>
              <w:trHeight w:val="1970"/>
              <w:jc w:val="center"/>
            </w:trPr>
          </w:trPrChange>
        </w:trPr>
        <w:tc>
          <w:tcPr>
            <w:tcW w:w="1438" w:type="dxa"/>
            <w:tcPrChange w:id="2265" w:author="Alexander Waters" w:date="2022-08-24T11:09:00Z">
              <w:tcPr>
                <w:tcW w:w="1438" w:type="dxa"/>
              </w:tcPr>
            </w:tcPrChange>
          </w:tcPr>
          <w:p w14:paraId="05B75CBB" w14:textId="77777777" w:rsidR="009F4D07" w:rsidRPr="00546D8D" w:rsidRDefault="009F4D07" w:rsidP="0037006B">
            <w:pPr>
              <w:jc w:val="center"/>
              <w:rPr>
                <w:ins w:id="2266" w:author="Alexander Waters" w:date="2022-08-24T11:01:00Z"/>
                <w:rFonts w:ascii="Cambria" w:hAnsi="Cambria" w:cs="Arial"/>
              </w:rPr>
            </w:pPr>
            <w:ins w:id="2267" w:author="Alexander Waters" w:date="2022-08-24T11:01:00Z">
              <w:r>
                <w:rPr>
                  <w:rFonts w:ascii="Cambria" w:hAnsi="Cambria" w:cs="Arial"/>
                </w:rPr>
                <w:t>Comments:</w:t>
              </w:r>
            </w:ins>
          </w:p>
        </w:tc>
        <w:tc>
          <w:tcPr>
            <w:tcW w:w="8448" w:type="dxa"/>
            <w:gridSpan w:val="4"/>
            <w:tcPrChange w:id="2268" w:author="Alexander Waters" w:date="2022-08-24T11:09:00Z">
              <w:tcPr>
                <w:tcW w:w="8448" w:type="dxa"/>
                <w:gridSpan w:val="6"/>
              </w:tcPr>
            </w:tcPrChange>
          </w:tcPr>
          <w:p w14:paraId="666D14B3" w14:textId="77777777" w:rsidR="009F4D07" w:rsidRPr="00546D8D" w:rsidRDefault="00287984" w:rsidP="0037006B">
            <w:pPr>
              <w:rPr>
                <w:ins w:id="2269" w:author="Alexander Waters" w:date="2022-08-24T11:01:00Z"/>
                <w:rFonts w:ascii="Cambria" w:hAnsi="Cambria"/>
              </w:rPr>
            </w:pPr>
            <w:customXmlInsRangeStart w:id="2270" w:author="Alexander Waters" w:date="2022-08-24T11:01:00Z"/>
            <w:sdt>
              <w:sdtPr>
                <w:rPr>
                  <w:rFonts w:ascii="Cambria" w:hAnsi="Cambria" w:cs="Arial"/>
                </w:rPr>
                <w:id w:val="-260216594"/>
                <w14:checkbox>
                  <w14:checked w14:val="0"/>
                  <w14:checkedState w14:val="2612" w14:font="MS Gothic"/>
                  <w14:uncheckedState w14:val="2610" w14:font="MS Gothic"/>
                </w14:checkbox>
              </w:sdtPr>
              <w:sdtEndPr/>
              <w:sdtContent>
                <w:customXmlInsRangeEnd w:id="2270"/>
                <w:ins w:id="2271" w:author="Alexander Waters" w:date="2022-08-24T11:01:00Z">
                  <w:r w:rsidR="009F4D07">
                    <w:rPr>
                      <w:rFonts w:ascii="MS Gothic" w:eastAsia="MS Gothic" w:hAnsi="MS Gothic" w:cs="Arial" w:hint="eastAsia"/>
                    </w:rPr>
                    <w:t>☐</w:t>
                  </w:r>
                </w:ins>
                <w:customXmlInsRangeStart w:id="2272" w:author="Alexander Waters" w:date="2022-08-24T11:01:00Z"/>
              </w:sdtContent>
            </w:sdt>
            <w:customXmlInsRangeEnd w:id="2272"/>
            <w:ins w:id="2273" w:author="Alexander Waters" w:date="2022-08-24T11:01:00Z">
              <w:r w:rsidR="009F4D07">
                <w:rPr>
                  <w:rFonts w:ascii="Cambria" w:hAnsi="Cambria" w:cs="Arial"/>
                </w:rPr>
                <w:t>N/A</w:t>
              </w:r>
            </w:ins>
          </w:p>
        </w:tc>
      </w:tr>
      <w:tr w:rsidR="009F4D07" w:rsidRPr="00546D8D" w14:paraId="609CE372" w14:textId="77777777" w:rsidTr="001B6753">
        <w:trPr>
          <w:cantSplit/>
          <w:jc w:val="center"/>
          <w:ins w:id="2274" w:author="Alexander Waters" w:date="2022-08-24T11:01:00Z"/>
        </w:trPr>
        <w:tc>
          <w:tcPr>
            <w:tcW w:w="2245" w:type="dxa"/>
            <w:gridSpan w:val="2"/>
            <w:shd w:val="clear" w:color="auto" w:fill="BFBFBF" w:themeFill="background1" w:themeFillShade="BF"/>
            <w:vAlign w:val="center"/>
          </w:tcPr>
          <w:p w14:paraId="3D2633B3" w14:textId="77777777" w:rsidR="009F4D07" w:rsidRPr="00546D8D" w:rsidRDefault="009F4D07" w:rsidP="0037006B">
            <w:pPr>
              <w:jc w:val="center"/>
              <w:rPr>
                <w:ins w:id="2275" w:author="Alexander Waters" w:date="2022-08-24T11:01:00Z"/>
                <w:rFonts w:ascii="Cambria" w:hAnsi="Cambria" w:cs="Arial"/>
                <w:b/>
                <w:bCs/>
              </w:rPr>
            </w:pPr>
            <w:ins w:id="2276" w:author="Alexander Waters" w:date="2022-08-24T11:01:00Z">
              <w:r w:rsidRPr="00546D8D">
                <w:rPr>
                  <w:rFonts w:ascii="Cambria" w:hAnsi="Cambria" w:cs="Arial"/>
                  <w:b/>
                  <w:bCs/>
                </w:rPr>
                <w:t>Verification</w:t>
              </w:r>
            </w:ins>
          </w:p>
        </w:tc>
        <w:tc>
          <w:tcPr>
            <w:tcW w:w="4201" w:type="dxa"/>
            <w:gridSpan w:val="2"/>
            <w:shd w:val="clear" w:color="auto" w:fill="BFBFBF" w:themeFill="background1" w:themeFillShade="BF"/>
          </w:tcPr>
          <w:p w14:paraId="7D9A216F" w14:textId="77777777" w:rsidR="009F4D07" w:rsidRPr="00546D8D" w:rsidRDefault="009F4D07" w:rsidP="0037006B">
            <w:pPr>
              <w:jc w:val="center"/>
              <w:rPr>
                <w:ins w:id="2277" w:author="Alexander Waters" w:date="2022-08-24T11:01:00Z"/>
                <w:rFonts w:ascii="Cambria" w:hAnsi="Cambria"/>
                <w:b/>
                <w:bCs/>
              </w:rPr>
            </w:pPr>
            <w:ins w:id="2278" w:author="Alexander Waters" w:date="2022-08-24T11:01:00Z">
              <w:r>
                <w:rPr>
                  <w:rFonts w:ascii="Cambria" w:hAnsi="Cambria"/>
                  <w:b/>
                  <w:bCs/>
                </w:rPr>
                <w:t>Initials</w:t>
              </w:r>
            </w:ins>
          </w:p>
        </w:tc>
        <w:tc>
          <w:tcPr>
            <w:tcW w:w="3440" w:type="dxa"/>
            <w:shd w:val="clear" w:color="auto" w:fill="BFBFBF" w:themeFill="background1" w:themeFillShade="BF"/>
            <w:vAlign w:val="center"/>
          </w:tcPr>
          <w:p w14:paraId="1D019424" w14:textId="77777777" w:rsidR="009F4D07" w:rsidRPr="00546D8D" w:rsidRDefault="009F4D07" w:rsidP="0037006B">
            <w:pPr>
              <w:jc w:val="center"/>
              <w:rPr>
                <w:ins w:id="2279" w:author="Alexander Waters" w:date="2022-08-24T11:01:00Z"/>
                <w:rFonts w:ascii="Cambria" w:hAnsi="Cambria"/>
                <w:b/>
                <w:bCs/>
              </w:rPr>
            </w:pPr>
            <w:ins w:id="2280" w:author="Alexander Waters" w:date="2022-08-24T11:01:00Z">
              <w:r w:rsidRPr="00546D8D">
                <w:rPr>
                  <w:rFonts w:ascii="Cambria" w:hAnsi="Cambria"/>
                  <w:b/>
                  <w:bCs/>
                </w:rPr>
                <w:t>Date</w:t>
              </w:r>
            </w:ins>
          </w:p>
        </w:tc>
      </w:tr>
      <w:tr w:rsidR="009F4D07" w:rsidRPr="00546D8D" w14:paraId="27B1C686" w14:textId="77777777" w:rsidTr="001B6753">
        <w:trPr>
          <w:cantSplit/>
          <w:trHeight w:val="512"/>
          <w:jc w:val="center"/>
          <w:ins w:id="2281" w:author="Alexander Waters" w:date="2022-08-24T11:01:00Z"/>
        </w:trPr>
        <w:tc>
          <w:tcPr>
            <w:tcW w:w="2245" w:type="dxa"/>
            <w:gridSpan w:val="2"/>
            <w:vAlign w:val="center"/>
          </w:tcPr>
          <w:p w14:paraId="7DCE795B" w14:textId="77777777" w:rsidR="009F4D07" w:rsidRPr="00546D8D" w:rsidRDefault="009F4D07" w:rsidP="0037006B">
            <w:pPr>
              <w:jc w:val="center"/>
              <w:rPr>
                <w:ins w:id="2282" w:author="Alexander Waters" w:date="2022-08-24T11:01:00Z"/>
                <w:rFonts w:ascii="Cambria" w:hAnsi="Cambria" w:cs="Arial"/>
              </w:rPr>
            </w:pPr>
            <w:ins w:id="2283" w:author="Alexander Waters" w:date="2022-08-24T11:01:00Z">
              <w:r>
                <w:rPr>
                  <w:rFonts w:ascii="Cambria" w:hAnsi="Cambria" w:cs="Arial"/>
                </w:rPr>
                <w:t>Verified By:</w:t>
              </w:r>
            </w:ins>
          </w:p>
        </w:tc>
        <w:tc>
          <w:tcPr>
            <w:tcW w:w="4201" w:type="dxa"/>
            <w:gridSpan w:val="2"/>
          </w:tcPr>
          <w:p w14:paraId="75129C4E" w14:textId="77777777" w:rsidR="009F4D07" w:rsidRPr="00546D8D" w:rsidRDefault="009F4D07" w:rsidP="0037006B">
            <w:pPr>
              <w:jc w:val="center"/>
              <w:rPr>
                <w:ins w:id="2284" w:author="Alexander Waters" w:date="2022-08-24T11:01:00Z"/>
                <w:rFonts w:ascii="Cambria" w:hAnsi="Cambria"/>
              </w:rPr>
            </w:pPr>
          </w:p>
        </w:tc>
        <w:tc>
          <w:tcPr>
            <w:tcW w:w="3440" w:type="dxa"/>
            <w:vAlign w:val="center"/>
          </w:tcPr>
          <w:p w14:paraId="66034D1A" w14:textId="77777777" w:rsidR="009F4D07" w:rsidRPr="00546D8D" w:rsidRDefault="009F4D07" w:rsidP="0037006B">
            <w:pPr>
              <w:jc w:val="center"/>
              <w:rPr>
                <w:ins w:id="2285" w:author="Alexander Waters" w:date="2022-08-24T11:01:00Z"/>
                <w:rFonts w:ascii="Cambria" w:hAnsi="Cambria"/>
              </w:rPr>
            </w:pPr>
          </w:p>
        </w:tc>
      </w:tr>
      <w:tr w:rsidR="009F4D07" w:rsidRPr="00546D8D" w14:paraId="7A90F98D" w14:textId="77777777" w:rsidTr="001B6753">
        <w:trPr>
          <w:cantSplit/>
          <w:trHeight w:val="431"/>
          <w:jc w:val="center"/>
          <w:ins w:id="2286" w:author="Alexander Waters" w:date="2022-08-24T11:01:00Z"/>
        </w:trPr>
        <w:tc>
          <w:tcPr>
            <w:tcW w:w="2245" w:type="dxa"/>
            <w:gridSpan w:val="2"/>
            <w:vAlign w:val="center"/>
          </w:tcPr>
          <w:p w14:paraId="6A19C19E" w14:textId="77777777" w:rsidR="009F4D07" w:rsidRPr="00546D8D" w:rsidRDefault="009F4D07" w:rsidP="0037006B">
            <w:pPr>
              <w:jc w:val="center"/>
              <w:rPr>
                <w:ins w:id="2287" w:author="Alexander Waters" w:date="2022-08-24T11:01:00Z"/>
                <w:rFonts w:ascii="Cambria" w:hAnsi="Cambria" w:cs="Arial"/>
              </w:rPr>
            </w:pPr>
            <w:ins w:id="2288" w:author="Alexander Waters" w:date="2022-08-24T11:01:00Z">
              <w:r>
                <w:rPr>
                  <w:rFonts w:ascii="Cambria" w:hAnsi="Cambria" w:cs="Arial"/>
                </w:rPr>
                <w:t>Quality Reviewed By:</w:t>
              </w:r>
            </w:ins>
          </w:p>
        </w:tc>
        <w:tc>
          <w:tcPr>
            <w:tcW w:w="4201" w:type="dxa"/>
            <w:gridSpan w:val="2"/>
          </w:tcPr>
          <w:p w14:paraId="7925BA6A" w14:textId="77777777" w:rsidR="009F4D07" w:rsidRPr="00546D8D" w:rsidRDefault="009F4D07" w:rsidP="0037006B">
            <w:pPr>
              <w:tabs>
                <w:tab w:val="left" w:pos="2160"/>
              </w:tabs>
              <w:rPr>
                <w:ins w:id="2289" w:author="Alexander Waters" w:date="2022-08-24T11:01:00Z"/>
                <w:rFonts w:ascii="Cambria" w:hAnsi="Cambria"/>
              </w:rPr>
            </w:pPr>
          </w:p>
        </w:tc>
        <w:tc>
          <w:tcPr>
            <w:tcW w:w="3440" w:type="dxa"/>
            <w:vAlign w:val="center"/>
          </w:tcPr>
          <w:p w14:paraId="376D638D" w14:textId="77777777" w:rsidR="009F4D07" w:rsidRPr="00546D8D" w:rsidRDefault="009F4D07" w:rsidP="0037006B">
            <w:pPr>
              <w:jc w:val="center"/>
              <w:rPr>
                <w:ins w:id="2290" w:author="Alexander Waters" w:date="2022-08-24T11:01:00Z"/>
                <w:rFonts w:ascii="Cambria" w:hAnsi="Cambria"/>
              </w:rPr>
            </w:pPr>
          </w:p>
        </w:tc>
      </w:tr>
    </w:tbl>
    <w:p w14:paraId="0C2715AB" w14:textId="77777777" w:rsidR="009F4D07" w:rsidRPr="006D7D80" w:rsidRDefault="009F4D07" w:rsidP="006D7D80">
      <w:pPr>
        <w:rPr>
          <w:rFonts w:ascii="Cambria" w:hAnsi="Cambria" w:cs="Arial"/>
        </w:rPr>
      </w:pPr>
    </w:p>
    <w:sectPr w:rsidR="009F4D07" w:rsidRPr="006D7D8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98A4F" w14:textId="77777777" w:rsidR="00287984" w:rsidRDefault="00287984" w:rsidP="008D1A16">
      <w:pPr>
        <w:spacing w:after="0" w:line="240" w:lineRule="auto"/>
      </w:pPr>
      <w:r>
        <w:separator/>
      </w:r>
    </w:p>
  </w:endnote>
  <w:endnote w:type="continuationSeparator" w:id="0">
    <w:p w14:paraId="4D28BB26" w14:textId="77777777" w:rsidR="00287984" w:rsidRDefault="00287984" w:rsidP="008D1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FCCF1" w14:textId="7E640418" w:rsidR="00FF4814" w:rsidRDefault="00FF4814" w:rsidP="00FF4814">
    <w:pPr>
      <w:pStyle w:val="Footer"/>
      <w:jc w:val="center"/>
      <w:rPr>
        <w:rFonts w:ascii="Cambria" w:hAnsi="Cambria"/>
      </w:rPr>
    </w:pPr>
  </w:p>
  <w:p w14:paraId="71518506" w14:textId="11139AD9" w:rsidR="00916557" w:rsidRPr="00FF4814" w:rsidRDefault="00916557" w:rsidP="00CE6968">
    <w:pPr>
      <w:pStyle w:val="Footer"/>
      <w:rPr>
        <w:rFonts w:ascii="Cambria" w:hAnsi="Cambria"/>
      </w:rPr>
    </w:pPr>
    <w:r>
      <w:rPr>
        <w:rFonts w:ascii="Cambria" w:hAnsi="Cambria"/>
        <w:i/>
        <w:sz w:val="18"/>
      </w:rPr>
      <w:t>Governing Procedure QSP020-001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D3FAA" w14:textId="77777777" w:rsidR="00287984" w:rsidRDefault="00287984" w:rsidP="008D1A16">
      <w:pPr>
        <w:spacing w:after="0" w:line="240" w:lineRule="auto"/>
      </w:pPr>
      <w:r>
        <w:separator/>
      </w:r>
    </w:p>
  </w:footnote>
  <w:footnote w:type="continuationSeparator" w:id="0">
    <w:p w14:paraId="3740308B" w14:textId="77777777" w:rsidR="00287984" w:rsidRDefault="00287984" w:rsidP="008D1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Look w:val="04A0" w:firstRow="1" w:lastRow="0" w:firstColumn="1" w:lastColumn="0" w:noHBand="0" w:noVBand="1"/>
    </w:tblPr>
    <w:tblGrid>
      <w:gridCol w:w="2088"/>
      <w:gridCol w:w="4848"/>
      <w:gridCol w:w="2414"/>
    </w:tblGrid>
    <w:tr w:rsidR="00077956" w14:paraId="5DE1847B" w14:textId="77777777" w:rsidTr="00CE6968">
      <w:trPr>
        <w:trHeight w:val="720"/>
      </w:trPr>
      <w:tc>
        <w:tcPr>
          <w:tcW w:w="1008" w:type="pct"/>
          <w:tcBorders>
            <w:right w:val="nil"/>
          </w:tcBorders>
          <w:vAlign w:val="center"/>
        </w:tcPr>
        <w:p w14:paraId="7972EC2D" w14:textId="2DC70AF1" w:rsidR="00077956" w:rsidRDefault="00CE6968" w:rsidP="00077956">
          <w:pPr>
            <w:jc w:val="center"/>
          </w:pPr>
          <w:r>
            <w:rPr>
              <w:noProof/>
            </w:rPr>
            <w:drawing>
              <wp:inline distT="0" distB="0" distL="0" distR="0" wp14:anchorId="47FB8648" wp14:editId="4709AF39">
                <wp:extent cx="1188720" cy="3072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imLabs_Logo_highres.jpg"/>
                        <pic:cNvPicPr/>
                      </pic:nvPicPr>
                      <pic:blipFill>
                        <a:blip r:embed="rId1">
                          <a:extLst>
                            <a:ext uri="{28A0092B-C50C-407E-A947-70E740481C1C}">
                              <a14:useLocalDpi xmlns:a14="http://schemas.microsoft.com/office/drawing/2010/main" val="0"/>
                            </a:ext>
                          </a:extLst>
                        </a:blip>
                        <a:stretch>
                          <a:fillRect/>
                        </a:stretch>
                      </pic:blipFill>
                      <pic:spPr>
                        <a:xfrm>
                          <a:off x="0" y="0"/>
                          <a:ext cx="1188720" cy="307251"/>
                        </a:xfrm>
                        <a:prstGeom prst="rect">
                          <a:avLst/>
                        </a:prstGeom>
                      </pic:spPr>
                    </pic:pic>
                  </a:graphicData>
                </a:graphic>
              </wp:inline>
            </w:drawing>
          </w:r>
        </w:p>
      </w:tc>
      <w:tc>
        <w:tcPr>
          <w:tcW w:w="2647" w:type="pct"/>
          <w:tcBorders>
            <w:left w:val="nil"/>
          </w:tcBorders>
          <w:vAlign w:val="center"/>
        </w:tcPr>
        <w:p w14:paraId="22D0D95C" w14:textId="6729FD1D" w:rsidR="00077956" w:rsidRPr="00081D2C" w:rsidRDefault="00193602" w:rsidP="00077956">
          <w:pPr>
            <w:jc w:val="center"/>
            <w:rPr>
              <w:rFonts w:ascii="Cambria" w:hAnsi="Cambria" w:cs="Arial"/>
              <w:b/>
              <w:sz w:val="24"/>
              <w:szCs w:val="28"/>
            </w:rPr>
          </w:pPr>
          <w:r>
            <w:rPr>
              <w:rFonts w:ascii="Cambria" w:hAnsi="Cambria" w:cs="Arial"/>
              <w:b/>
              <w:sz w:val="24"/>
              <w:szCs w:val="28"/>
            </w:rPr>
            <w:t>Installation Qualification (IQ)</w:t>
          </w:r>
          <w:r w:rsidR="00802CA8">
            <w:rPr>
              <w:rFonts w:ascii="Cambria" w:hAnsi="Cambria" w:cs="Arial"/>
              <w:b/>
              <w:sz w:val="24"/>
              <w:szCs w:val="28"/>
            </w:rPr>
            <w:t xml:space="preserve"> Protocol</w:t>
          </w:r>
          <w:r w:rsidR="00081D2C" w:rsidRPr="00081D2C">
            <w:rPr>
              <w:rFonts w:ascii="Cambria" w:hAnsi="Cambria" w:cs="Arial"/>
              <w:b/>
              <w:sz w:val="24"/>
              <w:szCs w:val="28"/>
            </w:rPr>
            <w:t xml:space="preserve"> </w:t>
          </w:r>
        </w:p>
        <w:p w14:paraId="48DB74C8" w14:textId="7505D363" w:rsidR="00081D2C" w:rsidRPr="00081D2C" w:rsidRDefault="00837E3A" w:rsidP="00077956">
          <w:pPr>
            <w:jc w:val="center"/>
            <w:rPr>
              <w:rFonts w:ascii="Cambria" w:hAnsi="Cambria" w:cs="Arial"/>
              <w:b/>
              <w:sz w:val="24"/>
              <w:szCs w:val="28"/>
            </w:rPr>
          </w:pPr>
          <w:ins w:id="2291" w:author="Alexander Waters" w:date="2022-08-22T13:38:00Z">
            <w:r>
              <w:rPr>
                <w:rFonts w:ascii="Cambria" w:hAnsi="Cambria" w:cs="Arial"/>
                <w:b/>
                <w:sz w:val="24"/>
                <w:szCs w:val="28"/>
              </w:rPr>
              <w:t>VAP22-</w:t>
            </w:r>
          </w:ins>
          <w:r w:rsidR="004E357C">
            <w:rPr>
              <w:rFonts w:ascii="Cambria" w:hAnsi="Cambria" w:cs="Arial"/>
              <w:b/>
              <w:sz w:val="24"/>
              <w:szCs w:val="28"/>
            </w:rPr>
            <w:t>007</w:t>
          </w:r>
          <w:ins w:id="2292" w:author="Alexander Waters" w:date="2022-08-22T13:38:00Z">
            <w:r>
              <w:rPr>
                <w:rFonts w:ascii="Cambria" w:hAnsi="Cambria" w:cs="Arial"/>
                <w:b/>
                <w:sz w:val="24"/>
                <w:szCs w:val="28"/>
              </w:rPr>
              <w:t>-01 Incucell 404-ECO Line</w:t>
            </w:r>
          </w:ins>
          <w:del w:id="2293" w:author="Alexander Waters" w:date="2022-08-22T13:38:00Z">
            <w:r w:rsidR="00081D2C" w:rsidRPr="00081D2C" w:rsidDel="00837E3A">
              <w:rPr>
                <w:rFonts w:ascii="Cambria" w:hAnsi="Cambria" w:cs="Arial"/>
                <w:b/>
                <w:sz w:val="24"/>
                <w:szCs w:val="28"/>
              </w:rPr>
              <w:delText>[Enter VAP # &amp; Title Here]</w:delText>
            </w:r>
          </w:del>
        </w:p>
      </w:tc>
      <w:tc>
        <w:tcPr>
          <w:tcW w:w="1345" w:type="pct"/>
          <w:vAlign w:val="center"/>
        </w:tcPr>
        <w:p w14:paraId="261BEF01" w14:textId="7CFB5E83" w:rsidR="00077956" w:rsidRPr="000939E0" w:rsidRDefault="00077956" w:rsidP="00CE6968">
          <w:pPr>
            <w:rPr>
              <w:rFonts w:ascii="Cambria" w:hAnsi="Cambria" w:cs="Arial"/>
              <w:sz w:val="18"/>
              <w:szCs w:val="18"/>
            </w:rPr>
          </w:pPr>
          <w:r w:rsidRPr="000939E0">
            <w:rPr>
              <w:rFonts w:ascii="Cambria" w:hAnsi="Cambria" w:cs="Arial"/>
              <w:sz w:val="18"/>
              <w:szCs w:val="18"/>
            </w:rPr>
            <w:t>Document No:</w:t>
          </w:r>
          <w:r>
            <w:rPr>
              <w:rFonts w:ascii="Cambria" w:hAnsi="Cambria" w:cs="Arial"/>
              <w:sz w:val="18"/>
              <w:szCs w:val="18"/>
            </w:rPr>
            <w:t xml:space="preserve"> </w:t>
          </w:r>
          <w:r w:rsidR="00C8477D">
            <w:rPr>
              <w:rFonts w:ascii="Cambria" w:hAnsi="Cambria" w:cs="Arial"/>
              <w:sz w:val="18"/>
              <w:szCs w:val="18"/>
            </w:rPr>
            <w:t>FRM</w:t>
          </w:r>
          <w:r w:rsidR="00802CA8">
            <w:rPr>
              <w:rFonts w:ascii="Cambria" w:hAnsi="Cambria" w:cs="Arial"/>
              <w:sz w:val="18"/>
              <w:szCs w:val="18"/>
            </w:rPr>
            <w:t>020-002</w:t>
          </w:r>
        </w:p>
        <w:p w14:paraId="18ACC4BE" w14:textId="534A77FF" w:rsidR="00077956" w:rsidRPr="000939E0" w:rsidRDefault="00077956" w:rsidP="00CE6968">
          <w:pPr>
            <w:tabs>
              <w:tab w:val="right" w:pos="2299"/>
            </w:tabs>
            <w:rPr>
              <w:rFonts w:ascii="Cambria" w:hAnsi="Cambria" w:cs="Arial"/>
              <w:sz w:val="18"/>
              <w:szCs w:val="18"/>
            </w:rPr>
          </w:pPr>
          <w:r>
            <w:rPr>
              <w:rFonts w:ascii="Cambria" w:hAnsi="Cambria" w:cs="Arial"/>
              <w:sz w:val="18"/>
              <w:szCs w:val="18"/>
            </w:rPr>
            <w:t>Revision</w:t>
          </w:r>
          <w:r w:rsidRPr="000939E0">
            <w:rPr>
              <w:rFonts w:ascii="Cambria" w:hAnsi="Cambria" w:cs="Arial"/>
              <w:sz w:val="18"/>
              <w:szCs w:val="18"/>
            </w:rPr>
            <w:t xml:space="preserve"> No:</w:t>
          </w:r>
          <w:r>
            <w:rPr>
              <w:rFonts w:ascii="Cambria" w:hAnsi="Cambria" w:cs="Arial"/>
              <w:sz w:val="18"/>
              <w:szCs w:val="18"/>
            </w:rPr>
            <w:t xml:space="preserve"> </w:t>
          </w:r>
          <w:r w:rsidR="00CA10F5">
            <w:rPr>
              <w:rFonts w:ascii="Cambria" w:hAnsi="Cambria" w:cs="Arial"/>
              <w:sz w:val="18"/>
              <w:szCs w:val="18"/>
            </w:rPr>
            <w:t>0</w:t>
          </w:r>
          <w:r w:rsidR="00697F60">
            <w:rPr>
              <w:rFonts w:ascii="Cambria" w:hAnsi="Cambria" w:cs="Arial"/>
              <w:sz w:val="18"/>
              <w:szCs w:val="18"/>
            </w:rPr>
            <w:t>4</w:t>
          </w:r>
        </w:p>
        <w:p w14:paraId="4229EFCE" w14:textId="1E8E0353" w:rsidR="00077956" w:rsidRPr="00815524" w:rsidRDefault="00077956" w:rsidP="00CE6968">
          <w:pPr>
            <w:pStyle w:val="Footer"/>
            <w:rPr>
              <w:rFonts w:ascii="Arial" w:hAnsi="Arial" w:cs="Arial"/>
              <w:sz w:val="18"/>
              <w:szCs w:val="18"/>
            </w:rPr>
          </w:pPr>
          <w:r w:rsidRPr="00815524">
            <w:rPr>
              <w:rFonts w:ascii="Cambria" w:hAnsi="Cambria" w:cs="Arial"/>
              <w:sz w:val="18"/>
            </w:rPr>
            <w:t xml:space="preserve">Page </w:t>
          </w:r>
          <w:r w:rsidRPr="00815524">
            <w:rPr>
              <w:rFonts w:ascii="Cambria" w:hAnsi="Cambria" w:cs="Arial"/>
              <w:bCs/>
              <w:sz w:val="18"/>
            </w:rPr>
            <w:fldChar w:fldCharType="begin"/>
          </w:r>
          <w:r w:rsidRPr="00815524">
            <w:rPr>
              <w:rFonts w:ascii="Cambria" w:hAnsi="Cambria" w:cs="Arial"/>
              <w:bCs/>
              <w:sz w:val="18"/>
            </w:rPr>
            <w:instrText xml:space="preserve"> PAGE  \* Arabic  \* MERGEFORMAT </w:instrText>
          </w:r>
          <w:r w:rsidRPr="00815524">
            <w:rPr>
              <w:rFonts w:ascii="Cambria" w:hAnsi="Cambria" w:cs="Arial"/>
              <w:bCs/>
              <w:sz w:val="18"/>
            </w:rPr>
            <w:fldChar w:fldCharType="separate"/>
          </w:r>
          <w:r w:rsidR="00CE6968">
            <w:rPr>
              <w:rFonts w:ascii="Cambria" w:hAnsi="Cambria" w:cs="Arial"/>
              <w:bCs/>
              <w:noProof/>
              <w:sz w:val="18"/>
            </w:rPr>
            <w:t>3</w:t>
          </w:r>
          <w:r w:rsidRPr="00815524">
            <w:rPr>
              <w:rFonts w:ascii="Cambria" w:hAnsi="Cambria" w:cs="Arial"/>
              <w:bCs/>
              <w:sz w:val="18"/>
            </w:rPr>
            <w:fldChar w:fldCharType="end"/>
          </w:r>
          <w:r w:rsidRPr="00815524">
            <w:rPr>
              <w:rFonts w:ascii="Cambria" w:hAnsi="Cambria" w:cs="Arial"/>
              <w:sz w:val="18"/>
            </w:rPr>
            <w:t xml:space="preserve"> of </w:t>
          </w:r>
          <w:r w:rsidRPr="00815524">
            <w:rPr>
              <w:rFonts w:ascii="Cambria" w:hAnsi="Cambria" w:cs="Arial"/>
              <w:bCs/>
              <w:sz w:val="18"/>
            </w:rPr>
            <w:fldChar w:fldCharType="begin"/>
          </w:r>
          <w:r w:rsidRPr="00815524">
            <w:rPr>
              <w:rFonts w:ascii="Cambria" w:hAnsi="Cambria" w:cs="Arial"/>
              <w:bCs/>
              <w:sz w:val="18"/>
            </w:rPr>
            <w:instrText xml:space="preserve"> NUMPAGES  \* Arabic  \* MERGEFORMAT </w:instrText>
          </w:r>
          <w:r w:rsidRPr="00815524">
            <w:rPr>
              <w:rFonts w:ascii="Cambria" w:hAnsi="Cambria" w:cs="Arial"/>
              <w:bCs/>
              <w:sz w:val="18"/>
            </w:rPr>
            <w:fldChar w:fldCharType="separate"/>
          </w:r>
          <w:r w:rsidR="00CE6968">
            <w:rPr>
              <w:rFonts w:ascii="Cambria" w:hAnsi="Cambria" w:cs="Arial"/>
              <w:bCs/>
              <w:noProof/>
              <w:sz w:val="18"/>
            </w:rPr>
            <w:t>3</w:t>
          </w:r>
          <w:r w:rsidRPr="00815524">
            <w:rPr>
              <w:rFonts w:ascii="Cambria" w:hAnsi="Cambria" w:cs="Arial"/>
              <w:bCs/>
              <w:sz w:val="18"/>
            </w:rPr>
            <w:fldChar w:fldCharType="end"/>
          </w:r>
        </w:p>
      </w:tc>
    </w:tr>
  </w:tbl>
  <w:p w14:paraId="3E563F9C" w14:textId="77777777" w:rsidR="00077956" w:rsidRPr="00FF4814" w:rsidRDefault="00077956">
    <w:pPr>
      <w:pStyle w:val="Header"/>
      <w:rPr>
        <w:rFonts w:ascii="Cambria" w:hAnsi="Cambr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70B92"/>
    <w:multiLevelType w:val="hybridMultilevel"/>
    <w:tmpl w:val="32648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E85097"/>
    <w:multiLevelType w:val="multilevel"/>
    <w:tmpl w:val="4000B560"/>
    <w:lvl w:ilvl="0">
      <w:start w:val="1"/>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2" w15:restartNumberingAfterBreak="0">
    <w:nsid w:val="244241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4B157F1"/>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4" w15:restartNumberingAfterBreak="0">
    <w:nsid w:val="424E5C7F"/>
    <w:multiLevelType w:val="hybridMultilevel"/>
    <w:tmpl w:val="64D018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50BC7D71"/>
    <w:multiLevelType w:val="hybridMultilevel"/>
    <w:tmpl w:val="964A0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A344F6"/>
    <w:multiLevelType w:val="multilevel"/>
    <w:tmpl w:val="6E680E88"/>
    <w:lvl w:ilvl="0">
      <w:start w:val="1"/>
      <w:numFmt w:val="decimal"/>
      <w:lvlText w:val="%1.0"/>
      <w:lvlJc w:val="left"/>
      <w:pPr>
        <w:ind w:left="1440" w:hanging="720"/>
      </w:pPr>
      <w:rPr>
        <w:rFonts w:cs="Times New Roman" w:hint="default"/>
        <w:b w:val="0"/>
        <w:bCs w:val="0"/>
        <w:i w:val="0"/>
        <w:u w:val="none"/>
      </w:rPr>
    </w:lvl>
    <w:lvl w:ilvl="1">
      <w:start w:val="1"/>
      <w:numFmt w:val="decimal"/>
      <w:lvlText w:val="%1.%2"/>
      <w:lvlJc w:val="left"/>
      <w:pPr>
        <w:ind w:left="2160" w:hanging="720"/>
      </w:pPr>
      <w:rPr>
        <w:rFonts w:cs="Times New Roman" w:hint="default"/>
        <w:b w:val="0"/>
        <w:i w:val="0"/>
        <w:u w:val="none"/>
      </w:rPr>
    </w:lvl>
    <w:lvl w:ilvl="2">
      <w:start w:val="1"/>
      <w:numFmt w:val="decimal"/>
      <w:lvlText w:val="%1.%2.%3"/>
      <w:lvlJc w:val="left"/>
      <w:pPr>
        <w:ind w:left="2880" w:hanging="720"/>
      </w:pPr>
      <w:rPr>
        <w:rFonts w:cs="Times New Roman" w:hint="default"/>
        <w:b w:val="0"/>
        <w:bCs/>
        <w:u w:val="none"/>
      </w:rPr>
    </w:lvl>
    <w:lvl w:ilvl="3">
      <w:start w:val="1"/>
      <w:numFmt w:val="decimal"/>
      <w:lvlText w:val="%1.%2.%3.%4"/>
      <w:lvlJc w:val="left"/>
      <w:pPr>
        <w:ind w:left="3600" w:hanging="720"/>
      </w:pPr>
      <w:rPr>
        <w:rFonts w:cs="Times New Roman" w:hint="default"/>
        <w:b w:val="0"/>
        <w:bCs/>
        <w:u w:val="none"/>
      </w:rPr>
    </w:lvl>
    <w:lvl w:ilvl="4">
      <w:start w:val="1"/>
      <w:numFmt w:val="decimal"/>
      <w:lvlText w:val="%1.%2.%3.%4.%5"/>
      <w:lvlJc w:val="left"/>
      <w:pPr>
        <w:ind w:left="4680" w:hanging="1080"/>
      </w:pPr>
      <w:rPr>
        <w:rFonts w:cs="Times New Roman" w:hint="default"/>
        <w:u w:val="none"/>
      </w:rPr>
    </w:lvl>
    <w:lvl w:ilvl="5">
      <w:start w:val="1"/>
      <w:numFmt w:val="decimal"/>
      <w:lvlText w:val="%1.%2.%3.%4.%5.%6"/>
      <w:lvlJc w:val="left"/>
      <w:pPr>
        <w:ind w:left="5400" w:hanging="1080"/>
      </w:pPr>
      <w:rPr>
        <w:rFonts w:cs="Times New Roman" w:hint="default"/>
        <w:u w:val="none"/>
      </w:rPr>
    </w:lvl>
    <w:lvl w:ilvl="6">
      <w:start w:val="1"/>
      <w:numFmt w:val="decimal"/>
      <w:lvlText w:val="%1.%2.%3.%4.%5.%6.%7"/>
      <w:lvlJc w:val="left"/>
      <w:pPr>
        <w:ind w:left="6480" w:hanging="1440"/>
      </w:pPr>
      <w:rPr>
        <w:rFonts w:cs="Times New Roman" w:hint="default"/>
        <w:u w:val="none"/>
      </w:rPr>
    </w:lvl>
    <w:lvl w:ilvl="7">
      <w:start w:val="1"/>
      <w:numFmt w:val="decimal"/>
      <w:lvlText w:val="%1.%2.%3.%4.%5.%6.%7.%8"/>
      <w:lvlJc w:val="left"/>
      <w:pPr>
        <w:ind w:left="7560" w:hanging="1800"/>
      </w:pPr>
      <w:rPr>
        <w:rFonts w:cs="Times New Roman" w:hint="default"/>
        <w:u w:val="none"/>
      </w:rPr>
    </w:lvl>
    <w:lvl w:ilvl="8">
      <w:start w:val="1"/>
      <w:numFmt w:val="decimal"/>
      <w:lvlText w:val="%1.%2.%3.%4.%5.%6.%7.%8.%9"/>
      <w:lvlJc w:val="left"/>
      <w:pPr>
        <w:ind w:left="8280" w:hanging="1800"/>
      </w:pPr>
      <w:rPr>
        <w:rFonts w:cs="Times New Roman" w:hint="default"/>
        <w:u w:val="none"/>
      </w:rPr>
    </w:lvl>
  </w:abstractNum>
  <w:abstractNum w:abstractNumId="7" w15:restartNumberingAfterBreak="0">
    <w:nsid w:val="67C533AF"/>
    <w:multiLevelType w:val="multilevel"/>
    <w:tmpl w:val="D0A62446"/>
    <w:lvl w:ilvl="0">
      <w:start w:val="1"/>
      <w:numFmt w:val="decimal"/>
      <w:lvlText w:val="%1.0"/>
      <w:lvlJc w:val="left"/>
      <w:pPr>
        <w:ind w:left="720" w:hanging="720"/>
      </w:pPr>
      <w:rPr>
        <w:rFonts w:hint="default"/>
        <w:u w:val="none"/>
      </w:rPr>
    </w:lvl>
    <w:lvl w:ilvl="1">
      <w:start w:val="1"/>
      <w:numFmt w:val="decimal"/>
      <w:lvlText w:val="%1.%2"/>
      <w:lvlJc w:val="left"/>
      <w:pPr>
        <w:ind w:left="1440" w:hanging="720"/>
      </w:pPr>
      <w:rPr>
        <w:rFonts w:hint="default"/>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8" w15:restartNumberingAfterBreak="0">
    <w:nsid w:val="68F95F38"/>
    <w:multiLevelType w:val="hybridMultilevel"/>
    <w:tmpl w:val="ED9C1252"/>
    <w:lvl w:ilvl="0" w:tplc="5106DDF8">
      <w:start w:val="1"/>
      <w:numFmt w:val="upperRoman"/>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1745A7"/>
    <w:multiLevelType w:val="hybridMultilevel"/>
    <w:tmpl w:val="CE0C37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6F764CE0"/>
    <w:multiLevelType w:val="multilevel"/>
    <w:tmpl w:val="7AD6EED4"/>
    <w:lvl w:ilvl="0">
      <w:start w:val="1"/>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11" w15:restartNumberingAfterBreak="0">
    <w:nsid w:val="766B319A"/>
    <w:multiLevelType w:val="hybridMultilevel"/>
    <w:tmpl w:val="1DF6B06C"/>
    <w:lvl w:ilvl="0" w:tplc="BB1CB7A6">
      <w:start w:val="3"/>
      <w:numFmt w:val="decimal"/>
      <w:lvlText w:val="%1-"/>
      <w:lvlJc w:val="left"/>
      <w:pPr>
        <w:ind w:left="78" w:hanging="200"/>
      </w:pPr>
      <w:rPr>
        <w:rFonts w:ascii="Arial" w:eastAsia="Arial" w:hAnsi="Arial" w:cs="Arial" w:hint="default"/>
        <w:b w:val="0"/>
        <w:bCs w:val="0"/>
        <w:i w:val="0"/>
        <w:iCs w:val="0"/>
        <w:spacing w:val="-1"/>
        <w:w w:val="99"/>
        <w:sz w:val="20"/>
        <w:szCs w:val="20"/>
        <w:lang w:val="en-US" w:eastAsia="en-US" w:bidi="ar-SA"/>
      </w:rPr>
    </w:lvl>
    <w:lvl w:ilvl="1" w:tplc="E9EA6846">
      <w:numFmt w:val="bullet"/>
      <w:lvlText w:val="•"/>
      <w:lvlJc w:val="left"/>
      <w:pPr>
        <w:ind w:left="383" w:hanging="200"/>
      </w:pPr>
      <w:rPr>
        <w:rFonts w:hint="default"/>
        <w:lang w:val="en-US" w:eastAsia="en-US" w:bidi="ar-SA"/>
      </w:rPr>
    </w:lvl>
    <w:lvl w:ilvl="2" w:tplc="C9AEAD32">
      <w:numFmt w:val="bullet"/>
      <w:lvlText w:val="•"/>
      <w:lvlJc w:val="left"/>
      <w:pPr>
        <w:ind w:left="686" w:hanging="200"/>
      </w:pPr>
      <w:rPr>
        <w:rFonts w:hint="default"/>
        <w:lang w:val="en-US" w:eastAsia="en-US" w:bidi="ar-SA"/>
      </w:rPr>
    </w:lvl>
    <w:lvl w:ilvl="3" w:tplc="CE42419A">
      <w:numFmt w:val="bullet"/>
      <w:lvlText w:val="•"/>
      <w:lvlJc w:val="left"/>
      <w:pPr>
        <w:ind w:left="989" w:hanging="200"/>
      </w:pPr>
      <w:rPr>
        <w:rFonts w:hint="default"/>
        <w:lang w:val="en-US" w:eastAsia="en-US" w:bidi="ar-SA"/>
      </w:rPr>
    </w:lvl>
    <w:lvl w:ilvl="4" w:tplc="0B66C3E2">
      <w:numFmt w:val="bullet"/>
      <w:lvlText w:val="•"/>
      <w:lvlJc w:val="left"/>
      <w:pPr>
        <w:ind w:left="1292" w:hanging="200"/>
      </w:pPr>
      <w:rPr>
        <w:rFonts w:hint="default"/>
        <w:lang w:val="en-US" w:eastAsia="en-US" w:bidi="ar-SA"/>
      </w:rPr>
    </w:lvl>
    <w:lvl w:ilvl="5" w:tplc="37007FB2">
      <w:numFmt w:val="bullet"/>
      <w:lvlText w:val="•"/>
      <w:lvlJc w:val="left"/>
      <w:pPr>
        <w:ind w:left="1595" w:hanging="200"/>
      </w:pPr>
      <w:rPr>
        <w:rFonts w:hint="default"/>
        <w:lang w:val="en-US" w:eastAsia="en-US" w:bidi="ar-SA"/>
      </w:rPr>
    </w:lvl>
    <w:lvl w:ilvl="6" w:tplc="51940BE6">
      <w:numFmt w:val="bullet"/>
      <w:lvlText w:val="•"/>
      <w:lvlJc w:val="left"/>
      <w:pPr>
        <w:ind w:left="1898" w:hanging="200"/>
      </w:pPr>
      <w:rPr>
        <w:rFonts w:hint="default"/>
        <w:lang w:val="en-US" w:eastAsia="en-US" w:bidi="ar-SA"/>
      </w:rPr>
    </w:lvl>
    <w:lvl w:ilvl="7" w:tplc="E45EAF3C">
      <w:numFmt w:val="bullet"/>
      <w:lvlText w:val="•"/>
      <w:lvlJc w:val="left"/>
      <w:pPr>
        <w:ind w:left="2201" w:hanging="200"/>
      </w:pPr>
      <w:rPr>
        <w:rFonts w:hint="default"/>
        <w:lang w:val="en-US" w:eastAsia="en-US" w:bidi="ar-SA"/>
      </w:rPr>
    </w:lvl>
    <w:lvl w:ilvl="8" w:tplc="3FA041B2">
      <w:numFmt w:val="bullet"/>
      <w:lvlText w:val="•"/>
      <w:lvlJc w:val="left"/>
      <w:pPr>
        <w:ind w:left="2504" w:hanging="200"/>
      </w:pPr>
      <w:rPr>
        <w:rFonts w:hint="default"/>
        <w:lang w:val="en-US" w:eastAsia="en-US" w:bidi="ar-SA"/>
      </w:rPr>
    </w:lvl>
  </w:abstractNum>
  <w:abstractNum w:abstractNumId="12" w15:restartNumberingAfterBreak="0">
    <w:nsid w:val="77D86FC4"/>
    <w:multiLevelType w:val="multilevel"/>
    <w:tmpl w:val="58B44F38"/>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947628D"/>
    <w:multiLevelType w:val="multilevel"/>
    <w:tmpl w:val="6E680E88"/>
    <w:lvl w:ilvl="0">
      <w:start w:val="1"/>
      <w:numFmt w:val="decimal"/>
      <w:lvlText w:val="%1.0"/>
      <w:lvlJc w:val="left"/>
      <w:pPr>
        <w:ind w:left="1440" w:hanging="720"/>
      </w:pPr>
      <w:rPr>
        <w:rFonts w:cs="Times New Roman" w:hint="default"/>
        <w:b w:val="0"/>
        <w:bCs w:val="0"/>
        <w:i w:val="0"/>
        <w:u w:val="none"/>
      </w:rPr>
    </w:lvl>
    <w:lvl w:ilvl="1">
      <w:start w:val="1"/>
      <w:numFmt w:val="decimal"/>
      <w:lvlText w:val="%1.%2"/>
      <w:lvlJc w:val="left"/>
      <w:pPr>
        <w:ind w:left="2160" w:hanging="720"/>
      </w:pPr>
      <w:rPr>
        <w:rFonts w:cs="Times New Roman" w:hint="default"/>
        <w:b w:val="0"/>
        <w:i w:val="0"/>
        <w:u w:val="none"/>
      </w:rPr>
    </w:lvl>
    <w:lvl w:ilvl="2">
      <w:start w:val="1"/>
      <w:numFmt w:val="decimal"/>
      <w:lvlText w:val="%1.%2.%3"/>
      <w:lvlJc w:val="left"/>
      <w:pPr>
        <w:ind w:left="2880" w:hanging="720"/>
      </w:pPr>
      <w:rPr>
        <w:rFonts w:cs="Times New Roman" w:hint="default"/>
        <w:b w:val="0"/>
        <w:bCs/>
        <w:u w:val="none"/>
      </w:rPr>
    </w:lvl>
    <w:lvl w:ilvl="3">
      <w:start w:val="1"/>
      <w:numFmt w:val="decimal"/>
      <w:lvlText w:val="%1.%2.%3.%4"/>
      <w:lvlJc w:val="left"/>
      <w:pPr>
        <w:ind w:left="3600" w:hanging="720"/>
      </w:pPr>
      <w:rPr>
        <w:rFonts w:cs="Times New Roman" w:hint="default"/>
        <w:b w:val="0"/>
        <w:bCs/>
        <w:u w:val="none"/>
      </w:rPr>
    </w:lvl>
    <w:lvl w:ilvl="4">
      <w:start w:val="1"/>
      <w:numFmt w:val="decimal"/>
      <w:lvlText w:val="%1.%2.%3.%4.%5"/>
      <w:lvlJc w:val="left"/>
      <w:pPr>
        <w:ind w:left="4680" w:hanging="1080"/>
      </w:pPr>
      <w:rPr>
        <w:rFonts w:cs="Times New Roman" w:hint="default"/>
        <w:u w:val="none"/>
      </w:rPr>
    </w:lvl>
    <w:lvl w:ilvl="5">
      <w:start w:val="1"/>
      <w:numFmt w:val="decimal"/>
      <w:lvlText w:val="%1.%2.%3.%4.%5.%6"/>
      <w:lvlJc w:val="left"/>
      <w:pPr>
        <w:ind w:left="5400" w:hanging="1080"/>
      </w:pPr>
      <w:rPr>
        <w:rFonts w:cs="Times New Roman" w:hint="default"/>
        <w:u w:val="none"/>
      </w:rPr>
    </w:lvl>
    <w:lvl w:ilvl="6">
      <w:start w:val="1"/>
      <w:numFmt w:val="decimal"/>
      <w:lvlText w:val="%1.%2.%3.%4.%5.%6.%7"/>
      <w:lvlJc w:val="left"/>
      <w:pPr>
        <w:ind w:left="6480" w:hanging="1440"/>
      </w:pPr>
      <w:rPr>
        <w:rFonts w:cs="Times New Roman" w:hint="default"/>
        <w:u w:val="none"/>
      </w:rPr>
    </w:lvl>
    <w:lvl w:ilvl="7">
      <w:start w:val="1"/>
      <w:numFmt w:val="decimal"/>
      <w:lvlText w:val="%1.%2.%3.%4.%5.%6.%7.%8"/>
      <w:lvlJc w:val="left"/>
      <w:pPr>
        <w:ind w:left="7560" w:hanging="1800"/>
      </w:pPr>
      <w:rPr>
        <w:rFonts w:cs="Times New Roman" w:hint="default"/>
        <w:u w:val="none"/>
      </w:rPr>
    </w:lvl>
    <w:lvl w:ilvl="8">
      <w:start w:val="1"/>
      <w:numFmt w:val="decimal"/>
      <w:lvlText w:val="%1.%2.%3.%4.%5.%6.%7.%8.%9"/>
      <w:lvlJc w:val="left"/>
      <w:pPr>
        <w:ind w:left="8280" w:hanging="1800"/>
      </w:pPr>
      <w:rPr>
        <w:rFonts w:cs="Times New Roman" w:hint="default"/>
        <w:u w:val="none"/>
      </w:rPr>
    </w:lvl>
  </w:abstractNum>
  <w:num w:numId="1">
    <w:abstractNumId w:val="3"/>
  </w:num>
  <w:num w:numId="2">
    <w:abstractNumId w:val="12"/>
  </w:num>
  <w:num w:numId="3">
    <w:abstractNumId w:val="2"/>
  </w:num>
  <w:num w:numId="4">
    <w:abstractNumId w:val="8"/>
  </w:num>
  <w:num w:numId="5">
    <w:abstractNumId w:val="9"/>
  </w:num>
  <w:num w:numId="6">
    <w:abstractNumId w:val="4"/>
  </w:num>
  <w:num w:numId="7">
    <w:abstractNumId w:val="0"/>
  </w:num>
  <w:num w:numId="8">
    <w:abstractNumId w:val="1"/>
  </w:num>
  <w:num w:numId="9">
    <w:abstractNumId w:val="7"/>
  </w:num>
  <w:num w:numId="10">
    <w:abstractNumId w:val="10"/>
  </w:num>
  <w:num w:numId="11">
    <w:abstractNumId w:val="13"/>
  </w:num>
  <w:num w:numId="12">
    <w:abstractNumId w:val="6"/>
  </w:num>
  <w:num w:numId="13">
    <w:abstractNumId w:val="5"/>
  </w:num>
  <w:num w:numId="14">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exander Waters">
    <w15:presenceInfo w15:providerId="AD" w15:userId="S::Alexander.Waters@stimlabs.com::5f0faa0d-0db9-4c1e-8b44-6215030f96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4DC"/>
    <w:rsid w:val="00002EA3"/>
    <w:rsid w:val="00006382"/>
    <w:rsid w:val="0000642B"/>
    <w:rsid w:val="000125CD"/>
    <w:rsid w:val="00013F77"/>
    <w:rsid w:val="00014EED"/>
    <w:rsid w:val="00015E02"/>
    <w:rsid w:val="00017509"/>
    <w:rsid w:val="00020A6C"/>
    <w:rsid w:val="00022916"/>
    <w:rsid w:val="00023B03"/>
    <w:rsid w:val="0002508E"/>
    <w:rsid w:val="00026D17"/>
    <w:rsid w:val="000277A5"/>
    <w:rsid w:val="00027AC7"/>
    <w:rsid w:val="0003261A"/>
    <w:rsid w:val="0003278D"/>
    <w:rsid w:val="00042916"/>
    <w:rsid w:val="00045D89"/>
    <w:rsid w:val="00046939"/>
    <w:rsid w:val="00046D4B"/>
    <w:rsid w:val="00050B56"/>
    <w:rsid w:val="000523D3"/>
    <w:rsid w:val="00055855"/>
    <w:rsid w:val="00056501"/>
    <w:rsid w:val="00056CBD"/>
    <w:rsid w:val="00056E36"/>
    <w:rsid w:val="00060EA3"/>
    <w:rsid w:val="00063A41"/>
    <w:rsid w:val="00065964"/>
    <w:rsid w:val="00065D63"/>
    <w:rsid w:val="000670E8"/>
    <w:rsid w:val="0007230B"/>
    <w:rsid w:val="00072C44"/>
    <w:rsid w:val="00076ADC"/>
    <w:rsid w:val="00077956"/>
    <w:rsid w:val="0008105E"/>
    <w:rsid w:val="0008163D"/>
    <w:rsid w:val="00081D2C"/>
    <w:rsid w:val="0008383B"/>
    <w:rsid w:val="00083960"/>
    <w:rsid w:val="00084B00"/>
    <w:rsid w:val="00084C96"/>
    <w:rsid w:val="00091C96"/>
    <w:rsid w:val="00092121"/>
    <w:rsid w:val="000939E0"/>
    <w:rsid w:val="00093E3D"/>
    <w:rsid w:val="00094AE3"/>
    <w:rsid w:val="0009512C"/>
    <w:rsid w:val="0009575F"/>
    <w:rsid w:val="00095805"/>
    <w:rsid w:val="0009611D"/>
    <w:rsid w:val="0009645E"/>
    <w:rsid w:val="000965A4"/>
    <w:rsid w:val="00096BD7"/>
    <w:rsid w:val="000A2A90"/>
    <w:rsid w:val="000A2FF3"/>
    <w:rsid w:val="000A54EB"/>
    <w:rsid w:val="000A6364"/>
    <w:rsid w:val="000A652D"/>
    <w:rsid w:val="000A6A3D"/>
    <w:rsid w:val="000B3300"/>
    <w:rsid w:val="000B3A2F"/>
    <w:rsid w:val="000B50B2"/>
    <w:rsid w:val="000B7E7D"/>
    <w:rsid w:val="000C1A28"/>
    <w:rsid w:val="000C1E10"/>
    <w:rsid w:val="000C4298"/>
    <w:rsid w:val="000C6E26"/>
    <w:rsid w:val="000C71FA"/>
    <w:rsid w:val="000C7EDE"/>
    <w:rsid w:val="000D739F"/>
    <w:rsid w:val="000E0D53"/>
    <w:rsid w:val="000E28F9"/>
    <w:rsid w:val="000E33AB"/>
    <w:rsid w:val="000F3D6F"/>
    <w:rsid w:val="00100020"/>
    <w:rsid w:val="00104363"/>
    <w:rsid w:val="001048B4"/>
    <w:rsid w:val="00106290"/>
    <w:rsid w:val="00112DD1"/>
    <w:rsid w:val="00115344"/>
    <w:rsid w:val="0012178E"/>
    <w:rsid w:val="00122A76"/>
    <w:rsid w:val="00126D98"/>
    <w:rsid w:val="00127933"/>
    <w:rsid w:val="00132B03"/>
    <w:rsid w:val="00134935"/>
    <w:rsid w:val="00135645"/>
    <w:rsid w:val="0013616C"/>
    <w:rsid w:val="00142CEF"/>
    <w:rsid w:val="00144B98"/>
    <w:rsid w:val="00145E9F"/>
    <w:rsid w:val="00146DE9"/>
    <w:rsid w:val="001478A7"/>
    <w:rsid w:val="0015077A"/>
    <w:rsid w:val="00150C8B"/>
    <w:rsid w:val="001513B6"/>
    <w:rsid w:val="0015143C"/>
    <w:rsid w:val="00151549"/>
    <w:rsid w:val="00154036"/>
    <w:rsid w:val="00157B17"/>
    <w:rsid w:val="001609B4"/>
    <w:rsid w:val="0016169A"/>
    <w:rsid w:val="00161B35"/>
    <w:rsid w:val="00162A4A"/>
    <w:rsid w:val="00166D0A"/>
    <w:rsid w:val="00167C23"/>
    <w:rsid w:val="00170D15"/>
    <w:rsid w:val="001717B7"/>
    <w:rsid w:val="00171A18"/>
    <w:rsid w:val="00172680"/>
    <w:rsid w:val="0017350F"/>
    <w:rsid w:val="001746CE"/>
    <w:rsid w:val="00174CAA"/>
    <w:rsid w:val="00176A17"/>
    <w:rsid w:val="0017711E"/>
    <w:rsid w:val="00177589"/>
    <w:rsid w:val="001779C2"/>
    <w:rsid w:val="001814DC"/>
    <w:rsid w:val="00181945"/>
    <w:rsid w:val="001824A8"/>
    <w:rsid w:val="00182609"/>
    <w:rsid w:val="00182E33"/>
    <w:rsid w:val="001843AD"/>
    <w:rsid w:val="0019106F"/>
    <w:rsid w:val="0019283F"/>
    <w:rsid w:val="00193602"/>
    <w:rsid w:val="001938B3"/>
    <w:rsid w:val="00193D8C"/>
    <w:rsid w:val="00194595"/>
    <w:rsid w:val="0019471B"/>
    <w:rsid w:val="00195675"/>
    <w:rsid w:val="00197A71"/>
    <w:rsid w:val="001A202B"/>
    <w:rsid w:val="001A289B"/>
    <w:rsid w:val="001A2F01"/>
    <w:rsid w:val="001A55F4"/>
    <w:rsid w:val="001A7ACD"/>
    <w:rsid w:val="001B0891"/>
    <w:rsid w:val="001B2004"/>
    <w:rsid w:val="001B2F10"/>
    <w:rsid w:val="001B6753"/>
    <w:rsid w:val="001B6CEB"/>
    <w:rsid w:val="001B732E"/>
    <w:rsid w:val="001C0D5E"/>
    <w:rsid w:val="001C23D7"/>
    <w:rsid w:val="001C2DE6"/>
    <w:rsid w:val="001C3120"/>
    <w:rsid w:val="001C3C38"/>
    <w:rsid w:val="001C51CB"/>
    <w:rsid w:val="001C5F6E"/>
    <w:rsid w:val="001D1CF8"/>
    <w:rsid w:val="001D28AA"/>
    <w:rsid w:val="001D3574"/>
    <w:rsid w:val="001D5B89"/>
    <w:rsid w:val="001D61F0"/>
    <w:rsid w:val="001E2CCD"/>
    <w:rsid w:val="001E68F8"/>
    <w:rsid w:val="001F114D"/>
    <w:rsid w:val="001F185B"/>
    <w:rsid w:val="001F3B6F"/>
    <w:rsid w:val="001F4795"/>
    <w:rsid w:val="002051E1"/>
    <w:rsid w:val="00206A93"/>
    <w:rsid w:val="002075A6"/>
    <w:rsid w:val="0021219D"/>
    <w:rsid w:val="0021255B"/>
    <w:rsid w:val="00213D01"/>
    <w:rsid w:val="00215201"/>
    <w:rsid w:val="00215568"/>
    <w:rsid w:val="002167D6"/>
    <w:rsid w:val="00216C13"/>
    <w:rsid w:val="00221B8C"/>
    <w:rsid w:val="00222F49"/>
    <w:rsid w:val="0022617B"/>
    <w:rsid w:val="00226631"/>
    <w:rsid w:val="002403FD"/>
    <w:rsid w:val="00240880"/>
    <w:rsid w:val="002444E9"/>
    <w:rsid w:val="00244D45"/>
    <w:rsid w:val="00245531"/>
    <w:rsid w:val="00246AA7"/>
    <w:rsid w:val="00247719"/>
    <w:rsid w:val="002506C9"/>
    <w:rsid w:val="002510E5"/>
    <w:rsid w:val="002525A4"/>
    <w:rsid w:val="0026287B"/>
    <w:rsid w:val="00264C37"/>
    <w:rsid w:val="00265CC5"/>
    <w:rsid w:val="00270A2D"/>
    <w:rsid w:val="00270B67"/>
    <w:rsid w:val="00271225"/>
    <w:rsid w:val="002712CC"/>
    <w:rsid w:val="00272FCD"/>
    <w:rsid w:val="00273A05"/>
    <w:rsid w:val="00274A8A"/>
    <w:rsid w:val="0027515A"/>
    <w:rsid w:val="00276E7D"/>
    <w:rsid w:val="00277C19"/>
    <w:rsid w:val="00277F46"/>
    <w:rsid w:val="0028177B"/>
    <w:rsid w:val="00282C3C"/>
    <w:rsid w:val="002838EF"/>
    <w:rsid w:val="0028411D"/>
    <w:rsid w:val="00284287"/>
    <w:rsid w:val="00284AD5"/>
    <w:rsid w:val="00287984"/>
    <w:rsid w:val="00292BAC"/>
    <w:rsid w:val="00292EFA"/>
    <w:rsid w:val="00293D7B"/>
    <w:rsid w:val="002944FA"/>
    <w:rsid w:val="0029669A"/>
    <w:rsid w:val="00297ADD"/>
    <w:rsid w:val="00297C8E"/>
    <w:rsid w:val="002A0C64"/>
    <w:rsid w:val="002A1232"/>
    <w:rsid w:val="002A40AC"/>
    <w:rsid w:val="002A4FAD"/>
    <w:rsid w:val="002A6F12"/>
    <w:rsid w:val="002A7E7D"/>
    <w:rsid w:val="002B0017"/>
    <w:rsid w:val="002B2D22"/>
    <w:rsid w:val="002B5816"/>
    <w:rsid w:val="002B7D9F"/>
    <w:rsid w:val="002C0F4E"/>
    <w:rsid w:val="002C1B90"/>
    <w:rsid w:val="002C33CA"/>
    <w:rsid w:val="002C3408"/>
    <w:rsid w:val="002C53CB"/>
    <w:rsid w:val="002C5662"/>
    <w:rsid w:val="002C5BEE"/>
    <w:rsid w:val="002D439E"/>
    <w:rsid w:val="002D4DE9"/>
    <w:rsid w:val="002D5CF7"/>
    <w:rsid w:val="002D6B20"/>
    <w:rsid w:val="002D7590"/>
    <w:rsid w:val="002D7C42"/>
    <w:rsid w:val="002E05C0"/>
    <w:rsid w:val="002E2C6D"/>
    <w:rsid w:val="002E2DB8"/>
    <w:rsid w:val="002E5904"/>
    <w:rsid w:val="002F069D"/>
    <w:rsid w:val="002F18FB"/>
    <w:rsid w:val="002F2398"/>
    <w:rsid w:val="002F279B"/>
    <w:rsid w:val="002F298B"/>
    <w:rsid w:val="002F2ED0"/>
    <w:rsid w:val="002F3E11"/>
    <w:rsid w:val="002F4803"/>
    <w:rsid w:val="002F6ADF"/>
    <w:rsid w:val="00300141"/>
    <w:rsid w:val="003050FE"/>
    <w:rsid w:val="00305C14"/>
    <w:rsid w:val="00307770"/>
    <w:rsid w:val="00310279"/>
    <w:rsid w:val="0031300A"/>
    <w:rsid w:val="00317CAB"/>
    <w:rsid w:val="003228A5"/>
    <w:rsid w:val="003250B0"/>
    <w:rsid w:val="00330B08"/>
    <w:rsid w:val="003314BA"/>
    <w:rsid w:val="003314C0"/>
    <w:rsid w:val="00331517"/>
    <w:rsid w:val="00332032"/>
    <w:rsid w:val="003332DB"/>
    <w:rsid w:val="00335933"/>
    <w:rsid w:val="00336C21"/>
    <w:rsid w:val="00337B4B"/>
    <w:rsid w:val="0034145B"/>
    <w:rsid w:val="003458C1"/>
    <w:rsid w:val="0035749D"/>
    <w:rsid w:val="00360EC2"/>
    <w:rsid w:val="00361B1E"/>
    <w:rsid w:val="00361C10"/>
    <w:rsid w:val="003641EC"/>
    <w:rsid w:val="00367670"/>
    <w:rsid w:val="0037257C"/>
    <w:rsid w:val="003748E2"/>
    <w:rsid w:val="003765DF"/>
    <w:rsid w:val="00381C59"/>
    <w:rsid w:val="0038311E"/>
    <w:rsid w:val="00385C43"/>
    <w:rsid w:val="00387B43"/>
    <w:rsid w:val="00394459"/>
    <w:rsid w:val="003962A0"/>
    <w:rsid w:val="00397E25"/>
    <w:rsid w:val="003A289D"/>
    <w:rsid w:val="003A6041"/>
    <w:rsid w:val="003A7980"/>
    <w:rsid w:val="003B3290"/>
    <w:rsid w:val="003B429B"/>
    <w:rsid w:val="003B5F5B"/>
    <w:rsid w:val="003B6C1A"/>
    <w:rsid w:val="003C2342"/>
    <w:rsid w:val="003C45F3"/>
    <w:rsid w:val="003C4FA9"/>
    <w:rsid w:val="003C6803"/>
    <w:rsid w:val="003D08A2"/>
    <w:rsid w:val="003D0F10"/>
    <w:rsid w:val="003D5C5D"/>
    <w:rsid w:val="003E00C3"/>
    <w:rsid w:val="003E1DC5"/>
    <w:rsid w:val="003E1F9E"/>
    <w:rsid w:val="003E36CC"/>
    <w:rsid w:val="003E4A32"/>
    <w:rsid w:val="003E775A"/>
    <w:rsid w:val="003F0E6A"/>
    <w:rsid w:val="003F473B"/>
    <w:rsid w:val="003F5BDB"/>
    <w:rsid w:val="00400C35"/>
    <w:rsid w:val="00407727"/>
    <w:rsid w:val="00411F08"/>
    <w:rsid w:val="00413116"/>
    <w:rsid w:val="00416904"/>
    <w:rsid w:val="004203F1"/>
    <w:rsid w:val="00420A11"/>
    <w:rsid w:val="004229DD"/>
    <w:rsid w:val="004253A9"/>
    <w:rsid w:val="0043200D"/>
    <w:rsid w:val="0043265C"/>
    <w:rsid w:val="00435B3B"/>
    <w:rsid w:val="00436030"/>
    <w:rsid w:val="004367D9"/>
    <w:rsid w:val="00442018"/>
    <w:rsid w:val="0044233F"/>
    <w:rsid w:val="00443211"/>
    <w:rsid w:val="004456A2"/>
    <w:rsid w:val="004456A9"/>
    <w:rsid w:val="00445A73"/>
    <w:rsid w:val="00446937"/>
    <w:rsid w:val="0045059F"/>
    <w:rsid w:val="00450801"/>
    <w:rsid w:val="00450AB2"/>
    <w:rsid w:val="004521DA"/>
    <w:rsid w:val="00452DCD"/>
    <w:rsid w:val="004534DE"/>
    <w:rsid w:val="00456443"/>
    <w:rsid w:val="004615FE"/>
    <w:rsid w:val="00462EBA"/>
    <w:rsid w:val="004633B1"/>
    <w:rsid w:val="00467BFC"/>
    <w:rsid w:val="00471234"/>
    <w:rsid w:val="00472D3A"/>
    <w:rsid w:val="00475C03"/>
    <w:rsid w:val="00476062"/>
    <w:rsid w:val="00480749"/>
    <w:rsid w:val="00480F39"/>
    <w:rsid w:val="00482888"/>
    <w:rsid w:val="0048421A"/>
    <w:rsid w:val="004845B2"/>
    <w:rsid w:val="00484A06"/>
    <w:rsid w:val="0048669C"/>
    <w:rsid w:val="004874BF"/>
    <w:rsid w:val="00492428"/>
    <w:rsid w:val="00492DF0"/>
    <w:rsid w:val="004930B9"/>
    <w:rsid w:val="00494E8D"/>
    <w:rsid w:val="004A1431"/>
    <w:rsid w:val="004A2119"/>
    <w:rsid w:val="004A4BF8"/>
    <w:rsid w:val="004A6FFA"/>
    <w:rsid w:val="004A7F49"/>
    <w:rsid w:val="004B4165"/>
    <w:rsid w:val="004B4D66"/>
    <w:rsid w:val="004B78C7"/>
    <w:rsid w:val="004C0526"/>
    <w:rsid w:val="004C14DA"/>
    <w:rsid w:val="004C1679"/>
    <w:rsid w:val="004C1CC5"/>
    <w:rsid w:val="004C1F1F"/>
    <w:rsid w:val="004C2F7C"/>
    <w:rsid w:val="004C58B8"/>
    <w:rsid w:val="004C7FEA"/>
    <w:rsid w:val="004D43AA"/>
    <w:rsid w:val="004D5ED9"/>
    <w:rsid w:val="004D5F0F"/>
    <w:rsid w:val="004E0820"/>
    <w:rsid w:val="004E357C"/>
    <w:rsid w:val="004E6964"/>
    <w:rsid w:val="004F2605"/>
    <w:rsid w:val="004F3E42"/>
    <w:rsid w:val="004F3E7B"/>
    <w:rsid w:val="004F649C"/>
    <w:rsid w:val="004F77A6"/>
    <w:rsid w:val="005014F3"/>
    <w:rsid w:val="00502719"/>
    <w:rsid w:val="0050316C"/>
    <w:rsid w:val="005078B5"/>
    <w:rsid w:val="00507B5F"/>
    <w:rsid w:val="005104E1"/>
    <w:rsid w:val="0051329E"/>
    <w:rsid w:val="00522D4D"/>
    <w:rsid w:val="005231E0"/>
    <w:rsid w:val="00524E2B"/>
    <w:rsid w:val="005261A0"/>
    <w:rsid w:val="005265CE"/>
    <w:rsid w:val="00533393"/>
    <w:rsid w:val="005342BD"/>
    <w:rsid w:val="00535408"/>
    <w:rsid w:val="00536097"/>
    <w:rsid w:val="00537F9E"/>
    <w:rsid w:val="005444B5"/>
    <w:rsid w:val="00545E41"/>
    <w:rsid w:val="00545FF0"/>
    <w:rsid w:val="00550815"/>
    <w:rsid w:val="00550D22"/>
    <w:rsid w:val="00552AF2"/>
    <w:rsid w:val="00554122"/>
    <w:rsid w:val="00554FAA"/>
    <w:rsid w:val="00555DF6"/>
    <w:rsid w:val="00555E19"/>
    <w:rsid w:val="005561BE"/>
    <w:rsid w:val="005601DB"/>
    <w:rsid w:val="00564BD1"/>
    <w:rsid w:val="00565FF9"/>
    <w:rsid w:val="00566131"/>
    <w:rsid w:val="00567E5F"/>
    <w:rsid w:val="005728CA"/>
    <w:rsid w:val="005742D1"/>
    <w:rsid w:val="005747A7"/>
    <w:rsid w:val="00575CBC"/>
    <w:rsid w:val="00576C5E"/>
    <w:rsid w:val="00576F3F"/>
    <w:rsid w:val="00580BE8"/>
    <w:rsid w:val="005826EE"/>
    <w:rsid w:val="005839F2"/>
    <w:rsid w:val="0058435D"/>
    <w:rsid w:val="00586B0C"/>
    <w:rsid w:val="00587E9A"/>
    <w:rsid w:val="005902D2"/>
    <w:rsid w:val="00590CAE"/>
    <w:rsid w:val="00590F9F"/>
    <w:rsid w:val="00593552"/>
    <w:rsid w:val="005936B3"/>
    <w:rsid w:val="005948F7"/>
    <w:rsid w:val="00594AF4"/>
    <w:rsid w:val="00594BBA"/>
    <w:rsid w:val="005A0DCD"/>
    <w:rsid w:val="005A35A1"/>
    <w:rsid w:val="005A3947"/>
    <w:rsid w:val="005A3BB6"/>
    <w:rsid w:val="005A5187"/>
    <w:rsid w:val="005B693B"/>
    <w:rsid w:val="005B6E90"/>
    <w:rsid w:val="005B7A11"/>
    <w:rsid w:val="005C412C"/>
    <w:rsid w:val="005D09A0"/>
    <w:rsid w:val="005D58A0"/>
    <w:rsid w:val="005E2B39"/>
    <w:rsid w:val="005E2BD1"/>
    <w:rsid w:val="005E3144"/>
    <w:rsid w:val="005E47EC"/>
    <w:rsid w:val="005E494E"/>
    <w:rsid w:val="005E655D"/>
    <w:rsid w:val="005E7A89"/>
    <w:rsid w:val="005E7A95"/>
    <w:rsid w:val="005E7C91"/>
    <w:rsid w:val="005F1F60"/>
    <w:rsid w:val="005F387A"/>
    <w:rsid w:val="005F6B31"/>
    <w:rsid w:val="00613834"/>
    <w:rsid w:val="00624860"/>
    <w:rsid w:val="00624EBD"/>
    <w:rsid w:val="006252C1"/>
    <w:rsid w:val="0063093E"/>
    <w:rsid w:val="00631427"/>
    <w:rsid w:val="00632ABE"/>
    <w:rsid w:val="006359DD"/>
    <w:rsid w:val="0063725C"/>
    <w:rsid w:val="006408C5"/>
    <w:rsid w:val="00642BA6"/>
    <w:rsid w:val="00644217"/>
    <w:rsid w:val="00644419"/>
    <w:rsid w:val="00651302"/>
    <w:rsid w:val="0065277C"/>
    <w:rsid w:val="0065448D"/>
    <w:rsid w:val="006555AE"/>
    <w:rsid w:val="006565C2"/>
    <w:rsid w:val="00657D06"/>
    <w:rsid w:val="006626D0"/>
    <w:rsid w:val="00663535"/>
    <w:rsid w:val="006638A2"/>
    <w:rsid w:val="00664AC6"/>
    <w:rsid w:val="00666F56"/>
    <w:rsid w:val="0066748F"/>
    <w:rsid w:val="00670D1D"/>
    <w:rsid w:val="00674AF7"/>
    <w:rsid w:val="00677996"/>
    <w:rsid w:val="006853DA"/>
    <w:rsid w:val="00685F0C"/>
    <w:rsid w:val="006868E8"/>
    <w:rsid w:val="00686DE4"/>
    <w:rsid w:val="00691674"/>
    <w:rsid w:val="00692D3D"/>
    <w:rsid w:val="0069378E"/>
    <w:rsid w:val="006944CC"/>
    <w:rsid w:val="00695E7F"/>
    <w:rsid w:val="00695F2C"/>
    <w:rsid w:val="00696807"/>
    <w:rsid w:val="00697E73"/>
    <w:rsid w:val="00697F60"/>
    <w:rsid w:val="006A0A4D"/>
    <w:rsid w:val="006A2CC1"/>
    <w:rsid w:val="006A3952"/>
    <w:rsid w:val="006A4A85"/>
    <w:rsid w:val="006A547F"/>
    <w:rsid w:val="006B0B02"/>
    <w:rsid w:val="006B5D00"/>
    <w:rsid w:val="006B5FCF"/>
    <w:rsid w:val="006B6770"/>
    <w:rsid w:val="006C0888"/>
    <w:rsid w:val="006C398F"/>
    <w:rsid w:val="006C3CA2"/>
    <w:rsid w:val="006C7300"/>
    <w:rsid w:val="006D0148"/>
    <w:rsid w:val="006D0F26"/>
    <w:rsid w:val="006D4881"/>
    <w:rsid w:val="006D5F3E"/>
    <w:rsid w:val="006D6841"/>
    <w:rsid w:val="006D7D80"/>
    <w:rsid w:val="006E0268"/>
    <w:rsid w:val="006E0C6F"/>
    <w:rsid w:val="006E6805"/>
    <w:rsid w:val="006E7711"/>
    <w:rsid w:val="006F20E4"/>
    <w:rsid w:val="006F6D8B"/>
    <w:rsid w:val="007025EC"/>
    <w:rsid w:val="0070266A"/>
    <w:rsid w:val="00705EA1"/>
    <w:rsid w:val="00706103"/>
    <w:rsid w:val="00706139"/>
    <w:rsid w:val="00706B22"/>
    <w:rsid w:val="007100E4"/>
    <w:rsid w:val="0071049A"/>
    <w:rsid w:val="00710E5C"/>
    <w:rsid w:val="00712BC9"/>
    <w:rsid w:val="007132F8"/>
    <w:rsid w:val="00714F1C"/>
    <w:rsid w:val="00714F52"/>
    <w:rsid w:val="007156A4"/>
    <w:rsid w:val="00715E78"/>
    <w:rsid w:val="007173F6"/>
    <w:rsid w:val="00723E2A"/>
    <w:rsid w:val="00724BF3"/>
    <w:rsid w:val="00724C9A"/>
    <w:rsid w:val="0072548D"/>
    <w:rsid w:val="00725775"/>
    <w:rsid w:val="00726945"/>
    <w:rsid w:val="0073250D"/>
    <w:rsid w:val="0073363A"/>
    <w:rsid w:val="00734B90"/>
    <w:rsid w:val="00735128"/>
    <w:rsid w:val="00740826"/>
    <w:rsid w:val="0074180F"/>
    <w:rsid w:val="00741D56"/>
    <w:rsid w:val="0074412F"/>
    <w:rsid w:val="00745857"/>
    <w:rsid w:val="00747A0B"/>
    <w:rsid w:val="007502A7"/>
    <w:rsid w:val="00751B2A"/>
    <w:rsid w:val="0075457D"/>
    <w:rsid w:val="00754890"/>
    <w:rsid w:val="00756B7F"/>
    <w:rsid w:val="007611BE"/>
    <w:rsid w:val="0076135E"/>
    <w:rsid w:val="0076191C"/>
    <w:rsid w:val="007637C9"/>
    <w:rsid w:val="007639ED"/>
    <w:rsid w:val="00764896"/>
    <w:rsid w:val="00764AC8"/>
    <w:rsid w:val="00766FA5"/>
    <w:rsid w:val="007672DD"/>
    <w:rsid w:val="00767B9E"/>
    <w:rsid w:val="00772FC4"/>
    <w:rsid w:val="00773C28"/>
    <w:rsid w:val="00774FC9"/>
    <w:rsid w:val="00775AB0"/>
    <w:rsid w:val="007772E8"/>
    <w:rsid w:val="00777FA3"/>
    <w:rsid w:val="007915A0"/>
    <w:rsid w:val="0079165E"/>
    <w:rsid w:val="00791D32"/>
    <w:rsid w:val="00794CAC"/>
    <w:rsid w:val="007A0528"/>
    <w:rsid w:val="007A0C40"/>
    <w:rsid w:val="007A16F8"/>
    <w:rsid w:val="007A1D21"/>
    <w:rsid w:val="007A2202"/>
    <w:rsid w:val="007A5776"/>
    <w:rsid w:val="007A5D10"/>
    <w:rsid w:val="007B010E"/>
    <w:rsid w:val="007B3576"/>
    <w:rsid w:val="007B543E"/>
    <w:rsid w:val="007B7B14"/>
    <w:rsid w:val="007C308D"/>
    <w:rsid w:val="007C5990"/>
    <w:rsid w:val="007D076B"/>
    <w:rsid w:val="007D4BA5"/>
    <w:rsid w:val="007D540E"/>
    <w:rsid w:val="007E2C22"/>
    <w:rsid w:val="007E4979"/>
    <w:rsid w:val="007E5C26"/>
    <w:rsid w:val="007E6D96"/>
    <w:rsid w:val="007E74CB"/>
    <w:rsid w:val="007F0A47"/>
    <w:rsid w:val="007F0EE5"/>
    <w:rsid w:val="007F1277"/>
    <w:rsid w:val="007F1F30"/>
    <w:rsid w:val="007F43CD"/>
    <w:rsid w:val="00800520"/>
    <w:rsid w:val="00802CA8"/>
    <w:rsid w:val="00804383"/>
    <w:rsid w:val="00804E8B"/>
    <w:rsid w:val="00807BCA"/>
    <w:rsid w:val="008134FE"/>
    <w:rsid w:val="00815524"/>
    <w:rsid w:val="00816242"/>
    <w:rsid w:val="00816343"/>
    <w:rsid w:val="0081683A"/>
    <w:rsid w:val="00817F66"/>
    <w:rsid w:val="00822739"/>
    <w:rsid w:val="008276CB"/>
    <w:rsid w:val="008309C6"/>
    <w:rsid w:val="0083159E"/>
    <w:rsid w:val="00832796"/>
    <w:rsid w:val="0083282A"/>
    <w:rsid w:val="0083287E"/>
    <w:rsid w:val="0083357E"/>
    <w:rsid w:val="008378CE"/>
    <w:rsid w:val="00837E3A"/>
    <w:rsid w:val="00841286"/>
    <w:rsid w:val="00841DEA"/>
    <w:rsid w:val="0084447C"/>
    <w:rsid w:val="00845B17"/>
    <w:rsid w:val="00845E42"/>
    <w:rsid w:val="00851023"/>
    <w:rsid w:val="00851C06"/>
    <w:rsid w:val="00853666"/>
    <w:rsid w:val="00855FC3"/>
    <w:rsid w:val="00856625"/>
    <w:rsid w:val="008577FC"/>
    <w:rsid w:val="00863A92"/>
    <w:rsid w:val="008656C1"/>
    <w:rsid w:val="00866F0D"/>
    <w:rsid w:val="00870112"/>
    <w:rsid w:val="0087466F"/>
    <w:rsid w:val="00880029"/>
    <w:rsid w:val="00880392"/>
    <w:rsid w:val="00880640"/>
    <w:rsid w:val="008832EE"/>
    <w:rsid w:val="0089019D"/>
    <w:rsid w:val="00891A0E"/>
    <w:rsid w:val="00891DB3"/>
    <w:rsid w:val="00896365"/>
    <w:rsid w:val="008A7C66"/>
    <w:rsid w:val="008B1245"/>
    <w:rsid w:val="008B1505"/>
    <w:rsid w:val="008B430D"/>
    <w:rsid w:val="008B6050"/>
    <w:rsid w:val="008C170E"/>
    <w:rsid w:val="008C23E4"/>
    <w:rsid w:val="008C74AC"/>
    <w:rsid w:val="008D1A16"/>
    <w:rsid w:val="008D3A4F"/>
    <w:rsid w:val="008D505A"/>
    <w:rsid w:val="008D72EE"/>
    <w:rsid w:val="008E4BD5"/>
    <w:rsid w:val="008E5713"/>
    <w:rsid w:val="008E6264"/>
    <w:rsid w:val="008F08AA"/>
    <w:rsid w:val="008F1FCB"/>
    <w:rsid w:val="008F212B"/>
    <w:rsid w:val="008F3701"/>
    <w:rsid w:val="008F795F"/>
    <w:rsid w:val="0090206D"/>
    <w:rsid w:val="00906876"/>
    <w:rsid w:val="00907B28"/>
    <w:rsid w:val="00912570"/>
    <w:rsid w:val="009137F1"/>
    <w:rsid w:val="0091489F"/>
    <w:rsid w:val="0091654D"/>
    <w:rsid w:val="00916557"/>
    <w:rsid w:val="00916803"/>
    <w:rsid w:val="00922665"/>
    <w:rsid w:val="00922F9C"/>
    <w:rsid w:val="00923011"/>
    <w:rsid w:val="00926999"/>
    <w:rsid w:val="00926D9D"/>
    <w:rsid w:val="00926DD4"/>
    <w:rsid w:val="00933844"/>
    <w:rsid w:val="00936ABD"/>
    <w:rsid w:val="00940333"/>
    <w:rsid w:val="00940E96"/>
    <w:rsid w:val="00946A8E"/>
    <w:rsid w:val="009470A2"/>
    <w:rsid w:val="00947F1D"/>
    <w:rsid w:val="0095422B"/>
    <w:rsid w:val="009543C2"/>
    <w:rsid w:val="009560FB"/>
    <w:rsid w:val="00957969"/>
    <w:rsid w:val="009602DC"/>
    <w:rsid w:val="0096456F"/>
    <w:rsid w:val="00964ED0"/>
    <w:rsid w:val="00970C12"/>
    <w:rsid w:val="00971056"/>
    <w:rsid w:val="009720C9"/>
    <w:rsid w:val="009765A5"/>
    <w:rsid w:val="009777F4"/>
    <w:rsid w:val="00980C3A"/>
    <w:rsid w:val="009811D6"/>
    <w:rsid w:val="0098129B"/>
    <w:rsid w:val="009812A4"/>
    <w:rsid w:val="00983263"/>
    <w:rsid w:val="009846E3"/>
    <w:rsid w:val="00990662"/>
    <w:rsid w:val="00991331"/>
    <w:rsid w:val="00991EBD"/>
    <w:rsid w:val="0099246F"/>
    <w:rsid w:val="0099376C"/>
    <w:rsid w:val="009A138C"/>
    <w:rsid w:val="009A3045"/>
    <w:rsid w:val="009A4AEF"/>
    <w:rsid w:val="009A5318"/>
    <w:rsid w:val="009B08C3"/>
    <w:rsid w:val="009B17C5"/>
    <w:rsid w:val="009B248D"/>
    <w:rsid w:val="009B2A7A"/>
    <w:rsid w:val="009B4D3E"/>
    <w:rsid w:val="009B513E"/>
    <w:rsid w:val="009C0EE9"/>
    <w:rsid w:val="009C2C81"/>
    <w:rsid w:val="009C5E53"/>
    <w:rsid w:val="009D0E0E"/>
    <w:rsid w:val="009D1136"/>
    <w:rsid w:val="009D12F2"/>
    <w:rsid w:val="009D2469"/>
    <w:rsid w:val="009D35EA"/>
    <w:rsid w:val="009D398F"/>
    <w:rsid w:val="009E646C"/>
    <w:rsid w:val="009F07BF"/>
    <w:rsid w:val="009F46D2"/>
    <w:rsid w:val="009F4D07"/>
    <w:rsid w:val="009F5204"/>
    <w:rsid w:val="00A02D8B"/>
    <w:rsid w:val="00A03EE1"/>
    <w:rsid w:val="00A122F7"/>
    <w:rsid w:val="00A12EE3"/>
    <w:rsid w:val="00A14719"/>
    <w:rsid w:val="00A14D45"/>
    <w:rsid w:val="00A158F5"/>
    <w:rsid w:val="00A17C23"/>
    <w:rsid w:val="00A20009"/>
    <w:rsid w:val="00A20541"/>
    <w:rsid w:val="00A212ED"/>
    <w:rsid w:val="00A2251B"/>
    <w:rsid w:val="00A22C70"/>
    <w:rsid w:val="00A23D5F"/>
    <w:rsid w:val="00A24151"/>
    <w:rsid w:val="00A24493"/>
    <w:rsid w:val="00A26083"/>
    <w:rsid w:val="00A30792"/>
    <w:rsid w:val="00A3160F"/>
    <w:rsid w:val="00A3662C"/>
    <w:rsid w:val="00A36E87"/>
    <w:rsid w:val="00A40808"/>
    <w:rsid w:val="00A430A9"/>
    <w:rsid w:val="00A4416F"/>
    <w:rsid w:val="00A46280"/>
    <w:rsid w:val="00A471A3"/>
    <w:rsid w:val="00A47380"/>
    <w:rsid w:val="00A4769A"/>
    <w:rsid w:val="00A5070E"/>
    <w:rsid w:val="00A51A5E"/>
    <w:rsid w:val="00A51C41"/>
    <w:rsid w:val="00A567EB"/>
    <w:rsid w:val="00A624E9"/>
    <w:rsid w:val="00A63241"/>
    <w:rsid w:val="00A636A2"/>
    <w:rsid w:val="00A63947"/>
    <w:rsid w:val="00A63E0C"/>
    <w:rsid w:val="00A670BA"/>
    <w:rsid w:val="00A71078"/>
    <w:rsid w:val="00A71AE3"/>
    <w:rsid w:val="00A753C0"/>
    <w:rsid w:val="00A754A8"/>
    <w:rsid w:val="00A754F1"/>
    <w:rsid w:val="00A81781"/>
    <w:rsid w:val="00A81AFF"/>
    <w:rsid w:val="00A826ED"/>
    <w:rsid w:val="00A85AFE"/>
    <w:rsid w:val="00A85B9C"/>
    <w:rsid w:val="00A86E9F"/>
    <w:rsid w:val="00A903AE"/>
    <w:rsid w:val="00A9127A"/>
    <w:rsid w:val="00A92A68"/>
    <w:rsid w:val="00A94F98"/>
    <w:rsid w:val="00A953AB"/>
    <w:rsid w:val="00AA2D0A"/>
    <w:rsid w:val="00AA386A"/>
    <w:rsid w:val="00AA53D2"/>
    <w:rsid w:val="00AA5442"/>
    <w:rsid w:val="00AA6795"/>
    <w:rsid w:val="00AB06D9"/>
    <w:rsid w:val="00AB0960"/>
    <w:rsid w:val="00AB3AB3"/>
    <w:rsid w:val="00AB623D"/>
    <w:rsid w:val="00AB6782"/>
    <w:rsid w:val="00AB6CB0"/>
    <w:rsid w:val="00AC265A"/>
    <w:rsid w:val="00AC38DC"/>
    <w:rsid w:val="00AC3CF3"/>
    <w:rsid w:val="00AC43B4"/>
    <w:rsid w:val="00AD5A47"/>
    <w:rsid w:val="00AD7B43"/>
    <w:rsid w:val="00AE064E"/>
    <w:rsid w:val="00AE1CB4"/>
    <w:rsid w:val="00AE38F1"/>
    <w:rsid w:val="00AE4952"/>
    <w:rsid w:val="00AE67F5"/>
    <w:rsid w:val="00AF0674"/>
    <w:rsid w:val="00AF1229"/>
    <w:rsid w:val="00AF17E8"/>
    <w:rsid w:val="00AF676B"/>
    <w:rsid w:val="00B025FC"/>
    <w:rsid w:val="00B02D0D"/>
    <w:rsid w:val="00B047D4"/>
    <w:rsid w:val="00B0521A"/>
    <w:rsid w:val="00B05724"/>
    <w:rsid w:val="00B06AD8"/>
    <w:rsid w:val="00B07B0C"/>
    <w:rsid w:val="00B10EA5"/>
    <w:rsid w:val="00B11D56"/>
    <w:rsid w:val="00B135FD"/>
    <w:rsid w:val="00B14CA6"/>
    <w:rsid w:val="00B16230"/>
    <w:rsid w:val="00B165FD"/>
    <w:rsid w:val="00B17758"/>
    <w:rsid w:val="00B216EC"/>
    <w:rsid w:val="00B217A5"/>
    <w:rsid w:val="00B217B1"/>
    <w:rsid w:val="00B21EE4"/>
    <w:rsid w:val="00B23B67"/>
    <w:rsid w:val="00B24C56"/>
    <w:rsid w:val="00B261D2"/>
    <w:rsid w:val="00B2622E"/>
    <w:rsid w:val="00B272E9"/>
    <w:rsid w:val="00B35A1F"/>
    <w:rsid w:val="00B3740B"/>
    <w:rsid w:val="00B4011D"/>
    <w:rsid w:val="00B425FA"/>
    <w:rsid w:val="00B4299D"/>
    <w:rsid w:val="00B4308F"/>
    <w:rsid w:val="00B450AC"/>
    <w:rsid w:val="00B4538C"/>
    <w:rsid w:val="00B51E79"/>
    <w:rsid w:val="00B55180"/>
    <w:rsid w:val="00B55289"/>
    <w:rsid w:val="00B576A8"/>
    <w:rsid w:val="00B61BF7"/>
    <w:rsid w:val="00B65221"/>
    <w:rsid w:val="00B67AF4"/>
    <w:rsid w:val="00B732CA"/>
    <w:rsid w:val="00B74CF9"/>
    <w:rsid w:val="00B756A9"/>
    <w:rsid w:val="00B7727D"/>
    <w:rsid w:val="00B82935"/>
    <w:rsid w:val="00B83C03"/>
    <w:rsid w:val="00B90C0D"/>
    <w:rsid w:val="00B92487"/>
    <w:rsid w:val="00B93FC6"/>
    <w:rsid w:val="00B94B14"/>
    <w:rsid w:val="00B95968"/>
    <w:rsid w:val="00B96232"/>
    <w:rsid w:val="00B96AEC"/>
    <w:rsid w:val="00B96DC2"/>
    <w:rsid w:val="00B97053"/>
    <w:rsid w:val="00BA101B"/>
    <w:rsid w:val="00BA16C7"/>
    <w:rsid w:val="00BA1E9F"/>
    <w:rsid w:val="00BA28F1"/>
    <w:rsid w:val="00BA3C7E"/>
    <w:rsid w:val="00BA3FF2"/>
    <w:rsid w:val="00BA7230"/>
    <w:rsid w:val="00BA770E"/>
    <w:rsid w:val="00BB295A"/>
    <w:rsid w:val="00BB2AE6"/>
    <w:rsid w:val="00BB2DA4"/>
    <w:rsid w:val="00BB4962"/>
    <w:rsid w:val="00BB6E56"/>
    <w:rsid w:val="00BB7190"/>
    <w:rsid w:val="00BC3977"/>
    <w:rsid w:val="00BC41D4"/>
    <w:rsid w:val="00BC5152"/>
    <w:rsid w:val="00BC755D"/>
    <w:rsid w:val="00BD0918"/>
    <w:rsid w:val="00BD3CF9"/>
    <w:rsid w:val="00BD5B12"/>
    <w:rsid w:val="00BD7271"/>
    <w:rsid w:val="00BD7340"/>
    <w:rsid w:val="00BE3886"/>
    <w:rsid w:val="00BE40C0"/>
    <w:rsid w:val="00BE515D"/>
    <w:rsid w:val="00C0331F"/>
    <w:rsid w:val="00C07721"/>
    <w:rsid w:val="00C10C78"/>
    <w:rsid w:val="00C1147B"/>
    <w:rsid w:val="00C1614A"/>
    <w:rsid w:val="00C16D65"/>
    <w:rsid w:val="00C21AF6"/>
    <w:rsid w:val="00C32F64"/>
    <w:rsid w:val="00C3619F"/>
    <w:rsid w:val="00C40CB0"/>
    <w:rsid w:val="00C4207A"/>
    <w:rsid w:val="00C44BF2"/>
    <w:rsid w:val="00C44D11"/>
    <w:rsid w:val="00C45B53"/>
    <w:rsid w:val="00C47B4B"/>
    <w:rsid w:val="00C47D12"/>
    <w:rsid w:val="00C50708"/>
    <w:rsid w:val="00C52C30"/>
    <w:rsid w:val="00C53C92"/>
    <w:rsid w:val="00C53E58"/>
    <w:rsid w:val="00C54487"/>
    <w:rsid w:val="00C62920"/>
    <w:rsid w:val="00C633A6"/>
    <w:rsid w:val="00C641C8"/>
    <w:rsid w:val="00C6421C"/>
    <w:rsid w:val="00C71213"/>
    <w:rsid w:val="00C730C6"/>
    <w:rsid w:val="00C76DB1"/>
    <w:rsid w:val="00C77EC2"/>
    <w:rsid w:val="00C830D7"/>
    <w:rsid w:val="00C83D7D"/>
    <w:rsid w:val="00C84653"/>
    <w:rsid w:val="00C8477D"/>
    <w:rsid w:val="00C849B6"/>
    <w:rsid w:val="00C84F11"/>
    <w:rsid w:val="00C86316"/>
    <w:rsid w:val="00C900EB"/>
    <w:rsid w:val="00C90112"/>
    <w:rsid w:val="00C90E2B"/>
    <w:rsid w:val="00C91256"/>
    <w:rsid w:val="00C927B8"/>
    <w:rsid w:val="00C92F8A"/>
    <w:rsid w:val="00C9360C"/>
    <w:rsid w:val="00C9596F"/>
    <w:rsid w:val="00C96546"/>
    <w:rsid w:val="00CA10F5"/>
    <w:rsid w:val="00CA2385"/>
    <w:rsid w:val="00CA29BE"/>
    <w:rsid w:val="00CA2E50"/>
    <w:rsid w:val="00CA49D0"/>
    <w:rsid w:val="00CA6F35"/>
    <w:rsid w:val="00CB277C"/>
    <w:rsid w:val="00CB2AFF"/>
    <w:rsid w:val="00CB3591"/>
    <w:rsid w:val="00CB397E"/>
    <w:rsid w:val="00CB3FBB"/>
    <w:rsid w:val="00CC2B19"/>
    <w:rsid w:val="00CC39B8"/>
    <w:rsid w:val="00CC65E2"/>
    <w:rsid w:val="00CD027C"/>
    <w:rsid w:val="00CD1F95"/>
    <w:rsid w:val="00CD3672"/>
    <w:rsid w:val="00CD4E11"/>
    <w:rsid w:val="00CD55D5"/>
    <w:rsid w:val="00CD7A87"/>
    <w:rsid w:val="00CE09AF"/>
    <w:rsid w:val="00CE30DE"/>
    <w:rsid w:val="00CE5F6D"/>
    <w:rsid w:val="00CE6968"/>
    <w:rsid w:val="00CF0749"/>
    <w:rsid w:val="00CF0EB1"/>
    <w:rsid w:val="00CF2435"/>
    <w:rsid w:val="00CF5833"/>
    <w:rsid w:val="00CF60E1"/>
    <w:rsid w:val="00CF7F2A"/>
    <w:rsid w:val="00D01341"/>
    <w:rsid w:val="00D01E44"/>
    <w:rsid w:val="00D022C4"/>
    <w:rsid w:val="00D056F1"/>
    <w:rsid w:val="00D07E75"/>
    <w:rsid w:val="00D10313"/>
    <w:rsid w:val="00D10D24"/>
    <w:rsid w:val="00D121B2"/>
    <w:rsid w:val="00D1268A"/>
    <w:rsid w:val="00D13698"/>
    <w:rsid w:val="00D16C2D"/>
    <w:rsid w:val="00D17F50"/>
    <w:rsid w:val="00D20769"/>
    <w:rsid w:val="00D21EA1"/>
    <w:rsid w:val="00D232D9"/>
    <w:rsid w:val="00D31956"/>
    <w:rsid w:val="00D33883"/>
    <w:rsid w:val="00D346A1"/>
    <w:rsid w:val="00D36DAB"/>
    <w:rsid w:val="00D37F37"/>
    <w:rsid w:val="00D46870"/>
    <w:rsid w:val="00D46D27"/>
    <w:rsid w:val="00D53529"/>
    <w:rsid w:val="00D536DA"/>
    <w:rsid w:val="00D539E1"/>
    <w:rsid w:val="00D53E73"/>
    <w:rsid w:val="00D54C7F"/>
    <w:rsid w:val="00D56CF4"/>
    <w:rsid w:val="00D56DA8"/>
    <w:rsid w:val="00D604A5"/>
    <w:rsid w:val="00D61978"/>
    <w:rsid w:val="00D62267"/>
    <w:rsid w:val="00D675B1"/>
    <w:rsid w:val="00D67E51"/>
    <w:rsid w:val="00D72E61"/>
    <w:rsid w:val="00D72F67"/>
    <w:rsid w:val="00D73B8A"/>
    <w:rsid w:val="00D75A2F"/>
    <w:rsid w:val="00D77DDD"/>
    <w:rsid w:val="00D809DF"/>
    <w:rsid w:val="00D827A8"/>
    <w:rsid w:val="00D85704"/>
    <w:rsid w:val="00D86440"/>
    <w:rsid w:val="00D865AC"/>
    <w:rsid w:val="00D90D17"/>
    <w:rsid w:val="00D96878"/>
    <w:rsid w:val="00DA3C76"/>
    <w:rsid w:val="00DA4349"/>
    <w:rsid w:val="00DA56E9"/>
    <w:rsid w:val="00DA73EA"/>
    <w:rsid w:val="00DB2BFE"/>
    <w:rsid w:val="00DB2C0E"/>
    <w:rsid w:val="00DB786C"/>
    <w:rsid w:val="00DC211E"/>
    <w:rsid w:val="00DC4D86"/>
    <w:rsid w:val="00DD0976"/>
    <w:rsid w:val="00DD3EC4"/>
    <w:rsid w:val="00DD48EC"/>
    <w:rsid w:val="00DD667D"/>
    <w:rsid w:val="00DD6E7D"/>
    <w:rsid w:val="00DE1A0A"/>
    <w:rsid w:val="00DE2989"/>
    <w:rsid w:val="00DE2DD8"/>
    <w:rsid w:val="00DE5051"/>
    <w:rsid w:val="00DE5572"/>
    <w:rsid w:val="00DF0776"/>
    <w:rsid w:val="00DF50A0"/>
    <w:rsid w:val="00DF571D"/>
    <w:rsid w:val="00DF7E8A"/>
    <w:rsid w:val="00E02F25"/>
    <w:rsid w:val="00E03F1B"/>
    <w:rsid w:val="00E071F9"/>
    <w:rsid w:val="00E07787"/>
    <w:rsid w:val="00E103B5"/>
    <w:rsid w:val="00E10DA7"/>
    <w:rsid w:val="00E1382E"/>
    <w:rsid w:val="00E1639E"/>
    <w:rsid w:val="00E16576"/>
    <w:rsid w:val="00E20370"/>
    <w:rsid w:val="00E204E1"/>
    <w:rsid w:val="00E20888"/>
    <w:rsid w:val="00E23AF1"/>
    <w:rsid w:val="00E24151"/>
    <w:rsid w:val="00E24155"/>
    <w:rsid w:val="00E27A01"/>
    <w:rsid w:val="00E31706"/>
    <w:rsid w:val="00E34421"/>
    <w:rsid w:val="00E40497"/>
    <w:rsid w:val="00E4348F"/>
    <w:rsid w:val="00E448F8"/>
    <w:rsid w:val="00E453F7"/>
    <w:rsid w:val="00E52066"/>
    <w:rsid w:val="00E537F9"/>
    <w:rsid w:val="00E538AB"/>
    <w:rsid w:val="00E538F6"/>
    <w:rsid w:val="00E555D4"/>
    <w:rsid w:val="00E61C97"/>
    <w:rsid w:val="00E61CEB"/>
    <w:rsid w:val="00E66CC6"/>
    <w:rsid w:val="00E67120"/>
    <w:rsid w:val="00E67FF2"/>
    <w:rsid w:val="00E71A17"/>
    <w:rsid w:val="00E7633A"/>
    <w:rsid w:val="00E763A9"/>
    <w:rsid w:val="00E76930"/>
    <w:rsid w:val="00E777CE"/>
    <w:rsid w:val="00E82323"/>
    <w:rsid w:val="00E8278E"/>
    <w:rsid w:val="00E852BA"/>
    <w:rsid w:val="00E85407"/>
    <w:rsid w:val="00E86C29"/>
    <w:rsid w:val="00E87C99"/>
    <w:rsid w:val="00E90BF0"/>
    <w:rsid w:val="00E92A07"/>
    <w:rsid w:val="00E9456D"/>
    <w:rsid w:val="00E96232"/>
    <w:rsid w:val="00E96863"/>
    <w:rsid w:val="00E968B5"/>
    <w:rsid w:val="00E97353"/>
    <w:rsid w:val="00EA0084"/>
    <w:rsid w:val="00EA1821"/>
    <w:rsid w:val="00EA3764"/>
    <w:rsid w:val="00EA3859"/>
    <w:rsid w:val="00EB095A"/>
    <w:rsid w:val="00EB6561"/>
    <w:rsid w:val="00EB6EF7"/>
    <w:rsid w:val="00EB7482"/>
    <w:rsid w:val="00EB79D6"/>
    <w:rsid w:val="00EC0CF5"/>
    <w:rsid w:val="00EC14AA"/>
    <w:rsid w:val="00EC2C36"/>
    <w:rsid w:val="00EC6AD5"/>
    <w:rsid w:val="00ED66C1"/>
    <w:rsid w:val="00EE03BE"/>
    <w:rsid w:val="00EE0D7A"/>
    <w:rsid w:val="00EE1102"/>
    <w:rsid w:val="00EE1D87"/>
    <w:rsid w:val="00EE7A80"/>
    <w:rsid w:val="00EF32D6"/>
    <w:rsid w:val="00EF40B0"/>
    <w:rsid w:val="00EF5FE5"/>
    <w:rsid w:val="00EF76A8"/>
    <w:rsid w:val="00EF7DC3"/>
    <w:rsid w:val="00EF7F51"/>
    <w:rsid w:val="00F00A87"/>
    <w:rsid w:val="00F00B6A"/>
    <w:rsid w:val="00F00EEA"/>
    <w:rsid w:val="00F0254D"/>
    <w:rsid w:val="00F02D51"/>
    <w:rsid w:val="00F040C5"/>
    <w:rsid w:val="00F04374"/>
    <w:rsid w:val="00F07FA7"/>
    <w:rsid w:val="00F21AA7"/>
    <w:rsid w:val="00F268FF"/>
    <w:rsid w:val="00F34620"/>
    <w:rsid w:val="00F405BB"/>
    <w:rsid w:val="00F4129C"/>
    <w:rsid w:val="00F431BD"/>
    <w:rsid w:val="00F57580"/>
    <w:rsid w:val="00F65654"/>
    <w:rsid w:val="00F66BFE"/>
    <w:rsid w:val="00F71CF1"/>
    <w:rsid w:val="00F76914"/>
    <w:rsid w:val="00F817AE"/>
    <w:rsid w:val="00F82087"/>
    <w:rsid w:val="00F8213D"/>
    <w:rsid w:val="00F82EA5"/>
    <w:rsid w:val="00F83E68"/>
    <w:rsid w:val="00F90848"/>
    <w:rsid w:val="00F977D5"/>
    <w:rsid w:val="00FA12D7"/>
    <w:rsid w:val="00FA1C55"/>
    <w:rsid w:val="00FA69E3"/>
    <w:rsid w:val="00FB03BF"/>
    <w:rsid w:val="00FB2370"/>
    <w:rsid w:val="00FB2757"/>
    <w:rsid w:val="00FB2F53"/>
    <w:rsid w:val="00FB3859"/>
    <w:rsid w:val="00FB5BFE"/>
    <w:rsid w:val="00FB5DD6"/>
    <w:rsid w:val="00FB6FCE"/>
    <w:rsid w:val="00FC090B"/>
    <w:rsid w:val="00FC28D7"/>
    <w:rsid w:val="00FC3117"/>
    <w:rsid w:val="00FC5EAC"/>
    <w:rsid w:val="00FC5FDD"/>
    <w:rsid w:val="00FD0AC5"/>
    <w:rsid w:val="00FD4F13"/>
    <w:rsid w:val="00FD53F7"/>
    <w:rsid w:val="00FD7D2E"/>
    <w:rsid w:val="00FE53C6"/>
    <w:rsid w:val="00FE5D55"/>
    <w:rsid w:val="00FF4455"/>
    <w:rsid w:val="00FF44A8"/>
    <w:rsid w:val="00FF4814"/>
    <w:rsid w:val="00FF64FE"/>
    <w:rsid w:val="00FF7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C36B4"/>
  <w15:chartTrackingRefBased/>
  <w15:docId w15:val="{41823206-6A9E-405F-B686-D042ECC6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3AA"/>
  </w:style>
  <w:style w:type="paragraph" w:styleId="Heading1">
    <w:name w:val="heading 1"/>
    <w:basedOn w:val="Normal"/>
    <w:next w:val="Normal"/>
    <w:link w:val="Heading1Char"/>
    <w:uiPriority w:val="9"/>
    <w:qFormat/>
    <w:rsid w:val="008D3A4F"/>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D3A4F"/>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D3A4F"/>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3A4F"/>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3A4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D3A4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D3A4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D3A4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D3A4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1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1A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A16"/>
  </w:style>
  <w:style w:type="paragraph" w:styleId="Footer">
    <w:name w:val="footer"/>
    <w:basedOn w:val="Normal"/>
    <w:link w:val="FooterChar"/>
    <w:uiPriority w:val="99"/>
    <w:unhideWhenUsed/>
    <w:rsid w:val="008D1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A16"/>
  </w:style>
  <w:style w:type="paragraph" w:styleId="BalloonText">
    <w:name w:val="Balloon Text"/>
    <w:basedOn w:val="Normal"/>
    <w:link w:val="BalloonTextChar"/>
    <w:uiPriority w:val="99"/>
    <w:semiHidden/>
    <w:unhideWhenUsed/>
    <w:rsid w:val="008D1A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1A16"/>
    <w:rPr>
      <w:rFonts w:ascii="Segoe UI" w:hAnsi="Segoe UI" w:cs="Segoe UI"/>
      <w:sz w:val="18"/>
      <w:szCs w:val="18"/>
    </w:rPr>
  </w:style>
  <w:style w:type="character" w:customStyle="1" w:styleId="Heading1Char">
    <w:name w:val="Heading 1 Char"/>
    <w:basedOn w:val="DefaultParagraphFont"/>
    <w:link w:val="Heading1"/>
    <w:uiPriority w:val="9"/>
    <w:rsid w:val="008D3A4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8D3A4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D3A4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D3A4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3A4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D3A4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D3A4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D3A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D3A4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C8477D"/>
    <w:pPr>
      <w:ind w:left="720"/>
    </w:pPr>
  </w:style>
  <w:style w:type="character" w:styleId="CommentReference">
    <w:name w:val="annotation reference"/>
    <w:basedOn w:val="DefaultParagraphFont"/>
    <w:uiPriority w:val="99"/>
    <w:semiHidden/>
    <w:unhideWhenUsed/>
    <w:rsid w:val="00CB3FBB"/>
    <w:rPr>
      <w:sz w:val="16"/>
      <w:szCs w:val="16"/>
    </w:rPr>
  </w:style>
  <w:style w:type="paragraph" w:styleId="CommentText">
    <w:name w:val="annotation text"/>
    <w:basedOn w:val="Normal"/>
    <w:link w:val="CommentTextChar"/>
    <w:uiPriority w:val="99"/>
    <w:semiHidden/>
    <w:unhideWhenUsed/>
    <w:rsid w:val="00CB3FBB"/>
    <w:pPr>
      <w:spacing w:line="240" w:lineRule="auto"/>
    </w:pPr>
    <w:rPr>
      <w:sz w:val="20"/>
      <w:szCs w:val="20"/>
    </w:rPr>
  </w:style>
  <w:style w:type="character" w:customStyle="1" w:styleId="CommentTextChar">
    <w:name w:val="Comment Text Char"/>
    <w:basedOn w:val="DefaultParagraphFont"/>
    <w:link w:val="CommentText"/>
    <w:uiPriority w:val="99"/>
    <w:semiHidden/>
    <w:rsid w:val="00CB3FBB"/>
    <w:rPr>
      <w:sz w:val="20"/>
      <w:szCs w:val="20"/>
    </w:rPr>
  </w:style>
  <w:style w:type="paragraph" w:styleId="CommentSubject">
    <w:name w:val="annotation subject"/>
    <w:basedOn w:val="CommentText"/>
    <w:next w:val="CommentText"/>
    <w:link w:val="CommentSubjectChar"/>
    <w:uiPriority w:val="99"/>
    <w:semiHidden/>
    <w:unhideWhenUsed/>
    <w:rsid w:val="00CB3FBB"/>
    <w:rPr>
      <w:b/>
      <w:bCs/>
    </w:rPr>
  </w:style>
  <w:style w:type="character" w:customStyle="1" w:styleId="CommentSubjectChar">
    <w:name w:val="Comment Subject Char"/>
    <w:basedOn w:val="CommentTextChar"/>
    <w:link w:val="CommentSubject"/>
    <w:uiPriority w:val="99"/>
    <w:semiHidden/>
    <w:rsid w:val="00CB3FBB"/>
    <w:rPr>
      <w:b/>
      <w:bCs/>
      <w:sz w:val="20"/>
      <w:szCs w:val="20"/>
    </w:rPr>
  </w:style>
  <w:style w:type="table" w:customStyle="1" w:styleId="TableGrid111">
    <w:name w:val="Table Grid111"/>
    <w:basedOn w:val="TableNormal"/>
    <w:next w:val="TableGrid"/>
    <w:uiPriority w:val="39"/>
    <w:rsid w:val="00C6421C"/>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37E3A"/>
    <w:pPr>
      <w:spacing w:after="200" w:line="240" w:lineRule="auto"/>
    </w:pPr>
    <w:rPr>
      <w:i/>
      <w:iCs/>
      <w:color w:val="44546A" w:themeColor="text2"/>
      <w:sz w:val="18"/>
      <w:szCs w:val="18"/>
    </w:rPr>
  </w:style>
  <w:style w:type="paragraph" w:customStyle="1" w:styleId="TableParagraph">
    <w:name w:val="Table Paragraph"/>
    <w:basedOn w:val="Normal"/>
    <w:uiPriority w:val="1"/>
    <w:qFormat/>
    <w:rsid w:val="00C50708"/>
    <w:pPr>
      <w:widowControl w:val="0"/>
      <w:autoSpaceDE w:val="0"/>
      <w:autoSpaceDN w:val="0"/>
      <w:spacing w:after="0" w:line="240" w:lineRule="auto"/>
    </w:pPr>
    <w:rPr>
      <w:rFonts w:ascii="Arial" w:eastAsia="Arial" w:hAnsi="Arial" w:cs="Arial"/>
    </w:rPr>
  </w:style>
  <w:style w:type="character" w:styleId="PlaceholderText">
    <w:name w:val="Placeholder Text"/>
    <w:basedOn w:val="DefaultParagraphFont"/>
    <w:uiPriority w:val="99"/>
    <w:semiHidden/>
    <w:rsid w:val="00A2415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566D11-BDFA-4A10-A02B-330CDC7A7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2669</TotalTime>
  <Pages>17</Pages>
  <Words>3918</Words>
  <Characters>22336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Laney</dc:creator>
  <cp:keywords/>
  <dc:description/>
  <cp:lastModifiedBy>Alexander Waters</cp:lastModifiedBy>
  <cp:revision>396</cp:revision>
  <cp:lastPrinted>2022-08-25T15:04:00Z</cp:lastPrinted>
  <dcterms:created xsi:type="dcterms:W3CDTF">2022-08-19T14:47:00Z</dcterms:created>
  <dcterms:modified xsi:type="dcterms:W3CDTF">2022-08-25T18:08:00Z</dcterms:modified>
</cp:coreProperties>
</file>