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77777777" w:rsidR="006D0F26" w:rsidRDefault="006D0F26" w:rsidP="006D0F26">
      <w:pPr>
        <w:spacing w:after="0" w:line="240" w:lineRule="auto"/>
        <w:jc w:val="center"/>
        <w:rPr>
          <w:b/>
        </w:rPr>
      </w:pPr>
    </w:p>
    <w:p w14:paraId="1BBC1629" w14:textId="7BE0C61C"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36FE1D3C" w14:textId="76FDB1DB" w:rsidR="003C1D7F" w:rsidRPr="005B0FB1" w:rsidRDefault="003C1D7F" w:rsidP="003C1D7F">
      <w:pPr>
        <w:pStyle w:val="ListParagraph"/>
        <w:numPr>
          <w:ilvl w:val="1"/>
          <w:numId w:val="8"/>
        </w:numPr>
        <w:rPr>
          <w:rFonts w:ascii="Cambria" w:hAnsi="Cambria" w:cs="Arial"/>
          <w:b/>
          <w:u w:val="single"/>
        </w:rPr>
      </w:pPr>
      <w:r>
        <w:rPr>
          <w:rFonts w:ascii="Cambria" w:hAnsi="Cambria" w:cs="Arial"/>
          <w:bCs/>
        </w:rPr>
        <w:t xml:space="preserve">This protocol outlines the Operational Qualification (OQ) for the Autoclaved Items Labeling Process using PRT015, the </w:t>
      </w:r>
      <w:proofErr w:type="spellStart"/>
      <w:r>
        <w:rPr>
          <w:rFonts w:ascii="Cambria" w:hAnsi="Cambria" w:cs="Arial"/>
          <w:bCs/>
        </w:rPr>
        <w:t>ZebraDesigner</w:t>
      </w:r>
      <w:proofErr w:type="spellEnd"/>
      <w:r>
        <w:rPr>
          <w:rFonts w:ascii="Cambria" w:hAnsi="Cambria" w:cs="Arial"/>
          <w:bCs/>
        </w:rPr>
        <w:t xml:space="preserve"> software, the </w:t>
      </w:r>
      <w:proofErr w:type="spellStart"/>
      <w:r>
        <w:rPr>
          <w:rFonts w:ascii="Cambria" w:hAnsi="Cambria" w:cs="Arial"/>
          <w:bCs/>
        </w:rPr>
        <w:t>Steri-Thermo</w:t>
      </w:r>
      <w:r w:rsidR="00570A78">
        <w:rPr>
          <w:rFonts w:ascii="Cambria" w:hAnsi="Cambria" w:cs="Arial"/>
          <w:bCs/>
        </w:rPr>
        <w:t>Tag</w:t>
      </w:r>
      <w:r w:rsidRPr="005B0FB1">
        <w:rPr>
          <w:rFonts w:ascii="Cambria" w:hAnsi="Cambria" w:cs="Arial"/>
          <w:bCs/>
          <w:vertAlign w:val="superscript"/>
        </w:rPr>
        <w:t>TM</w:t>
      </w:r>
      <w:proofErr w:type="spellEnd"/>
      <w:r>
        <w:rPr>
          <w:rFonts w:ascii="Cambria" w:hAnsi="Cambria" w:cs="Arial"/>
          <w:bCs/>
        </w:rPr>
        <w:t xml:space="preserve"> – AUTT label stock and a Thermal Transfer resin ribbon, S-18381.</w:t>
      </w:r>
    </w:p>
    <w:p w14:paraId="4DB45014" w14:textId="77777777" w:rsidR="003C1D7F" w:rsidRDefault="003C1D7F" w:rsidP="003C1D7F">
      <w:pPr>
        <w:pStyle w:val="ListParagraph"/>
        <w:jc w:val="center"/>
        <w:rPr>
          <w:noProof/>
        </w:rPr>
      </w:pPr>
      <w:r>
        <w:rPr>
          <w:noProof/>
        </w:rPr>
        <w:drawing>
          <wp:inline distT="0" distB="0" distL="0" distR="0" wp14:anchorId="19A05A05" wp14:editId="37AA39F9">
            <wp:extent cx="2560320" cy="230170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60" t="7110" r="6538" b="6613"/>
                    <a:stretch/>
                  </pic:blipFill>
                  <pic:spPr bwMode="auto">
                    <a:xfrm>
                      <a:off x="0" y="0"/>
                      <a:ext cx="2560320" cy="230170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EDC3A" wp14:editId="55D35D95">
            <wp:extent cx="965179" cy="16459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135"/>
                    <a:stretch/>
                  </pic:blipFill>
                  <pic:spPr bwMode="auto">
                    <a:xfrm>
                      <a:off x="0" y="0"/>
                      <a:ext cx="965179" cy="16459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8BA0608" wp14:editId="03861FC6">
            <wp:extent cx="743512" cy="731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3512" cy="731520"/>
                    </a:xfrm>
                    <a:prstGeom prst="rect">
                      <a:avLst/>
                    </a:prstGeom>
                  </pic:spPr>
                </pic:pic>
              </a:graphicData>
            </a:graphic>
          </wp:inline>
        </w:drawing>
      </w:r>
    </w:p>
    <w:p w14:paraId="1970DB78" w14:textId="10334AB2" w:rsidR="003C1D7F" w:rsidRPr="005B0FB1" w:rsidRDefault="003C1D7F" w:rsidP="003C1D7F">
      <w:pPr>
        <w:rPr>
          <w:b/>
          <w:bCs/>
          <w:noProof/>
        </w:rPr>
      </w:pPr>
      <w:r w:rsidRPr="005B0FB1">
        <w:rPr>
          <w:b/>
          <w:bCs/>
          <w:noProof/>
        </w:rPr>
        <w:t>Figure 1: PRT015 (Zebra ZT421), Steri-Thermo</w:t>
      </w:r>
      <w:r w:rsidR="00570A78">
        <w:rPr>
          <w:b/>
          <w:bCs/>
          <w:noProof/>
        </w:rPr>
        <w:t>TAG</w:t>
      </w:r>
      <w:r w:rsidRPr="005B0FB1">
        <w:rPr>
          <w:b/>
          <w:bCs/>
          <w:noProof/>
          <w:vertAlign w:val="superscript"/>
        </w:rPr>
        <w:t>TM</w:t>
      </w:r>
      <w:r w:rsidRPr="005B0FB1">
        <w:rPr>
          <w:b/>
          <w:bCs/>
          <w:noProof/>
        </w:rPr>
        <w:t xml:space="preserve"> – AUTT label, and Thermal Transfer Resin Ribbon      </w:t>
      </w:r>
    </w:p>
    <w:p w14:paraId="19AAEC8D" w14:textId="0EE54B05"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5ECCA966" w14:textId="77777777" w:rsidR="00D675B6" w:rsidRPr="005B0FB1" w:rsidRDefault="00D675B6" w:rsidP="00D675B6">
      <w:pPr>
        <w:pStyle w:val="ListParagraph"/>
        <w:numPr>
          <w:ilvl w:val="1"/>
          <w:numId w:val="8"/>
        </w:numPr>
        <w:rPr>
          <w:rFonts w:ascii="Cambria" w:hAnsi="Cambria" w:cs="Arial"/>
          <w:b/>
          <w:u w:val="single"/>
        </w:rPr>
      </w:pPr>
      <w:r>
        <w:rPr>
          <w:rFonts w:ascii="Cambria" w:hAnsi="Cambria" w:cs="Arial"/>
          <w:bCs/>
        </w:rPr>
        <w:t>The OQ includes evaluation of operational ranges of the printer and the process variables and their impact to Critical to Quality (CTQ) attributes:</w:t>
      </w:r>
    </w:p>
    <w:p w14:paraId="6C8B8BA3" w14:textId="77777777" w:rsidR="00D675B6" w:rsidRPr="005B0FB1" w:rsidRDefault="00D675B6" w:rsidP="00D675B6">
      <w:pPr>
        <w:pStyle w:val="ListParagraph"/>
        <w:numPr>
          <w:ilvl w:val="2"/>
          <w:numId w:val="8"/>
        </w:numPr>
        <w:rPr>
          <w:rFonts w:ascii="Cambria" w:hAnsi="Cambria" w:cs="Arial"/>
          <w:b/>
          <w:u w:val="single"/>
        </w:rPr>
      </w:pPr>
      <w:r>
        <w:rPr>
          <w:rFonts w:ascii="Cambria" w:hAnsi="Cambria" w:cs="Arial"/>
          <w:bCs/>
        </w:rPr>
        <w:t xml:space="preserve">Legibility of the printed labels. </w:t>
      </w:r>
    </w:p>
    <w:p w14:paraId="4078E766" w14:textId="79F70DF1" w:rsidR="00D675B6" w:rsidRPr="005B0FB1" w:rsidRDefault="00D675B6" w:rsidP="00D675B6">
      <w:pPr>
        <w:pStyle w:val="ListParagraph"/>
        <w:numPr>
          <w:ilvl w:val="2"/>
          <w:numId w:val="8"/>
        </w:numPr>
        <w:rPr>
          <w:rFonts w:ascii="Cambria" w:hAnsi="Cambria" w:cs="Arial"/>
          <w:b/>
          <w:u w:val="single"/>
        </w:rPr>
      </w:pPr>
      <w:r>
        <w:rPr>
          <w:rFonts w:ascii="Cambria" w:hAnsi="Cambria" w:cs="Arial"/>
          <w:bCs/>
        </w:rPr>
        <w:t>A</w:t>
      </w:r>
      <w:r w:rsidRPr="00CC02F9">
        <w:rPr>
          <w:rFonts w:ascii="Cambria" w:hAnsi="Cambria" w:cs="Arial"/>
          <w:bCs/>
        </w:rPr>
        <w:t>dh</w:t>
      </w:r>
      <w:r>
        <w:rPr>
          <w:rFonts w:ascii="Cambria" w:hAnsi="Cambria" w:cs="Arial"/>
          <w:bCs/>
        </w:rPr>
        <w:t>e</w:t>
      </w:r>
      <w:r w:rsidRPr="00CC02F9">
        <w:rPr>
          <w:rFonts w:ascii="Cambria" w:hAnsi="Cambria" w:cs="Arial"/>
          <w:bCs/>
        </w:rPr>
        <w:t xml:space="preserve">siveness </w:t>
      </w:r>
      <w:r>
        <w:rPr>
          <w:rFonts w:ascii="Cambria" w:hAnsi="Cambria" w:cs="Arial"/>
          <w:bCs/>
        </w:rPr>
        <w:t xml:space="preserve">of the labels to the </w:t>
      </w:r>
      <w:r w:rsidR="00E8732D">
        <w:rPr>
          <w:rFonts w:ascii="Cambria" w:hAnsi="Cambria" w:cs="Arial"/>
          <w:bCs/>
        </w:rPr>
        <w:t>a</w:t>
      </w:r>
      <w:r>
        <w:rPr>
          <w:rFonts w:ascii="Cambria" w:hAnsi="Cambria" w:cs="Arial"/>
          <w:bCs/>
        </w:rPr>
        <w:t xml:space="preserve">utoclaved item pouches and </w:t>
      </w:r>
      <w:r w:rsidR="00AC2BE3">
        <w:rPr>
          <w:rFonts w:ascii="Cambria" w:hAnsi="Cambria" w:cs="Arial"/>
          <w:bCs/>
        </w:rPr>
        <w:t>w</w:t>
      </w:r>
      <w:r>
        <w:rPr>
          <w:rFonts w:ascii="Cambria" w:hAnsi="Cambria" w:cs="Arial"/>
          <w:bCs/>
        </w:rPr>
        <w:t>raps, the critical-to-quality attributes, of the printed Autoclaved items labels.</w:t>
      </w:r>
    </w:p>
    <w:p w14:paraId="7951FF34" w14:textId="19AFF96A" w:rsidR="00D675B6" w:rsidRPr="005B0FB1" w:rsidRDefault="00D675B6" w:rsidP="00D675B6">
      <w:pPr>
        <w:pStyle w:val="ListParagraph"/>
        <w:numPr>
          <w:ilvl w:val="2"/>
          <w:numId w:val="8"/>
        </w:numPr>
        <w:rPr>
          <w:rFonts w:ascii="Cambria" w:hAnsi="Cambria" w:cs="Arial"/>
          <w:b/>
          <w:u w:val="single"/>
        </w:rPr>
      </w:pPr>
      <w:r>
        <w:rPr>
          <w:rFonts w:ascii="Cambria" w:hAnsi="Cambria" w:cs="Arial"/>
          <w:bCs/>
        </w:rPr>
        <w:t xml:space="preserve">Accuracy of the </w:t>
      </w:r>
      <w:ins w:id="0" w:author="Sasi Songthong" w:date="2022-06-23T12:02:00Z">
        <w:r w:rsidR="002C5C33">
          <w:rPr>
            <w:rFonts w:ascii="Cambria" w:hAnsi="Cambria" w:cs="Arial"/>
            <w:bCs/>
          </w:rPr>
          <w:t>information</w:t>
        </w:r>
      </w:ins>
      <w:ins w:id="1" w:author="Sasi Songthong" w:date="2022-06-23T12:03:00Z">
        <w:r w:rsidR="00B6729F">
          <w:rPr>
            <w:rFonts w:ascii="Cambria" w:hAnsi="Cambria" w:cs="Arial"/>
            <w:bCs/>
          </w:rPr>
          <w:t xml:space="preserve"> (e.g., </w:t>
        </w:r>
        <w:r w:rsidR="00D11571">
          <w:rPr>
            <w:rFonts w:ascii="Cambria" w:hAnsi="Cambria" w:cs="Arial"/>
            <w:bCs/>
          </w:rPr>
          <w:t>sterilization load number)</w:t>
        </w:r>
      </w:ins>
      <w:ins w:id="2" w:author="Sasi Songthong" w:date="2022-06-23T12:02:00Z">
        <w:r w:rsidR="00B6729F">
          <w:rPr>
            <w:rFonts w:ascii="Cambria" w:hAnsi="Cambria" w:cs="Arial"/>
            <w:bCs/>
          </w:rPr>
          <w:t xml:space="preserve"> </w:t>
        </w:r>
      </w:ins>
      <w:r>
        <w:rPr>
          <w:rFonts w:ascii="Cambria" w:hAnsi="Cambria" w:cs="Arial"/>
          <w:bCs/>
        </w:rPr>
        <w:t xml:space="preserve">printed </w:t>
      </w:r>
      <w:ins w:id="3" w:author="Sasi Songthong" w:date="2022-06-23T12:03:00Z">
        <w:r w:rsidR="00B6729F">
          <w:rPr>
            <w:rFonts w:ascii="Cambria" w:hAnsi="Cambria" w:cs="Arial"/>
            <w:bCs/>
          </w:rPr>
          <w:t xml:space="preserve">on </w:t>
        </w:r>
      </w:ins>
      <w:r>
        <w:rPr>
          <w:rFonts w:ascii="Cambria" w:hAnsi="Cambria" w:cs="Arial"/>
          <w:bCs/>
        </w:rPr>
        <w:t xml:space="preserve">labels </w:t>
      </w:r>
      <w:del w:id="4" w:author="Sasi Songthong" w:date="2022-06-23T12:00:00Z">
        <w:r w:rsidDel="006467E9">
          <w:rPr>
            <w:rFonts w:ascii="Cambria" w:hAnsi="Cambria" w:cs="Arial"/>
            <w:bCs/>
          </w:rPr>
          <w:delText>are verified in-process and will not be included in the OQ.</w:delText>
        </w:r>
      </w:del>
      <w:ins w:id="5" w:author="Sasi Songthong" w:date="2022-06-23T12:03:00Z">
        <w:r w:rsidR="00B6729F">
          <w:rPr>
            <w:rFonts w:ascii="Cambria" w:hAnsi="Cambria" w:cs="Arial"/>
            <w:bCs/>
          </w:rPr>
          <w:t xml:space="preserve"> are</w:t>
        </w:r>
      </w:ins>
      <w:ins w:id="6" w:author="Sasi Songthong" w:date="2022-06-23T12:01:00Z">
        <w:r w:rsidR="00C819F5">
          <w:rPr>
            <w:rFonts w:ascii="Cambria" w:hAnsi="Cambria" w:cs="Arial"/>
            <w:bCs/>
          </w:rPr>
          <w:t xml:space="preserve"> verified in-process</w:t>
        </w:r>
      </w:ins>
      <w:ins w:id="7" w:author="Sasi Songthong" w:date="2022-06-23T12:04:00Z">
        <w:r w:rsidR="00D11571">
          <w:rPr>
            <w:rFonts w:ascii="Cambria" w:hAnsi="Cambria" w:cs="Arial"/>
            <w:bCs/>
          </w:rPr>
          <w:t xml:space="preserve"> and will not be</w:t>
        </w:r>
      </w:ins>
      <w:ins w:id="8" w:author="Sasi Songthong" w:date="2022-06-23T12:02:00Z">
        <w:r w:rsidR="001E1BCB">
          <w:rPr>
            <w:rFonts w:ascii="Cambria" w:hAnsi="Cambria" w:cs="Arial"/>
            <w:bCs/>
          </w:rPr>
          <w:t xml:space="preserve"> evaluated in this PQ.</w:t>
        </w:r>
      </w:ins>
    </w:p>
    <w:p w14:paraId="2400A192" w14:textId="77777777" w:rsidR="00FB7A3C" w:rsidRDefault="00FB7A3C" w:rsidP="00173BEC">
      <w:pPr>
        <w:pStyle w:val="ListParagraph"/>
        <w:numPr>
          <w:ilvl w:val="1"/>
          <w:numId w:val="8"/>
        </w:numPr>
        <w:rPr>
          <w:rFonts w:ascii="Cambria" w:hAnsi="Cambria" w:cs="Arial"/>
          <w:bCs/>
        </w:rPr>
      </w:pPr>
      <w:r>
        <w:rPr>
          <w:rFonts w:ascii="Cambria" w:hAnsi="Cambria" w:cs="Arial"/>
          <w:bCs/>
        </w:rPr>
        <w:t>Storage environmental conditions of the blank and printed labels will not be evaluated because of the operating range of the labels are considerably wider than the temperature specifications of the warehouses, Support Labs and Cleanrooms where the blank and printed labels are stored.</w:t>
      </w:r>
    </w:p>
    <w:tbl>
      <w:tblPr>
        <w:tblStyle w:val="TableGrid"/>
        <w:tblW w:w="7290" w:type="dxa"/>
        <w:tblInd w:w="1660" w:type="dxa"/>
        <w:tblLook w:val="04A0" w:firstRow="1" w:lastRow="0" w:firstColumn="1" w:lastColumn="0" w:noHBand="0" w:noVBand="1"/>
      </w:tblPr>
      <w:tblGrid>
        <w:gridCol w:w="2938"/>
        <w:gridCol w:w="4352"/>
      </w:tblGrid>
      <w:tr w:rsidR="00CC352A" w:rsidRPr="00E46419" w14:paraId="2F90F6FE" w14:textId="77777777" w:rsidTr="00CC352A">
        <w:tc>
          <w:tcPr>
            <w:tcW w:w="2938" w:type="dxa"/>
            <w:vAlign w:val="center"/>
          </w:tcPr>
          <w:p w14:paraId="474320F3" w14:textId="77777777" w:rsidR="00FB7A3C" w:rsidRPr="005B0FB1" w:rsidRDefault="00FB7A3C" w:rsidP="005B0FB1">
            <w:pPr>
              <w:pStyle w:val="ListParagraph"/>
              <w:ind w:left="0"/>
              <w:jc w:val="center"/>
              <w:rPr>
                <w:rFonts w:ascii="Cambria" w:hAnsi="Cambria" w:cs="Arial"/>
                <w:b/>
              </w:rPr>
            </w:pPr>
            <w:r w:rsidRPr="005B0FB1">
              <w:rPr>
                <w:rFonts w:ascii="Cambria" w:hAnsi="Cambria" w:cs="Arial"/>
                <w:b/>
              </w:rPr>
              <w:t>Item/Area</w:t>
            </w:r>
          </w:p>
        </w:tc>
        <w:tc>
          <w:tcPr>
            <w:tcW w:w="4352" w:type="dxa"/>
            <w:vAlign w:val="center"/>
          </w:tcPr>
          <w:p w14:paraId="7553EBFB" w14:textId="77777777" w:rsidR="00FB7A3C" w:rsidRPr="005B0FB1" w:rsidRDefault="00FB7A3C" w:rsidP="005B0FB1">
            <w:pPr>
              <w:pStyle w:val="ListParagraph"/>
              <w:ind w:left="0"/>
              <w:jc w:val="center"/>
              <w:rPr>
                <w:rFonts w:ascii="Cambria" w:hAnsi="Cambria" w:cs="Arial"/>
                <w:b/>
              </w:rPr>
            </w:pPr>
            <w:r w:rsidRPr="005B0FB1">
              <w:rPr>
                <w:rFonts w:ascii="Cambria" w:hAnsi="Cambria" w:cs="Arial"/>
                <w:b/>
              </w:rPr>
              <w:t>Operating Range</w:t>
            </w:r>
          </w:p>
        </w:tc>
      </w:tr>
      <w:tr w:rsidR="00CC352A" w14:paraId="772DEE3B" w14:textId="77777777" w:rsidTr="00CC352A">
        <w:tc>
          <w:tcPr>
            <w:tcW w:w="2938" w:type="dxa"/>
            <w:vAlign w:val="center"/>
          </w:tcPr>
          <w:p w14:paraId="67603D05" w14:textId="1D6D2668" w:rsidR="00FB7A3C" w:rsidRDefault="00FB7A3C" w:rsidP="005B0FB1">
            <w:pPr>
              <w:pStyle w:val="ListParagraph"/>
              <w:ind w:left="0"/>
              <w:jc w:val="center"/>
              <w:rPr>
                <w:rFonts w:ascii="Cambria" w:hAnsi="Cambria" w:cs="Arial"/>
                <w:bCs/>
              </w:rPr>
            </w:pPr>
            <w:proofErr w:type="spellStart"/>
            <w:r w:rsidRPr="00BA0A26">
              <w:rPr>
                <w:rFonts w:ascii="Cambria" w:hAnsi="Cambria" w:cs="Arial"/>
              </w:rPr>
              <w:t>Steri-Thermo</w:t>
            </w:r>
            <w:r w:rsidR="00570A78">
              <w:rPr>
                <w:rFonts w:ascii="Cambria" w:hAnsi="Cambria" w:cs="Arial"/>
              </w:rPr>
              <w:t>TAG</w:t>
            </w:r>
            <w:r w:rsidRPr="00BA0A26">
              <w:rPr>
                <w:rFonts w:ascii="Cambria" w:hAnsi="Cambria" w:cs="Arial"/>
                <w:vertAlign w:val="superscript"/>
              </w:rPr>
              <w:t>TM</w:t>
            </w:r>
            <w:proofErr w:type="spellEnd"/>
            <w:r w:rsidRPr="00BA0A26">
              <w:rPr>
                <w:rFonts w:ascii="Cambria" w:hAnsi="Cambria" w:cs="Arial"/>
                <w:vertAlign w:val="superscript"/>
              </w:rPr>
              <w:t xml:space="preserve"> </w:t>
            </w:r>
            <w:r w:rsidRPr="00BA0A26">
              <w:rPr>
                <w:rFonts w:ascii="Cambria" w:hAnsi="Cambria" w:cs="Arial"/>
              </w:rPr>
              <w:t xml:space="preserve">– </w:t>
            </w:r>
            <w:r>
              <w:rPr>
                <w:rFonts w:ascii="Cambria" w:hAnsi="Cambria" w:cs="Arial"/>
              </w:rPr>
              <w:t>Autoclave</w:t>
            </w:r>
            <w:r w:rsidRPr="00BA0A26">
              <w:rPr>
                <w:rFonts w:ascii="Cambria" w:hAnsi="Cambria" w:cs="Arial"/>
              </w:rPr>
              <w:t>-Resistant Thermal-Transfer Labels</w:t>
            </w:r>
          </w:p>
        </w:tc>
        <w:tc>
          <w:tcPr>
            <w:tcW w:w="4352" w:type="dxa"/>
            <w:vAlign w:val="center"/>
          </w:tcPr>
          <w:p w14:paraId="7211E558" w14:textId="77777777" w:rsidR="00FB7A3C" w:rsidRDefault="00FB7A3C" w:rsidP="005B0FB1">
            <w:pPr>
              <w:pStyle w:val="ListParagraph"/>
              <w:ind w:left="0"/>
              <w:jc w:val="center"/>
              <w:rPr>
                <w:rFonts w:ascii="Cambria" w:hAnsi="Cambria" w:cs="Arial"/>
              </w:rPr>
            </w:pPr>
            <w:r w:rsidRPr="00BA0A26">
              <w:rPr>
                <w:rFonts w:ascii="Cambria" w:hAnsi="Cambria" w:cs="Arial"/>
              </w:rPr>
              <w:t>-60°C to +150°C</w:t>
            </w:r>
          </w:p>
          <w:p w14:paraId="33985CD4" w14:textId="77777777" w:rsidR="00FB7A3C" w:rsidRDefault="00FB7A3C" w:rsidP="005B0FB1">
            <w:pPr>
              <w:pStyle w:val="ListParagraph"/>
              <w:ind w:left="0"/>
              <w:jc w:val="center"/>
              <w:rPr>
                <w:rFonts w:ascii="Cambria" w:hAnsi="Cambria" w:cs="Arial"/>
                <w:bCs/>
              </w:rPr>
            </w:pPr>
            <w:r w:rsidRPr="00BA0A26">
              <w:rPr>
                <w:rFonts w:ascii="Cambria" w:hAnsi="Cambria" w:cs="Arial"/>
              </w:rPr>
              <w:t>(-76°F to + 300°F)</w:t>
            </w:r>
            <w:r>
              <w:rPr>
                <w:rFonts w:ascii="Cambria" w:hAnsi="Cambria" w:cs="Arial"/>
              </w:rPr>
              <w:t xml:space="preserve"> &amp; Autoclavable up to 20 times @ 121°C</w:t>
            </w:r>
          </w:p>
        </w:tc>
      </w:tr>
      <w:tr w:rsidR="00CC352A" w14:paraId="6027E988" w14:textId="77777777" w:rsidTr="00CC352A">
        <w:tc>
          <w:tcPr>
            <w:tcW w:w="2938" w:type="dxa"/>
            <w:vAlign w:val="center"/>
          </w:tcPr>
          <w:p w14:paraId="381936A2" w14:textId="77777777" w:rsidR="00FB7A3C" w:rsidRDefault="00FB7A3C" w:rsidP="005B0FB1">
            <w:pPr>
              <w:pStyle w:val="ListParagraph"/>
              <w:ind w:left="0"/>
              <w:jc w:val="center"/>
              <w:rPr>
                <w:rFonts w:ascii="Cambria" w:hAnsi="Cambria" w:cs="Arial"/>
                <w:bCs/>
              </w:rPr>
            </w:pPr>
            <w:r>
              <w:rPr>
                <w:rFonts w:ascii="Cambria" w:hAnsi="Cambria" w:cs="Arial"/>
                <w:bCs/>
              </w:rPr>
              <w:t>Warehouse</w:t>
            </w:r>
          </w:p>
        </w:tc>
        <w:tc>
          <w:tcPr>
            <w:tcW w:w="4352" w:type="dxa"/>
            <w:vAlign w:val="center"/>
          </w:tcPr>
          <w:p w14:paraId="6D2FDC6B" w14:textId="2CD407F6" w:rsidR="00FB7A3C" w:rsidRDefault="00FB7A3C">
            <w:pPr>
              <w:pStyle w:val="ListParagraph"/>
              <w:ind w:left="0"/>
              <w:jc w:val="center"/>
              <w:rPr>
                <w:rFonts w:ascii="Cambria" w:hAnsi="Cambria" w:cs="Arial"/>
                <w:bCs/>
              </w:rPr>
            </w:pPr>
            <w:r>
              <w:rPr>
                <w:rFonts w:ascii="Cambria" w:hAnsi="Cambria" w:cs="Arial"/>
              </w:rPr>
              <w:t>15</w:t>
            </w:r>
            <w:r w:rsidRPr="00BA0A26">
              <w:rPr>
                <w:rFonts w:ascii="Cambria" w:hAnsi="Cambria" w:cs="Arial"/>
              </w:rPr>
              <w:t xml:space="preserve">°C to </w:t>
            </w:r>
            <w:r>
              <w:rPr>
                <w:rFonts w:ascii="Cambria" w:hAnsi="Cambria" w:cs="Arial"/>
              </w:rPr>
              <w:t>30</w:t>
            </w:r>
            <w:r w:rsidRPr="00BA0A26">
              <w:rPr>
                <w:rFonts w:ascii="Cambria" w:hAnsi="Cambria" w:cs="Arial"/>
              </w:rPr>
              <w:t>°C</w:t>
            </w:r>
            <w:r w:rsidR="003A780C">
              <w:rPr>
                <w:rFonts w:ascii="Cambria" w:hAnsi="Cambria" w:cs="Arial"/>
              </w:rPr>
              <w:t xml:space="preserve"> </w:t>
            </w:r>
            <w:r w:rsidRPr="00BA0A26">
              <w:rPr>
                <w:rFonts w:ascii="Cambria" w:hAnsi="Cambria" w:cs="Arial"/>
              </w:rPr>
              <w:t>(</w:t>
            </w:r>
            <w:r>
              <w:rPr>
                <w:rFonts w:ascii="Cambria" w:hAnsi="Cambria" w:cs="Arial"/>
              </w:rPr>
              <w:t>59</w:t>
            </w:r>
            <w:r w:rsidRPr="00BA0A26">
              <w:rPr>
                <w:rFonts w:ascii="Cambria" w:hAnsi="Cambria" w:cs="Arial"/>
              </w:rPr>
              <w:t xml:space="preserve">°F to </w:t>
            </w:r>
            <w:r>
              <w:rPr>
                <w:rFonts w:ascii="Cambria" w:hAnsi="Cambria" w:cs="Arial"/>
              </w:rPr>
              <w:t>102.2</w:t>
            </w:r>
            <w:r w:rsidRPr="00BA0A26">
              <w:rPr>
                <w:rFonts w:ascii="Cambria" w:hAnsi="Cambria" w:cs="Arial"/>
              </w:rPr>
              <w:t>°F)</w:t>
            </w:r>
          </w:p>
        </w:tc>
      </w:tr>
      <w:tr w:rsidR="00CC352A" w14:paraId="2EF8C997" w14:textId="77777777" w:rsidTr="00CC352A">
        <w:tc>
          <w:tcPr>
            <w:tcW w:w="2938" w:type="dxa"/>
            <w:vAlign w:val="center"/>
          </w:tcPr>
          <w:p w14:paraId="7636FF90" w14:textId="77777777" w:rsidR="00FB7A3C" w:rsidRDefault="00FB7A3C" w:rsidP="005B0FB1">
            <w:pPr>
              <w:pStyle w:val="ListParagraph"/>
              <w:ind w:left="0"/>
              <w:jc w:val="center"/>
              <w:rPr>
                <w:rFonts w:ascii="Cambria" w:hAnsi="Cambria" w:cs="Arial"/>
                <w:bCs/>
              </w:rPr>
            </w:pPr>
            <w:r>
              <w:rPr>
                <w:rFonts w:ascii="Cambria" w:hAnsi="Cambria" w:cs="Arial"/>
                <w:bCs/>
              </w:rPr>
              <w:t>Support Labs</w:t>
            </w:r>
          </w:p>
        </w:tc>
        <w:tc>
          <w:tcPr>
            <w:tcW w:w="4352" w:type="dxa"/>
            <w:vAlign w:val="center"/>
          </w:tcPr>
          <w:p w14:paraId="437307A3" w14:textId="6822EDCE" w:rsidR="00FB7A3C" w:rsidRDefault="00FB7A3C">
            <w:pPr>
              <w:pStyle w:val="ListParagraph"/>
              <w:ind w:left="0"/>
              <w:jc w:val="center"/>
              <w:rPr>
                <w:rFonts w:ascii="Cambria" w:hAnsi="Cambria" w:cs="Arial"/>
                <w:bCs/>
              </w:rPr>
            </w:pPr>
            <w:r>
              <w:rPr>
                <w:rFonts w:ascii="Cambria" w:hAnsi="Cambria" w:cs="Arial"/>
              </w:rPr>
              <w:t>15</w:t>
            </w:r>
            <w:r w:rsidRPr="00BA0A26">
              <w:rPr>
                <w:rFonts w:ascii="Cambria" w:hAnsi="Cambria" w:cs="Arial"/>
              </w:rPr>
              <w:t xml:space="preserve">°C to </w:t>
            </w:r>
            <w:r>
              <w:rPr>
                <w:rFonts w:ascii="Cambria" w:hAnsi="Cambria" w:cs="Arial"/>
              </w:rPr>
              <w:t>39</w:t>
            </w:r>
            <w:r w:rsidRPr="00BA0A26">
              <w:rPr>
                <w:rFonts w:ascii="Cambria" w:hAnsi="Cambria" w:cs="Arial"/>
              </w:rPr>
              <w:t>°C</w:t>
            </w:r>
            <w:r w:rsidR="003A780C">
              <w:rPr>
                <w:rFonts w:ascii="Cambria" w:hAnsi="Cambria" w:cs="Arial"/>
              </w:rPr>
              <w:t xml:space="preserve"> </w:t>
            </w:r>
            <w:r w:rsidRPr="00BA0A26">
              <w:rPr>
                <w:rFonts w:ascii="Cambria" w:hAnsi="Cambria" w:cs="Arial"/>
              </w:rPr>
              <w:t>(</w:t>
            </w:r>
            <w:r>
              <w:rPr>
                <w:rFonts w:ascii="Cambria" w:hAnsi="Cambria" w:cs="Arial"/>
              </w:rPr>
              <w:t>59</w:t>
            </w:r>
            <w:r w:rsidRPr="00BA0A26">
              <w:rPr>
                <w:rFonts w:ascii="Cambria" w:hAnsi="Cambria" w:cs="Arial"/>
              </w:rPr>
              <w:t xml:space="preserve">°F to </w:t>
            </w:r>
            <w:r>
              <w:rPr>
                <w:rFonts w:ascii="Cambria" w:hAnsi="Cambria" w:cs="Arial"/>
              </w:rPr>
              <w:t>86</w:t>
            </w:r>
            <w:r w:rsidRPr="00BA0A26">
              <w:rPr>
                <w:rFonts w:ascii="Cambria" w:hAnsi="Cambria" w:cs="Arial"/>
              </w:rPr>
              <w:t>°F)</w:t>
            </w:r>
          </w:p>
        </w:tc>
      </w:tr>
      <w:tr w:rsidR="00CC352A" w14:paraId="41BC5D6E" w14:textId="77777777" w:rsidTr="00CC352A">
        <w:tc>
          <w:tcPr>
            <w:tcW w:w="2938" w:type="dxa"/>
            <w:vAlign w:val="center"/>
          </w:tcPr>
          <w:p w14:paraId="195A6360" w14:textId="77777777" w:rsidR="00FB7A3C" w:rsidRDefault="00FB7A3C" w:rsidP="005B0FB1">
            <w:pPr>
              <w:pStyle w:val="ListParagraph"/>
              <w:ind w:left="0"/>
              <w:jc w:val="center"/>
              <w:rPr>
                <w:rFonts w:ascii="Cambria" w:hAnsi="Cambria" w:cs="Arial"/>
                <w:bCs/>
              </w:rPr>
            </w:pPr>
            <w:r>
              <w:rPr>
                <w:rFonts w:ascii="Cambria" w:hAnsi="Cambria" w:cs="Arial"/>
                <w:bCs/>
              </w:rPr>
              <w:t>Clean rooms</w:t>
            </w:r>
          </w:p>
        </w:tc>
        <w:tc>
          <w:tcPr>
            <w:tcW w:w="4352" w:type="dxa"/>
            <w:vAlign w:val="center"/>
          </w:tcPr>
          <w:p w14:paraId="79FEDEF5" w14:textId="3438E623" w:rsidR="00FB7A3C" w:rsidRDefault="00FB7A3C">
            <w:pPr>
              <w:pStyle w:val="ListParagraph"/>
              <w:ind w:left="0"/>
              <w:jc w:val="center"/>
              <w:rPr>
                <w:rFonts w:ascii="Cambria" w:hAnsi="Cambria" w:cs="Arial"/>
              </w:rPr>
            </w:pPr>
            <w:r>
              <w:rPr>
                <w:rFonts w:ascii="Cambria" w:hAnsi="Cambria" w:cs="Arial"/>
              </w:rPr>
              <w:t>7</w:t>
            </w:r>
            <w:r w:rsidRPr="00BA0A26">
              <w:rPr>
                <w:rFonts w:ascii="Cambria" w:hAnsi="Cambria" w:cs="Arial"/>
              </w:rPr>
              <w:t xml:space="preserve">°C to </w:t>
            </w:r>
            <w:r>
              <w:rPr>
                <w:rFonts w:ascii="Cambria" w:hAnsi="Cambria" w:cs="Arial"/>
              </w:rPr>
              <w:t>29.5</w:t>
            </w:r>
            <w:r w:rsidRPr="00BA0A26">
              <w:rPr>
                <w:rFonts w:ascii="Cambria" w:hAnsi="Cambria" w:cs="Arial"/>
              </w:rPr>
              <w:t>°C</w:t>
            </w:r>
            <w:r w:rsidR="003A780C">
              <w:rPr>
                <w:rFonts w:ascii="Cambria" w:hAnsi="Cambria" w:cs="Arial"/>
              </w:rPr>
              <w:t xml:space="preserve"> </w:t>
            </w:r>
            <w:r w:rsidRPr="00BA0A26">
              <w:rPr>
                <w:rFonts w:ascii="Cambria" w:hAnsi="Cambria" w:cs="Arial"/>
              </w:rPr>
              <w:t>(</w:t>
            </w:r>
            <w:r>
              <w:rPr>
                <w:rFonts w:ascii="Cambria" w:hAnsi="Cambria" w:cs="Arial"/>
              </w:rPr>
              <w:t>44.6</w:t>
            </w:r>
            <w:r w:rsidRPr="00BA0A26">
              <w:rPr>
                <w:rFonts w:ascii="Cambria" w:hAnsi="Cambria" w:cs="Arial"/>
              </w:rPr>
              <w:t xml:space="preserve">°F to </w:t>
            </w:r>
            <w:r>
              <w:rPr>
                <w:rFonts w:ascii="Cambria" w:hAnsi="Cambria" w:cs="Arial"/>
              </w:rPr>
              <w:t>85.1</w:t>
            </w:r>
            <w:r w:rsidRPr="00BA0A26">
              <w:rPr>
                <w:rFonts w:ascii="Cambria" w:hAnsi="Cambria" w:cs="Arial"/>
              </w:rPr>
              <w:t>°F)</w:t>
            </w:r>
          </w:p>
        </w:tc>
      </w:tr>
    </w:tbl>
    <w:p w14:paraId="16501E66" w14:textId="77777777" w:rsidR="0071399B" w:rsidRDefault="0071399B" w:rsidP="00173BEC">
      <w:pPr>
        <w:pStyle w:val="ListParagraph"/>
        <w:numPr>
          <w:ilvl w:val="1"/>
          <w:numId w:val="8"/>
        </w:numPr>
        <w:rPr>
          <w:rFonts w:ascii="Cambria" w:hAnsi="Cambria" w:cs="Arial"/>
          <w:bCs/>
        </w:rPr>
      </w:pPr>
      <w:r>
        <w:rPr>
          <w:rFonts w:ascii="Cambria" w:hAnsi="Cambria" w:cs="Arial"/>
          <w:bCs/>
        </w:rPr>
        <w:lastRenderedPageBreak/>
        <w:t xml:space="preserve">Material variability will not be included in the OQ as new materials (i.e., new label stock and new resin ribbons) will be added to the existing incoming inspection process with new inspection forms (IAS) created.  </w:t>
      </w:r>
    </w:p>
    <w:p w14:paraId="02D2CB48" w14:textId="66DFAF73"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30F54B22" w14:textId="77777777" w:rsidR="00A94B8C" w:rsidRPr="00310449" w:rsidRDefault="00A94B8C" w:rsidP="00A94B8C">
      <w:pPr>
        <w:pStyle w:val="ListParagraph"/>
        <w:numPr>
          <w:ilvl w:val="1"/>
          <w:numId w:val="8"/>
        </w:numPr>
        <w:rPr>
          <w:rFonts w:ascii="Cambria" w:hAnsi="Cambria" w:cs="Arial"/>
          <w:b/>
          <w:u w:val="single"/>
        </w:rPr>
      </w:pPr>
      <w:r>
        <w:rPr>
          <w:rFonts w:ascii="Cambria" w:hAnsi="Cambria" w:cs="Arial"/>
          <w:bCs/>
        </w:rPr>
        <w:t>Autoclave</w:t>
      </w:r>
      <w:r w:rsidRPr="005869DA">
        <w:rPr>
          <w:rFonts w:ascii="Cambria" w:hAnsi="Cambria" w:cs="Arial"/>
          <w:bCs/>
        </w:rPr>
        <w:t xml:space="preserve">d </w:t>
      </w:r>
      <w:r>
        <w:rPr>
          <w:rFonts w:ascii="Cambria" w:hAnsi="Cambria" w:cs="Arial"/>
          <w:bCs/>
        </w:rPr>
        <w:t>I</w:t>
      </w:r>
      <w:r w:rsidRPr="005869DA">
        <w:rPr>
          <w:rFonts w:ascii="Cambria" w:hAnsi="Cambria" w:cs="Arial"/>
          <w:bCs/>
        </w:rPr>
        <w:t xml:space="preserve">tems </w:t>
      </w:r>
      <w:r>
        <w:rPr>
          <w:rFonts w:ascii="Cambria" w:hAnsi="Cambria" w:cs="Arial"/>
          <w:bCs/>
        </w:rPr>
        <w:t>L</w:t>
      </w:r>
      <w:r w:rsidRPr="005869DA">
        <w:rPr>
          <w:rFonts w:ascii="Cambria" w:hAnsi="Cambria" w:cs="Arial"/>
          <w:bCs/>
        </w:rPr>
        <w:t xml:space="preserve">abeling </w:t>
      </w:r>
      <w:r>
        <w:rPr>
          <w:rFonts w:ascii="Cambria" w:hAnsi="Cambria" w:cs="Arial"/>
          <w:bCs/>
        </w:rPr>
        <w:t>P</w:t>
      </w:r>
      <w:r w:rsidRPr="005869DA">
        <w:rPr>
          <w:rFonts w:ascii="Cambria" w:hAnsi="Cambria" w:cs="Arial"/>
          <w:bCs/>
        </w:rPr>
        <w:t>rocess</w:t>
      </w:r>
    </w:p>
    <w:p w14:paraId="4D502294" w14:textId="3338B687" w:rsidR="00A94B8C" w:rsidRDefault="00A94B8C" w:rsidP="00A94B8C">
      <w:pPr>
        <w:pStyle w:val="ListParagraph"/>
        <w:numPr>
          <w:ilvl w:val="2"/>
          <w:numId w:val="8"/>
        </w:numPr>
        <w:rPr>
          <w:rFonts w:ascii="Cambria" w:hAnsi="Cambria" w:cs="Arial"/>
          <w:bCs/>
        </w:rPr>
      </w:pPr>
      <w:r w:rsidRPr="001906D1">
        <w:rPr>
          <w:rFonts w:ascii="Cambria" w:hAnsi="Cambria" w:cs="Arial"/>
          <w:bCs/>
        </w:rPr>
        <w:t xml:space="preserve">Recent discoveries revealed that the current label stocks used in the </w:t>
      </w:r>
      <w:r>
        <w:rPr>
          <w:rFonts w:ascii="Cambria" w:hAnsi="Cambria" w:cs="Arial"/>
          <w:bCs/>
        </w:rPr>
        <w:t>Autoclave</w:t>
      </w:r>
      <w:r w:rsidRPr="001906D1">
        <w:rPr>
          <w:rFonts w:ascii="Cambria" w:hAnsi="Cambria" w:cs="Arial"/>
          <w:bCs/>
        </w:rPr>
        <w:t xml:space="preserve">d Items Labeling Process are not suitable for the application.  A new label stock, </w:t>
      </w:r>
      <w:proofErr w:type="spellStart"/>
      <w:r w:rsidRPr="001906D1">
        <w:rPr>
          <w:rFonts w:ascii="Cambria" w:hAnsi="Cambria" w:cs="Arial"/>
          <w:bCs/>
        </w:rPr>
        <w:t>Steri-Thermo</w:t>
      </w:r>
      <w:r w:rsidR="00570A78">
        <w:rPr>
          <w:rFonts w:ascii="Cambria" w:hAnsi="Cambria" w:cs="Arial"/>
          <w:bCs/>
        </w:rPr>
        <w:t>TAG</w:t>
      </w:r>
      <w:r w:rsidRPr="001906D1">
        <w:rPr>
          <w:rFonts w:ascii="Cambria" w:hAnsi="Cambria" w:cs="Arial"/>
          <w:bCs/>
          <w:vertAlign w:val="superscript"/>
        </w:rPr>
        <w:t>TM</w:t>
      </w:r>
      <w:proofErr w:type="spellEnd"/>
      <w:r w:rsidRPr="001906D1">
        <w:rPr>
          <w:rFonts w:ascii="Cambria" w:hAnsi="Cambria" w:cs="Arial"/>
          <w:bCs/>
        </w:rPr>
        <w:t xml:space="preserve"> – AUTT, designed specifically for steam sterilization has been identified.  The labels will be thermal transfer printed using a Zebra printer</w:t>
      </w:r>
      <w:r>
        <w:rPr>
          <w:rFonts w:ascii="Cambria" w:hAnsi="Cambria" w:cs="Arial"/>
          <w:bCs/>
        </w:rPr>
        <w:t xml:space="preserve">, PRT015, </w:t>
      </w:r>
      <w:r w:rsidRPr="001906D1">
        <w:rPr>
          <w:rFonts w:ascii="Cambria" w:hAnsi="Cambria" w:cs="Arial"/>
          <w:bCs/>
        </w:rPr>
        <w:t>with a resin ribbon suitable for the printer.</w:t>
      </w:r>
    </w:p>
    <w:p w14:paraId="164B6FB2" w14:textId="582DD95B" w:rsidR="00A94B8C" w:rsidRPr="00F82540" w:rsidRDefault="00A94B8C" w:rsidP="00A94B8C">
      <w:pPr>
        <w:pStyle w:val="ListParagraph"/>
        <w:numPr>
          <w:ilvl w:val="2"/>
          <w:numId w:val="8"/>
        </w:numPr>
        <w:rPr>
          <w:rFonts w:ascii="Cambria" w:hAnsi="Cambria" w:cs="Arial"/>
          <w:bCs/>
        </w:rPr>
      </w:pPr>
      <w:r w:rsidRPr="00F82540">
        <w:rPr>
          <w:rFonts w:ascii="Cambria" w:hAnsi="Cambria" w:cs="Arial"/>
          <w:bCs/>
        </w:rPr>
        <w:t xml:space="preserve">Item description labels will be affixed to </w:t>
      </w:r>
      <w:r w:rsidRPr="00F82540">
        <w:rPr>
          <w:rFonts w:ascii="Cambria" w:hAnsi="Cambria" w:cs="Arial"/>
          <w:bCs/>
          <w:rPrChange w:id="9" w:author="Sasi Songthong" w:date="2022-06-23T12:04:00Z">
            <w:rPr>
              <w:rFonts w:ascii="Cambria" w:hAnsi="Cambria" w:cs="Arial"/>
              <w:bCs/>
              <w:i/>
              <w:iCs/>
            </w:rPr>
          </w:rPrChange>
        </w:rPr>
        <w:t xml:space="preserve">pouched or </w:t>
      </w:r>
      <w:r w:rsidR="003D5395" w:rsidRPr="00F82540">
        <w:rPr>
          <w:rFonts w:ascii="Cambria" w:hAnsi="Cambria" w:cs="Arial"/>
          <w:bCs/>
          <w:rPrChange w:id="10" w:author="Sasi Songthong" w:date="2022-06-23T12:04:00Z">
            <w:rPr>
              <w:rFonts w:ascii="Cambria" w:hAnsi="Cambria" w:cs="Arial"/>
              <w:bCs/>
              <w:i/>
              <w:iCs/>
            </w:rPr>
          </w:rPrChange>
        </w:rPr>
        <w:t>w</w:t>
      </w:r>
      <w:r w:rsidRPr="00F82540">
        <w:rPr>
          <w:rFonts w:ascii="Cambria" w:hAnsi="Cambria" w:cs="Arial"/>
          <w:bCs/>
          <w:rPrChange w:id="11" w:author="Sasi Songthong" w:date="2022-06-23T12:04:00Z">
            <w:rPr>
              <w:rFonts w:ascii="Cambria" w:hAnsi="Cambria" w:cs="Arial"/>
              <w:bCs/>
              <w:i/>
              <w:iCs/>
            </w:rPr>
          </w:rPrChange>
        </w:rPr>
        <w:t>rapped</w:t>
      </w:r>
      <w:r w:rsidRPr="00F82540">
        <w:rPr>
          <w:rFonts w:ascii="Cambria" w:hAnsi="Cambria" w:cs="Arial"/>
          <w:bCs/>
        </w:rPr>
        <w:t xml:space="preserve"> items prior to steam sterilization.  Autoclave load ID labels with corresponding sterilization load ID, initials and date of technician labeling the items will be affixed to the</w:t>
      </w:r>
      <w:del w:id="12" w:author="Alexander Waters" w:date="2022-06-23T15:43:00Z">
        <w:r w:rsidRPr="00F82540" w:rsidDel="005C4BD4">
          <w:rPr>
            <w:rFonts w:ascii="Cambria" w:hAnsi="Cambria" w:cs="Arial"/>
            <w:bCs/>
          </w:rPr>
          <w:delText xml:space="preserve"> on</w:delText>
        </w:r>
      </w:del>
      <w:r w:rsidRPr="00F82540">
        <w:rPr>
          <w:rFonts w:ascii="Cambria" w:hAnsi="Cambria" w:cs="Arial"/>
          <w:bCs/>
        </w:rPr>
        <w:t xml:space="preserve"> </w:t>
      </w:r>
      <w:r w:rsidR="00547CAE" w:rsidRPr="00F82540">
        <w:rPr>
          <w:rFonts w:ascii="Cambria" w:hAnsi="Cambria" w:cs="Arial"/>
          <w:bCs/>
        </w:rPr>
        <w:t>w</w:t>
      </w:r>
      <w:r w:rsidRPr="00F82540">
        <w:rPr>
          <w:rFonts w:ascii="Cambria" w:hAnsi="Cambria" w:cs="Arial"/>
          <w:bCs/>
        </w:rPr>
        <w:t xml:space="preserve">rapped or pouched items </w:t>
      </w:r>
      <w:r w:rsidR="003D5395" w:rsidRPr="00F82540">
        <w:rPr>
          <w:rFonts w:ascii="Cambria" w:hAnsi="Cambria" w:cs="Arial"/>
          <w:bCs/>
          <w:rPrChange w:id="13" w:author="Sasi Songthong" w:date="2022-06-23T12:04:00Z">
            <w:rPr>
              <w:rFonts w:ascii="Cambria" w:hAnsi="Cambria" w:cs="Arial"/>
              <w:bCs/>
              <w:i/>
              <w:iCs/>
            </w:rPr>
          </w:rPrChange>
        </w:rPr>
        <w:t>immediately prior to or</w:t>
      </w:r>
      <w:r w:rsidR="003D5395" w:rsidRPr="00F82540">
        <w:rPr>
          <w:rFonts w:ascii="Cambria" w:hAnsi="Cambria" w:cs="Arial"/>
          <w:bCs/>
        </w:rPr>
        <w:t xml:space="preserve"> </w:t>
      </w:r>
      <w:r w:rsidRPr="00F82540">
        <w:rPr>
          <w:rFonts w:ascii="Cambria" w:hAnsi="Cambria" w:cs="Arial"/>
          <w:bCs/>
          <w:rPrChange w:id="14" w:author="Sasi Songthong" w:date="2022-06-23T12:04:00Z">
            <w:rPr>
              <w:rFonts w:ascii="Cambria" w:hAnsi="Cambria" w:cs="Arial"/>
              <w:bCs/>
              <w:i/>
              <w:iCs/>
            </w:rPr>
          </w:rPrChange>
        </w:rPr>
        <w:t>following steam sterilization</w:t>
      </w:r>
      <w:r w:rsidR="005B0334" w:rsidRPr="00F82540">
        <w:rPr>
          <w:rFonts w:ascii="Cambria" w:hAnsi="Cambria" w:cs="Arial"/>
          <w:bCs/>
          <w:rPrChange w:id="15" w:author="Sasi Songthong" w:date="2022-06-23T12:04:00Z">
            <w:rPr>
              <w:rFonts w:ascii="Cambria" w:hAnsi="Cambria" w:cs="Arial"/>
              <w:bCs/>
              <w:i/>
              <w:iCs/>
            </w:rPr>
          </w:rPrChange>
        </w:rPr>
        <w:t xml:space="preserve"> once items are cooled enough to be handled</w:t>
      </w:r>
      <w:r w:rsidRPr="00F82540">
        <w:rPr>
          <w:rFonts w:ascii="Cambria" w:hAnsi="Cambria" w:cs="Arial"/>
          <w:bCs/>
        </w:rPr>
        <w:t>.</w:t>
      </w:r>
    </w:p>
    <w:p w14:paraId="6708B0AA" w14:textId="77777777" w:rsidR="00A94B8C" w:rsidRDefault="00A94B8C" w:rsidP="00A94B8C">
      <w:pPr>
        <w:pStyle w:val="ListParagraph"/>
        <w:numPr>
          <w:ilvl w:val="2"/>
          <w:numId w:val="8"/>
        </w:numPr>
        <w:rPr>
          <w:rFonts w:ascii="Cambria" w:hAnsi="Cambria" w:cs="Arial"/>
          <w:bCs/>
        </w:rPr>
      </w:pPr>
      <w:r>
        <w:rPr>
          <w:rFonts w:ascii="Cambria" w:hAnsi="Cambria" w:cs="Arial"/>
          <w:bCs/>
        </w:rPr>
        <w:t>New documents will be created and affected documents will be revised to reflect the updated Autoclaved items labeling process.</w:t>
      </w:r>
    </w:p>
    <w:p w14:paraId="536E6204" w14:textId="77777777" w:rsidR="00A94B8C" w:rsidRDefault="00A94B8C" w:rsidP="00A94B8C">
      <w:pPr>
        <w:pStyle w:val="ListParagraph"/>
        <w:numPr>
          <w:ilvl w:val="2"/>
          <w:numId w:val="8"/>
        </w:numPr>
        <w:rPr>
          <w:rFonts w:ascii="Cambria" w:hAnsi="Cambria" w:cs="Arial"/>
          <w:bCs/>
        </w:rPr>
      </w:pPr>
      <w:r>
        <w:rPr>
          <w:rFonts w:ascii="Cambria" w:hAnsi="Cambria" w:cs="Arial"/>
          <w:bCs/>
        </w:rPr>
        <w:t>The new/revised documents will be finalized, based on the results of the validation, released, and associated training completed as part of PCR22-021.</w:t>
      </w:r>
    </w:p>
    <w:p w14:paraId="50B6CA7C" w14:textId="06CEED7C" w:rsidR="007557FD" w:rsidRPr="001A20C1" w:rsidRDefault="007557FD" w:rsidP="007557FD">
      <w:pPr>
        <w:pStyle w:val="ListParagraph"/>
        <w:numPr>
          <w:ilvl w:val="1"/>
          <w:numId w:val="8"/>
        </w:numPr>
        <w:rPr>
          <w:rFonts w:ascii="Cambria" w:hAnsi="Cambria" w:cs="Arial"/>
          <w:b/>
          <w:u w:val="single"/>
        </w:rPr>
      </w:pPr>
      <w:r>
        <w:rPr>
          <w:rFonts w:ascii="Cambria" w:hAnsi="Cambria" w:cs="Arial"/>
          <w:bCs/>
        </w:rPr>
        <w:t>PRT015 (</w:t>
      </w:r>
      <w:r>
        <w:rPr>
          <w:rFonts w:ascii="Cambria" w:hAnsi="Cambria" w:cs="Arial"/>
        </w:rPr>
        <w:t>ZT421 Zebra Printer)</w:t>
      </w:r>
    </w:p>
    <w:p w14:paraId="0F82D383" w14:textId="6043FA95" w:rsidR="007557FD" w:rsidRPr="00310449" w:rsidRDefault="007557FD" w:rsidP="007557FD">
      <w:pPr>
        <w:pStyle w:val="ListParagraph"/>
        <w:numPr>
          <w:ilvl w:val="2"/>
          <w:numId w:val="8"/>
        </w:numPr>
        <w:rPr>
          <w:rFonts w:ascii="Cambria" w:hAnsi="Cambria" w:cs="Arial"/>
          <w:b/>
          <w:u w:val="single"/>
        </w:rPr>
      </w:pPr>
      <w:r>
        <w:rPr>
          <w:rFonts w:ascii="Cambria" w:hAnsi="Cambria" w:cs="Arial"/>
          <w:bCs/>
        </w:rPr>
        <w:t xml:space="preserve">was purchased as </w:t>
      </w:r>
      <w:r w:rsidR="008C3C19">
        <w:rPr>
          <w:rFonts w:ascii="Cambria" w:hAnsi="Cambria" w:cs="Arial"/>
          <w:bCs/>
        </w:rPr>
        <w:t xml:space="preserve">an </w:t>
      </w:r>
      <w:r>
        <w:rPr>
          <w:rFonts w:ascii="Cambria" w:hAnsi="Cambria" w:cs="Arial"/>
          <w:bCs/>
        </w:rPr>
        <w:t xml:space="preserve">off the shelf, bench top unit with a metal housing cover to protect the internal components.  </w:t>
      </w:r>
    </w:p>
    <w:p w14:paraId="28F9019D" w14:textId="62137FD1" w:rsidR="007557FD" w:rsidRDefault="007557FD" w:rsidP="007557FD">
      <w:pPr>
        <w:pStyle w:val="ListParagraph"/>
        <w:numPr>
          <w:ilvl w:val="2"/>
          <w:numId w:val="8"/>
        </w:numPr>
        <w:rPr>
          <w:rFonts w:ascii="Cambria" w:hAnsi="Cambria" w:cs="Arial"/>
          <w:bCs/>
        </w:rPr>
      </w:pPr>
      <w:r>
        <w:rPr>
          <w:rFonts w:ascii="Cambria" w:hAnsi="Cambria" w:cs="Arial"/>
          <w:bCs/>
        </w:rPr>
        <w:t>is capable of direct thermal printing and thermal transfer printing (with ribbon).</w:t>
      </w:r>
      <w:r w:rsidRPr="00F55DAD">
        <w:rPr>
          <w:rFonts w:ascii="Cambria" w:hAnsi="Cambria" w:cs="Arial"/>
        </w:rPr>
        <w:t xml:space="preserve"> </w:t>
      </w:r>
      <w:r>
        <w:rPr>
          <w:rFonts w:ascii="Cambria" w:hAnsi="Cambria" w:cs="Arial"/>
        </w:rPr>
        <w:t xml:space="preserve">  The 203-dpi version prints up to 12”/second on up to 6” wide labels.  It is equipped with a 4.3” color touch display with Serial, USB, Ethernet and Bluetooth® interface, 3” media supply hanger, an auto calibration when the printer is turned on or when print head is closed </w:t>
      </w:r>
      <w:proofErr w:type="gramStart"/>
      <w:r>
        <w:rPr>
          <w:rFonts w:ascii="Cambria" w:hAnsi="Cambria" w:cs="Arial"/>
        </w:rPr>
        <w:t xml:space="preserve">and </w:t>
      </w:r>
      <w:r w:rsidR="00516068">
        <w:rPr>
          <w:rFonts w:ascii="Cambria" w:hAnsi="Cambria" w:cs="Arial"/>
        </w:rPr>
        <w:t xml:space="preserve"> </w:t>
      </w:r>
      <w:r>
        <w:rPr>
          <w:rFonts w:ascii="Cambria" w:hAnsi="Cambria" w:cs="Arial"/>
        </w:rPr>
        <w:t>auto</w:t>
      </w:r>
      <w:proofErr w:type="gramEnd"/>
      <w:r>
        <w:rPr>
          <w:rFonts w:ascii="Cambria" w:hAnsi="Cambria" w:cs="Arial"/>
        </w:rPr>
        <w:t xml:space="preserve">-switching 100-240V power supply features.  The ZT421printer is 12.75” or 324 mm (H) x 13.25” or 336 mm (W) x 19.50” or 495mm (D) and weights 40 </w:t>
      </w:r>
      <w:proofErr w:type="spellStart"/>
      <w:r>
        <w:rPr>
          <w:rFonts w:ascii="Cambria" w:hAnsi="Cambria" w:cs="Arial"/>
        </w:rPr>
        <w:t>lb</w:t>
      </w:r>
      <w:proofErr w:type="spellEnd"/>
      <w:r>
        <w:rPr>
          <w:rFonts w:ascii="Cambria" w:hAnsi="Cambria" w:cs="Arial"/>
        </w:rPr>
        <w:t xml:space="preserve"> or 18.14 Kg.</w:t>
      </w:r>
    </w:p>
    <w:p w14:paraId="73BFA046" w14:textId="77777777" w:rsidR="007557FD" w:rsidRPr="005B0FB1" w:rsidRDefault="007557FD" w:rsidP="007557FD">
      <w:pPr>
        <w:pStyle w:val="ListParagraph"/>
        <w:numPr>
          <w:ilvl w:val="2"/>
          <w:numId w:val="8"/>
        </w:numPr>
        <w:rPr>
          <w:rFonts w:ascii="Cambria" w:hAnsi="Cambria" w:cs="Arial"/>
          <w:bCs/>
        </w:rPr>
      </w:pPr>
      <w:r>
        <w:rPr>
          <w:rFonts w:ascii="Cambria" w:hAnsi="Cambria" w:cs="Arial"/>
          <w:bCs/>
        </w:rPr>
        <w:t>does not require calibration.</w:t>
      </w:r>
    </w:p>
    <w:p w14:paraId="25E9B0E6" w14:textId="3AF988D9" w:rsidR="00A94B8C" w:rsidRPr="007169C5" w:rsidRDefault="00A94B8C" w:rsidP="00A94B8C">
      <w:pPr>
        <w:pStyle w:val="ListParagraph"/>
        <w:numPr>
          <w:ilvl w:val="1"/>
          <w:numId w:val="8"/>
        </w:numPr>
        <w:rPr>
          <w:rFonts w:ascii="Cambria" w:hAnsi="Cambria" w:cs="Arial"/>
          <w:bCs/>
        </w:rPr>
      </w:pPr>
      <w:r w:rsidRPr="00BA0A26">
        <w:rPr>
          <w:rFonts w:ascii="Cambria" w:hAnsi="Cambria" w:cs="Arial"/>
        </w:rPr>
        <w:t xml:space="preserve">Permanent </w:t>
      </w:r>
      <w:proofErr w:type="spellStart"/>
      <w:r w:rsidRPr="00BA0A26">
        <w:rPr>
          <w:rFonts w:ascii="Cambria" w:hAnsi="Cambria" w:cs="Arial"/>
        </w:rPr>
        <w:t>Steri-Thermo</w:t>
      </w:r>
      <w:r w:rsidR="00570A78">
        <w:rPr>
          <w:rFonts w:ascii="Cambria" w:hAnsi="Cambria" w:cs="Arial"/>
        </w:rPr>
        <w:t>TAG</w:t>
      </w:r>
      <w:r w:rsidRPr="00BA0A26">
        <w:rPr>
          <w:rFonts w:ascii="Cambria" w:hAnsi="Cambria" w:cs="Arial"/>
          <w:vertAlign w:val="superscript"/>
        </w:rPr>
        <w:t>TM</w:t>
      </w:r>
      <w:proofErr w:type="spellEnd"/>
      <w:r w:rsidRPr="00BA0A26">
        <w:rPr>
          <w:rFonts w:ascii="Cambria" w:hAnsi="Cambria" w:cs="Arial"/>
          <w:vertAlign w:val="superscript"/>
        </w:rPr>
        <w:t xml:space="preserve"> </w:t>
      </w:r>
      <w:r w:rsidRPr="00BA0A26">
        <w:rPr>
          <w:rFonts w:ascii="Cambria" w:hAnsi="Cambria" w:cs="Arial"/>
        </w:rPr>
        <w:t xml:space="preserve">– </w:t>
      </w:r>
      <w:r>
        <w:rPr>
          <w:rFonts w:ascii="Cambria" w:hAnsi="Cambria" w:cs="Arial"/>
        </w:rPr>
        <w:t>Autoclave</w:t>
      </w:r>
      <w:r w:rsidRPr="00BA0A26">
        <w:rPr>
          <w:rFonts w:ascii="Cambria" w:hAnsi="Cambria" w:cs="Arial"/>
        </w:rPr>
        <w:t xml:space="preserve">-Resistant Thermal-Transfer Labels are high temperature resistant permanent labels for the identification of various surfaces that undergo autoclaving and dry heat sterilization.  Temperature ranges are from -60°C to +150°C (-76°F to + 300°F).  The labels can be applied to various surfaces and withstand 20 </w:t>
      </w:r>
      <w:r>
        <w:rPr>
          <w:rFonts w:ascii="Cambria" w:hAnsi="Cambria" w:cs="Arial"/>
        </w:rPr>
        <w:t>Autoclave</w:t>
      </w:r>
      <w:r w:rsidRPr="00BA0A26">
        <w:rPr>
          <w:rFonts w:ascii="Cambria" w:hAnsi="Cambria" w:cs="Arial"/>
        </w:rPr>
        <w:t xml:space="preserve"> sterilization cycles at 121°C (250°F) and </w:t>
      </w:r>
      <w:r w:rsidRPr="00BA0A26">
        <w:rPr>
          <w:rFonts w:ascii="Cambria" w:hAnsi="Cambria" w:cs="Arial"/>
        </w:rPr>
        <w:lastRenderedPageBreak/>
        <w:t>16.5psi pressure.  The labels are waterproof, weatherproof and thermal-transfer printable and are available in various sizes and colors.</w:t>
      </w:r>
    </w:p>
    <w:p w14:paraId="11342EBD" w14:textId="77777777" w:rsidR="00A94B8C" w:rsidRPr="005B0FB1" w:rsidRDefault="00A94B8C" w:rsidP="00A94B8C">
      <w:pPr>
        <w:pStyle w:val="ListParagraph"/>
        <w:numPr>
          <w:ilvl w:val="1"/>
          <w:numId w:val="8"/>
        </w:numPr>
        <w:rPr>
          <w:rFonts w:ascii="Cambria" w:hAnsi="Cambria" w:cs="Arial"/>
          <w:bCs/>
        </w:rPr>
      </w:pPr>
      <w:r w:rsidRPr="005B0FB1">
        <w:rPr>
          <w:rFonts w:ascii="Cambria" w:hAnsi="Cambria" w:cs="Arial"/>
          <w:bCs/>
        </w:rPr>
        <w:t xml:space="preserve">Resin thermal transfer ribbons are </w:t>
      </w:r>
      <w:r w:rsidRPr="00BA0A26">
        <w:rPr>
          <w:rFonts w:ascii="Cambria" w:hAnsi="Cambria" w:cs="Arial"/>
          <w:bCs/>
        </w:rPr>
        <w:t>w</w:t>
      </w:r>
      <w:r w:rsidRPr="00BA0A26">
        <w:rPr>
          <w:rFonts w:ascii="Cambria" w:hAnsi="Cambria" w:cs="Arial"/>
        </w:rPr>
        <w:t>aterproof, grease, chemical and solvent resistant resin ribbons for use with polyester and synthetic labels.  The resin ribbons are available in various sizes.</w:t>
      </w:r>
    </w:p>
    <w:p w14:paraId="19F1D191" w14:textId="326F86EF" w:rsidR="00A94B8C" w:rsidRDefault="00A94B8C" w:rsidP="00A94B8C">
      <w:pPr>
        <w:pStyle w:val="ListParagraph"/>
        <w:numPr>
          <w:ilvl w:val="1"/>
          <w:numId w:val="8"/>
        </w:numPr>
        <w:rPr>
          <w:rFonts w:ascii="Cambria" w:hAnsi="Cambria" w:cs="Arial"/>
          <w:bCs/>
        </w:rPr>
      </w:pPr>
      <w:r>
        <w:rPr>
          <w:rFonts w:ascii="Cambria" w:hAnsi="Cambria" w:cs="Arial"/>
          <w:bCs/>
        </w:rPr>
        <w:t xml:space="preserve">The </w:t>
      </w:r>
      <w:proofErr w:type="spellStart"/>
      <w:r w:rsidRPr="005B0FB1">
        <w:rPr>
          <w:rFonts w:ascii="Cambria" w:hAnsi="Cambria" w:cs="Arial"/>
          <w:bCs/>
        </w:rPr>
        <w:t>ZebraDesigner</w:t>
      </w:r>
      <w:proofErr w:type="spellEnd"/>
      <w:r w:rsidRPr="005B0FB1">
        <w:rPr>
          <w:rFonts w:ascii="Cambria" w:hAnsi="Cambria" w:cs="Arial"/>
          <w:bCs/>
        </w:rPr>
        <w:t xml:space="preserve"> software allows users to customize and create labels in </w:t>
      </w:r>
      <w:r w:rsidR="00516068">
        <w:rPr>
          <w:rFonts w:ascii="Cambria" w:hAnsi="Cambria" w:cs="Arial"/>
          <w:bCs/>
        </w:rPr>
        <w:t xml:space="preserve">a </w:t>
      </w:r>
      <w:r w:rsidRPr="005B0FB1">
        <w:rPr>
          <w:rFonts w:ascii="Cambria" w:hAnsi="Cambria" w:cs="Arial"/>
          <w:bCs/>
        </w:rPr>
        <w:t>variety of types and sizes and print them to the Zebra printer.</w:t>
      </w:r>
    </w:p>
    <w:p w14:paraId="003D4FD2" w14:textId="08E539C5" w:rsidR="008C2A25" w:rsidRDefault="00EB49E0" w:rsidP="00A94B8C">
      <w:pPr>
        <w:pStyle w:val="ListParagraph"/>
        <w:numPr>
          <w:ilvl w:val="1"/>
          <w:numId w:val="8"/>
        </w:numPr>
        <w:rPr>
          <w:rFonts w:ascii="Cambria" w:hAnsi="Cambria" w:cs="Arial"/>
          <w:bCs/>
        </w:rPr>
      </w:pPr>
      <w:r>
        <w:rPr>
          <w:rFonts w:ascii="Cambria" w:hAnsi="Cambria" w:cs="Arial"/>
          <w:bCs/>
        </w:rPr>
        <w:t>P</w:t>
      </w:r>
      <w:r w:rsidR="00B724AE">
        <w:rPr>
          <w:rFonts w:ascii="Cambria" w:hAnsi="Cambria" w:cs="Arial"/>
          <w:bCs/>
        </w:rPr>
        <w:t xml:space="preserve">roposed </w:t>
      </w:r>
      <w:r>
        <w:rPr>
          <w:rFonts w:ascii="Cambria" w:hAnsi="Cambria" w:cs="Arial"/>
          <w:bCs/>
        </w:rPr>
        <w:t>autoclaved items labeling process steps</w:t>
      </w:r>
      <w:r w:rsidR="001910B2">
        <w:rPr>
          <w:rFonts w:ascii="Cambria" w:hAnsi="Cambria" w:cs="Arial"/>
          <w:bCs/>
        </w:rPr>
        <w:t>:</w:t>
      </w:r>
    </w:p>
    <w:p w14:paraId="6C47C102" w14:textId="3B6766F3" w:rsidR="00B724AE" w:rsidRDefault="00EB49E0" w:rsidP="00173BEC">
      <w:pPr>
        <w:pStyle w:val="ListParagraph"/>
        <w:ind w:left="630"/>
        <w:rPr>
          <w:rFonts w:ascii="Cambria" w:hAnsi="Cambria" w:cs="Arial"/>
          <w:bCs/>
        </w:rPr>
      </w:pPr>
      <w:r>
        <w:rPr>
          <w:rFonts w:ascii="Cambria" w:hAnsi="Cambria" w:cs="Arial"/>
          <w:bCs/>
          <w:noProof/>
        </w:rPr>
        <w:drawing>
          <wp:inline distT="0" distB="0" distL="0" distR="0" wp14:anchorId="4C3372C8" wp14:editId="16368018">
            <wp:extent cx="5486400" cy="3200400"/>
            <wp:effectExtent l="0" t="0" r="0" b="19050"/>
            <wp:docPr id="170" name="Diagram 1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966497A" w14:textId="26FD6A14" w:rsidR="00D930CE" w:rsidRDefault="0087442D" w:rsidP="00FA3D0F">
      <w:pPr>
        <w:pStyle w:val="ListParagraph"/>
        <w:numPr>
          <w:ilvl w:val="2"/>
          <w:numId w:val="8"/>
        </w:numPr>
        <w:rPr>
          <w:rFonts w:ascii="Cambria" w:hAnsi="Cambria" w:cs="Arial"/>
          <w:bCs/>
        </w:rPr>
      </w:pPr>
      <w:r>
        <w:rPr>
          <w:rFonts w:ascii="Cambria" w:hAnsi="Cambria" w:cs="Arial"/>
          <w:bCs/>
        </w:rPr>
        <w:t xml:space="preserve">Item Description labels and Sterilization Load ID labels are printed </w:t>
      </w:r>
      <w:r w:rsidR="00361D90">
        <w:rPr>
          <w:rFonts w:ascii="Cambria" w:hAnsi="Cambria" w:cs="Arial"/>
          <w:bCs/>
        </w:rPr>
        <w:t xml:space="preserve">using the same label stock </w:t>
      </w:r>
      <w:r w:rsidR="00665376">
        <w:rPr>
          <w:rFonts w:ascii="Cambria" w:hAnsi="Cambria" w:cs="Arial"/>
          <w:bCs/>
        </w:rPr>
        <w:t xml:space="preserve">and </w:t>
      </w:r>
      <w:r w:rsidR="00361D90">
        <w:rPr>
          <w:rFonts w:ascii="Cambria" w:hAnsi="Cambria" w:cs="Arial"/>
          <w:bCs/>
        </w:rPr>
        <w:t>using the same printing technology</w:t>
      </w:r>
      <w:r w:rsidR="00FC0E12">
        <w:rPr>
          <w:rFonts w:ascii="Cambria" w:hAnsi="Cambria" w:cs="Arial"/>
          <w:bCs/>
        </w:rPr>
        <w:t xml:space="preserve"> (</w:t>
      </w:r>
      <w:proofErr w:type="gramStart"/>
      <w:r w:rsidR="00FC0E12">
        <w:rPr>
          <w:rFonts w:ascii="Cambria" w:hAnsi="Cambria" w:cs="Arial"/>
          <w:bCs/>
        </w:rPr>
        <w:t>thermal-transfer</w:t>
      </w:r>
      <w:proofErr w:type="gramEnd"/>
      <w:r w:rsidR="00FC0E12">
        <w:rPr>
          <w:rFonts w:ascii="Cambria" w:hAnsi="Cambria" w:cs="Arial"/>
          <w:bCs/>
        </w:rPr>
        <w:t>)</w:t>
      </w:r>
      <w:r w:rsidR="00361D90">
        <w:rPr>
          <w:rFonts w:ascii="Cambria" w:hAnsi="Cambria" w:cs="Arial"/>
          <w:bCs/>
        </w:rPr>
        <w:t>.</w:t>
      </w:r>
    </w:p>
    <w:p w14:paraId="217AE082" w14:textId="6EF3B165" w:rsidR="00FA3D0F" w:rsidRDefault="00EF1128" w:rsidP="00173BEC">
      <w:pPr>
        <w:pStyle w:val="ListParagraph"/>
        <w:numPr>
          <w:ilvl w:val="2"/>
          <w:numId w:val="8"/>
        </w:numPr>
        <w:rPr>
          <w:rFonts w:ascii="Cambria" w:hAnsi="Cambria" w:cs="Arial"/>
          <w:bCs/>
        </w:rPr>
      </w:pPr>
      <w:r>
        <w:rPr>
          <w:rFonts w:ascii="Cambria" w:hAnsi="Cambria" w:cs="Arial"/>
          <w:bCs/>
        </w:rPr>
        <w:t xml:space="preserve">The OQ will include affixing </w:t>
      </w:r>
      <w:r w:rsidR="007F7828">
        <w:rPr>
          <w:rFonts w:ascii="Cambria" w:hAnsi="Cambria" w:cs="Arial"/>
          <w:bCs/>
        </w:rPr>
        <w:t xml:space="preserve">Sterilization Load ID labels </w:t>
      </w:r>
      <w:r w:rsidR="00665376">
        <w:rPr>
          <w:rFonts w:ascii="Cambria" w:hAnsi="Cambria" w:cs="Arial"/>
          <w:bCs/>
        </w:rPr>
        <w:t xml:space="preserve">to the </w:t>
      </w:r>
      <w:r w:rsidR="007F7828">
        <w:rPr>
          <w:rFonts w:ascii="Cambria" w:hAnsi="Cambria" w:cs="Arial"/>
          <w:bCs/>
        </w:rPr>
        <w:t xml:space="preserve">wrap/pouch materials prior to </w:t>
      </w:r>
      <w:r>
        <w:rPr>
          <w:rFonts w:ascii="Cambria" w:hAnsi="Cambria" w:cs="Arial"/>
          <w:bCs/>
        </w:rPr>
        <w:t>and</w:t>
      </w:r>
      <w:r w:rsidR="007F7828">
        <w:rPr>
          <w:rFonts w:ascii="Cambria" w:hAnsi="Cambria" w:cs="Arial"/>
          <w:bCs/>
        </w:rPr>
        <w:t xml:space="preserve"> </w:t>
      </w:r>
      <w:r w:rsidR="00471004">
        <w:rPr>
          <w:rFonts w:ascii="Cambria" w:hAnsi="Cambria" w:cs="Arial"/>
          <w:bCs/>
        </w:rPr>
        <w:t>following sterilization</w:t>
      </w:r>
      <w:r>
        <w:rPr>
          <w:rFonts w:ascii="Cambria" w:hAnsi="Cambria" w:cs="Arial"/>
          <w:bCs/>
        </w:rPr>
        <w:t xml:space="preserve"> to allow process flexibility</w:t>
      </w:r>
      <w:r w:rsidR="00471004">
        <w:rPr>
          <w:rFonts w:ascii="Cambria" w:hAnsi="Cambria" w:cs="Arial"/>
          <w:bCs/>
        </w:rPr>
        <w:t>.</w:t>
      </w:r>
    </w:p>
    <w:p w14:paraId="6A867019" w14:textId="6ED379F7" w:rsidR="00CC39B8" w:rsidRPr="00FB623B" w:rsidRDefault="00AB623D" w:rsidP="00173BEC">
      <w:pPr>
        <w:pStyle w:val="ListParagraph"/>
        <w:numPr>
          <w:ilvl w:val="0"/>
          <w:numId w:val="8"/>
        </w:numPr>
        <w:rPr>
          <w:rFonts w:ascii="Cambria" w:hAnsi="Cambria" w:cs="Arial"/>
          <w:b/>
          <w:u w:val="single"/>
        </w:rPr>
      </w:pPr>
      <w:r w:rsidRPr="00FB623B">
        <w:rPr>
          <w:rFonts w:ascii="Cambria" w:hAnsi="Cambria" w:cs="Arial"/>
          <w:b/>
          <w:u w:val="single"/>
        </w:rPr>
        <w:t>REFERENCES</w:t>
      </w:r>
    </w:p>
    <w:p w14:paraId="4037A307" w14:textId="77777777" w:rsidR="00507EC1" w:rsidRPr="00FB623B" w:rsidRDefault="00507EC1" w:rsidP="00173BEC">
      <w:pPr>
        <w:pStyle w:val="ListParagraph"/>
        <w:numPr>
          <w:ilvl w:val="1"/>
          <w:numId w:val="8"/>
        </w:numPr>
        <w:rPr>
          <w:rFonts w:ascii="Cambria" w:hAnsi="Cambria" w:cs="Arial"/>
        </w:rPr>
      </w:pPr>
      <w:r w:rsidRPr="00FB623B">
        <w:rPr>
          <w:rFonts w:ascii="Cambria" w:hAnsi="Cambria" w:cs="Arial"/>
        </w:rPr>
        <w:t xml:space="preserve">FDA Guidance for Industry – Process Validation: General Principles and Practices </w:t>
      </w:r>
    </w:p>
    <w:p w14:paraId="31762C38" w14:textId="77777777" w:rsidR="00507EC1" w:rsidRPr="00FB623B" w:rsidRDefault="00507EC1" w:rsidP="00173BEC">
      <w:pPr>
        <w:pStyle w:val="ListParagraph"/>
        <w:numPr>
          <w:ilvl w:val="1"/>
          <w:numId w:val="8"/>
        </w:numPr>
        <w:rPr>
          <w:rFonts w:ascii="Cambria" w:hAnsi="Cambria" w:cs="Arial"/>
        </w:rPr>
      </w:pPr>
      <w:r w:rsidRPr="00FB623B">
        <w:rPr>
          <w:rFonts w:ascii="Cambria" w:hAnsi="Cambria" w:cs="Arial"/>
        </w:rPr>
        <w:t xml:space="preserve">American Association for Tissue Banks </w:t>
      </w:r>
      <w:r w:rsidRPr="00FB623B">
        <w:rPr>
          <w:rFonts w:ascii="Cambria" w:hAnsi="Cambria" w:cs="Arial"/>
          <w:i/>
        </w:rPr>
        <w:t>Standards for Tissue Banking</w:t>
      </w:r>
    </w:p>
    <w:p w14:paraId="1D8B30AB" w14:textId="77777777" w:rsidR="00507EC1" w:rsidRPr="00FB623B" w:rsidRDefault="00507EC1" w:rsidP="00173BEC">
      <w:pPr>
        <w:pStyle w:val="ListParagraph"/>
        <w:numPr>
          <w:ilvl w:val="1"/>
          <w:numId w:val="8"/>
        </w:numPr>
        <w:rPr>
          <w:rFonts w:ascii="Cambria" w:hAnsi="Cambria" w:cs="Arial"/>
        </w:rPr>
      </w:pPr>
      <w:r w:rsidRPr="00FB623B">
        <w:rPr>
          <w:rFonts w:ascii="Cambria" w:hAnsi="Cambria" w:cs="Arial"/>
        </w:rPr>
        <w:t>Food and Drug Administration 21 CFR Part 1271</w:t>
      </w:r>
    </w:p>
    <w:p w14:paraId="7FD6DF2B" w14:textId="77777777" w:rsidR="00507EC1" w:rsidRPr="00FB623B" w:rsidRDefault="00507EC1" w:rsidP="00173BEC">
      <w:pPr>
        <w:pStyle w:val="ListParagraph"/>
        <w:numPr>
          <w:ilvl w:val="1"/>
          <w:numId w:val="8"/>
        </w:numPr>
        <w:rPr>
          <w:rFonts w:ascii="Cambria" w:hAnsi="Cambria" w:cs="Arial"/>
        </w:rPr>
      </w:pPr>
      <w:r w:rsidRPr="00FB623B">
        <w:rPr>
          <w:rFonts w:ascii="Cambria" w:hAnsi="Cambria" w:cs="Arial"/>
        </w:rPr>
        <w:t>GHTF/SG3/N99-10:2004 Quality Management Systems – Process Validation Guidance</w:t>
      </w:r>
    </w:p>
    <w:p w14:paraId="713C66A9" w14:textId="406D7D2F" w:rsidR="00507EC1" w:rsidRPr="00C8477D" w:rsidDel="00E24BF9" w:rsidRDefault="00507EC1" w:rsidP="00173BEC">
      <w:pPr>
        <w:pStyle w:val="ListParagraph"/>
        <w:numPr>
          <w:ilvl w:val="1"/>
          <w:numId w:val="8"/>
        </w:numPr>
        <w:rPr>
          <w:del w:id="16" w:author="Sasi Songthong" w:date="2022-06-23T12:04:00Z"/>
          <w:rFonts w:ascii="Cambria" w:hAnsi="Cambria" w:cs="Arial"/>
        </w:rPr>
      </w:pPr>
      <w:del w:id="17" w:author="Sasi Songthong" w:date="2022-06-23T12:04:00Z">
        <w:r w:rsidRPr="00C8477D" w:rsidDel="00E24BF9">
          <w:rPr>
            <w:rFonts w:ascii="Cambria" w:hAnsi="Cambria" w:cs="Arial"/>
          </w:rPr>
          <w:delText>Food and Drug Administration 21 CFR Part 1271</w:delText>
        </w:r>
      </w:del>
    </w:p>
    <w:p w14:paraId="353B4CEB" w14:textId="18C839B7" w:rsidR="00507EC1" w:rsidRPr="00C8477D" w:rsidDel="00E24BF9" w:rsidRDefault="00507EC1" w:rsidP="00173BEC">
      <w:pPr>
        <w:pStyle w:val="ListParagraph"/>
        <w:numPr>
          <w:ilvl w:val="1"/>
          <w:numId w:val="8"/>
        </w:numPr>
        <w:rPr>
          <w:del w:id="18" w:author="Sasi Songthong" w:date="2022-06-23T12:04:00Z"/>
          <w:rFonts w:ascii="Cambria" w:hAnsi="Cambria" w:cs="Arial"/>
        </w:rPr>
      </w:pPr>
      <w:del w:id="19" w:author="Sasi Songthong" w:date="2022-06-23T12:04:00Z">
        <w:r w:rsidRPr="00C8477D" w:rsidDel="00E24BF9">
          <w:rPr>
            <w:rFonts w:ascii="Cambria" w:hAnsi="Cambria" w:cs="Arial"/>
          </w:rPr>
          <w:delText xml:space="preserve">American Association for Tissue Banks </w:delText>
        </w:r>
        <w:r w:rsidRPr="00C8477D" w:rsidDel="00E24BF9">
          <w:rPr>
            <w:rFonts w:ascii="Cambria" w:hAnsi="Cambria" w:cs="Arial"/>
            <w:i/>
          </w:rPr>
          <w:delText>Standards for Tissue Banking</w:delText>
        </w:r>
      </w:del>
    </w:p>
    <w:p w14:paraId="3F02A006" w14:textId="3B2A125E" w:rsidR="00507EC1" w:rsidRPr="00C8477D" w:rsidDel="00E24BF9" w:rsidRDefault="00507EC1" w:rsidP="00173BEC">
      <w:pPr>
        <w:pStyle w:val="ListParagraph"/>
        <w:numPr>
          <w:ilvl w:val="1"/>
          <w:numId w:val="8"/>
        </w:numPr>
        <w:rPr>
          <w:del w:id="20" w:author="Sasi Songthong" w:date="2022-06-23T12:04:00Z"/>
          <w:rFonts w:ascii="Cambria" w:hAnsi="Cambria" w:cs="Arial"/>
        </w:rPr>
      </w:pPr>
      <w:del w:id="21" w:author="Sasi Songthong" w:date="2022-06-23T12:04:00Z">
        <w:r w:rsidRPr="00C8477D" w:rsidDel="00E24BF9">
          <w:rPr>
            <w:rFonts w:ascii="Cambria" w:hAnsi="Cambria" w:cs="Arial"/>
          </w:rPr>
          <w:delText xml:space="preserve">FDA Guidance for Industry – Process Validation: General Principles and Practices </w:delText>
        </w:r>
      </w:del>
    </w:p>
    <w:p w14:paraId="62C1D90C" w14:textId="63240376" w:rsidR="00507EC1" w:rsidRPr="00C8477D" w:rsidDel="00E24BF9" w:rsidRDefault="00507EC1" w:rsidP="00173BEC">
      <w:pPr>
        <w:pStyle w:val="ListParagraph"/>
        <w:numPr>
          <w:ilvl w:val="1"/>
          <w:numId w:val="8"/>
        </w:numPr>
        <w:rPr>
          <w:del w:id="22" w:author="Sasi Songthong" w:date="2022-06-23T12:04:00Z"/>
          <w:rFonts w:ascii="Cambria" w:hAnsi="Cambria" w:cs="Arial"/>
        </w:rPr>
      </w:pPr>
      <w:del w:id="23" w:author="Sasi Songthong" w:date="2022-06-23T12:04:00Z">
        <w:r w:rsidRPr="00C8477D" w:rsidDel="00E24BF9">
          <w:rPr>
            <w:rFonts w:ascii="Cambria" w:hAnsi="Cambria" w:cs="Arial"/>
          </w:rPr>
          <w:delText>GHTF/SG3/N99-10:2004 Quality Management Systems – Process Validation Guidance</w:delText>
        </w:r>
      </w:del>
    </w:p>
    <w:p w14:paraId="41B09D84" w14:textId="77777777" w:rsidR="00507EC1" w:rsidRDefault="00507EC1" w:rsidP="00173BEC">
      <w:pPr>
        <w:pStyle w:val="ListParagraph"/>
        <w:numPr>
          <w:ilvl w:val="1"/>
          <w:numId w:val="8"/>
        </w:numPr>
        <w:rPr>
          <w:rFonts w:ascii="Cambria" w:hAnsi="Cambria" w:cs="Arial"/>
        </w:rPr>
      </w:pPr>
      <w:r>
        <w:rPr>
          <w:rFonts w:ascii="Cambria" w:hAnsi="Cambria" w:cs="Arial"/>
        </w:rPr>
        <w:t>VAP22-004-00 Autoclaved Items Labeling and Zebra Printer (PRT015 and PRT016) Process Validation Plan</w:t>
      </w:r>
    </w:p>
    <w:p w14:paraId="2F97A9F8" w14:textId="77777777" w:rsidR="00507EC1" w:rsidRDefault="00507EC1" w:rsidP="00173BEC">
      <w:pPr>
        <w:pStyle w:val="ListParagraph"/>
        <w:numPr>
          <w:ilvl w:val="1"/>
          <w:numId w:val="8"/>
        </w:numPr>
        <w:spacing w:line="240" w:lineRule="auto"/>
        <w:rPr>
          <w:rFonts w:ascii="Cambria" w:hAnsi="Cambria" w:cs="Arial"/>
        </w:rPr>
      </w:pPr>
      <w:r>
        <w:rPr>
          <w:rFonts w:ascii="Cambria" w:hAnsi="Cambria" w:cs="Arial"/>
        </w:rPr>
        <w:lastRenderedPageBreak/>
        <w:t>QSP019-001 Process Changes</w:t>
      </w:r>
    </w:p>
    <w:p w14:paraId="686060D7" w14:textId="39CE416D" w:rsidR="00507EC1" w:rsidRDefault="00507EC1" w:rsidP="00173BEC">
      <w:pPr>
        <w:pStyle w:val="ListParagraph"/>
        <w:numPr>
          <w:ilvl w:val="1"/>
          <w:numId w:val="8"/>
        </w:numPr>
        <w:spacing w:line="240" w:lineRule="auto"/>
        <w:rPr>
          <w:rFonts w:ascii="Cambria" w:hAnsi="Cambria" w:cs="Arial"/>
        </w:rPr>
      </w:pPr>
      <w:r>
        <w:rPr>
          <w:rFonts w:ascii="Cambria" w:hAnsi="Cambria" w:cs="Arial"/>
        </w:rPr>
        <w:t>QSP035-001 Risk Management</w:t>
      </w:r>
    </w:p>
    <w:p w14:paraId="66DE750B" w14:textId="77777777" w:rsidR="00CA5FE9" w:rsidRDefault="00323AD8" w:rsidP="00173BEC">
      <w:pPr>
        <w:pStyle w:val="ListParagraph"/>
        <w:numPr>
          <w:ilvl w:val="1"/>
          <w:numId w:val="8"/>
        </w:numPr>
        <w:spacing w:line="240" w:lineRule="auto"/>
        <w:rPr>
          <w:rFonts w:ascii="Cambria" w:hAnsi="Cambria" w:cs="Arial"/>
        </w:rPr>
      </w:pPr>
      <w:r>
        <w:rPr>
          <w:rFonts w:ascii="Cambria" w:hAnsi="Cambria" w:cs="Arial"/>
        </w:rPr>
        <w:t>FRM</w:t>
      </w:r>
      <w:r w:rsidR="00CA5FE9">
        <w:rPr>
          <w:rFonts w:ascii="Cambria" w:hAnsi="Cambria" w:cs="Arial"/>
        </w:rPr>
        <w:t>011-003 Group Training Form</w:t>
      </w:r>
    </w:p>
    <w:p w14:paraId="38B0C9BD" w14:textId="7533FF85" w:rsidR="00827625" w:rsidRDefault="009B0A77" w:rsidP="00173BEC">
      <w:pPr>
        <w:pStyle w:val="ListParagraph"/>
        <w:numPr>
          <w:ilvl w:val="1"/>
          <w:numId w:val="8"/>
        </w:numPr>
        <w:spacing w:line="240" w:lineRule="auto"/>
        <w:rPr>
          <w:rFonts w:ascii="Cambria" w:hAnsi="Cambria" w:cs="Arial"/>
        </w:rPr>
      </w:pPr>
      <w:r>
        <w:rPr>
          <w:rFonts w:ascii="Cambria" w:hAnsi="Cambria" w:cs="Arial"/>
        </w:rPr>
        <w:t>FRM015-007 Instrument Sterilization Form</w:t>
      </w:r>
    </w:p>
    <w:p w14:paraId="546FF876" w14:textId="77777777" w:rsidR="00507EC1" w:rsidRDefault="00507EC1" w:rsidP="00173BEC">
      <w:pPr>
        <w:pStyle w:val="ListParagraph"/>
        <w:numPr>
          <w:ilvl w:val="1"/>
          <w:numId w:val="8"/>
        </w:numPr>
        <w:spacing w:line="240" w:lineRule="auto"/>
        <w:rPr>
          <w:rFonts w:ascii="Cambria" w:hAnsi="Cambria" w:cs="Arial"/>
        </w:rPr>
      </w:pPr>
      <w:r>
        <w:rPr>
          <w:rFonts w:ascii="Cambria" w:hAnsi="Cambria" w:cs="Arial"/>
        </w:rPr>
        <w:t>SOP013-001 Master Safety Plan</w:t>
      </w:r>
    </w:p>
    <w:p w14:paraId="669BB755" w14:textId="02E73D5F" w:rsidR="00507EC1" w:rsidDel="00271BC5" w:rsidRDefault="00507EC1" w:rsidP="00173BEC">
      <w:pPr>
        <w:pStyle w:val="ListParagraph"/>
        <w:numPr>
          <w:ilvl w:val="1"/>
          <w:numId w:val="8"/>
        </w:numPr>
        <w:spacing w:line="240" w:lineRule="auto"/>
        <w:rPr>
          <w:moveFrom w:id="24" w:author="Sasi Songthong" w:date="2022-06-23T12:05:00Z"/>
          <w:rFonts w:ascii="Cambria" w:hAnsi="Cambria" w:cs="Arial"/>
        </w:rPr>
      </w:pPr>
      <w:moveFromRangeStart w:id="25" w:author="Sasi Songthong" w:date="2022-06-23T12:05:00Z" w:name="move106878331"/>
      <w:moveFrom w:id="26" w:author="Sasi Songthong" w:date="2022-06-23T12:05:00Z">
        <w:r w:rsidDel="00271BC5">
          <w:rPr>
            <w:rFonts w:ascii="Cambria" w:hAnsi="Cambria" w:cs="Arial"/>
          </w:rPr>
          <w:t>SOP012-001 Master Validation Plan</w:t>
        </w:r>
      </w:moveFrom>
    </w:p>
    <w:moveFromRangeEnd w:id="25"/>
    <w:p w14:paraId="362D09C7" w14:textId="7C5A43BC" w:rsidR="004151FB" w:rsidRDefault="004151FB" w:rsidP="00173BEC">
      <w:pPr>
        <w:pStyle w:val="ListParagraph"/>
        <w:numPr>
          <w:ilvl w:val="1"/>
          <w:numId w:val="8"/>
        </w:numPr>
        <w:spacing w:line="240" w:lineRule="auto"/>
        <w:rPr>
          <w:rFonts w:ascii="Cambria" w:hAnsi="Cambria" w:cs="Arial"/>
        </w:rPr>
      </w:pPr>
      <w:r>
        <w:rPr>
          <w:rFonts w:ascii="Cambria" w:hAnsi="Cambria" w:cs="Arial"/>
        </w:rPr>
        <w:t>SOP012-002 Definitions</w:t>
      </w:r>
      <w:ins w:id="27" w:author="Sasi Songthong" w:date="2022-06-23T12:06:00Z">
        <w:r w:rsidR="001110B7">
          <w:rPr>
            <w:rFonts w:ascii="Cambria" w:hAnsi="Cambria" w:cs="Arial"/>
          </w:rPr>
          <w:t>,</w:t>
        </w:r>
      </w:ins>
      <w:r>
        <w:rPr>
          <w:rFonts w:ascii="Cambria" w:hAnsi="Cambria" w:cs="Arial"/>
        </w:rPr>
        <w:t xml:space="preserve"> </w:t>
      </w:r>
      <w:r w:rsidR="00AB1A13">
        <w:rPr>
          <w:rFonts w:ascii="Cambria" w:hAnsi="Cambria" w:cs="Arial"/>
        </w:rPr>
        <w:t>A</w:t>
      </w:r>
      <w:ins w:id="28" w:author="Sasi Songthong" w:date="2022-06-23T12:06:00Z">
        <w:r w:rsidR="001110B7">
          <w:rPr>
            <w:rFonts w:ascii="Cambria" w:hAnsi="Cambria" w:cs="Arial"/>
          </w:rPr>
          <w:t>bb</w:t>
        </w:r>
      </w:ins>
      <w:del w:id="29" w:author="Sasi Songthong" w:date="2022-06-23T12:06:00Z">
        <w:r w:rsidDel="001110B7">
          <w:rPr>
            <w:rFonts w:ascii="Cambria" w:hAnsi="Cambria" w:cs="Arial"/>
          </w:rPr>
          <w:delText>r</w:delText>
        </w:r>
      </w:del>
      <w:r>
        <w:rPr>
          <w:rFonts w:ascii="Cambria" w:hAnsi="Cambria" w:cs="Arial"/>
        </w:rPr>
        <w:t xml:space="preserve">reviations, and Acronyms Used by </w:t>
      </w:r>
      <w:proofErr w:type="spellStart"/>
      <w:r w:rsidR="00577982">
        <w:rPr>
          <w:rFonts w:ascii="Cambria" w:hAnsi="Cambria" w:cs="Arial"/>
        </w:rPr>
        <w:t>StimLabs</w:t>
      </w:r>
      <w:proofErr w:type="spellEnd"/>
    </w:p>
    <w:p w14:paraId="7ED52A5E" w14:textId="77777777" w:rsidR="00507EC1" w:rsidRDefault="00507EC1" w:rsidP="00173BEC">
      <w:pPr>
        <w:pStyle w:val="ListParagraph"/>
        <w:numPr>
          <w:ilvl w:val="1"/>
          <w:numId w:val="8"/>
        </w:numPr>
        <w:spacing w:line="240" w:lineRule="auto"/>
        <w:rPr>
          <w:rFonts w:ascii="Cambria" w:hAnsi="Cambria" w:cs="Arial"/>
        </w:rPr>
      </w:pPr>
      <w:r>
        <w:rPr>
          <w:rFonts w:ascii="Cambria" w:hAnsi="Cambria" w:cs="Arial"/>
        </w:rPr>
        <w:t>SOP015-003 Operation of Steris Lab Sterilizer</w:t>
      </w:r>
    </w:p>
    <w:p w14:paraId="52C746F7" w14:textId="7C2A1490" w:rsidR="00507EC1" w:rsidRDefault="00507EC1" w:rsidP="00173BEC">
      <w:pPr>
        <w:pStyle w:val="ListParagraph"/>
        <w:numPr>
          <w:ilvl w:val="1"/>
          <w:numId w:val="8"/>
        </w:numPr>
        <w:spacing w:line="240" w:lineRule="auto"/>
        <w:rPr>
          <w:ins w:id="30" w:author="Sasi Songthong" w:date="2022-06-23T12:05:00Z"/>
          <w:rFonts w:ascii="Cambria" w:hAnsi="Cambria" w:cs="Arial"/>
        </w:rPr>
      </w:pPr>
      <w:r>
        <w:rPr>
          <w:rFonts w:ascii="Cambria" w:hAnsi="Cambria" w:cs="Arial"/>
        </w:rPr>
        <w:t>SOP015-008 Review and Handling of Chart Recorder Data</w:t>
      </w:r>
    </w:p>
    <w:p w14:paraId="12DDA3FA" w14:textId="26DE0FE4" w:rsidR="00271BC5" w:rsidDel="00271BC5" w:rsidRDefault="00271BC5" w:rsidP="00271BC5">
      <w:pPr>
        <w:pStyle w:val="ListParagraph"/>
        <w:numPr>
          <w:ilvl w:val="1"/>
          <w:numId w:val="8"/>
        </w:numPr>
        <w:spacing w:line="240" w:lineRule="auto"/>
        <w:rPr>
          <w:del w:id="31" w:author="Sasi Songthong" w:date="2022-06-23T12:05:00Z"/>
          <w:moveTo w:id="32" w:author="Sasi Songthong" w:date="2022-06-23T12:05:00Z"/>
          <w:rFonts w:ascii="Cambria" w:hAnsi="Cambria" w:cs="Arial"/>
        </w:rPr>
      </w:pPr>
      <w:moveToRangeStart w:id="33" w:author="Sasi Songthong" w:date="2022-06-23T12:05:00Z" w:name="move106878331"/>
      <w:moveTo w:id="34" w:author="Sasi Songthong" w:date="2022-06-23T12:05:00Z">
        <w:r>
          <w:rPr>
            <w:rFonts w:ascii="Cambria" w:hAnsi="Cambria" w:cs="Arial"/>
          </w:rPr>
          <w:t>SOP0</w:t>
        </w:r>
        <w:del w:id="35" w:author="Sasi Songthong" w:date="2022-06-23T12:05:00Z">
          <w:r w:rsidDel="00271BC5">
            <w:rPr>
              <w:rFonts w:ascii="Cambria" w:hAnsi="Cambria" w:cs="Arial"/>
            </w:rPr>
            <w:delText>1</w:delText>
          </w:r>
        </w:del>
      </w:moveTo>
      <w:ins w:id="36" w:author="Sasi Songthong" w:date="2022-06-23T12:05:00Z">
        <w:r>
          <w:rPr>
            <w:rFonts w:ascii="Cambria" w:hAnsi="Cambria" w:cs="Arial"/>
          </w:rPr>
          <w:t>20</w:t>
        </w:r>
      </w:ins>
      <w:moveTo w:id="37" w:author="Sasi Songthong" w:date="2022-06-23T12:05:00Z">
        <w:del w:id="38" w:author="Sasi Songthong" w:date="2022-06-23T12:05:00Z">
          <w:r w:rsidDel="00271BC5">
            <w:rPr>
              <w:rFonts w:ascii="Cambria" w:hAnsi="Cambria" w:cs="Arial"/>
            </w:rPr>
            <w:delText>2</w:delText>
          </w:r>
        </w:del>
        <w:r>
          <w:rPr>
            <w:rFonts w:ascii="Cambria" w:hAnsi="Cambria" w:cs="Arial"/>
          </w:rPr>
          <w:t>-001 Master Validation Plan</w:t>
        </w:r>
      </w:moveTo>
    </w:p>
    <w:moveToRangeEnd w:id="33"/>
    <w:p w14:paraId="7563DB36" w14:textId="77777777" w:rsidR="00271BC5" w:rsidRPr="00271BC5" w:rsidRDefault="00271BC5">
      <w:pPr>
        <w:pStyle w:val="ListParagraph"/>
        <w:numPr>
          <w:ilvl w:val="1"/>
          <w:numId w:val="8"/>
        </w:numPr>
        <w:spacing w:line="240" w:lineRule="auto"/>
        <w:rPr>
          <w:rFonts w:ascii="Cambria" w:hAnsi="Cambria" w:cs="Arial"/>
          <w:rPrChange w:id="39" w:author="Sasi Songthong" w:date="2022-06-23T12:05:00Z">
            <w:rPr/>
          </w:rPrChange>
        </w:rPr>
      </w:pPr>
    </w:p>
    <w:p w14:paraId="66F9CDC7" w14:textId="77777777" w:rsidR="00166F4D" w:rsidRDefault="00FB6642" w:rsidP="00173BEC">
      <w:pPr>
        <w:pStyle w:val="ListParagraph"/>
        <w:numPr>
          <w:ilvl w:val="1"/>
          <w:numId w:val="8"/>
        </w:numPr>
        <w:spacing w:line="240" w:lineRule="auto"/>
        <w:rPr>
          <w:rFonts w:ascii="Cambria" w:hAnsi="Cambria" w:cs="Arial"/>
        </w:rPr>
      </w:pPr>
      <w:r>
        <w:rPr>
          <w:rFonts w:ascii="Cambria" w:hAnsi="Cambria" w:cs="Arial"/>
        </w:rPr>
        <w:t xml:space="preserve">WI014-002 </w:t>
      </w:r>
      <w:r w:rsidR="00166F4D">
        <w:rPr>
          <w:rFonts w:ascii="Cambria" w:hAnsi="Cambria" w:cs="Arial"/>
        </w:rPr>
        <w:t>Preparation and schedule of Disinfectants</w:t>
      </w:r>
    </w:p>
    <w:p w14:paraId="41FA6472" w14:textId="4E8C3BAC" w:rsidR="00507EC1" w:rsidRDefault="00507EC1" w:rsidP="00173BEC">
      <w:pPr>
        <w:pStyle w:val="ListParagraph"/>
        <w:numPr>
          <w:ilvl w:val="1"/>
          <w:numId w:val="8"/>
        </w:numPr>
        <w:spacing w:line="240" w:lineRule="auto"/>
        <w:rPr>
          <w:rFonts w:ascii="Cambria" w:hAnsi="Cambria" w:cs="Arial"/>
        </w:rPr>
      </w:pPr>
      <w:r>
        <w:rPr>
          <w:rFonts w:ascii="Cambria" w:hAnsi="Cambria" w:cs="Arial"/>
        </w:rPr>
        <w:t>WI015-003 Decontaminati</w:t>
      </w:r>
      <w:r w:rsidR="00AB1A13">
        <w:rPr>
          <w:rFonts w:ascii="Cambria" w:hAnsi="Cambria" w:cs="Arial"/>
        </w:rPr>
        <w:t>o</w:t>
      </w:r>
      <w:r>
        <w:rPr>
          <w:rFonts w:ascii="Cambria" w:hAnsi="Cambria" w:cs="Arial"/>
        </w:rPr>
        <w:t xml:space="preserve">n and Sterilization of </w:t>
      </w:r>
      <w:r w:rsidR="00AB1A13">
        <w:rPr>
          <w:rFonts w:ascii="Cambria" w:hAnsi="Cambria" w:cs="Arial"/>
        </w:rPr>
        <w:t>Instruments</w:t>
      </w:r>
    </w:p>
    <w:p w14:paraId="3DEC46C6" w14:textId="77777777" w:rsidR="00507EC1" w:rsidRDefault="00507EC1" w:rsidP="00173BEC">
      <w:pPr>
        <w:pStyle w:val="ListParagraph"/>
        <w:numPr>
          <w:ilvl w:val="1"/>
          <w:numId w:val="8"/>
        </w:numPr>
        <w:spacing w:line="240" w:lineRule="auto"/>
        <w:rPr>
          <w:rFonts w:ascii="Cambria" w:hAnsi="Cambria" w:cs="Arial"/>
        </w:rPr>
      </w:pPr>
      <w:r>
        <w:rPr>
          <w:rFonts w:ascii="Cambria" w:hAnsi="Cambria" w:cs="Arial"/>
        </w:rPr>
        <w:t>WI015-004 Instrument Preparation for Sterilization</w:t>
      </w:r>
    </w:p>
    <w:p w14:paraId="2C640035" w14:textId="77777777" w:rsidR="00507EC1" w:rsidRDefault="00507EC1" w:rsidP="00173BEC">
      <w:pPr>
        <w:pStyle w:val="ListParagraph"/>
        <w:numPr>
          <w:ilvl w:val="1"/>
          <w:numId w:val="8"/>
        </w:numPr>
        <w:spacing w:line="240" w:lineRule="auto"/>
        <w:rPr>
          <w:rFonts w:ascii="Cambria" w:hAnsi="Cambria" w:cs="Arial"/>
        </w:rPr>
      </w:pPr>
      <w:r>
        <w:rPr>
          <w:rFonts w:ascii="Cambria" w:hAnsi="Cambria" w:cs="Arial"/>
        </w:rPr>
        <w:t>WI015-017 Operation of the Zebra Printer</w:t>
      </w:r>
    </w:p>
    <w:p w14:paraId="1368C8C6" w14:textId="366DC035" w:rsidR="00507EC1" w:rsidRDefault="00507EC1" w:rsidP="00173BEC">
      <w:pPr>
        <w:pStyle w:val="ListParagraph"/>
        <w:numPr>
          <w:ilvl w:val="1"/>
          <w:numId w:val="8"/>
        </w:numPr>
        <w:rPr>
          <w:rFonts w:ascii="Cambria" w:hAnsi="Cambria" w:cs="Arial"/>
        </w:rPr>
      </w:pPr>
      <w:proofErr w:type="spellStart"/>
      <w:r>
        <w:rPr>
          <w:rFonts w:ascii="Cambria" w:hAnsi="Cambria" w:cs="Arial"/>
        </w:rPr>
        <w:t>Steri-Thermo</w:t>
      </w:r>
      <w:r w:rsidR="00570A78">
        <w:rPr>
          <w:rFonts w:ascii="Cambria" w:hAnsi="Cambria" w:cs="Arial"/>
        </w:rPr>
        <w:t>TAG</w:t>
      </w:r>
      <w:r w:rsidRPr="00894548">
        <w:rPr>
          <w:rFonts w:ascii="Cambria" w:hAnsi="Cambria" w:cs="Arial"/>
          <w:vertAlign w:val="superscript"/>
        </w:rPr>
        <w:t>TM</w:t>
      </w:r>
      <w:proofErr w:type="spellEnd"/>
      <w:r>
        <w:rPr>
          <w:rFonts w:ascii="Cambria" w:hAnsi="Cambria" w:cs="Arial"/>
        </w:rPr>
        <w:t xml:space="preserve"> Label </w:t>
      </w:r>
      <w:r w:rsidRPr="00712798">
        <w:rPr>
          <w:rFonts w:ascii="Cambria" w:hAnsi="Cambria" w:cs="Arial"/>
        </w:rPr>
        <w:t>Product Data Sheet</w:t>
      </w:r>
    </w:p>
    <w:p w14:paraId="35EB0D67" w14:textId="0AF0E64A" w:rsidR="00507EC1" w:rsidRDefault="00507EC1" w:rsidP="00173BEC">
      <w:pPr>
        <w:pStyle w:val="ListParagraph"/>
        <w:numPr>
          <w:ilvl w:val="1"/>
          <w:numId w:val="8"/>
        </w:numPr>
        <w:rPr>
          <w:rFonts w:ascii="Cambria" w:hAnsi="Cambria" w:cs="Arial"/>
        </w:rPr>
      </w:pPr>
      <w:proofErr w:type="spellStart"/>
      <w:r>
        <w:rPr>
          <w:rFonts w:ascii="Cambria" w:hAnsi="Cambria" w:cs="Arial"/>
        </w:rPr>
        <w:t>Steri-Thermo</w:t>
      </w:r>
      <w:r w:rsidR="00570A78">
        <w:rPr>
          <w:rFonts w:ascii="Cambria" w:hAnsi="Cambria" w:cs="Arial"/>
        </w:rPr>
        <w:t>TAG</w:t>
      </w:r>
      <w:r w:rsidRPr="00B21FD2">
        <w:rPr>
          <w:rFonts w:ascii="Cambria" w:hAnsi="Cambria" w:cs="Arial"/>
          <w:vertAlign w:val="superscript"/>
        </w:rPr>
        <w:t>TM</w:t>
      </w:r>
      <w:proofErr w:type="spellEnd"/>
      <w:r>
        <w:rPr>
          <w:rFonts w:ascii="Cambria" w:hAnsi="Cambria" w:cs="Arial"/>
        </w:rPr>
        <w:t xml:space="preserve"> Label </w:t>
      </w:r>
      <w:r w:rsidRPr="00894548">
        <w:rPr>
          <w:rFonts w:ascii="Cambria" w:hAnsi="Cambria" w:cs="Arial"/>
        </w:rPr>
        <w:t>Product Catalog</w:t>
      </w:r>
      <w:r>
        <w:rPr>
          <w:rFonts w:ascii="Cambria" w:hAnsi="Cambria" w:cs="Arial"/>
        </w:rPr>
        <w:t xml:space="preserve"> </w:t>
      </w:r>
    </w:p>
    <w:p w14:paraId="156DE81C" w14:textId="101D3F48" w:rsidR="00507EC1" w:rsidRDefault="00507EC1" w:rsidP="00173BEC">
      <w:pPr>
        <w:pStyle w:val="ListParagraph"/>
        <w:numPr>
          <w:ilvl w:val="1"/>
          <w:numId w:val="8"/>
        </w:numPr>
        <w:rPr>
          <w:rFonts w:ascii="Cambria" w:hAnsi="Cambria" w:cs="Arial"/>
        </w:rPr>
      </w:pPr>
      <w:r w:rsidRPr="00B21FD2">
        <w:rPr>
          <w:rFonts w:ascii="Cambria" w:hAnsi="Cambria" w:cs="Arial"/>
        </w:rPr>
        <w:t>ULINE Product Catalog</w:t>
      </w:r>
      <w:r>
        <w:rPr>
          <w:rFonts w:ascii="Cambria" w:hAnsi="Cambria" w:cs="Arial"/>
        </w:rPr>
        <w:t xml:space="preserve"> </w:t>
      </w:r>
    </w:p>
    <w:p w14:paraId="5C420C81" w14:textId="0844079C" w:rsidR="008E175E" w:rsidRDefault="008E175E" w:rsidP="00173BEC">
      <w:pPr>
        <w:pStyle w:val="ListParagraph"/>
        <w:numPr>
          <w:ilvl w:val="1"/>
          <w:numId w:val="8"/>
        </w:numPr>
        <w:rPr>
          <w:rFonts w:ascii="Cambria" w:hAnsi="Cambria" w:cs="Arial"/>
        </w:rPr>
      </w:pPr>
      <w:r>
        <w:rPr>
          <w:rFonts w:ascii="Cambria" w:hAnsi="Cambria" w:cs="Arial"/>
        </w:rPr>
        <w:t>VAR18-</w:t>
      </w:r>
      <w:r w:rsidR="00533E7D">
        <w:rPr>
          <w:rFonts w:ascii="Cambria" w:hAnsi="Cambria" w:cs="Arial"/>
        </w:rPr>
        <w:t>001-02 Zebra Printer</w:t>
      </w:r>
      <w:r w:rsidR="00163B50">
        <w:rPr>
          <w:rFonts w:ascii="Cambria" w:hAnsi="Cambria" w:cs="Arial"/>
        </w:rPr>
        <w:t xml:space="preserve"> PRT001</w:t>
      </w:r>
      <w:r w:rsidR="00533E7D">
        <w:rPr>
          <w:rFonts w:ascii="Cambria" w:hAnsi="Cambria" w:cs="Arial"/>
        </w:rPr>
        <w:t xml:space="preserve"> IQ report</w:t>
      </w:r>
    </w:p>
    <w:p w14:paraId="346E3CC9" w14:textId="77777777" w:rsidR="00507EC1" w:rsidRDefault="00507EC1" w:rsidP="00173BEC">
      <w:pPr>
        <w:pStyle w:val="ListParagraph"/>
        <w:numPr>
          <w:ilvl w:val="1"/>
          <w:numId w:val="8"/>
        </w:numPr>
        <w:rPr>
          <w:rFonts w:ascii="Cambria" w:hAnsi="Cambria" w:cs="Arial"/>
        </w:rPr>
      </w:pPr>
      <w:r w:rsidRPr="0004423F">
        <w:rPr>
          <w:rFonts w:ascii="Cambria" w:hAnsi="Cambria" w:cs="Arial"/>
        </w:rPr>
        <w:t>Z</w:t>
      </w:r>
      <w:r>
        <w:rPr>
          <w:rFonts w:ascii="Cambria" w:hAnsi="Cambria" w:cs="Arial"/>
        </w:rPr>
        <w:t>T</w:t>
      </w:r>
      <w:r w:rsidRPr="0004423F">
        <w:rPr>
          <w:rFonts w:ascii="Cambria" w:hAnsi="Cambria" w:cs="Arial"/>
        </w:rPr>
        <w:t>411/ZT421 Industrial Printer User Guide</w:t>
      </w:r>
    </w:p>
    <w:p w14:paraId="041EB0DB" w14:textId="77777777" w:rsidR="00507EC1" w:rsidRPr="00894548" w:rsidRDefault="00507EC1" w:rsidP="00173BEC">
      <w:pPr>
        <w:pStyle w:val="ListParagraph"/>
        <w:numPr>
          <w:ilvl w:val="1"/>
          <w:numId w:val="8"/>
        </w:numPr>
        <w:spacing w:after="0" w:line="240" w:lineRule="auto"/>
        <w:rPr>
          <w:rFonts w:ascii="Cambria" w:hAnsi="Cambria" w:cs="Arial"/>
        </w:rPr>
      </w:pPr>
      <w:r w:rsidRPr="00894548">
        <w:rPr>
          <w:rFonts w:ascii="Cambria" w:hAnsi="Cambria" w:cs="Arial"/>
        </w:rPr>
        <w:t>ZT421 Technical Specifications</w:t>
      </w:r>
    </w:p>
    <w:p w14:paraId="28738020" w14:textId="77777777" w:rsidR="00507EC1" w:rsidRPr="00B21FD2" w:rsidRDefault="00507EC1" w:rsidP="00507EC1">
      <w:pPr>
        <w:pStyle w:val="ListParagraph"/>
        <w:spacing w:after="0" w:line="240" w:lineRule="auto"/>
        <w:ind w:left="346"/>
        <w:rPr>
          <w:rFonts w:ascii="Cambria" w:hAnsi="Cambria" w:cs="Arial"/>
          <w:sz w:val="20"/>
          <w:szCs w:val="20"/>
        </w:rPr>
      </w:pPr>
    </w:p>
    <w:p w14:paraId="720718CC" w14:textId="77777777" w:rsidR="00507EC1" w:rsidRPr="00894548" w:rsidRDefault="00507EC1" w:rsidP="00173BEC">
      <w:pPr>
        <w:pStyle w:val="ListParagraph"/>
        <w:numPr>
          <w:ilvl w:val="1"/>
          <w:numId w:val="8"/>
        </w:numPr>
        <w:spacing w:after="0" w:line="240" w:lineRule="auto"/>
        <w:rPr>
          <w:rFonts w:ascii="Cambria" w:hAnsi="Cambria" w:cs="Arial"/>
        </w:rPr>
      </w:pPr>
      <w:r w:rsidRPr="00894548">
        <w:rPr>
          <w:rFonts w:ascii="Cambria" w:hAnsi="Cambria" w:cs="Arial"/>
        </w:rPr>
        <w:t>Zebra ZT411/421 Regulatory Guide</w:t>
      </w:r>
    </w:p>
    <w:p w14:paraId="154F4DC3" w14:textId="77777777" w:rsidR="00507EC1" w:rsidRPr="005B0FB1" w:rsidRDefault="00507EC1" w:rsidP="00507EC1">
      <w:pPr>
        <w:pStyle w:val="ListParagraph"/>
        <w:spacing w:after="0" w:line="240" w:lineRule="auto"/>
        <w:ind w:left="346"/>
        <w:rPr>
          <w:rFonts w:ascii="Cambria" w:hAnsi="Cambria" w:cs="Arial"/>
          <w:sz w:val="18"/>
          <w:szCs w:val="18"/>
        </w:rPr>
      </w:pPr>
    </w:p>
    <w:p w14:paraId="1E66EADD" w14:textId="77777777" w:rsidR="00507EC1" w:rsidRDefault="00507EC1" w:rsidP="00173BEC">
      <w:pPr>
        <w:pStyle w:val="ListParagraph"/>
        <w:numPr>
          <w:ilvl w:val="1"/>
          <w:numId w:val="8"/>
        </w:numPr>
        <w:rPr>
          <w:rFonts w:ascii="Cambria" w:hAnsi="Cambria" w:cs="Arial"/>
        </w:rPr>
      </w:pPr>
      <w:r w:rsidRPr="00B21FD2">
        <w:rPr>
          <w:rFonts w:ascii="Cambria" w:hAnsi="Cambria" w:cs="Arial"/>
        </w:rPr>
        <w:t>ZT411, ZT421 Set up Guide</w:t>
      </w:r>
    </w:p>
    <w:p w14:paraId="6D4CDC86" w14:textId="77777777" w:rsidR="00507EC1" w:rsidRDefault="00507EC1" w:rsidP="00173BEC">
      <w:pPr>
        <w:pStyle w:val="ListParagraph"/>
        <w:numPr>
          <w:ilvl w:val="1"/>
          <w:numId w:val="8"/>
        </w:numPr>
        <w:rPr>
          <w:rFonts w:ascii="Cambria" w:hAnsi="Cambria" w:cs="Arial"/>
        </w:rPr>
      </w:pPr>
      <w:r w:rsidRPr="00B21FD2">
        <w:rPr>
          <w:rFonts w:ascii="Cambria" w:hAnsi="Cambria" w:cs="Arial"/>
        </w:rPr>
        <w:t>ZT600 Series User Guide</w:t>
      </w:r>
    </w:p>
    <w:p w14:paraId="38B50262" w14:textId="77777777" w:rsidR="00507EC1" w:rsidRDefault="00507EC1" w:rsidP="00173BEC">
      <w:pPr>
        <w:pStyle w:val="ListParagraph"/>
        <w:numPr>
          <w:ilvl w:val="1"/>
          <w:numId w:val="8"/>
        </w:numPr>
        <w:rPr>
          <w:rFonts w:ascii="Cambria" w:hAnsi="Cambria" w:cs="Arial"/>
        </w:rPr>
      </w:pPr>
      <w:r w:rsidRPr="00894548">
        <w:rPr>
          <w:rFonts w:ascii="Cambria" w:hAnsi="Cambria" w:cs="Arial"/>
        </w:rPr>
        <w:t>ZT600 Series Technical Specifications</w:t>
      </w:r>
    </w:p>
    <w:p w14:paraId="13292D44" w14:textId="77777777" w:rsidR="00507EC1" w:rsidRDefault="00507EC1" w:rsidP="00173BEC">
      <w:pPr>
        <w:pStyle w:val="ListParagraph"/>
        <w:numPr>
          <w:ilvl w:val="1"/>
          <w:numId w:val="8"/>
        </w:numPr>
        <w:rPr>
          <w:rFonts w:ascii="Cambria" w:hAnsi="Cambria" w:cs="Arial"/>
        </w:rPr>
      </w:pPr>
      <w:r w:rsidRPr="00894548">
        <w:rPr>
          <w:rFonts w:ascii="Cambria" w:hAnsi="Cambria" w:cs="Arial"/>
        </w:rPr>
        <w:t>ZT600 Series Product Spec Sheet</w:t>
      </w:r>
    </w:p>
    <w:p w14:paraId="2DBA3E01" w14:textId="194F5444" w:rsidR="00507EC1" w:rsidRPr="005B0FB1" w:rsidRDefault="00507EC1" w:rsidP="00173BEC">
      <w:pPr>
        <w:pStyle w:val="ListParagraph"/>
        <w:numPr>
          <w:ilvl w:val="1"/>
          <w:numId w:val="8"/>
        </w:numPr>
        <w:rPr>
          <w:rFonts w:ascii="Cambria" w:hAnsi="Cambria" w:cs="Arial"/>
        </w:rPr>
      </w:pPr>
      <w:r>
        <w:rPr>
          <w:rFonts w:ascii="Cambria" w:hAnsi="Cambria" w:cs="Arial"/>
        </w:rPr>
        <w:t>PCR22-021</w:t>
      </w:r>
      <w:ins w:id="40" w:author="Sasi Songthong" w:date="2022-06-23T12:05:00Z">
        <w:r w:rsidR="005C356E">
          <w:rPr>
            <w:rFonts w:ascii="Cambria" w:hAnsi="Cambria" w:cs="Arial"/>
          </w:rPr>
          <w:t xml:space="preserve"> Autoclaved Ite</w:t>
        </w:r>
      </w:ins>
      <w:ins w:id="41" w:author="Sasi Songthong" w:date="2022-06-23T12:06:00Z">
        <w:r w:rsidR="005C356E">
          <w:rPr>
            <w:rFonts w:ascii="Cambria" w:hAnsi="Cambria" w:cs="Arial"/>
          </w:rPr>
          <w:t>ms Labeling Process</w:t>
        </w:r>
      </w:ins>
    </w:p>
    <w:p w14:paraId="42875F7A" w14:textId="083AE160" w:rsidR="00CC39B8" w:rsidRPr="00977D5F" w:rsidRDefault="00AB623D" w:rsidP="00173BEC">
      <w:pPr>
        <w:pStyle w:val="ListParagraph"/>
        <w:numPr>
          <w:ilvl w:val="0"/>
          <w:numId w:val="8"/>
        </w:numPr>
        <w:rPr>
          <w:rFonts w:ascii="Cambria" w:hAnsi="Cambria" w:cs="Arial"/>
          <w:b/>
          <w:u w:val="single"/>
        </w:rPr>
      </w:pPr>
      <w:r w:rsidRPr="00977D5F">
        <w:rPr>
          <w:rFonts w:ascii="Cambria" w:hAnsi="Cambria" w:cs="Arial"/>
          <w:b/>
          <w:u w:val="single"/>
        </w:rPr>
        <w:t>DEFINITIONS</w:t>
      </w:r>
    </w:p>
    <w:p w14:paraId="75B739A3" w14:textId="77777777" w:rsidR="0079581D" w:rsidRPr="00A85EAC" w:rsidRDefault="0079581D" w:rsidP="00173BEC">
      <w:pPr>
        <w:pStyle w:val="ListParagraph"/>
        <w:numPr>
          <w:ilvl w:val="1"/>
          <w:numId w:val="8"/>
        </w:numPr>
        <w:rPr>
          <w:rFonts w:ascii="Cambria" w:hAnsi="Cambria" w:cs="Arial"/>
        </w:rPr>
      </w:pPr>
      <w:r w:rsidRPr="00E73132">
        <w:rPr>
          <w:rFonts w:ascii="Cambria" w:hAnsi="Cambria" w:cs="Arial"/>
          <w:b/>
          <w:bCs/>
        </w:rPr>
        <w:t>70% Isopropyl Alcohol (IPA/70% IPA)</w:t>
      </w:r>
      <w:r w:rsidRPr="00173BEC">
        <w:rPr>
          <w:rFonts w:ascii="Cambria" w:hAnsi="Cambria" w:cs="Arial"/>
          <w:b/>
          <w:bCs/>
        </w:rPr>
        <w:t>:</w:t>
      </w:r>
      <w:r w:rsidRPr="00A85EAC">
        <w:rPr>
          <w:rFonts w:ascii="Cambria" w:hAnsi="Cambria" w:cs="Arial"/>
        </w:rPr>
        <w:t xml:space="preserve"> Isopropyl Alcohol, Concentration 70%</w:t>
      </w:r>
    </w:p>
    <w:p w14:paraId="2D26E4B5" w14:textId="1798D4CB" w:rsidR="00B23B67" w:rsidRDefault="006D0F26" w:rsidP="00173BEC">
      <w:pPr>
        <w:pStyle w:val="ListParagraph"/>
        <w:numPr>
          <w:ilvl w:val="1"/>
          <w:numId w:val="8"/>
        </w:numPr>
        <w:rPr>
          <w:rFonts w:ascii="Cambria" w:hAnsi="Cambria" w:cs="Arial"/>
        </w:rPr>
      </w:pPr>
      <w:r w:rsidRPr="00E73132">
        <w:rPr>
          <w:rFonts w:ascii="Cambria" w:hAnsi="Cambria" w:cs="Arial"/>
          <w:b/>
          <w:bCs/>
        </w:rPr>
        <w:t>Acceptance Criteria</w:t>
      </w:r>
      <w:r w:rsidR="00B23B67" w:rsidRPr="00E73132">
        <w:rPr>
          <w:rFonts w:ascii="Cambria" w:hAnsi="Cambria" w:cs="Arial"/>
          <w:b/>
          <w:bCs/>
        </w:rPr>
        <w:t>:</w:t>
      </w:r>
      <w:r w:rsidRPr="00977D5F">
        <w:rPr>
          <w:rFonts w:ascii="Cambria" w:hAnsi="Cambria" w:cs="Arial"/>
        </w:rPr>
        <w:t xml:space="preserve">  Pre-determined requirements upon which pass/fail decisions are based.  Acceptance criteria are specific and </w:t>
      </w:r>
      <w:del w:id="42" w:author="Sasi Songthong" w:date="2022-06-23T12:06:00Z">
        <w:r w:rsidRPr="00977D5F" w:rsidDel="00133F7E">
          <w:rPr>
            <w:rFonts w:ascii="Cambria" w:hAnsi="Cambria" w:cs="Arial"/>
          </w:rPr>
          <w:delText>measureable</w:delText>
        </w:r>
      </w:del>
      <w:ins w:id="43" w:author="Sasi Songthong" w:date="2022-06-23T12:06:00Z">
        <w:r w:rsidR="00133F7E" w:rsidRPr="00977D5F">
          <w:rPr>
            <w:rFonts w:ascii="Cambria" w:hAnsi="Cambria" w:cs="Arial"/>
          </w:rPr>
          <w:t>measurable</w:t>
        </w:r>
      </w:ins>
      <w:r w:rsidR="00B23B67" w:rsidRPr="00977D5F">
        <w:rPr>
          <w:rFonts w:ascii="Cambria" w:hAnsi="Cambria" w:cs="Arial"/>
        </w:rPr>
        <w:t xml:space="preserve">. </w:t>
      </w:r>
    </w:p>
    <w:p w14:paraId="25F55F12" w14:textId="24102645" w:rsidR="00204E14" w:rsidRPr="00A85EAC" w:rsidRDefault="00204E14" w:rsidP="00173BEC">
      <w:pPr>
        <w:pStyle w:val="ListParagraph"/>
        <w:numPr>
          <w:ilvl w:val="1"/>
          <w:numId w:val="8"/>
        </w:numPr>
        <w:rPr>
          <w:rFonts w:ascii="Cambria" w:hAnsi="Cambria" w:cs="Arial"/>
        </w:rPr>
      </w:pPr>
      <w:r w:rsidRPr="00E73132">
        <w:rPr>
          <w:rFonts w:ascii="Cambria" w:hAnsi="Cambria" w:cs="Arial"/>
          <w:b/>
          <w:bCs/>
        </w:rPr>
        <w:t>Ancillary Area (Support Labs)</w:t>
      </w:r>
      <w:r w:rsidRPr="00173BEC">
        <w:rPr>
          <w:rFonts w:ascii="Cambria" w:hAnsi="Cambria" w:cs="Arial"/>
          <w:b/>
          <w:bCs/>
        </w:rPr>
        <w:t>:</w:t>
      </w:r>
      <w:r w:rsidRPr="00A85EAC">
        <w:rPr>
          <w:rFonts w:ascii="Cambria" w:hAnsi="Cambria" w:cs="Arial"/>
        </w:rPr>
        <w:t xml:space="preserve"> Areas that are used for support of the cleanrooms. Areas may include sinks and other equipment for cleaning, disinfection and autoclaving of instruments and materials.</w:t>
      </w:r>
    </w:p>
    <w:p w14:paraId="43A350AC" w14:textId="77777777" w:rsidR="001D14E1" w:rsidRPr="00A85EAC" w:rsidRDefault="001D14E1" w:rsidP="00173BEC">
      <w:pPr>
        <w:pStyle w:val="ListParagraph"/>
        <w:numPr>
          <w:ilvl w:val="1"/>
          <w:numId w:val="8"/>
        </w:numPr>
        <w:rPr>
          <w:rFonts w:ascii="Cambria" w:hAnsi="Cambria" w:cs="Arial"/>
        </w:rPr>
      </w:pPr>
      <w:r w:rsidRPr="00E73132">
        <w:rPr>
          <w:rFonts w:ascii="Cambria" w:hAnsi="Cambria" w:cs="Arial"/>
          <w:b/>
          <w:bCs/>
        </w:rPr>
        <w:t>Autoclave (Sterilizer)</w:t>
      </w:r>
      <w:r w:rsidRPr="00173BEC">
        <w:rPr>
          <w:rFonts w:ascii="Cambria" w:hAnsi="Cambria" w:cs="Arial"/>
          <w:b/>
          <w:bCs/>
        </w:rPr>
        <w:t>:</w:t>
      </w:r>
      <w:r w:rsidRPr="00A85EAC">
        <w:rPr>
          <w:rFonts w:ascii="Cambria" w:hAnsi="Cambria" w:cs="Arial"/>
        </w:rPr>
        <w:t xml:space="preserve"> Equipment using steam and high heat levels to eliminate or remove all forms of life on an object’s surface such as bacteria, fungi, viruses, and spores, </w:t>
      </w:r>
      <w:proofErr w:type="gramStart"/>
      <w:r w:rsidRPr="00A85EAC">
        <w:rPr>
          <w:rFonts w:ascii="Cambria" w:hAnsi="Cambria" w:cs="Arial"/>
        </w:rPr>
        <w:t>with the exception of</w:t>
      </w:r>
      <w:proofErr w:type="gramEnd"/>
      <w:r w:rsidRPr="00A85EAC">
        <w:rPr>
          <w:rFonts w:ascii="Cambria" w:hAnsi="Cambria" w:cs="Arial"/>
        </w:rPr>
        <w:t xml:space="preserve"> prions.</w:t>
      </w:r>
    </w:p>
    <w:p w14:paraId="0EC13B0C" w14:textId="77777777" w:rsidR="00D901C7" w:rsidRDefault="00D901C7" w:rsidP="00173BEC">
      <w:pPr>
        <w:pStyle w:val="ListParagraph"/>
        <w:numPr>
          <w:ilvl w:val="1"/>
          <w:numId w:val="8"/>
        </w:numPr>
        <w:rPr>
          <w:rFonts w:ascii="Cambria" w:hAnsi="Cambria" w:cs="Arial"/>
        </w:rPr>
      </w:pPr>
      <w:r w:rsidRPr="00E73132">
        <w:rPr>
          <w:rFonts w:ascii="Cambria" w:hAnsi="Cambria" w:cs="Arial"/>
          <w:b/>
          <w:bCs/>
        </w:rPr>
        <w:t>Autoclave Pouch</w:t>
      </w:r>
      <w:r w:rsidRPr="00173BEC">
        <w:rPr>
          <w:rFonts w:ascii="Cambria" w:hAnsi="Cambria" w:cs="Arial"/>
          <w:b/>
          <w:bCs/>
        </w:rPr>
        <w:t>:</w:t>
      </w:r>
      <w:r>
        <w:rPr>
          <w:rFonts w:ascii="Cambria" w:hAnsi="Cambria" w:cs="Arial"/>
        </w:rPr>
        <w:t xml:space="preserve"> Self-sealing pouches with a chevron seal designed to withstand sterilization.  </w:t>
      </w:r>
    </w:p>
    <w:p w14:paraId="7E799399" w14:textId="77777777" w:rsidR="00E83CF9" w:rsidRDefault="00E83CF9" w:rsidP="00173BEC">
      <w:pPr>
        <w:pStyle w:val="ListParagraph"/>
        <w:numPr>
          <w:ilvl w:val="1"/>
          <w:numId w:val="8"/>
        </w:numPr>
        <w:rPr>
          <w:rFonts w:ascii="Cambria" w:hAnsi="Cambria" w:cs="Arial"/>
        </w:rPr>
      </w:pPr>
      <w:r w:rsidRPr="00E73132">
        <w:rPr>
          <w:rFonts w:ascii="Cambria" w:hAnsi="Cambria" w:cs="Arial"/>
          <w:b/>
          <w:bCs/>
        </w:rPr>
        <w:t>Autoclave Wrap</w:t>
      </w:r>
      <w:r w:rsidRPr="00173BEC">
        <w:rPr>
          <w:rFonts w:ascii="Cambria" w:hAnsi="Cambria" w:cs="Arial"/>
          <w:b/>
          <w:bCs/>
        </w:rPr>
        <w:t>:</w:t>
      </w:r>
      <w:r>
        <w:rPr>
          <w:rFonts w:ascii="Cambria" w:hAnsi="Cambria" w:cs="Arial"/>
        </w:rPr>
        <w:t xml:space="preserve"> Low-lint fabric that is designed to withstand sterilization.</w:t>
      </w:r>
    </w:p>
    <w:p w14:paraId="61B46448" w14:textId="77777777" w:rsidR="005665A4" w:rsidRDefault="005665A4" w:rsidP="00173BEC">
      <w:pPr>
        <w:pStyle w:val="ListParagraph"/>
        <w:numPr>
          <w:ilvl w:val="1"/>
          <w:numId w:val="8"/>
        </w:numPr>
        <w:rPr>
          <w:rFonts w:ascii="Cambria" w:hAnsi="Cambria" w:cs="Arial"/>
        </w:rPr>
      </w:pPr>
      <w:r w:rsidRPr="00E73132">
        <w:rPr>
          <w:rFonts w:ascii="Cambria" w:hAnsi="Cambria" w:cs="Arial"/>
          <w:b/>
          <w:bCs/>
        </w:rPr>
        <w:t>Chart Recorder</w:t>
      </w:r>
      <w:r w:rsidRPr="00173BEC">
        <w:rPr>
          <w:rFonts w:ascii="Cambria" w:hAnsi="Cambria" w:cs="Arial"/>
          <w:b/>
          <w:bCs/>
        </w:rPr>
        <w:t>:</w:t>
      </w:r>
      <w:r>
        <w:rPr>
          <w:rFonts w:ascii="Cambria" w:hAnsi="Cambria" w:cs="Arial"/>
        </w:rPr>
        <w:t xml:space="preserve"> Equipment used to monitor temperature and/or humidity in a specific area by recording information onto a paper disc or paper strip.</w:t>
      </w:r>
    </w:p>
    <w:p w14:paraId="2D5597C5" w14:textId="07090CF4" w:rsidR="00FF4455" w:rsidRPr="00977D5F" w:rsidRDefault="006D0F26" w:rsidP="00173BEC">
      <w:pPr>
        <w:pStyle w:val="ListParagraph"/>
        <w:numPr>
          <w:ilvl w:val="1"/>
          <w:numId w:val="8"/>
        </w:numPr>
        <w:rPr>
          <w:rFonts w:ascii="Cambria" w:hAnsi="Cambria" w:cs="Arial"/>
        </w:rPr>
      </w:pPr>
      <w:r w:rsidRPr="00E73132">
        <w:rPr>
          <w:rFonts w:ascii="Cambria" w:hAnsi="Cambria" w:cs="Arial"/>
          <w:b/>
          <w:bCs/>
        </w:rPr>
        <w:t>Critical to Quality</w:t>
      </w:r>
      <w:r w:rsidR="00FF4455" w:rsidRPr="00E73132">
        <w:rPr>
          <w:rFonts w:ascii="Cambria" w:hAnsi="Cambria" w:cs="Arial"/>
          <w:b/>
          <w:bCs/>
        </w:rPr>
        <w:t>:</w:t>
      </w:r>
      <w:r w:rsidR="00FF4455" w:rsidRPr="00173BEC">
        <w:rPr>
          <w:rFonts w:ascii="Cambria" w:hAnsi="Cambria" w:cs="Arial"/>
        </w:rPr>
        <w:t xml:space="preserve">  </w:t>
      </w:r>
      <w:r w:rsidRPr="00977D5F">
        <w:rPr>
          <w:rFonts w:ascii="Cambria" w:hAnsi="Cambria" w:cs="Arial"/>
        </w:rPr>
        <w:t xml:space="preserve">Attribute of a part, assembly, sub-assembly, </w:t>
      </w:r>
      <w:proofErr w:type="gramStart"/>
      <w:r w:rsidRPr="00977D5F">
        <w:rPr>
          <w:rFonts w:ascii="Cambria" w:hAnsi="Cambria" w:cs="Arial"/>
        </w:rPr>
        <w:t>product</w:t>
      </w:r>
      <w:proofErr w:type="gramEnd"/>
      <w:r w:rsidRPr="00977D5F">
        <w:rPr>
          <w:rFonts w:ascii="Cambria" w:hAnsi="Cambria" w:cs="Arial"/>
        </w:rPr>
        <w:t xml:space="preserve"> or process that has direct and significant impact on its actual or perceived quality to the customer or end user</w:t>
      </w:r>
      <w:r w:rsidR="00FF4455" w:rsidRPr="00977D5F">
        <w:rPr>
          <w:rFonts w:ascii="Cambria" w:hAnsi="Cambria" w:cs="Arial"/>
        </w:rPr>
        <w:t xml:space="preserve">. </w:t>
      </w:r>
    </w:p>
    <w:p w14:paraId="6EA79282" w14:textId="77777777" w:rsidR="00811313" w:rsidRDefault="00811313" w:rsidP="00173BEC">
      <w:pPr>
        <w:pStyle w:val="ListParagraph"/>
        <w:numPr>
          <w:ilvl w:val="1"/>
          <w:numId w:val="8"/>
        </w:numPr>
        <w:rPr>
          <w:rFonts w:ascii="Cambria" w:hAnsi="Cambria" w:cs="Arial"/>
        </w:rPr>
      </w:pPr>
      <w:r w:rsidRPr="00E73132">
        <w:rPr>
          <w:rFonts w:ascii="Cambria" w:hAnsi="Cambria" w:cs="Arial"/>
          <w:b/>
          <w:bCs/>
        </w:rPr>
        <w:t>Data Logger</w:t>
      </w:r>
      <w:r w:rsidRPr="00173BEC">
        <w:rPr>
          <w:rFonts w:ascii="Cambria" w:hAnsi="Cambria" w:cs="Arial"/>
          <w:b/>
          <w:bCs/>
        </w:rPr>
        <w:t>:</w:t>
      </w:r>
      <w:r>
        <w:rPr>
          <w:rFonts w:ascii="Cambria" w:hAnsi="Cambria" w:cs="Arial"/>
        </w:rPr>
        <w:t xml:space="preserve"> An electronic device used to record environmental data over time within a piece of equipment or in a specific location via external instruments and sensors.  </w:t>
      </w:r>
    </w:p>
    <w:p w14:paraId="24ED5BAB" w14:textId="6D26CAC6" w:rsidR="00FF4455" w:rsidRDefault="006D0F26" w:rsidP="00173BEC">
      <w:pPr>
        <w:pStyle w:val="ListParagraph"/>
        <w:numPr>
          <w:ilvl w:val="1"/>
          <w:numId w:val="8"/>
        </w:numPr>
        <w:rPr>
          <w:rFonts w:ascii="Cambria" w:hAnsi="Cambria" w:cs="Arial"/>
        </w:rPr>
      </w:pPr>
      <w:r w:rsidRPr="00E73132">
        <w:rPr>
          <w:rFonts w:ascii="Cambria" w:hAnsi="Cambria" w:cs="Arial"/>
          <w:b/>
          <w:bCs/>
        </w:rPr>
        <w:t>Deviation</w:t>
      </w:r>
      <w:r w:rsidR="00FF4455" w:rsidRPr="00E73132">
        <w:rPr>
          <w:rFonts w:ascii="Cambria" w:hAnsi="Cambria" w:cs="Arial"/>
          <w:b/>
          <w:bCs/>
        </w:rPr>
        <w:t>:</w:t>
      </w:r>
      <w:r w:rsidR="00FF4455" w:rsidRPr="00173BEC">
        <w:rPr>
          <w:rFonts w:ascii="Cambria" w:hAnsi="Cambria" w:cs="Arial"/>
        </w:rPr>
        <w:t xml:space="preserve">  </w:t>
      </w:r>
      <w:r w:rsidR="00FF4455" w:rsidRPr="00977D5F">
        <w:rPr>
          <w:rFonts w:ascii="Cambria" w:hAnsi="Cambria" w:cs="Arial"/>
        </w:rPr>
        <w:t xml:space="preserve">The </w:t>
      </w:r>
      <w:r w:rsidRPr="00977D5F">
        <w:rPr>
          <w:rFonts w:ascii="Cambria" w:hAnsi="Cambria" w:cs="Arial"/>
        </w:rPr>
        <w:t>action of departing from an established method, procedure, or acceptance criteria</w:t>
      </w:r>
      <w:r w:rsidR="00FF4455" w:rsidRPr="00977D5F">
        <w:rPr>
          <w:rFonts w:ascii="Cambria" w:hAnsi="Cambria" w:cs="Arial"/>
        </w:rPr>
        <w:t>.</w:t>
      </w:r>
    </w:p>
    <w:p w14:paraId="02D4E139" w14:textId="189D8543" w:rsidR="00603C95" w:rsidRDefault="00603C95">
      <w:pPr>
        <w:pStyle w:val="ListParagraph"/>
        <w:numPr>
          <w:ilvl w:val="1"/>
          <w:numId w:val="8"/>
        </w:numPr>
        <w:rPr>
          <w:rFonts w:ascii="Cambria" w:hAnsi="Cambria" w:cs="Arial"/>
        </w:rPr>
      </w:pPr>
      <w:r w:rsidRPr="00E73132">
        <w:rPr>
          <w:rFonts w:ascii="Cambria" w:hAnsi="Cambria" w:cs="Arial"/>
          <w:b/>
          <w:bCs/>
        </w:rPr>
        <w:t>Disinfectant:</w:t>
      </w:r>
      <w:r w:rsidRPr="00173BEC">
        <w:rPr>
          <w:rFonts w:ascii="Cambria" w:hAnsi="Cambria" w:cs="Arial"/>
        </w:rPr>
        <w:t xml:space="preserve">  </w:t>
      </w:r>
      <w:r>
        <w:rPr>
          <w:rFonts w:ascii="Cambria" w:hAnsi="Cambria" w:cs="Arial"/>
        </w:rPr>
        <w:t>An agent (e.g., heat or a chemical) capable of reducing the number of viable microorganisms. A disinfectant might not kill spores. Use of antimicrobials in tissue processing is included here.</w:t>
      </w:r>
    </w:p>
    <w:p w14:paraId="3B0F5E6D" w14:textId="77777777" w:rsidR="005C52E0" w:rsidRPr="00173BEC" w:rsidRDefault="005C52E0" w:rsidP="00173BEC">
      <w:pPr>
        <w:pStyle w:val="ListParagraph"/>
        <w:numPr>
          <w:ilvl w:val="1"/>
          <w:numId w:val="8"/>
        </w:numPr>
        <w:rPr>
          <w:rFonts w:ascii="Cambria" w:hAnsi="Cambria" w:cs="Arial"/>
          <w:b/>
          <w:bCs/>
        </w:rPr>
      </w:pPr>
      <w:r w:rsidRPr="00570A78">
        <w:rPr>
          <w:rFonts w:ascii="Cambria" w:hAnsi="Cambria" w:cs="Arial"/>
          <w:b/>
          <w:bCs/>
        </w:rPr>
        <w:t>First Expired, First Out (FEFO)</w:t>
      </w:r>
      <w:r w:rsidRPr="00173BEC">
        <w:rPr>
          <w:rFonts w:ascii="Cambria" w:hAnsi="Cambria" w:cs="Arial"/>
          <w:b/>
          <w:bCs/>
        </w:rPr>
        <w:t xml:space="preserve">: </w:t>
      </w:r>
      <w:r w:rsidRPr="005C52E0">
        <w:rPr>
          <w:rFonts w:ascii="Cambria" w:hAnsi="Cambria" w:cs="Arial"/>
        </w:rPr>
        <w:t>FEFO is an inventory management policy where the tissue product expiring closest to the current date is also the first tissue product that is removed from inventory.  This policy ensures tissue products close to expiry are used first.</w:t>
      </w:r>
    </w:p>
    <w:p w14:paraId="57A64806" w14:textId="77777777" w:rsidR="005C52E0" w:rsidRPr="00173BEC" w:rsidRDefault="005C52E0" w:rsidP="00173BEC">
      <w:pPr>
        <w:pStyle w:val="ListParagraph"/>
        <w:numPr>
          <w:ilvl w:val="1"/>
          <w:numId w:val="8"/>
        </w:numPr>
        <w:rPr>
          <w:rFonts w:ascii="Cambria" w:hAnsi="Cambria" w:cs="Arial"/>
          <w:b/>
          <w:bCs/>
        </w:rPr>
      </w:pPr>
      <w:r w:rsidRPr="00570A78">
        <w:rPr>
          <w:rFonts w:ascii="Cambria" w:hAnsi="Cambria" w:cs="Arial"/>
          <w:b/>
          <w:bCs/>
        </w:rPr>
        <w:t>First In, First Out (FIFO):</w:t>
      </w:r>
      <w:r w:rsidRPr="00173BEC">
        <w:rPr>
          <w:rFonts w:ascii="Cambria" w:hAnsi="Cambria" w:cs="Arial"/>
          <w:b/>
          <w:bCs/>
        </w:rPr>
        <w:t xml:space="preserve"> </w:t>
      </w:r>
      <w:r w:rsidRPr="005C52E0">
        <w:rPr>
          <w:rFonts w:ascii="Cambria" w:hAnsi="Cambria" w:cs="Arial"/>
        </w:rPr>
        <w:t>FIFO is an inventory management policy where the first item that is logged into inventory is also the first item that is removed from inventory.  This policy ensures proper stock rotation.</w:t>
      </w:r>
    </w:p>
    <w:p w14:paraId="6E0E0DB0" w14:textId="6B632B7F" w:rsidR="005C52E0" w:rsidDel="00F36E26" w:rsidRDefault="005C52E0" w:rsidP="00173BEC">
      <w:pPr>
        <w:pStyle w:val="ListParagraph"/>
        <w:ind w:left="1440"/>
        <w:rPr>
          <w:del w:id="44" w:author="Sasi Songthong" w:date="2022-06-23T12:07:00Z"/>
          <w:rFonts w:ascii="Cambria" w:hAnsi="Cambria" w:cs="Arial"/>
        </w:rPr>
      </w:pPr>
    </w:p>
    <w:p w14:paraId="012C7AA8" w14:textId="77777777" w:rsidR="006A7128" w:rsidRDefault="006A7128" w:rsidP="00173BEC">
      <w:pPr>
        <w:pStyle w:val="ListParagraph"/>
        <w:numPr>
          <w:ilvl w:val="1"/>
          <w:numId w:val="8"/>
        </w:numPr>
        <w:rPr>
          <w:rFonts w:ascii="Cambria" w:hAnsi="Cambria" w:cs="Arial"/>
        </w:rPr>
      </w:pPr>
      <w:proofErr w:type="spellStart"/>
      <w:r w:rsidRPr="00E73132">
        <w:rPr>
          <w:rFonts w:ascii="Cambria" w:hAnsi="Cambria" w:cs="Arial"/>
          <w:b/>
          <w:bCs/>
        </w:rPr>
        <w:t>GxP</w:t>
      </w:r>
      <w:proofErr w:type="spellEnd"/>
      <w:r>
        <w:rPr>
          <w:rFonts w:ascii="Cambria" w:hAnsi="Cambria" w:cs="Arial"/>
        </w:rPr>
        <w:t>: Generic abbreviation to encompass the current Good Laboratory Practices (</w:t>
      </w:r>
      <w:proofErr w:type="spellStart"/>
      <w:r>
        <w:rPr>
          <w:rFonts w:ascii="Cambria" w:hAnsi="Cambria" w:cs="Arial"/>
        </w:rPr>
        <w:t>cGLP</w:t>
      </w:r>
      <w:proofErr w:type="spellEnd"/>
      <w:r>
        <w:rPr>
          <w:rFonts w:ascii="Cambria" w:hAnsi="Cambria" w:cs="Arial"/>
        </w:rPr>
        <w:t>), current Good Manufacturing Practices (cGMP), and current Good Clinical Practices (</w:t>
      </w:r>
      <w:proofErr w:type="spellStart"/>
      <w:r>
        <w:rPr>
          <w:rFonts w:ascii="Cambria" w:hAnsi="Cambria" w:cs="Arial"/>
        </w:rPr>
        <w:t>cGCP</w:t>
      </w:r>
      <w:proofErr w:type="spellEnd"/>
      <w:r>
        <w:rPr>
          <w:rFonts w:ascii="Cambria" w:hAnsi="Cambria" w:cs="Arial"/>
        </w:rPr>
        <w:t xml:space="preserve">). </w:t>
      </w:r>
      <w:proofErr w:type="spellStart"/>
      <w:r>
        <w:rPr>
          <w:rFonts w:ascii="Cambria" w:hAnsi="Cambria" w:cs="Arial"/>
        </w:rPr>
        <w:t>GxP</w:t>
      </w:r>
      <w:proofErr w:type="spellEnd"/>
      <w:r>
        <w:rPr>
          <w:rFonts w:ascii="Cambria" w:hAnsi="Cambria" w:cs="Arial"/>
        </w:rPr>
        <w:t xml:space="preserve"> can refer to one specific set or to any combination of the three.</w:t>
      </w:r>
    </w:p>
    <w:p w14:paraId="2EBC7E1C" w14:textId="30F42026" w:rsidR="00694AFF" w:rsidRPr="00173BEC" w:rsidRDefault="00D013A8">
      <w:pPr>
        <w:pStyle w:val="ListParagraph"/>
        <w:numPr>
          <w:ilvl w:val="1"/>
          <w:numId w:val="8"/>
        </w:numPr>
        <w:rPr>
          <w:rFonts w:ascii="Cambria" w:hAnsi="Cambria" w:cs="Arial"/>
        </w:rPr>
      </w:pPr>
      <w:r w:rsidRPr="00E73132">
        <w:rPr>
          <w:rFonts w:ascii="Cambria" w:hAnsi="Cambria" w:cs="Arial"/>
          <w:b/>
          <w:bCs/>
        </w:rPr>
        <w:t>IAS</w:t>
      </w:r>
      <w:r w:rsidRPr="00173BEC">
        <w:rPr>
          <w:rFonts w:ascii="Cambria" w:hAnsi="Cambria" w:cs="Arial"/>
        </w:rPr>
        <w:t>:</w:t>
      </w:r>
      <w:r>
        <w:rPr>
          <w:rFonts w:ascii="Cambria" w:hAnsi="Cambria" w:cs="Arial"/>
        </w:rPr>
        <w:t xml:space="preserve"> Incoming Acceptance Specification</w:t>
      </w:r>
    </w:p>
    <w:p w14:paraId="59F6E585" w14:textId="4FCADD87" w:rsidR="00FF4455" w:rsidRPr="00977D5F" w:rsidRDefault="00904F75" w:rsidP="00173BEC">
      <w:pPr>
        <w:pStyle w:val="ListParagraph"/>
        <w:numPr>
          <w:ilvl w:val="1"/>
          <w:numId w:val="8"/>
        </w:numPr>
        <w:rPr>
          <w:rFonts w:ascii="Cambria" w:hAnsi="Cambria" w:cs="Arial"/>
        </w:rPr>
      </w:pPr>
      <w:r w:rsidRPr="00977D5F">
        <w:rPr>
          <w:rFonts w:ascii="Cambria" w:hAnsi="Cambria" w:cs="Arial"/>
          <w:b/>
        </w:rPr>
        <w:t>LSL</w:t>
      </w:r>
      <w:r w:rsidR="00FF4455" w:rsidRPr="00977D5F">
        <w:rPr>
          <w:rFonts w:ascii="Cambria" w:hAnsi="Cambria" w:cs="Arial"/>
          <w:b/>
        </w:rPr>
        <w:t>:</w:t>
      </w:r>
      <w:r w:rsidR="00FF4455" w:rsidRPr="00977D5F">
        <w:rPr>
          <w:rFonts w:ascii="Cambria" w:hAnsi="Cambria" w:cs="Arial"/>
        </w:rPr>
        <w:t xml:space="preserve">  </w:t>
      </w:r>
      <w:r w:rsidRPr="00977D5F">
        <w:rPr>
          <w:rFonts w:ascii="Cambria" w:hAnsi="Cambria" w:cs="Arial"/>
        </w:rPr>
        <w:t>Lower Specification Limit; used to determine process capability</w:t>
      </w:r>
      <w:r w:rsidR="006D0F26" w:rsidRPr="00977D5F">
        <w:rPr>
          <w:rFonts w:ascii="Cambria" w:hAnsi="Cambria" w:cs="Arial"/>
        </w:rPr>
        <w:t xml:space="preserve">. </w:t>
      </w:r>
    </w:p>
    <w:p w14:paraId="0E8A54A5" w14:textId="502905DE" w:rsidR="00904F75" w:rsidRPr="00977D5F" w:rsidRDefault="00904F75" w:rsidP="00173BEC">
      <w:pPr>
        <w:pStyle w:val="ListParagraph"/>
        <w:numPr>
          <w:ilvl w:val="1"/>
          <w:numId w:val="8"/>
        </w:numPr>
        <w:rPr>
          <w:rFonts w:ascii="Cambria" w:hAnsi="Cambria" w:cs="Arial"/>
        </w:rPr>
      </w:pPr>
      <w:r w:rsidRPr="00977D5F">
        <w:rPr>
          <w:rFonts w:ascii="Cambria" w:hAnsi="Cambria" w:cs="Arial"/>
          <w:b/>
        </w:rPr>
        <w:t xml:space="preserve">Normal Distribution:  </w:t>
      </w:r>
      <w:r w:rsidRPr="00977D5F">
        <w:rPr>
          <w:rFonts w:ascii="Cambria" w:hAnsi="Cambria" w:cs="Arial"/>
        </w:rPr>
        <w:t>A function that represents the distribution of many random variables as a symmetrical, bell-shaped graph.</w:t>
      </w:r>
    </w:p>
    <w:p w14:paraId="50BA71D3" w14:textId="01449A9C" w:rsidR="00904F75" w:rsidRPr="00977D5F" w:rsidRDefault="00904F75" w:rsidP="00173BEC">
      <w:pPr>
        <w:pStyle w:val="ListParagraph"/>
        <w:numPr>
          <w:ilvl w:val="1"/>
          <w:numId w:val="8"/>
        </w:numPr>
        <w:rPr>
          <w:rFonts w:ascii="Cambria" w:hAnsi="Cambria" w:cs="Arial"/>
        </w:rPr>
      </w:pPr>
      <w:r w:rsidRPr="00977D5F">
        <w:rPr>
          <w:rFonts w:ascii="Cambria" w:hAnsi="Cambria" w:cs="Arial"/>
          <w:b/>
        </w:rPr>
        <w:t xml:space="preserve">Operational Qualification:  </w:t>
      </w:r>
      <w:r w:rsidRPr="00977D5F">
        <w:rPr>
          <w:rFonts w:ascii="Cambria" w:hAnsi="Cambria" w:cs="Arial"/>
        </w:rPr>
        <w:t xml:space="preserve">Establishing by objective evidence the process control limits and action levels which result in a product that meets predetermined requirements.  </w:t>
      </w:r>
    </w:p>
    <w:p w14:paraId="31B785D9" w14:textId="4CAEA63F" w:rsidR="00904F75" w:rsidRPr="00977D5F" w:rsidRDefault="00904F75" w:rsidP="00173BEC">
      <w:pPr>
        <w:pStyle w:val="ListParagraph"/>
        <w:numPr>
          <w:ilvl w:val="1"/>
          <w:numId w:val="8"/>
        </w:numPr>
        <w:rPr>
          <w:rFonts w:ascii="Cambria" w:hAnsi="Cambria" w:cs="Arial"/>
        </w:rPr>
      </w:pPr>
      <w:proofErr w:type="spellStart"/>
      <w:r w:rsidRPr="00977D5F">
        <w:rPr>
          <w:rFonts w:ascii="Cambria" w:hAnsi="Cambria" w:cs="Arial"/>
          <w:b/>
        </w:rPr>
        <w:t>PpK</w:t>
      </w:r>
      <w:proofErr w:type="spellEnd"/>
      <w:r w:rsidRPr="00977D5F">
        <w:rPr>
          <w:rFonts w:ascii="Cambria" w:hAnsi="Cambria" w:cs="Arial"/>
          <w:b/>
        </w:rPr>
        <w:t>/</w:t>
      </w:r>
      <w:proofErr w:type="spellStart"/>
      <w:r w:rsidRPr="00977D5F">
        <w:rPr>
          <w:rFonts w:ascii="Cambria" w:hAnsi="Cambria" w:cs="Arial"/>
          <w:b/>
        </w:rPr>
        <w:t>CpK</w:t>
      </w:r>
      <w:proofErr w:type="spellEnd"/>
      <w:r w:rsidRPr="00977D5F">
        <w:rPr>
          <w:rFonts w:ascii="Cambria" w:hAnsi="Cambria" w:cs="Arial"/>
          <w:b/>
        </w:rPr>
        <w:t>:</w:t>
      </w:r>
      <w:r w:rsidRPr="00977D5F">
        <w:rPr>
          <w:rFonts w:ascii="Cambria" w:hAnsi="Cambria" w:cs="Arial"/>
        </w:rPr>
        <w:t xml:space="preserve">  Process capability; an estimate of the process capability of a process during its initial set-up before it has been brought into a state of statistical control. </w:t>
      </w:r>
    </w:p>
    <w:p w14:paraId="7F9083DB" w14:textId="2825F1A4" w:rsidR="00367670" w:rsidRPr="00977D5F" w:rsidRDefault="006D0F26" w:rsidP="00173BEC">
      <w:pPr>
        <w:pStyle w:val="ListParagraph"/>
        <w:numPr>
          <w:ilvl w:val="1"/>
          <w:numId w:val="8"/>
        </w:numPr>
        <w:rPr>
          <w:rFonts w:ascii="Cambria" w:hAnsi="Cambria" w:cs="Arial"/>
        </w:rPr>
      </w:pPr>
      <w:r w:rsidRPr="00977D5F">
        <w:rPr>
          <w:rFonts w:ascii="Cambria" w:hAnsi="Cambria" w:cs="Arial"/>
          <w:b/>
        </w:rPr>
        <w:t>Process Validation</w:t>
      </w:r>
      <w:r w:rsidR="00046D4B" w:rsidRPr="00977D5F">
        <w:rPr>
          <w:rFonts w:ascii="Cambria" w:hAnsi="Cambria" w:cs="Arial"/>
          <w:b/>
        </w:rPr>
        <w:t>:</w:t>
      </w:r>
      <w:r w:rsidR="00B23B67" w:rsidRPr="00977D5F">
        <w:rPr>
          <w:rFonts w:ascii="Cambria" w:hAnsi="Cambria" w:cs="Arial"/>
          <w:b/>
        </w:rPr>
        <w:t xml:space="preserve">  </w:t>
      </w:r>
      <w:r w:rsidR="00697F60">
        <w:rPr>
          <w:rFonts w:ascii="Cambria" w:hAnsi="Cambria" w:cs="Arial"/>
        </w:rPr>
        <w:t>Establishing by objective evidence that the output of a process consistently meets predetermined specification.</w:t>
      </w:r>
    </w:p>
    <w:p w14:paraId="20911354" w14:textId="676B959D" w:rsidR="00367670" w:rsidRPr="00977D5F" w:rsidRDefault="006D0F26" w:rsidP="00173BEC">
      <w:pPr>
        <w:pStyle w:val="ListParagraph"/>
        <w:numPr>
          <w:ilvl w:val="1"/>
          <w:numId w:val="8"/>
        </w:numPr>
        <w:rPr>
          <w:rFonts w:ascii="Cambria" w:hAnsi="Cambria" w:cs="Arial"/>
        </w:rPr>
      </w:pPr>
      <w:r w:rsidRPr="00977D5F">
        <w:rPr>
          <w:rFonts w:ascii="Cambria" w:hAnsi="Cambria" w:cs="Arial"/>
          <w:b/>
        </w:rPr>
        <w:t xml:space="preserve">Protocol:  </w:t>
      </w:r>
      <w:r w:rsidR="00367670" w:rsidRPr="00977D5F">
        <w:rPr>
          <w:rFonts w:ascii="Cambria" w:hAnsi="Cambria" w:cs="Arial"/>
        </w:rPr>
        <w:t xml:space="preserve">A pre-approved and prospective document that states the requirements and procedures for conducting a validation.  </w:t>
      </w:r>
    </w:p>
    <w:p w14:paraId="55A38832" w14:textId="4C0AF66F" w:rsidR="00904F75" w:rsidRPr="00977D5F" w:rsidRDefault="00904F75" w:rsidP="00173BEC">
      <w:pPr>
        <w:pStyle w:val="ListParagraph"/>
        <w:numPr>
          <w:ilvl w:val="1"/>
          <w:numId w:val="8"/>
        </w:numPr>
        <w:rPr>
          <w:rFonts w:ascii="Cambria" w:hAnsi="Cambria" w:cs="Arial"/>
        </w:rPr>
      </w:pPr>
      <w:r w:rsidRPr="00977D5F">
        <w:rPr>
          <w:rFonts w:ascii="Cambria" w:hAnsi="Cambria" w:cs="Arial"/>
          <w:b/>
        </w:rPr>
        <w:t xml:space="preserve">USL:  </w:t>
      </w:r>
      <w:r w:rsidRPr="00977D5F">
        <w:rPr>
          <w:rFonts w:ascii="Cambria" w:hAnsi="Cambria" w:cs="Arial"/>
        </w:rPr>
        <w:t>Upper specification limit; used in determining process capability.</w:t>
      </w:r>
    </w:p>
    <w:p w14:paraId="21E82651" w14:textId="037639EA" w:rsidR="00367670" w:rsidRPr="00977D5F" w:rsidRDefault="00367670" w:rsidP="00173BEC">
      <w:pPr>
        <w:pStyle w:val="ListParagraph"/>
        <w:numPr>
          <w:ilvl w:val="1"/>
          <w:numId w:val="8"/>
        </w:numPr>
        <w:rPr>
          <w:rFonts w:ascii="Cambria" w:hAnsi="Cambria" w:cs="Arial"/>
        </w:rPr>
      </w:pPr>
      <w:r w:rsidRPr="00977D5F">
        <w:rPr>
          <w:rFonts w:ascii="Cambria" w:hAnsi="Cambria" w:cs="Arial"/>
          <w:b/>
        </w:rPr>
        <w:t>Validation/Study</w:t>
      </w:r>
      <w:r w:rsidR="006D0F26" w:rsidRPr="00977D5F">
        <w:rPr>
          <w:rFonts w:ascii="Cambria" w:hAnsi="Cambria" w:cs="Arial"/>
          <w:b/>
        </w:rPr>
        <w:t xml:space="preserve"> Leader:</w:t>
      </w:r>
      <w:r w:rsidRPr="00977D5F">
        <w:rPr>
          <w:rFonts w:ascii="Cambria" w:hAnsi="Cambria" w:cs="Arial"/>
          <w:b/>
        </w:rPr>
        <w:t xml:space="preserve"> </w:t>
      </w:r>
      <w:r w:rsidRPr="00977D5F">
        <w:rPr>
          <w:rFonts w:ascii="Cambria" w:hAnsi="Cambria" w:cs="Arial"/>
        </w:rPr>
        <w:t xml:space="preserve">The individual who has the responsibility and authority over the operation of the equipment or process being validated. </w:t>
      </w:r>
    </w:p>
    <w:p w14:paraId="6353DB01" w14:textId="7B8E8511" w:rsidR="00367670" w:rsidRDefault="006D0F26" w:rsidP="00D930CE">
      <w:pPr>
        <w:pStyle w:val="ListParagraph"/>
        <w:numPr>
          <w:ilvl w:val="1"/>
          <w:numId w:val="8"/>
        </w:numPr>
        <w:rPr>
          <w:rFonts w:ascii="Cambria" w:hAnsi="Cambria" w:cs="Arial"/>
        </w:rPr>
      </w:pPr>
      <w:r w:rsidRPr="00977D5F">
        <w:rPr>
          <w:rFonts w:ascii="Cambria" w:hAnsi="Cambria" w:cs="Arial"/>
          <w:b/>
        </w:rPr>
        <w:t xml:space="preserve">Verification:  </w:t>
      </w:r>
      <w:r w:rsidR="00367670" w:rsidRPr="00977D5F">
        <w:rPr>
          <w:rFonts w:ascii="Cambria" w:hAnsi="Cambria" w:cs="Arial"/>
        </w:rPr>
        <w:t>Confirmation by examination with a provision of documented evidence that a specific requirement has been fulfilled.</w:t>
      </w:r>
    </w:p>
    <w:p w14:paraId="5E66907A" w14:textId="52BACC9D" w:rsidR="00CC39B8" w:rsidRPr="00977D5F" w:rsidRDefault="008B1505" w:rsidP="00173BEC">
      <w:pPr>
        <w:pStyle w:val="ListParagraph"/>
        <w:numPr>
          <w:ilvl w:val="0"/>
          <w:numId w:val="8"/>
        </w:numPr>
        <w:rPr>
          <w:rFonts w:ascii="Cambria" w:hAnsi="Cambria" w:cs="Arial"/>
          <w:b/>
          <w:u w:val="single"/>
        </w:rPr>
      </w:pPr>
      <w:r w:rsidRPr="00977D5F">
        <w:rPr>
          <w:rFonts w:ascii="Cambria" w:hAnsi="Cambria" w:cs="Arial"/>
          <w:b/>
          <w:u w:val="single"/>
        </w:rPr>
        <w:t>RESPONSIBILITIES</w:t>
      </w:r>
    </w:p>
    <w:tbl>
      <w:tblPr>
        <w:tblStyle w:val="TableGrid1"/>
        <w:tblW w:w="5000" w:type="pct"/>
        <w:tblInd w:w="265" w:type="dxa"/>
        <w:tblLook w:val="04A0" w:firstRow="1" w:lastRow="0" w:firstColumn="1" w:lastColumn="0" w:noHBand="0" w:noVBand="1"/>
        <w:tblPrChange w:id="45" w:author="Sasi Songthong" w:date="2022-06-23T12:07:00Z">
          <w:tblPr>
            <w:tblStyle w:val="TableGrid1"/>
            <w:tblW w:w="4922" w:type="pct"/>
            <w:tblLook w:val="04A0" w:firstRow="1" w:lastRow="0" w:firstColumn="1" w:lastColumn="0" w:noHBand="0" w:noVBand="1"/>
          </w:tblPr>
        </w:tblPrChange>
      </w:tblPr>
      <w:tblGrid>
        <w:gridCol w:w="2319"/>
        <w:gridCol w:w="1907"/>
        <w:gridCol w:w="2360"/>
        <w:gridCol w:w="1229"/>
        <w:gridCol w:w="1535"/>
        <w:tblGridChange w:id="46">
          <w:tblGrid>
            <w:gridCol w:w="2319"/>
            <w:gridCol w:w="1957"/>
            <w:gridCol w:w="2419"/>
            <w:gridCol w:w="1265"/>
            <w:gridCol w:w="1244"/>
          </w:tblGrid>
        </w:tblGridChange>
      </w:tblGrid>
      <w:tr w:rsidR="00F931E6" w:rsidRPr="00262957" w14:paraId="41AA2EC2" w14:textId="77777777" w:rsidTr="00F36E26">
        <w:trPr>
          <w:trHeight w:val="536"/>
          <w:trPrChange w:id="47" w:author="Sasi Songthong" w:date="2022-06-23T12:07:00Z">
            <w:trPr>
              <w:trHeight w:val="536"/>
            </w:trPr>
          </w:trPrChange>
        </w:trPr>
        <w:tc>
          <w:tcPr>
            <w:tcW w:w="1240" w:type="pct"/>
            <w:shd w:val="clear" w:color="auto" w:fill="F2F2F2" w:themeFill="background1" w:themeFillShade="F2"/>
            <w:vAlign w:val="center"/>
            <w:tcPrChange w:id="48" w:author="Sasi Songthong" w:date="2022-06-23T12:07:00Z">
              <w:tcPr>
                <w:tcW w:w="1259" w:type="pct"/>
                <w:shd w:val="clear" w:color="auto" w:fill="F2F2F2" w:themeFill="background1" w:themeFillShade="F2"/>
                <w:vAlign w:val="center"/>
              </w:tcPr>
            </w:tcPrChange>
          </w:tcPr>
          <w:p w14:paraId="0B75F124" w14:textId="77777777" w:rsidR="00F931E6" w:rsidRPr="00A06BC1" w:rsidRDefault="00F931E6" w:rsidP="005B0FB1">
            <w:pPr>
              <w:jc w:val="center"/>
              <w:rPr>
                <w:rFonts w:ascii="Cambria" w:hAnsi="Cambria"/>
                <w:b/>
              </w:rPr>
            </w:pPr>
            <w:r w:rsidRPr="00A06BC1">
              <w:rPr>
                <w:rFonts w:ascii="Cambria" w:hAnsi="Cambria"/>
                <w:b/>
              </w:rPr>
              <w:t>Function</w:t>
            </w:r>
          </w:p>
        </w:tc>
        <w:tc>
          <w:tcPr>
            <w:tcW w:w="1020" w:type="pct"/>
            <w:shd w:val="clear" w:color="auto" w:fill="F2F2F2" w:themeFill="background1" w:themeFillShade="F2"/>
            <w:vAlign w:val="center"/>
            <w:tcPrChange w:id="49" w:author="Sasi Songthong" w:date="2022-06-23T12:07:00Z">
              <w:tcPr>
                <w:tcW w:w="1063" w:type="pct"/>
                <w:shd w:val="clear" w:color="auto" w:fill="F2F2F2" w:themeFill="background1" w:themeFillShade="F2"/>
                <w:vAlign w:val="center"/>
              </w:tcPr>
            </w:tcPrChange>
          </w:tcPr>
          <w:p w14:paraId="46B0A8A0" w14:textId="77777777" w:rsidR="00F931E6" w:rsidRPr="00A06BC1" w:rsidRDefault="00F931E6" w:rsidP="005B0FB1">
            <w:pPr>
              <w:jc w:val="center"/>
              <w:rPr>
                <w:rFonts w:ascii="Cambria" w:hAnsi="Cambria"/>
                <w:b/>
              </w:rPr>
            </w:pPr>
            <w:r>
              <w:rPr>
                <w:rFonts w:ascii="Cambria" w:hAnsi="Cambria"/>
                <w:b/>
              </w:rPr>
              <w:t>Name</w:t>
            </w:r>
          </w:p>
        </w:tc>
        <w:tc>
          <w:tcPr>
            <w:tcW w:w="1262" w:type="pct"/>
            <w:shd w:val="clear" w:color="auto" w:fill="F2F2F2" w:themeFill="background1" w:themeFillShade="F2"/>
            <w:vAlign w:val="center"/>
            <w:tcPrChange w:id="50" w:author="Sasi Songthong" w:date="2022-06-23T12:07:00Z">
              <w:tcPr>
                <w:tcW w:w="1314" w:type="pct"/>
                <w:shd w:val="clear" w:color="auto" w:fill="F2F2F2" w:themeFill="background1" w:themeFillShade="F2"/>
                <w:vAlign w:val="center"/>
              </w:tcPr>
            </w:tcPrChange>
          </w:tcPr>
          <w:p w14:paraId="0241E4F6" w14:textId="77777777" w:rsidR="00F931E6" w:rsidRPr="00262957" w:rsidRDefault="00F931E6" w:rsidP="005B0FB1">
            <w:pPr>
              <w:jc w:val="center"/>
              <w:rPr>
                <w:rFonts w:ascii="Cambria" w:hAnsi="Cambria"/>
                <w:b/>
              </w:rPr>
            </w:pPr>
            <w:r>
              <w:rPr>
                <w:rFonts w:ascii="Cambria" w:hAnsi="Cambria"/>
                <w:b/>
              </w:rPr>
              <w:t>Title</w:t>
            </w:r>
          </w:p>
        </w:tc>
        <w:tc>
          <w:tcPr>
            <w:tcW w:w="657" w:type="pct"/>
            <w:shd w:val="clear" w:color="auto" w:fill="F2F2F2" w:themeFill="background1" w:themeFillShade="F2"/>
            <w:vAlign w:val="center"/>
            <w:tcPrChange w:id="51" w:author="Sasi Songthong" w:date="2022-06-23T12:07:00Z">
              <w:tcPr>
                <w:tcW w:w="687" w:type="pct"/>
                <w:shd w:val="clear" w:color="auto" w:fill="F2F2F2" w:themeFill="background1" w:themeFillShade="F2"/>
                <w:vAlign w:val="center"/>
              </w:tcPr>
            </w:tcPrChange>
          </w:tcPr>
          <w:p w14:paraId="34F954E2" w14:textId="77777777" w:rsidR="00F931E6" w:rsidRPr="00A06BC1" w:rsidRDefault="00F931E6" w:rsidP="005B0FB1">
            <w:pPr>
              <w:jc w:val="center"/>
              <w:rPr>
                <w:rFonts w:ascii="Cambria" w:hAnsi="Cambria"/>
                <w:b/>
              </w:rPr>
            </w:pPr>
            <w:r w:rsidRPr="00A06BC1">
              <w:rPr>
                <w:rFonts w:ascii="Cambria" w:hAnsi="Cambria"/>
                <w:b/>
              </w:rPr>
              <w:t>Author Protocol</w:t>
            </w:r>
            <w:r w:rsidRPr="00B16C5A">
              <w:rPr>
                <w:rFonts w:ascii="Cambria" w:hAnsi="Cambria"/>
                <w:b/>
              </w:rPr>
              <w:t xml:space="preserve"> &amp; Report</w:t>
            </w:r>
          </w:p>
        </w:tc>
        <w:tc>
          <w:tcPr>
            <w:tcW w:w="821" w:type="pct"/>
            <w:shd w:val="clear" w:color="auto" w:fill="F2F2F2" w:themeFill="background1" w:themeFillShade="F2"/>
            <w:vAlign w:val="center"/>
            <w:tcPrChange w:id="52" w:author="Sasi Songthong" w:date="2022-06-23T12:07:00Z">
              <w:tcPr>
                <w:tcW w:w="676" w:type="pct"/>
                <w:shd w:val="clear" w:color="auto" w:fill="F2F2F2" w:themeFill="background1" w:themeFillShade="F2"/>
                <w:vAlign w:val="center"/>
              </w:tcPr>
            </w:tcPrChange>
          </w:tcPr>
          <w:p w14:paraId="5C3A3FB0" w14:textId="4454F7DD" w:rsidR="00F931E6" w:rsidRPr="00262957" w:rsidRDefault="00F931E6" w:rsidP="005B0FB1">
            <w:pPr>
              <w:jc w:val="center"/>
              <w:rPr>
                <w:rFonts w:ascii="Cambria" w:hAnsi="Cambria"/>
                <w:b/>
              </w:rPr>
            </w:pPr>
            <w:r w:rsidRPr="00A06BC1">
              <w:rPr>
                <w:rFonts w:ascii="Cambria" w:hAnsi="Cambria"/>
                <w:b/>
              </w:rPr>
              <w:t xml:space="preserve">Review </w:t>
            </w:r>
            <w:ins w:id="53" w:author="Sasi Songthong" w:date="2022-06-23T12:07:00Z">
              <w:r w:rsidR="00F36E26">
                <w:rPr>
                  <w:rFonts w:ascii="Cambria" w:hAnsi="Cambria"/>
                  <w:b/>
                </w:rPr>
                <w:t xml:space="preserve">and Approve </w:t>
              </w:r>
            </w:ins>
            <w:r w:rsidRPr="00894548">
              <w:rPr>
                <w:rFonts w:ascii="Cambria" w:hAnsi="Cambria"/>
                <w:b/>
              </w:rPr>
              <w:t>P</w:t>
            </w:r>
            <w:r w:rsidRPr="00262957">
              <w:rPr>
                <w:rFonts w:ascii="Cambria" w:hAnsi="Cambria"/>
                <w:b/>
              </w:rPr>
              <w:t>rotocol</w:t>
            </w:r>
            <w:r w:rsidRPr="00894548">
              <w:rPr>
                <w:rFonts w:ascii="Cambria" w:hAnsi="Cambria"/>
                <w:b/>
              </w:rPr>
              <w:t xml:space="preserve"> &amp; Report</w:t>
            </w:r>
          </w:p>
        </w:tc>
      </w:tr>
      <w:tr w:rsidR="00F931E6" w:rsidRPr="000076D0" w14:paraId="37A8ACC0" w14:textId="77777777" w:rsidTr="00F36E26">
        <w:trPr>
          <w:trHeight w:val="144"/>
          <w:trPrChange w:id="54" w:author="Sasi Songthong" w:date="2022-06-23T12:07:00Z">
            <w:trPr>
              <w:trHeight w:val="144"/>
            </w:trPr>
          </w:trPrChange>
        </w:trPr>
        <w:tc>
          <w:tcPr>
            <w:tcW w:w="1240" w:type="pct"/>
            <w:tcPrChange w:id="55" w:author="Sasi Songthong" w:date="2022-06-23T12:07:00Z">
              <w:tcPr>
                <w:tcW w:w="1259" w:type="pct"/>
              </w:tcPr>
            </w:tcPrChange>
          </w:tcPr>
          <w:p w14:paraId="38D0B0ED" w14:textId="77777777" w:rsidR="00F931E6" w:rsidRPr="000076D0" w:rsidRDefault="00F931E6" w:rsidP="005B0FB1">
            <w:pPr>
              <w:rPr>
                <w:rFonts w:ascii="Cambria" w:hAnsi="Cambria"/>
              </w:rPr>
            </w:pPr>
            <w:r w:rsidRPr="00262957">
              <w:rPr>
                <w:rFonts w:ascii="Cambria" w:hAnsi="Cambria"/>
              </w:rPr>
              <w:t>Validation/Study Leader</w:t>
            </w:r>
          </w:p>
        </w:tc>
        <w:tc>
          <w:tcPr>
            <w:tcW w:w="1020" w:type="pct"/>
            <w:vAlign w:val="center"/>
            <w:tcPrChange w:id="56" w:author="Sasi Songthong" w:date="2022-06-23T12:07:00Z">
              <w:tcPr>
                <w:tcW w:w="1063" w:type="pct"/>
                <w:vAlign w:val="center"/>
              </w:tcPr>
            </w:tcPrChange>
          </w:tcPr>
          <w:p w14:paraId="392055E1" w14:textId="77777777" w:rsidR="00F931E6" w:rsidRPr="00894548" w:rsidRDefault="00F931E6" w:rsidP="005B0FB1">
            <w:pPr>
              <w:rPr>
                <w:rFonts w:ascii="Cambria" w:hAnsi="Cambria"/>
              </w:rPr>
            </w:pPr>
            <w:r>
              <w:rPr>
                <w:rFonts w:ascii="Cambria" w:hAnsi="Cambria"/>
              </w:rPr>
              <w:t>Sasi Songthong</w:t>
            </w:r>
          </w:p>
        </w:tc>
        <w:tc>
          <w:tcPr>
            <w:tcW w:w="1262" w:type="pct"/>
            <w:vAlign w:val="center"/>
            <w:tcPrChange w:id="57" w:author="Sasi Songthong" w:date="2022-06-23T12:07:00Z">
              <w:tcPr>
                <w:tcW w:w="1314" w:type="pct"/>
                <w:vAlign w:val="center"/>
              </w:tcPr>
            </w:tcPrChange>
          </w:tcPr>
          <w:p w14:paraId="288B7427" w14:textId="77777777" w:rsidR="00F931E6" w:rsidRPr="00262957" w:rsidRDefault="00F931E6" w:rsidP="005B0FB1">
            <w:pPr>
              <w:rPr>
                <w:rFonts w:ascii="Cambria" w:hAnsi="Cambria"/>
              </w:rPr>
            </w:pPr>
            <w:r>
              <w:rPr>
                <w:rFonts w:ascii="Cambria" w:hAnsi="Cambria"/>
              </w:rPr>
              <w:t>Senior Quality Engineer</w:t>
            </w:r>
          </w:p>
        </w:tc>
        <w:tc>
          <w:tcPr>
            <w:tcW w:w="657" w:type="pct"/>
            <w:vAlign w:val="center"/>
            <w:tcPrChange w:id="58" w:author="Sasi Songthong" w:date="2022-06-23T12:07:00Z">
              <w:tcPr>
                <w:tcW w:w="687" w:type="pct"/>
                <w:vAlign w:val="center"/>
              </w:tcPr>
            </w:tcPrChange>
          </w:tcPr>
          <w:p w14:paraId="08F3C6BA" w14:textId="77777777" w:rsidR="00F931E6" w:rsidRPr="000076D0" w:rsidRDefault="00F931E6" w:rsidP="005B0FB1">
            <w:pPr>
              <w:jc w:val="center"/>
              <w:rPr>
                <w:rFonts w:ascii="Cambria" w:hAnsi="Cambria"/>
              </w:rPr>
            </w:pPr>
            <w:r w:rsidRPr="00B16C5A">
              <w:rPr>
                <w:rFonts w:ascii="Cambria" w:hAnsi="Cambria"/>
              </w:rPr>
              <w:t>X</w:t>
            </w:r>
          </w:p>
        </w:tc>
        <w:tc>
          <w:tcPr>
            <w:tcW w:w="821" w:type="pct"/>
            <w:vAlign w:val="center"/>
            <w:tcPrChange w:id="59" w:author="Sasi Songthong" w:date="2022-06-23T12:07:00Z">
              <w:tcPr>
                <w:tcW w:w="676" w:type="pct"/>
                <w:vAlign w:val="center"/>
              </w:tcPr>
            </w:tcPrChange>
          </w:tcPr>
          <w:p w14:paraId="0B1B76C9" w14:textId="77777777" w:rsidR="00F931E6" w:rsidRPr="000076D0" w:rsidRDefault="00F931E6" w:rsidP="005B0FB1">
            <w:pPr>
              <w:jc w:val="center"/>
              <w:rPr>
                <w:rFonts w:ascii="Cambria" w:hAnsi="Cambria"/>
              </w:rPr>
            </w:pPr>
          </w:p>
        </w:tc>
      </w:tr>
      <w:tr w:rsidR="00F931E6" w:rsidRPr="00262957" w14:paraId="06A3CCCD" w14:textId="77777777" w:rsidTr="00F36E26">
        <w:trPr>
          <w:trHeight w:val="144"/>
          <w:trPrChange w:id="60" w:author="Sasi Songthong" w:date="2022-06-23T12:07:00Z">
            <w:trPr>
              <w:trHeight w:val="144"/>
            </w:trPr>
          </w:trPrChange>
        </w:trPr>
        <w:tc>
          <w:tcPr>
            <w:tcW w:w="1240" w:type="pct"/>
            <w:tcPrChange w:id="61" w:author="Sasi Songthong" w:date="2022-06-23T12:07:00Z">
              <w:tcPr>
                <w:tcW w:w="1259" w:type="pct"/>
              </w:tcPr>
            </w:tcPrChange>
          </w:tcPr>
          <w:p w14:paraId="5CF81046" w14:textId="77777777" w:rsidR="00F931E6" w:rsidRPr="000076D0" w:rsidRDefault="00F931E6" w:rsidP="005B0FB1">
            <w:pPr>
              <w:rPr>
                <w:rFonts w:ascii="Cambria" w:hAnsi="Cambria"/>
              </w:rPr>
            </w:pPr>
            <w:proofErr w:type="spellStart"/>
            <w:r w:rsidRPr="000076D0">
              <w:rPr>
                <w:rFonts w:ascii="Cambria" w:hAnsi="Cambria"/>
              </w:rPr>
              <w:t>MwER</w:t>
            </w:r>
            <w:proofErr w:type="spellEnd"/>
            <w:r w:rsidRPr="000076D0">
              <w:rPr>
                <w:rFonts w:ascii="Cambria" w:hAnsi="Cambria"/>
              </w:rPr>
              <w:t>/MR/HOQ/TBD</w:t>
            </w:r>
          </w:p>
        </w:tc>
        <w:tc>
          <w:tcPr>
            <w:tcW w:w="1020" w:type="pct"/>
            <w:vAlign w:val="center"/>
            <w:tcPrChange w:id="62" w:author="Sasi Songthong" w:date="2022-06-23T12:07:00Z">
              <w:tcPr>
                <w:tcW w:w="1063" w:type="pct"/>
                <w:vAlign w:val="center"/>
              </w:tcPr>
            </w:tcPrChange>
          </w:tcPr>
          <w:p w14:paraId="3395350E" w14:textId="77777777" w:rsidR="00F931E6" w:rsidRPr="000076D0" w:rsidRDefault="00F931E6" w:rsidP="005B0FB1">
            <w:pPr>
              <w:rPr>
                <w:rFonts w:ascii="Cambria" w:hAnsi="Cambria"/>
              </w:rPr>
            </w:pPr>
            <w:r>
              <w:rPr>
                <w:rFonts w:ascii="Cambria" w:hAnsi="Cambria"/>
              </w:rPr>
              <w:t>Melissa O’ Connor</w:t>
            </w:r>
          </w:p>
        </w:tc>
        <w:tc>
          <w:tcPr>
            <w:tcW w:w="1262" w:type="pct"/>
            <w:vAlign w:val="center"/>
            <w:tcPrChange w:id="63" w:author="Sasi Songthong" w:date="2022-06-23T12:07:00Z">
              <w:tcPr>
                <w:tcW w:w="1314" w:type="pct"/>
                <w:vAlign w:val="center"/>
              </w:tcPr>
            </w:tcPrChange>
          </w:tcPr>
          <w:p w14:paraId="7E213BF0" w14:textId="77777777" w:rsidR="00F931E6" w:rsidRPr="000076D0" w:rsidRDefault="00F931E6" w:rsidP="005B0FB1">
            <w:pPr>
              <w:rPr>
                <w:rFonts w:ascii="Cambria" w:hAnsi="Cambria"/>
              </w:rPr>
            </w:pPr>
            <w:r>
              <w:rPr>
                <w:rFonts w:ascii="Cambria" w:hAnsi="Cambria"/>
              </w:rPr>
              <w:t>Chief Quality &amp; Regulatory Officer</w:t>
            </w:r>
          </w:p>
        </w:tc>
        <w:tc>
          <w:tcPr>
            <w:tcW w:w="657" w:type="pct"/>
            <w:tcPrChange w:id="64" w:author="Sasi Songthong" w:date="2022-06-23T12:07:00Z">
              <w:tcPr>
                <w:tcW w:w="687" w:type="pct"/>
              </w:tcPr>
            </w:tcPrChange>
          </w:tcPr>
          <w:p w14:paraId="5C056EEE" w14:textId="77777777" w:rsidR="00F931E6" w:rsidRPr="00894548" w:rsidRDefault="00F931E6" w:rsidP="005B0FB1">
            <w:pPr>
              <w:jc w:val="center"/>
              <w:rPr>
                <w:rFonts w:ascii="Cambria" w:hAnsi="Cambria"/>
              </w:rPr>
            </w:pPr>
          </w:p>
        </w:tc>
        <w:tc>
          <w:tcPr>
            <w:tcW w:w="821" w:type="pct"/>
            <w:vAlign w:val="center"/>
            <w:tcPrChange w:id="65" w:author="Sasi Songthong" w:date="2022-06-23T12:07:00Z">
              <w:tcPr>
                <w:tcW w:w="676" w:type="pct"/>
                <w:vAlign w:val="center"/>
              </w:tcPr>
            </w:tcPrChange>
          </w:tcPr>
          <w:p w14:paraId="577D8D55" w14:textId="77777777" w:rsidR="00F931E6" w:rsidRPr="00262957" w:rsidRDefault="00F931E6" w:rsidP="005B0FB1">
            <w:pPr>
              <w:jc w:val="center"/>
              <w:rPr>
                <w:rFonts w:ascii="Cambria" w:hAnsi="Cambria"/>
              </w:rPr>
            </w:pPr>
            <w:r w:rsidRPr="00894548">
              <w:rPr>
                <w:rFonts w:ascii="Cambria" w:hAnsi="Cambria"/>
              </w:rPr>
              <w:t>X</w:t>
            </w:r>
          </w:p>
        </w:tc>
      </w:tr>
      <w:tr w:rsidR="00F931E6" w:rsidRPr="00262957" w14:paraId="35068B31" w14:textId="77777777" w:rsidTr="00F36E26">
        <w:trPr>
          <w:trHeight w:val="144"/>
          <w:trPrChange w:id="66" w:author="Sasi Songthong" w:date="2022-06-23T12:07:00Z">
            <w:trPr>
              <w:trHeight w:val="144"/>
            </w:trPr>
          </w:trPrChange>
        </w:trPr>
        <w:tc>
          <w:tcPr>
            <w:tcW w:w="1240" w:type="pct"/>
            <w:tcPrChange w:id="67" w:author="Sasi Songthong" w:date="2022-06-23T12:07:00Z">
              <w:tcPr>
                <w:tcW w:w="1259" w:type="pct"/>
              </w:tcPr>
            </w:tcPrChange>
          </w:tcPr>
          <w:p w14:paraId="54F47C8F" w14:textId="77777777" w:rsidR="00F931E6" w:rsidRPr="000076D0" w:rsidRDefault="00F931E6" w:rsidP="005B0FB1">
            <w:pPr>
              <w:rPr>
                <w:rFonts w:ascii="Cambria" w:hAnsi="Cambria"/>
              </w:rPr>
            </w:pPr>
            <w:r w:rsidRPr="000076D0">
              <w:rPr>
                <w:rFonts w:ascii="Cambria" w:hAnsi="Cambria"/>
              </w:rPr>
              <w:t>Operations Management</w:t>
            </w:r>
          </w:p>
        </w:tc>
        <w:tc>
          <w:tcPr>
            <w:tcW w:w="1020" w:type="pct"/>
            <w:vAlign w:val="center"/>
            <w:tcPrChange w:id="68" w:author="Sasi Songthong" w:date="2022-06-23T12:07:00Z">
              <w:tcPr>
                <w:tcW w:w="1063" w:type="pct"/>
                <w:vAlign w:val="center"/>
              </w:tcPr>
            </w:tcPrChange>
          </w:tcPr>
          <w:p w14:paraId="425B5A9B" w14:textId="77777777" w:rsidR="00F931E6" w:rsidRPr="000076D0" w:rsidRDefault="00F931E6" w:rsidP="005B0FB1">
            <w:pPr>
              <w:rPr>
                <w:rFonts w:ascii="Cambria" w:hAnsi="Cambria"/>
              </w:rPr>
            </w:pPr>
            <w:r>
              <w:rPr>
                <w:rFonts w:ascii="Cambria" w:hAnsi="Cambria"/>
              </w:rPr>
              <w:t>Joel Cummings</w:t>
            </w:r>
          </w:p>
        </w:tc>
        <w:tc>
          <w:tcPr>
            <w:tcW w:w="1262" w:type="pct"/>
            <w:vAlign w:val="center"/>
            <w:tcPrChange w:id="69" w:author="Sasi Songthong" w:date="2022-06-23T12:07:00Z">
              <w:tcPr>
                <w:tcW w:w="1314" w:type="pct"/>
                <w:vAlign w:val="center"/>
              </w:tcPr>
            </w:tcPrChange>
          </w:tcPr>
          <w:p w14:paraId="45AFD249" w14:textId="77777777" w:rsidR="00F931E6" w:rsidRPr="000076D0" w:rsidRDefault="00F931E6" w:rsidP="005B0FB1">
            <w:pPr>
              <w:rPr>
                <w:rFonts w:ascii="Cambria" w:hAnsi="Cambria"/>
              </w:rPr>
            </w:pPr>
            <w:r>
              <w:rPr>
                <w:rFonts w:ascii="Cambria" w:hAnsi="Cambria"/>
              </w:rPr>
              <w:t>Vice President of Operations</w:t>
            </w:r>
          </w:p>
        </w:tc>
        <w:tc>
          <w:tcPr>
            <w:tcW w:w="657" w:type="pct"/>
            <w:tcPrChange w:id="70" w:author="Sasi Songthong" w:date="2022-06-23T12:07:00Z">
              <w:tcPr>
                <w:tcW w:w="687" w:type="pct"/>
              </w:tcPr>
            </w:tcPrChange>
          </w:tcPr>
          <w:p w14:paraId="05231C88" w14:textId="77777777" w:rsidR="00F931E6" w:rsidRPr="00894548" w:rsidRDefault="00F931E6" w:rsidP="005B0FB1">
            <w:pPr>
              <w:jc w:val="center"/>
              <w:rPr>
                <w:rFonts w:ascii="Cambria" w:hAnsi="Cambria"/>
              </w:rPr>
            </w:pPr>
          </w:p>
        </w:tc>
        <w:tc>
          <w:tcPr>
            <w:tcW w:w="821" w:type="pct"/>
            <w:vAlign w:val="center"/>
            <w:tcPrChange w:id="71" w:author="Sasi Songthong" w:date="2022-06-23T12:07:00Z">
              <w:tcPr>
                <w:tcW w:w="676" w:type="pct"/>
                <w:vAlign w:val="center"/>
              </w:tcPr>
            </w:tcPrChange>
          </w:tcPr>
          <w:p w14:paraId="2F0A3100" w14:textId="77777777" w:rsidR="00F931E6" w:rsidRPr="00262957" w:rsidRDefault="00F931E6" w:rsidP="005B0FB1">
            <w:pPr>
              <w:jc w:val="center"/>
              <w:rPr>
                <w:rFonts w:ascii="Cambria" w:hAnsi="Cambria"/>
              </w:rPr>
            </w:pPr>
            <w:r w:rsidRPr="00894548">
              <w:rPr>
                <w:rFonts w:ascii="Cambria" w:hAnsi="Cambria"/>
              </w:rPr>
              <w:t>X</w:t>
            </w:r>
          </w:p>
        </w:tc>
      </w:tr>
      <w:tr w:rsidR="00F931E6" w:rsidRPr="00262957" w14:paraId="59D20A52" w14:textId="77777777" w:rsidTr="00F36E26">
        <w:trPr>
          <w:trHeight w:val="144"/>
          <w:trPrChange w:id="72" w:author="Sasi Songthong" w:date="2022-06-23T12:07:00Z">
            <w:trPr>
              <w:trHeight w:val="144"/>
            </w:trPr>
          </w:trPrChange>
        </w:trPr>
        <w:tc>
          <w:tcPr>
            <w:tcW w:w="1240" w:type="pct"/>
            <w:tcPrChange w:id="73" w:author="Sasi Songthong" w:date="2022-06-23T12:07:00Z">
              <w:tcPr>
                <w:tcW w:w="1259" w:type="pct"/>
              </w:tcPr>
            </w:tcPrChange>
          </w:tcPr>
          <w:p w14:paraId="5716A77F" w14:textId="77777777" w:rsidR="00F931E6" w:rsidRPr="000076D0" w:rsidRDefault="00F931E6" w:rsidP="005B0FB1">
            <w:pPr>
              <w:rPr>
                <w:rFonts w:ascii="Cambria" w:hAnsi="Cambria"/>
              </w:rPr>
            </w:pPr>
            <w:r w:rsidRPr="00894548">
              <w:rPr>
                <w:rFonts w:ascii="Cambria" w:hAnsi="Cambria"/>
              </w:rPr>
              <w:t>Quality Management</w:t>
            </w:r>
          </w:p>
        </w:tc>
        <w:tc>
          <w:tcPr>
            <w:tcW w:w="1020" w:type="pct"/>
            <w:vAlign w:val="center"/>
            <w:tcPrChange w:id="74" w:author="Sasi Songthong" w:date="2022-06-23T12:07:00Z">
              <w:tcPr>
                <w:tcW w:w="1063" w:type="pct"/>
                <w:vAlign w:val="center"/>
              </w:tcPr>
            </w:tcPrChange>
          </w:tcPr>
          <w:p w14:paraId="1B24A508" w14:textId="77777777" w:rsidR="00F931E6" w:rsidRPr="000076D0" w:rsidRDefault="00F931E6" w:rsidP="005B0FB1">
            <w:pPr>
              <w:rPr>
                <w:rFonts w:ascii="Cambria" w:hAnsi="Cambria"/>
              </w:rPr>
            </w:pPr>
            <w:r>
              <w:rPr>
                <w:rFonts w:ascii="Cambria" w:hAnsi="Cambria"/>
              </w:rPr>
              <w:t>Justin Junnier</w:t>
            </w:r>
          </w:p>
        </w:tc>
        <w:tc>
          <w:tcPr>
            <w:tcW w:w="1262" w:type="pct"/>
            <w:vAlign w:val="center"/>
            <w:tcPrChange w:id="75" w:author="Sasi Songthong" w:date="2022-06-23T12:07:00Z">
              <w:tcPr>
                <w:tcW w:w="1314" w:type="pct"/>
                <w:vAlign w:val="center"/>
              </w:tcPr>
            </w:tcPrChange>
          </w:tcPr>
          <w:p w14:paraId="67DBDAFA" w14:textId="77777777" w:rsidR="00F931E6" w:rsidRPr="000076D0" w:rsidRDefault="00F931E6" w:rsidP="005B0FB1">
            <w:pPr>
              <w:rPr>
                <w:rFonts w:ascii="Cambria" w:hAnsi="Cambria"/>
              </w:rPr>
            </w:pPr>
            <w:r>
              <w:rPr>
                <w:rFonts w:ascii="Cambria" w:hAnsi="Cambria"/>
              </w:rPr>
              <w:t>Continuous Improvement Manager</w:t>
            </w:r>
          </w:p>
        </w:tc>
        <w:tc>
          <w:tcPr>
            <w:tcW w:w="657" w:type="pct"/>
            <w:tcPrChange w:id="76" w:author="Sasi Songthong" w:date="2022-06-23T12:07:00Z">
              <w:tcPr>
                <w:tcW w:w="687" w:type="pct"/>
              </w:tcPr>
            </w:tcPrChange>
          </w:tcPr>
          <w:p w14:paraId="786C9610" w14:textId="77777777" w:rsidR="00F931E6" w:rsidRPr="00894548" w:rsidRDefault="00F931E6" w:rsidP="005B0FB1">
            <w:pPr>
              <w:jc w:val="center"/>
              <w:rPr>
                <w:rFonts w:ascii="Cambria" w:hAnsi="Cambria"/>
              </w:rPr>
            </w:pPr>
          </w:p>
        </w:tc>
        <w:tc>
          <w:tcPr>
            <w:tcW w:w="821" w:type="pct"/>
            <w:vAlign w:val="center"/>
            <w:tcPrChange w:id="77" w:author="Sasi Songthong" w:date="2022-06-23T12:07:00Z">
              <w:tcPr>
                <w:tcW w:w="676" w:type="pct"/>
                <w:vAlign w:val="center"/>
              </w:tcPr>
            </w:tcPrChange>
          </w:tcPr>
          <w:p w14:paraId="78C5DD91" w14:textId="77777777" w:rsidR="00F931E6" w:rsidRPr="00262957" w:rsidRDefault="00F931E6" w:rsidP="005B0FB1">
            <w:pPr>
              <w:jc w:val="center"/>
              <w:rPr>
                <w:rFonts w:ascii="Cambria" w:hAnsi="Cambria"/>
              </w:rPr>
            </w:pPr>
            <w:r w:rsidRPr="00894548">
              <w:rPr>
                <w:rFonts w:ascii="Cambria" w:hAnsi="Cambria"/>
              </w:rPr>
              <w:t>X</w:t>
            </w:r>
          </w:p>
        </w:tc>
      </w:tr>
    </w:tbl>
    <w:p w14:paraId="48E3E040" w14:textId="7EDAA857" w:rsidR="001234E7" w:rsidRDefault="001234E7" w:rsidP="00372509">
      <w:pPr>
        <w:spacing w:after="0" w:line="240" w:lineRule="auto"/>
        <w:ind w:left="2160" w:hanging="936"/>
        <w:rPr>
          <w:rFonts w:ascii="Cambria" w:hAnsi="Cambria" w:cs="Arial"/>
        </w:rPr>
      </w:pPr>
    </w:p>
    <w:p w14:paraId="5DBB0570" w14:textId="156F32FB" w:rsidR="00CC39B8" w:rsidRPr="00173BEC" w:rsidRDefault="00904F75" w:rsidP="00173BEC">
      <w:pPr>
        <w:pStyle w:val="ListParagraph"/>
        <w:numPr>
          <w:ilvl w:val="0"/>
          <w:numId w:val="8"/>
        </w:numPr>
        <w:rPr>
          <w:rFonts w:ascii="Cambria" w:hAnsi="Cambria" w:cs="Arial"/>
        </w:rPr>
      </w:pPr>
      <w:r w:rsidRPr="00977D5F">
        <w:rPr>
          <w:rFonts w:ascii="Cambria" w:hAnsi="Cambria" w:cs="Arial"/>
          <w:b/>
          <w:u w:val="single"/>
        </w:rPr>
        <w:t>ENVIRONMENTAL REQUIREMENTS</w:t>
      </w:r>
    </w:p>
    <w:p w14:paraId="32344CA6" w14:textId="77777777" w:rsidR="00AF3E6D" w:rsidRDefault="00AF3E6D" w:rsidP="00173BEC">
      <w:pPr>
        <w:pStyle w:val="ListParagraph"/>
        <w:numPr>
          <w:ilvl w:val="1"/>
          <w:numId w:val="8"/>
        </w:numPr>
        <w:rPr>
          <w:rFonts w:ascii="Cambria" w:hAnsi="Cambria" w:cs="Arial"/>
        </w:rPr>
      </w:pPr>
      <w:r>
        <w:rPr>
          <w:rFonts w:ascii="Cambria" w:hAnsi="Cambria" w:cs="Arial"/>
          <w:bCs/>
        </w:rPr>
        <w:t xml:space="preserve">Temperature: </w:t>
      </w:r>
      <w:r>
        <w:rPr>
          <w:rFonts w:ascii="Cambria" w:hAnsi="Cambria" w:cs="Arial"/>
        </w:rPr>
        <w:t>40°F - 104°F (5°C - 40°C)</w:t>
      </w:r>
    </w:p>
    <w:p w14:paraId="1B6D4CB5" w14:textId="393CE846" w:rsidR="00AF3E6D" w:rsidRDefault="00AF3E6D" w:rsidP="00173BEC">
      <w:pPr>
        <w:pStyle w:val="ListParagraph"/>
        <w:numPr>
          <w:ilvl w:val="1"/>
          <w:numId w:val="8"/>
        </w:numPr>
        <w:rPr>
          <w:rFonts w:ascii="Cambria" w:hAnsi="Cambria" w:cs="Arial"/>
        </w:rPr>
      </w:pPr>
      <w:r>
        <w:rPr>
          <w:rFonts w:ascii="Cambria" w:hAnsi="Cambria" w:cs="Arial"/>
        </w:rPr>
        <w:t>Humidity: 20% - 85% non-condensing R.H.</w:t>
      </w:r>
    </w:p>
    <w:p w14:paraId="716B3344" w14:textId="77777777" w:rsidR="00A618DE" w:rsidRPr="00894548" w:rsidRDefault="00A618DE" w:rsidP="00173BEC">
      <w:pPr>
        <w:pStyle w:val="ListParagraph"/>
        <w:numPr>
          <w:ilvl w:val="0"/>
          <w:numId w:val="8"/>
        </w:numPr>
        <w:rPr>
          <w:rFonts w:ascii="Cambria" w:hAnsi="Cambria" w:cs="Arial"/>
        </w:rPr>
      </w:pPr>
      <w:r w:rsidRPr="00C8477D">
        <w:rPr>
          <w:rFonts w:ascii="Cambria" w:hAnsi="Cambria" w:cs="Arial"/>
          <w:b/>
          <w:u w:val="single"/>
        </w:rPr>
        <w:t>SAFETY CONSIDERATIONS</w:t>
      </w:r>
    </w:p>
    <w:p w14:paraId="389AA074" w14:textId="25660B08" w:rsidR="00A618DE" w:rsidRDefault="00A618DE" w:rsidP="00173BEC">
      <w:pPr>
        <w:pStyle w:val="ListParagraph"/>
        <w:numPr>
          <w:ilvl w:val="1"/>
          <w:numId w:val="8"/>
        </w:numPr>
        <w:rPr>
          <w:rFonts w:ascii="Cambria" w:hAnsi="Cambria" w:cs="Arial"/>
          <w:bCs/>
        </w:rPr>
      </w:pPr>
      <w:r w:rsidRPr="00393C7B">
        <w:rPr>
          <w:rFonts w:ascii="Cambria" w:hAnsi="Cambria" w:cs="Arial"/>
          <w:bCs/>
        </w:rPr>
        <w:t xml:space="preserve">Standard office and laboratory safety hazards that may be encountered during this validation will be addressed according to </w:t>
      </w:r>
      <w:proofErr w:type="spellStart"/>
      <w:r w:rsidR="00577982">
        <w:rPr>
          <w:rFonts w:ascii="Cambria" w:hAnsi="Cambria" w:cs="Arial"/>
          <w:bCs/>
        </w:rPr>
        <w:t>StimLabs</w:t>
      </w:r>
      <w:proofErr w:type="spellEnd"/>
      <w:r w:rsidRPr="00393C7B">
        <w:rPr>
          <w:rFonts w:ascii="Cambria" w:hAnsi="Cambria" w:cs="Arial"/>
          <w:bCs/>
        </w:rPr>
        <w:t xml:space="preserve"> Master Safety Plan</w:t>
      </w:r>
      <w:r>
        <w:rPr>
          <w:rFonts w:ascii="Cambria" w:hAnsi="Cambria" w:cs="Arial"/>
          <w:bCs/>
        </w:rPr>
        <w:t>.</w:t>
      </w:r>
    </w:p>
    <w:p w14:paraId="1F0A5996" w14:textId="03FF2FF7" w:rsidR="00A618DE" w:rsidRPr="00570A78" w:rsidRDefault="00A618DE">
      <w:pPr>
        <w:pStyle w:val="ListParagraph"/>
        <w:numPr>
          <w:ilvl w:val="1"/>
          <w:numId w:val="8"/>
        </w:numPr>
        <w:rPr>
          <w:rFonts w:ascii="Cambria" w:hAnsi="Cambria" w:cs="Arial"/>
          <w:bCs/>
        </w:rPr>
      </w:pPr>
      <w:r w:rsidRPr="005B0FB1">
        <w:rPr>
          <w:rFonts w:ascii="Cambria" w:hAnsi="Cambria" w:cs="Arial"/>
          <w:bCs/>
        </w:rPr>
        <w:t xml:space="preserve">Refer to </w:t>
      </w:r>
      <w:r w:rsidRPr="00040385">
        <w:rPr>
          <w:rFonts w:ascii="Cambria" w:hAnsi="Cambria" w:cs="Arial"/>
        </w:rPr>
        <w:t>Operation of Steris Lab Sterilizer work instructions</w:t>
      </w:r>
      <w:r>
        <w:rPr>
          <w:rFonts w:ascii="Cambria" w:hAnsi="Cambria" w:cs="Arial"/>
        </w:rPr>
        <w:t xml:space="preserve"> for </w:t>
      </w:r>
      <w:r w:rsidR="008A4EA5">
        <w:rPr>
          <w:rFonts w:ascii="Cambria" w:hAnsi="Cambria" w:cs="Arial"/>
        </w:rPr>
        <w:t xml:space="preserve">additional </w:t>
      </w:r>
      <w:r>
        <w:rPr>
          <w:rFonts w:ascii="Cambria" w:hAnsi="Cambria" w:cs="Arial"/>
        </w:rPr>
        <w:t>safety precautions and PPE.</w:t>
      </w:r>
    </w:p>
    <w:p w14:paraId="6ACC7253" w14:textId="263397BB" w:rsidR="00CC39B8" w:rsidRPr="00977D5F" w:rsidRDefault="00904F75" w:rsidP="00173BEC">
      <w:pPr>
        <w:pStyle w:val="ListParagraph"/>
        <w:numPr>
          <w:ilvl w:val="0"/>
          <w:numId w:val="8"/>
        </w:numPr>
        <w:rPr>
          <w:rFonts w:ascii="Cambria" w:hAnsi="Cambria" w:cs="Arial"/>
          <w:b/>
          <w:u w:val="single"/>
        </w:rPr>
      </w:pPr>
      <w:r w:rsidRPr="00977D5F">
        <w:rPr>
          <w:rFonts w:ascii="Cambria" w:hAnsi="Cambria" w:cs="Arial"/>
          <w:b/>
          <w:u w:val="single"/>
        </w:rPr>
        <w:t>PROCEDURE</w:t>
      </w:r>
    </w:p>
    <w:p w14:paraId="4336715A" w14:textId="77777777" w:rsidR="00CA5DD1" w:rsidRDefault="00CA5DD1" w:rsidP="00173BEC">
      <w:pPr>
        <w:pStyle w:val="ListParagraph"/>
        <w:numPr>
          <w:ilvl w:val="1"/>
          <w:numId w:val="8"/>
        </w:numPr>
        <w:rPr>
          <w:rFonts w:ascii="Cambria" w:hAnsi="Cambria" w:cs="Arial"/>
        </w:rPr>
      </w:pPr>
      <w:r>
        <w:rPr>
          <w:rFonts w:ascii="Cambria" w:hAnsi="Cambria" w:cs="Arial"/>
        </w:rPr>
        <w:t>Printer Descriptions</w:t>
      </w:r>
    </w:p>
    <w:tbl>
      <w:tblPr>
        <w:tblStyle w:val="TableGrid"/>
        <w:tblW w:w="8005" w:type="dxa"/>
        <w:tblInd w:w="1440" w:type="dxa"/>
        <w:tblLook w:val="04A0" w:firstRow="1" w:lastRow="0" w:firstColumn="1" w:lastColumn="0" w:noHBand="0" w:noVBand="1"/>
      </w:tblPr>
      <w:tblGrid>
        <w:gridCol w:w="1528"/>
        <w:gridCol w:w="1727"/>
        <w:gridCol w:w="1425"/>
        <w:gridCol w:w="1706"/>
        <w:gridCol w:w="1619"/>
      </w:tblGrid>
      <w:tr w:rsidR="00CA5DD1" w14:paraId="3D743956" w14:textId="77777777" w:rsidTr="005B0FB1">
        <w:tc>
          <w:tcPr>
            <w:tcW w:w="1528" w:type="dxa"/>
          </w:tcPr>
          <w:p w14:paraId="1AA76F27" w14:textId="77777777" w:rsidR="00CA5DD1" w:rsidRDefault="00CA5DD1" w:rsidP="005B0FB1">
            <w:pPr>
              <w:pStyle w:val="ListParagraph"/>
              <w:ind w:left="0"/>
              <w:rPr>
                <w:rFonts w:ascii="Cambria" w:hAnsi="Cambria" w:cs="Arial"/>
              </w:rPr>
            </w:pPr>
            <w:r w:rsidRPr="00CF717B">
              <w:rPr>
                <w:rFonts w:ascii="Cambria" w:hAnsi="Cambria" w:cs="Arial"/>
                <w:b/>
                <w:bCs/>
              </w:rPr>
              <w:t>Equipment I.D.</w:t>
            </w:r>
          </w:p>
        </w:tc>
        <w:tc>
          <w:tcPr>
            <w:tcW w:w="1727" w:type="dxa"/>
          </w:tcPr>
          <w:p w14:paraId="245FDC66" w14:textId="77777777" w:rsidR="00CA5DD1" w:rsidRDefault="00CA5DD1" w:rsidP="005B0FB1">
            <w:pPr>
              <w:pStyle w:val="ListParagraph"/>
              <w:ind w:left="0"/>
              <w:rPr>
                <w:rFonts w:ascii="Cambria" w:hAnsi="Cambria" w:cs="Arial"/>
              </w:rPr>
            </w:pPr>
            <w:r w:rsidRPr="00CF717B">
              <w:rPr>
                <w:rFonts w:ascii="Cambria" w:hAnsi="Cambria" w:cs="Arial"/>
                <w:b/>
                <w:bCs/>
              </w:rPr>
              <w:t>Manufacturer</w:t>
            </w:r>
          </w:p>
        </w:tc>
        <w:tc>
          <w:tcPr>
            <w:tcW w:w="1425" w:type="dxa"/>
          </w:tcPr>
          <w:p w14:paraId="0C96F57F" w14:textId="77777777" w:rsidR="00CA5DD1" w:rsidRDefault="00CA5DD1" w:rsidP="005B0FB1">
            <w:pPr>
              <w:pStyle w:val="ListParagraph"/>
              <w:ind w:left="0"/>
              <w:rPr>
                <w:rFonts w:ascii="Cambria" w:hAnsi="Cambria" w:cs="Arial"/>
              </w:rPr>
            </w:pPr>
            <w:r w:rsidRPr="002A1269">
              <w:rPr>
                <w:rFonts w:ascii="Cambria" w:hAnsi="Cambria" w:cs="Arial"/>
                <w:b/>
                <w:bCs/>
              </w:rPr>
              <w:t>Model #</w:t>
            </w:r>
          </w:p>
        </w:tc>
        <w:tc>
          <w:tcPr>
            <w:tcW w:w="1706" w:type="dxa"/>
          </w:tcPr>
          <w:p w14:paraId="1654C4B5" w14:textId="77777777" w:rsidR="00CA5DD1" w:rsidRDefault="00CA5DD1" w:rsidP="005B0FB1">
            <w:pPr>
              <w:pStyle w:val="ListParagraph"/>
              <w:ind w:left="0"/>
              <w:rPr>
                <w:rFonts w:ascii="Cambria" w:hAnsi="Cambria" w:cs="Arial"/>
              </w:rPr>
            </w:pPr>
            <w:r w:rsidRPr="002A1269">
              <w:rPr>
                <w:rFonts w:ascii="Cambria" w:hAnsi="Cambria" w:cs="Arial"/>
                <w:b/>
                <w:bCs/>
              </w:rPr>
              <w:t>Serial #</w:t>
            </w:r>
          </w:p>
        </w:tc>
        <w:tc>
          <w:tcPr>
            <w:tcW w:w="1619" w:type="dxa"/>
          </w:tcPr>
          <w:p w14:paraId="4D0B16BD" w14:textId="77777777" w:rsidR="00CA5DD1" w:rsidRPr="005B0FB1" w:rsidRDefault="00CA5DD1" w:rsidP="005B0FB1">
            <w:pPr>
              <w:pStyle w:val="ListParagraph"/>
              <w:ind w:left="0"/>
              <w:rPr>
                <w:rFonts w:ascii="Cambria" w:hAnsi="Cambria" w:cs="Arial"/>
                <w:b/>
                <w:bCs/>
              </w:rPr>
            </w:pPr>
            <w:r w:rsidRPr="005B0FB1">
              <w:rPr>
                <w:rFonts w:ascii="Cambria" w:hAnsi="Cambria" w:cs="Arial"/>
                <w:b/>
                <w:bCs/>
              </w:rPr>
              <w:t>Printer Location</w:t>
            </w:r>
          </w:p>
        </w:tc>
      </w:tr>
      <w:tr w:rsidR="00CA5DD1" w14:paraId="553FCD54" w14:textId="77777777" w:rsidTr="005B0FB1">
        <w:tc>
          <w:tcPr>
            <w:tcW w:w="1528" w:type="dxa"/>
          </w:tcPr>
          <w:p w14:paraId="2EC86891" w14:textId="77777777" w:rsidR="00CA5DD1" w:rsidRDefault="00CA5DD1" w:rsidP="005B0FB1">
            <w:pPr>
              <w:pStyle w:val="ListParagraph"/>
              <w:ind w:left="0"/>
              <w:jc w:val="center"/>
              <w:rPr>
                <w:rFonts w:ascii="Cambria" w:hAnsi="Cambria" w:cs="Arial"/>
              </w:rPr>
            </w:pPr>
            <w:r w:rsidRPr="00CF717B">
              <w:rPr>
                <w:rFonts w:ascii="Cambria" w:hAnsi="Cambria" w:cs="Arial"/>
              </w:rPr>
              <w:t>PRT0</w:t>
            </w:r>
            <w:r>
              <w:rPr>
                <w:rFonts w:ascii="Cambria" w:hAnsi="Cambria" w:cs="Arial"/>
              </w:rPr>
              <w:t>15</w:t>
            </w:r>
          </w:p>
        </w:tc>
        <w:tc>
          <w:tcPr>
            <w:tcW w:w="1727" w:type="dxa"/>
          </w:tcPr>
          <w:p w14:paraId="596051B9" w14:textId="77777777" w:rsidR="00CA5DD1" w:rsidRDefault="00CA5DD1" w:rsidP="005B0FB1">
            <w:pPr>
              <w:pStyle w:val="ListParagraph"/>
              <w:ind w:left="0"/>
              <w:jc w:val="center"/>
              <w:rPr>
                <w:rFonts w:ascii="Cambria" w:hAnsi="Cambria" w:cs="Arial"/>
              </w:rPr>
            </w:pPr>
            <w:r w:rsidRPr="00CF717B">
              <w:rPr>
                <w:rFonts w:ascii="Cambria" w:hAnsi="Cambria" w:cs="Arial"/>
              </w:rPr>
              <w:t>Zebra</w:t>
            </w:r>
          </w:p>
        </w:tc>
        <w:tc>
          <w:tcPr>
            <w:tcW w:w="1425" w:type="dxa"/>
          </w:tcPr>
          <w:p w14:paraId="5F2C183F" w14:textId="77777777" w:rsidR="00CA5DD1" w:rsidRDefault="00CA5DD1" w:rsidP="005B0FB1">
            <w:pPr>
              <w:pStyle w:val="ListParagraph"/>
              <w:ind w:left="0"/>
              <w:jc w:val="center"/>
              <w:rPr>
                <w:rFonts w:ascii="Cambria" w:hAnsi="Cambria" w:cs="Arial"/>
              </w:rPr>
            </w:pPr>
            <w:r>
              <w:rPr>
                <w:rFonts w:ascii="Cambria" w:hAnsi="Cambria" w:cs="Arial"/>
              </w:rPr>
              <w:t>ZT421</w:t>
            </w:r>
          </w:p>
        </w:tc>
        <w:tc>
          <w:tcPr>
            <w:tcW w:w="1706" w:type="dxa"/>
          </w:tcPr>
          <w:p w14:paraId="39AB1442" w14:textId="77777777" w:rsidR="00CA5DD1" w:rsidRDefault="00CA5DD1" w:rsidP="005B0FB1">
            <w:pPr>
              <w:pStyle w:val="ListParagraph"/>
              <w:ind w:left="0"/>
              <w:jc w:val="center"/>
              <w:rPr>
                <w:rFonts w:ascii="Cambria" w:hAnsi="Cambria" w:cs="Arial"/>
              </w:rPr>
            </w:pPr>
            <w:r>
              <w:rPr>
                <w:rFonts w:ascii="Cambria" w:hAnsi="Cambria" w:cs="Arial"/>
              </w:rPr>
              <w:t>99N220801129</w:t>
            </w:r>
          </w:p>
        </w:tc>
        <w:tc>
          <w:tcPr>
            <w:tcW w:w="1619" w:type="dxa"/>
          </w:tcPr>
          <w:p w14:paraId="73350CFA" w14:textId="77777777" w:rsidR="00CA5DD1" w:rsidRDefault="00CA5DD1" w:rsidP="005B0FB1">
            <w:pPr>
              <w:pStyle w:val="ListParagraph"/>
              <w:ind w:left="0"/>
              <w:jc w:val="center"/>
              <w:rPr>
                <w:rFonts w:ascii="Cambria" w:hAnsi="Cambria" w:cs="Arial"/>
              </w:rPr>
            </w:pPr>
            <w:r>
              <w:rPr>
                <w:rFonts w:ascii="Cambria" w:hAnsi="Cambria" w:cs="Arial"/>
              </w:rPr>
              <w:t>Support Lab 1</w:t>
            </w:r>
          </w:p>
        </w:tc>
      </w:tr>
    </w:tbl>
    <w:p w14:paraId="0BB4E8C2" w14:textId="77777777" w:rsidR="00CA5DD1" w:rsidRDefault="00CA5DD1" w:rsidP="00CA5DD1">
      <w:pPr>
        <w:pStyle w:val="ListParagraph"/>
        <w:ind w:left="1440"/>
        <w:rPr>
          <w:rFonts w:ascii="Cambria" w:hAnsi="Cambria" w:cs="Arial"/>
          <w:sz w:val="6"/>
          <w:szCs w:val="6"/>
        </w:rPr>
      </w:pPr>
    </w:p>
    <w:p w14:paraId="36521AC4" w14:textId="77777777" w:rsidR="00CA5DD1" w:rsidRPr="00134A15" w:rsidRDefault="00CA5DD1" w:rsidP="00173BEC">
      <w:pPr>
        <w:pStyle w:val="ListParagraph"/>
        <w:numPr>
          <w:ilvl w:val="1"/>
          <w:numId w:val="8"/>
        </w:numPr>
        <w:rPr>
          <w:rFonts w:ascii="Cambria" w:hAnsi="Cambria" w:cs="Arial"/>
        </w:rPr>
      </w:pPr>
      <w:r w:rsidRPr="00134A15">
        <w:rPr>
          <w:rFonts w:ascii="Cambria" w:hAnsi="Cambria" w:cs="Arial"/>
        </w:rPr>
        <w:t>Raw Materials</w:t>
      </w:r>
    </w:p>
    <w:p w14:paraId="46289CDC" w14:textId="080937F0" w:rsidR="00EB198E" w:rsidRPr="00134A15" w:rsidRDefault="00EB198E" w:rsidP="00173BEC">
      <w:pPr>
        <w:pStyle w:val="ListParagraph"/>
        <w:numPr>
          <w:ilvl w:val="2"/>
          <w:numId w:val="8"/>
        </w:numPr>
        <w:rPr>
          <w:rFonts w:ascii="Cambria" w:hAnsi="Cambria" w:cs="Arial"/>
        </w:rPr>
      </w:pPr>
      <w:proofErr w:type="spellStart"/>
      <w:r w:rsidRPr="00134A15">
        <w:rPr>
          <w:rFonts w:ascii="Cambria" w:hAnsi="Cambria" w:cs="Arial"/>
        </w:rPr>
        <w:t>Steri-Thermo</w:t>
      </w:r>
      <w:r w:rsidR="00570A78">
        <w:rPr>
          <w:rFonts w:ascii="Cambria" w:hAnsi="Cambria" w:cs="Arial"/>
        </w:rPr>
        <w:t>TAG</w:t>
      </w:r>
      <w:r w:rsidRPr="00134A15">
        <w:rPr>
          <w:rFonts w:ascii="Cambria" w:hAnsi="Cambria" w:cs="Arial"/>
          <w:vertAlign w:val="superscript"/>
        </w:rPr>
        <w:t>TM</w:t>
      </w:r>
      <w:proofErr w:type="spellEnd"/>
      <w:r w:rsidRPr="00134A15">
        <w:rPr>
          <w:rFonts w:ascii="Cambria" w:hAnsi="Cambria" w:cs="Arial"/>
          <w:vertAlign w:val="superscript"/>
        </w:rPr>
        <w:t xml:space="preserve"> </w:t>
      </w:r>
      <w:r w:rsidRPr="00134A15">
        <w:rPr>
          <w:rFonts w:ascii="Cambria" w:hAnsi="Cambria" w:cs="Arial"/>
        </w:rPr>
        <w:t xml:space="preserve">– </w:t>
      </w:r>
      <w:r>
        <w:rPr>
          <w:rFonts w:ascii="Cambria" w:hAnsi="Cambria" w:cs="Arial"/>
        </w:rPr>
        <w:t>Autoclave</w:t>
      </w:r>
      <w:r w:rsidRPr="00134A15">
        <w:rPr>
          <w:rFonts w:ascii="Cambria" w:hAnsi="Cambria" w:cs="Arial"/>
        </w:rPr>
        <w:t>-Resistant Thermal-Transfer Labels, P/N AUTT-19C3-1WH</w:t>
      </w:r>
    </w:p>
    <w:p w14:paraId="1F167BE4" w14:textId="5D5F9FFA" w:rsidR="00EB198E" w:rsidRPr="00134A15" w:rsidRDefault="00EB198E" w:rsidP="00173BEC">
      <w:pPr>
        <w:pStyle w:val="ListParagraph"/>
        <w:numPr>
          <w:ilvl w:val="3"/>
          <w:numId w:val="8"/>
        </w:numPr>
        <w:rPr>
          <w:rFonts w:ascii="Cambria" w:hAnsi="Cambria" w:cs="Arial"/>
        </w:rPr>
      </w:pPr>
      <w:r w:rsidRPr="00134A15">
        <w:rPr>
          <w:rFonts w:ascii="Cambria" w:hAnsi="Cambria" w:cs="Arial"/>
        </w:rPr>
        <w:t xml:space="preserve">The </w:t>
      </w:r>
      <w:proofErr w:type="spellStart"/>
      <w:r w:rsidRPr="00134A15">
        <w:rPr>
          <w:rFonts w:ascii="Cambria" w:hAnsi="Cambria" w:cs="Arial"/>
        </w:rPr>
        <w:t>Steri-Thermo</w:t>
      </w:r>
      <w:r w:rsidR="00570A78">
        <w:rPr>
          <w:rFonts w:ascii="Cambria" w:hAnsi="Cambria" w:cs="Arial"/>
        </w:rPr>
        <w:t>TAG</w:t>
      </w:r>
      <w:r w:rsidRPr="00134A15">
        <w:rPr>
          <w:rFonts w:ascii="Cambria" w:hAnsi="Cambria" w:cs="Arial"/>
          <w:vertAlign w:val="superscript"/>
        </w:rPr>
        <w:t>TM</w:t>
      </w:r>
      <w:proofErr w:type="spellEnd"/>
      <w:r w:rsidRPr="00134A15">
        <w:rPr>
          <w:rFonts w:ascii="Cambria" w:hAnsi="Cambria" w:cs="Arial"/>
          <w:vertAlign w:val="superscript"/>
        </w:rPr>
        <w:t xml:space="preserve"> </w:t>
      </w:r>
      <w:r w:rsidRPr="00134A15">
        <w:rPr>
          <w:rFonts w:ascii="Cambria" w:hAnsi="Cambria" w:cs="Arial"/>
        </w:rPr>
        <w:t>labels are available in various sizes from 1” x 0.6875” to 4” x 2”.</w:t>
      </w:r>
    </w:p>
    <w:p w14:paraId="3C9B96BF" w14:textId="77777777" w:rsidR="00EB198E" w:rsidRPr="00134A15" w:rsidRDefault="00EB198E" w:rsidP="00173BEC">
      <w:pPr>
        <w:pStyle w:val="ListParagraph"/>
        <w:numPr>
          <w:ilvl w:val="3"/>
          <w:numId w:val="8"/>
        </w:numPr>
        <w:rPr>
          <w:rFonts w:ascii="Cambria" w:hAnsi="Cambria" w:cs="Arial"/>
        </w:rPr>
      </w:pPr>
      <w:r w:rsidRPr="00134A15">
        <w:rPr>
          <w:rFonts w:ascii="Cambria" w:hAnsi="Cambria" w:cs="Arial"/>
        </w:rPr>
        <w:t>AUTT-19-C3-1WH labels (1.3” x 0.625” (33 mm x 15.9 mm)), one of the smallest label sizes available of this label stock, will be utilized during the OQ as smaller labels are more challenging for the end users to read (legibility) and have smaller area of the adhesive backing (adhesiveness), compared to larger labels.</w:t>
      </w:r>
    </w:p>
    <w:p w14:paraId="37F2EAB7" w14:textId="77777777" w:rsidR="00EB198E" w:rsidRPr="001828DA" w:rsidRDefault="00EB198E" w:rsidP="00173BEC">
      <w:pPr>
        <w:pStyle w:val="ListParagraph"/>
        <w:numPr>
          <w:ilvl w:val="2"/>
          <w:numId w:val="8"/>
        </w:numPr>
        <w:rPr>
          <w:rFonts w:ascii="Cambria" w:hAnsi="Cambria" w:cs="Arial"/>
        </w:rPr>
      </w:pPr>
      <w:r w:rsidRPr="00134A15">
        <w:rPr>
          <w:rFonts w:ascii="Cambria" w:hAnsi="Cambria" w:cs="Arial"/>
          <w:bCs/>
        </w:rPr>
        <w:t>ULINE Industrial Thermal Transfer Ribbons – Resin, 2.36” x 1,476’. Model No. S-18381</w:t>
      </w:r>
    </w:p>
    <w:p w14:paraId="7D233356" w14:textId="77777777" w:rsidR="00EB198E" w:rsidRPr="00134A15" w:rsidRDefault="00EB198E" w:rsidP="00173BEC">
      <w:pPr>
        <w:pStyle w:val="ListParagraph"/>
        <w:numPr>
          <w:ilvl w:val="3"/>
          <w:numId w:val="8"/>
        </w:numPr>
        <w:rPr>
          <w:rFonts w:ascii="Cambria" w:hAnsi="Cambria" w:cs="Arial"/>
        </w:rPr>
      </w:pPr>
      <w:r w:rsidRPr="00134A15">
        <w:rPr>
          <w:rFonts w:ascii="Cambria" w:hAnsi="Cambria" w:cs="Arial"/>
          <w:bCs/>
        </w:rPr>
        <w:t>Resin ribbons are available in various sizes.  The S-18381 was selected as it is compatible with Zebra printer and AUTT-19 labels.</w:t>
      </w:r>
    </w:p>
    <w:p w14:paraId="4A7567AC" w14:textId="5184E6E2" w:rsidR="00EB198E" w:rsidRDefault="00EB198E" w:rsidP="00173BEC">
      <w:pPr>
        <w:pStyle w:val="ListParagraph"/>
        <w:numPr>
          <w:ilvl w:val="2"/>
          <w:numId w:val="8"/>
        </w:numPr>
        <w:rPr>
          <w:rFonts w:ascii="Cambria" w:hAnsi="Cambria" w:cs="Arial"/>
        </w:rPr>
      </w:pPr>
      <w:r w:rsidRPr="005B0FB1">
        <w:rPr>
          <w:rFonts w:ascii="Cambria" w:hAnsi="Cambria" w:cs="Arial"/>
        </w:rPr>
        <w:t xml:space="preserve">IAS16-034 </w:t>
      </w:r>
      <w:r>
        <w:rPr>
          <w:rFonts w:ascii="Cambria" w:hAnsi="Cambria" w:cs="Arial"/>
        </w:rPr>
        <w:t>Autoclave</w:t>
      </w:r>
      <w:r w:rsidRPr="005B0FB1">
        <w:rPr>
          <w:rFonts w:ascii="Cambria" w:hAnsi="Cambria" w:cs="Arial"/>
        </w:rPr>
        <w:t xml:space="preserve"> Pouches</w:t>
      </w:r>
    </w:p>
    <w:p w14:paraId="729A4663" w14:textId="48D88DA2" w:rsidR="002417A9" w:rsidRDefault="002417A9" w:rsidP="00173BEC">
      <w:pPr>
        <w:pStyle w:val="ListParagraph"/>
        <w:numPr>
          <w:ilvl w:val="2"/>
          <w:numId w:val="8"/>
        </w:numPr>
        <w:rPr>
          <w:rFonts w:ascii="Cambria" w:hAnsi="Cambria" w:cs="Arial"/>
        </w:rPr>
      </w:pPr>
      <w:r>
        <w:rPr>
          <w:rFonts w:ascii="Cambria" w:hAnsi="Cambria" w:cs="Arial"/>
        </w:rPr>
        <w:t>IAS16-029 70% IPA</w:t>
      </w:r>
    </w:p>
    <w:p w14:paraId="29E1B05B" w14:textId="67E42D31" w:rsidR="00193BB2" w:rsidRPr="00173BEC" w:rsidRDefault="002417A9">
      <w:pPr>
        <w:pStyle w:val="ListParagraph"/>
        <w:numPr>
          <w:ilvl w:val="2"/>
          <w:numId w:val="8"/>
        </w:numPr>
        <w:rPr>
          <w:rFonts w:ascii="Cambria" w:hAnsi="Cambria" w:cs="Arial"/>
        </w:rPr>
      </w:pPr>
      <w:r>
        <w:rPr>
          <w:rFonts w:ascii="Cambria" w:hAnsi="Cambria" w:cs="Arial"/>
        </w:rPr>
        <w:t xml:space="preserve">IAS16-047 </w:t>
      </w:r>
      <w:proofErr w:type="spellStart"/>
      <w:r>
        <w:rPr>
          <w:rFonts w:ascii="Cambria" w:hAnsi="Cambria" w:cs="Arial"/>
        </w:rPr>
        <w:t>Spor-Klenz</w:t>
      </w:r>
      <w:proofErr w:type="spellEnd"/>
      <w:r w:rsidR="00193BB2">
        <w:rPr>
          <w:rFonts w:ascii="Cambria" w:hAnsi="Cambria" w:cs="Arial"/>
        </w:rPr>
        <w:t xml:space="preserve"> 3200 mL Ready-to-Use (RTU) Bottles</w:t>
      </w:r>
      <w:r w:rsidR="00BC33EE">
        <w:rPr>
          <w:rFonts w:ascii="Cambria" w:hAnsi="Cambria" w:cs="Arial"/>
        </w:rPr>
        <w:t xml:space="preserve"> </w:t>
      </w:r>
    </w:p>
    <w:p w14:paraId="4A3E9233" w14:textId="35381A73" w:rsidR="00D34371" w:rsidRDefault="00EB198E" w:rsidP="005510E1">
      <w:pPr>
        <w:pStyle w:val="ListParagraph"/>
        <w:numPr>
          <w:ilvl w:val="2"/>
          <w:numId w:val="8"/>
        </w:numPr>
        <w:rPr>
          <w:rFonts w:ascii="Cambria" w:hAnsi="Cambria" w:cs="Arial"/>
        </w:rPr>
      </w:pPr>
      <w:r w:rsidRPr="00860836">
        <w:rPr>
          <w:rFonts w:ascii="Cambria" w:hAnsi="Cambria" w:cs="Arial"/>
        </w:rPr>
        <w:t>IAS17-036 Sequential Sterilization Wrap</w:t>
      </w:r>
      <w:r w:rsidR="0095520D" w:rsidRPr="00860836">
        <w:rPr>
          <w:rFonts w:ascii="Cambria" w:hAnsi="Cambria" w:cs="Arial"/>
        </w:rPr>
        <w:t xml:space="preserve"> or</w:t>
      </w:r>
      <w:r w:rsidR="00860836" w:rsidRPr="00860836">
        <w:rPr>
          <w:rFonts w:ascii="Cambria" w:hAnsi="Cambria" w:cs="Arial"/>
        </w:rPr>
        <w:t xml:space="preserve"> </w:t>
      </w:r>
      <w:r w:rsidR="00D34371" w:rsidRPr="00860836">
        <w:rPr>
          <w:rFonts w:ascii="Cambria" w:hAnsi="Cambria" w:cs="Arial"/>
        </w:rPr>
        <w:t xml:space="preserve">IAS21-003 </w:t>
      </w:r>
      <w:r w:rsidR="00577982" w:rsidRPr="00860836">
        <w:rPr>
          <w:rFonts w:ascii="Cambria" w:hAnsi="Cambria" w:cs="Arial"/>
        </w:rPr>
        <w:t>Simultaneous Sterilization Wrap</w:t>
      </w:r>
    </w:p>
    <w:p w14:paraId="445B72C9" w14:textId="2A17A38E" w:rsidR="00860836" w:rsidRPr="00860836" w:rsidRDefault="00860836" w:rsidP="00173BEC">
      <w:pPr>
        <w:pStyle w:val="ListParagraph"/>
        <w:numPr>
          <w:ilvl w:val="3"/>
          <w:numId w:val="8"/>
        </w:numPr>
        <w:rPr>
          <w:rFonts w:ascii="Cambria" w:hAnsi="Cambria" w:cs="Arial"/>
        </w:rPr>
      </w:pPr>
      <w:r>
        <w:rPr>
          <w:rFonts w:ascii="Cambria" w:hAnsi="Cambria" w:cs="Arial"/>
        </w:rPr>
        <w:t xml:space="preserve">Either Sequential </w:t>
      </w:r>
      <w:r w:rsidR="004B20FD">
        <w:rPr>
          <w:rFonts w:ascii="Cambria" w:hAnsi="Cambria" w:cs="Arial"/>
        </w:rPr>
        <w:t xml:space="preserve">or Simultaneous Sterilization Wrap </w:t>
      </w:r>
      <w:r w:rsidR="008C3AC4">
        <w:rPr>
          <w:rFonts w:ascii="Cambria" w:hAnsi="Cambria" w:cs="Arial"/>
        </w:rPr>
        <w:t>type is acceptable for the OQ as they are made from the same materials</w:t>
      </w:r>
      <w:r w:rsidR="009128D2">
        <w:rPr>
          <w:rFonts w:ascii="Cambria" w:hAnsi="Cambria" w:cs="Arial"/>
        </w:rPr>
        <w:t>.</w:t>
      </w:r>
    </w:p>
    <w:p w14:paraId="5ADA6B30" w14:textId="799C7DAE" w:rsidR="00193BB2" w:rsidRDefault="00193BB2" w:rsidP="00173BEC">
      <w:pPr>
        <w:pStyle w:val="ListParagraph"/>
        <w:numPr>
          <w:ilvl w:val="2"/>
          <w:numId w:val="8"/>
        </w:numPr>
        <w:rPr>
          <w:rFonts w:ascii="Cambria" w:hAnsi="Cambria" w:cs="Arial"/>
        </w:rPr>
      </w:pPr>
      <w:r>
        <w:rPr>
          <w:rFonts w:ascii="Cambria" w:hAnsi="Cambria" w:cs="Arial"/>
        </w:rPr>
        <w:t xml:space="preserve">IAS21-001 </w:t>
      </w:r>
      <w:proofErr w:type="spellStart"/>
      <w:r>
        <w:rPr>
          <w:rFonts w:ascii="Cambria" w:hAnsi="Cambria" w:cs="Arial"/>
        </w:rPr>
        <w:t>Vesphene</w:t>
      </w:r>
      <w:proofErr w:type="spellEnd"/>
      <w:r>
        <w:rPr>
          <w:rFonts w:ascii="Cambria" w:hAnsi="Cambria" w:cs="Arial"/>
        </w:rPr>
        <w:t xml:space="preserve"> III Concentrate Pack</w:t>
      </w:r>
      <w:r w:rsidR="00181484">
        <w:rPr>
          <w:rFonts w:ascii="Cambria" w:hAnsi="Cambria" w:cs="Arial"/>
        </w:rPr>
        <w:t>, prepared</w:t>
      </w:r>
    </w:p>
    <w:p w14:paraId="3081BC2B" w14:textId="77777777" w:rsidR="00EB198E" w:rsidRDefault="00EB198E" w:rsidP="00173BEC">
      <w:pPr>
        <w:pStyle w:val="ListParagraph"/>
        <w:numPr>
          <w:ilvl w:val="2"/>
          <w:numId w:val="8"/>
        </w:numPr>
        <w:rPr>
          <w:rFonts w:ascii="Cambria" w:hAnsi="Cambria" w:cs="Arial"/>
        </w:rPr>
      </w:pPr>
      <w:r>
        <w:rPr>
          <w:rFonts w:ascii="Cambria" w:hAnsi="Cambria" w:cs="Arial"/>
        </w:rPr>
        <w:t>Twenty-Four (24) items to be pouched and autoclaved</w:t>
      </w:r>
    </w:p>
    <w:p w14:paraId="7C1C9C1A" w14:textId="77777777" w:rsidR="00EB198E" w:rsidRPr="00134A15" w:rsidRDefault="00EB198E" w:rsidP="00173BEC">
      <w:pPr>
        <w:pStyle w:val="ListParagraph"/>
        <w:numPr>
          <w:ilvl w:val="2"/>
          <w:numId w:val="8"/>
        </w:numPr>
        <w:rPr>
          <w:rFonts w:ascii="Cambria" w:hAnsi="Cambria" w:cs="Arial"/>
        </w:rPr>
      </w:pPr>
      <w:r>
        <w:rPr>
          <w:rFonts w:ascii="Cambria" w:hAnsi="Cambria" w:cs="Arial"/>
        </w:rPr>
        <w:t>Twenty-Four (24) items to be wrapped and autoclaved</w:t>
      </w:r>
    </w:p>
    <w:p w14:paraId="5B3A509C" w14:textId="78E8877A" w:rsidR="00CC39B8" w:rsidRPr="00977D5F" w:rsidRDefault="00904F75" w:rsidP="00173BEC">
      <w:pPr>
        <w:pStyle w:val="ListParagraph"/>
        <w:numPr>
          <w:ilvl w:val="1"/>
          <w:numId w:val="8"/>
        </w:numPr>
        <w:rPr>
          <w:rFonts w:ascii="Cambria" w:hAnsi="Cambria" w:cs="Arial"/>
        </w:rPr>
      </w:pPr>
      <w:r w:rsidRPr="00977D5F">
        <w:rPr>
          <w:rFonts w:ascii="Cambria" w:hAnsi="Cambria" w:cs="Arial"/>
        </w:rPr>
        <w:t>Critical to Quality (CTQ) Attributes</w:t>
      </w:r>
    </w:p>
    <w:p w14:paraId="1FD66E9B" w14:textId="088D831A" w:rsidR="00C72B42" w:rsidRDefault="00C72B42" w:rsidP="00173BEC">
      <w:pPr>
        <w:pStyle w:val="ListParagraph"/>
        <w:numPr>
          <w:ilvl w:val="2"/>
          <w:numId w:val="8"/>
        </w:numPr>
        <w:rPr>
          <w:rFonts w:ascii="Cambria" w:hAnsi="Cambria" w:cs="Arial"/>
        </w:rPr>
      </w:pPr>
      <w:r w:rsidRPr="00134A15">
        <w:rPr>
          <w:rFonts w:ascii="Cambria" w:hAnsi="Cambria" w:cs="Arial"/>
        </w:rPr>
        <w:t>Legibility of the printed labels: labels are to remain legible</w:t>
      </w:r>
      <w:r>
        <w:rPr>
          <w:rFonts w:ascii="Cambria" w:hAnsi="Cambria" w:cs="Arial"/>
        </w:rPr>
        <w:t xml:space="preserve"> </w:t>
      </w:r>
      <w:r w:rsidR="003B1307">
        <w:rPr>
          <w:rFonts w:ascii="Cambria" w:hAnsi="Cambria" w:cs="Arial"/>
        </w:rPr>
        <w:t xml:space="preserve">from the time they are </w:t>
      </w:r>
      <w:r w:rsidR="0040190D">
        <w:rPr>
          <w:rFonts w:ascii="Cambria" w:hAnsi="Cambria" w:cs="Arial"/>
        </w:rPr>
        <w:t>printed until</w:t>
      </w:r>
      <w:r w:rsidR="00260A5B">
        <w:rPr>
          <w:rFonts w:ascii="Cambria" w:hAnsi="Cambria" w:cs="Arial"/>
        </w:rPr>
        <w:t xml:space="preserve"> </w:t>
      </w:r>
      <w:r w:rsidR="00052CD5">
        <w:rPr>
          <w:rFonts w:ascii="Cambria" w:hAnsi="Cambria" w:cs="Arial"/>
        </w:rPr>
        <w:t xml:space="preserve">the </w:t>
      </w:r>
      <w:r w:rsidR="00E257CA">
        <w:rPr>
          <w:rFonts w:ascii="Cambria" w:hAnsi="Cambria" w:cs="Arial"/>
        </w:rPr>
        <w:t>labels, along with packaging materials, to which they are a</w:t>
      </w:r>
      <w:r w:rsidR="0014719D">
        <w:rPr>
          <w:rFonts w:ascii="Cambria" w:hAnsi="Cambria" w:cs="Arial"/>
        </w:rPr>
        <w:t>ffixed,</w:t>
      </w:r>
      <w:r w:rsidR="00EE798C">
        <w:rPr>
          <w:rFonts w:ascii="Cambria" w:hAnsi="Cambria" w:cs="Arial"/>
        </w:rPr>
        <w:t xml:space="preserve"> </w:t>
      </w:r>
      <w:r w:rsidR="00740D3D">
        <w:rPr>
          <w:rFonts w:ascii="Cambria" w:hAnsi="Cambria" w:cs="Arial"/>
        </w:rPr>
        <w:t>are discarded</w:t>
      </w:r>
      <w:r w:rsidR="005F3ED3">
        <w:rPr>
          <w:rFonts w:ascii="Cambria" w:hAnsi="Cambria" w:cs="Arial"/>
        </w:rPr>
        <w:t>.</w:t>
      </w:r>
    </w:p>
    <w:p w14:paraId="005DEB48" w14:textId="4FBAC607" w:rsidR="00C72B42" w:rsidRPr="0050108B" w:rsidRDefault="00C72B42" w:rsidP="00173BEC">
      <w:pPr>
        <w:pStyle w:val="ListParagraph"/>
        <w:numPr>
          <w:ilvl w:val="2"/>
          <w:numId w:val="8"/>
        </w:numPr>
        <w:rPr>
          <w:rFonts w:ascii="Cambria" w:hAnsi="Cambria" w:cs="Arial"/>
        </w:rPr>
      </w:pPr>
      <w:r>
        <w:rPr>
          <w:rFonts w:ascii="Cambria" w:hAnsi="Cambria" w:cs="Arial"/>
        </w:rPr>
        <w:t xml:space="preserve">Adhesiveness of the labels: labels are to adhere to the packaging materials of the Autoclaved </w:t>
      </w:r>
      <w:r w:rsidR="00860A97">
        <w:rPr>
          <w:rFonts w:ascii="Cambria" w:hAnsi="Cambria" w:cs="Arial"/>
        </w:rPr>
        <w:t xml:space="preserve">items </w:t>
      </w:r>
      <w:r w:rsidR="00155A37">
        <w:rPr>
          <w:rFonts w:ascii="Cambria" w:hAnsi="Cambria" w:cs="Arial"/>
        </w:rPr>
        <w:t xml:space="preserve">from when they are affixed </w:t>
      </w:r>
      <w:r w:rsidR="009A4EFF">
        <w:rPr>
          <w:rFonts w:ascii="Cambria" w:hAnsi="Cambria" w:cs="Arial"/>
        </w:rPr>
        <w:t xml:space="preserve">to the packaging materials </w:t>
      </w:r>
      <w:r w:rsidR="00740D3D">
        <w:rPr>
          <w:rFonts w:ascii="Cambria" w:hAnsi="Cambria" w:cs="Arial"/>
        </w:rPr>
        <w:t>until</w:t>
      </w:r>
      <w:r w:rsidR="00752002">
        <w:rPr>
          <w:rFonts w:ascii="Cambria" w:hAnsi="Cambria" w:cs="Arial"/>
        </w:rPr>
        <w:t xml:space="preserve"> </w:t>
      </w:r>
      <w:r w:rsidR="009A4EFF">
        <w:rPr>
          <w:rFonts w:ascii="Cambria" w:hAnsi="Cambria" w:cs="Arial"/>
        </w:rPr>
        <w:t xml:space="preserve">the </w:t>
      </w:r>
      <w:r w:rsidR="00752002">
        <w:rPr>
          <w:rFonts w:ascii="Cambria" w:hAnsi="Cambria" w:cs="Arial"/>
        </w:rPr>
        <w:t xml:space="preserve">packaging materials </w:t>
      </w:r>
      <w:r w:rsidR="00740D3D">
        <w:rPr>
          <w:rFonts w:ascii="Cambria" w:hAnsi="Cambria" w:cs="Arial"/>
        </w:rPr>
        <w:t>are discarded</w:t>
      </w:r>
      <w:r w:rsidR="005F3ED3">
        <w:rPr>
          <w:rFonts w:ascii="Cambria" w:hAnsi="Cambria" w:cs="Arial"/>
        </w:rPr>
        <w:t>.</w:t>
      </w:r>
    </w:p>
    <w:p w14:paraId="1A4F1E87" w14:textId="00C26445" w:rsidR="00904F75" w:rsidRPr="00977D5F" w:rsidRDefault="00904F75" w:rsidP="00173BEC">
      <w:pPr>
        <w:pStyle w:val="ListParagraph"/>
        <w:numPr>
          <w:ilvl w:val="1"/>
          <w:numId w:val="8"/>
        </w:numPr>
        <w:rPr>
          <w:rFonts w:ascii="Cambria" w:hAnsi="Cambria" w:cs="Arial"/>
        </w:rPr>
      </w:pPr>
      <w:r w:rsidRPr="00977D5F">
        <w:rPr>
          <w:rFonts w:ascii="Cambria" w:hAnsi="Cambria" w:cs="Arial"/>
        </w:rPr>
        <w:t>Process Variables</w:t>
      </w:r>
    </w:p>
    <w:p w14:paraId="2A4FF3EA" w14:textId="77777777" w:rsidR="00191852" w:rsidRDefault="00191852" w:rsidP="00173BEC">
      <w:pPr>
        <w:pStyle w:val="ListParagraph"/>
        <w:numPr>
          <w:ilvl w:val="2"/>
          <w:numId w:val="8"/>
        </w:numPr>
        <w:rPr>
          <w:rFonts w:ascii="Cambria" w:hAnsi="Cambria" w:cs="Arial"/>
        </w:rPr>
      </w:pPr>
      <w:r w:rsidRPr="00977D5F">
        <w:rPr>
          <w:rFonts w:ascii="Cambria" w:hAnsi="Cambria" w:cs="Arial"/>
        </w:rPr>
        <w:t xml:space="preserve">Critical </w:t>
      </w:r>
      <w:r>
        <w:rPr>
          <w:rFonts w:ascii="Cambria" w:hAnsi="Cambria" w:cs="Arial"/>
        </w:rPr>
        <w:t>Printer Settings:</w:t>
      </w:r>
    </w:p>
    <w:p w14:paraId="584D2543" w14:textId="6374FB06" w:rsidR="00191852" w:rsidRPr="00531CE5" w:rsidRDefault="00191852" w:rsidP="00173BEC">
      <w:pPr>
        <w:pStyle w:val="ListParagraph"/>
        <w:numPr>
          <w:ilvl w:val="3"/>
          <w:numId w:val="8"/>
        </w:numPr>
        <w:rPr>
          <w:rFonts w:ascii="Cambria" w:hAnsi="Cambria" w:cs="Arial"/>
        </w:rPr>
      </w:pPr>
      <w:r w:rsidRPr="005B0FB1">
        <w:rPr>
          <w:rFonts w:ascii="Cambria" w:hAnsi="Cambria" w:cs="Arial"/>
        </w:rPr>
        <w:t>Print Speed settings of 4-6, previously determined to be acceptable operational settings</w:t>
      </w:r>
      <w:r w:rsidR="00DD6198">
        <w:rPr>
          <w:rFonts w:ascii="Cambria" w:hAnsi="Cambria" w:cs="Arial"/>
        </w:rPr>
        <w:t>,</w:t>
      </w:r>
      <w:r w:rsidRPr="005B0FB1">
        <w:rPr>
          <w:rFonts w:ascii="Cambria" w:hAnsi="Cambria" w:cs="Arial"/>
        </w:rPr>
        <w:t xml:space="preserve"> have been historically used in other Zebra printers’ qualification</w:t>
      </w:r>
      <w:r w:rsidR="004E554A">
        <w:rPr>
          <w:rFonts w:ascii="Cambria" w:hAnsi="Cambria" w:cs="Arial"/>
        </w:rPr>
        <w:t>s</w:t>
      </w:r>
      <w:r w:rsidRPr="005B0FB1">
        <w:rPr>
          <w:rFonts w:ascii="Cambria" w:hAnsi="Cambria" w:cs="Arial"/>
        </w:rPr>
        <w:t xml:space="preserve"> at </w:t>
      </w:r>
      <w:proofErr w:type="spellStart"/>
      <w:r w:rsidR="00577982">
        <w:rPr>
          <w:rFonts w:ascii="Cambria" w:hAnsi="Cambria" w:cs="Arial"/>
        </w:rPr>
        <w:t>StimLabs</w:t>
      </w:r>
      <w:proofErr w:type="spellEnd"/>
      <w:r w:rsidR="008C7BD0">
        <w:rPr>
          <w:rFonts w:ascii="Cambria" w:hAnsi="Cambria" w:cs="Arial"/>
        </w:rPr>
        <w:t xml:space="preserve"> and</w:t>
      </w:r>
      <w:r w:rsidRPr="005B0FB1">
        <w:rPr>
          <w:rFonts w:ascii="Cambria" w:hAnsi="Cambria" w:cs="Arial"/>
        </w:rPr>
        <w:t xml:space="preserve"> will be used during this qualification. </w:t>
      </w:r>
      <w:ins w:id="78" w:author="Sasi Songthong" w:date="2022-06-23T13:09:00Z">
        <w:r w:rsidR="000C48B4">
          <w:rPr>
            <w:rFonts w:ascii="Cambria" w:hAnsi="Cambria" w:cs="Arial"/>
          </w:rPr>
          <w:t xml:space="preserve">  See Zebra Printer PRT001 IQ report</w:t>
        </w:r>
        <w:r w:rsidR="00215FEE">
          <w:rPr>
            <w:rFonts w:ascii="Cambria" w:hAnsi="Cambria" w:cs="Arial"/>
          </w:rPr>
          <w:t xml:space="preserve"> for an example of a previous qualification using </w:t>
        </w:r>
      </w:ins>
      <w:ins w:id="79" w:author="Sasi Songthong" w:date="2022-06-23T13:10:00Z">
        <w:r w:rsidR="00CF02B9">
          <w:rPr>
            <w:rFonts w:ascii="Cambria" w:hAnsi="Cambria" w:cs="Arial"/>
          </w:rPr>
          <w:t>Print Speed settings range of 4-6.</w:t>
        </w:r>
      </w:ins>
    </w:p>
    <w:p w14:paraId="229B503C" w14:textId="354DDCC9" w:rsidR="00191852" w:rsidRPr="005B0FB1" w:rsidRDefault="00191852" w:rsidP="00173BEC">
      <w:pPr>
        <w:pStyle w:val="ListParagraph"/>
        <w:numPr>
          <w:ilvl w:val="3"/>
          <w:numId w:val="8"/>
        </w:numPr>
        <w:rPr>
          <w:rFonts w:ascii="Cambria" w:hAnsi="Cambria" w:cs="Arial"/>
        </w:rPr>
      </w:pPr>
      <w:r w:rsidRPr="005B0FB1">
        <w:rPr>
          <w:rFonts w:ascii="Cambria" w:hAnsi="Cambria" w:cs="Arial"/>
        </w:rPr>
        <w:t>Print Darkness settings of 23 – 27, previously determined to be acceptable operational settings</w:t>
      </w:r>
      <w:r w:rsidR="008C7BD0">
        <w:rPr>
          <w:rFonts w:ascii="Cambria" w:hAnsi="Cambria" w:cs="Arial"/>
        </w:rPr>
        <w:t>,</w:t>
      </w:r>
      <w:r w:rsidRPr="005B0FB1">
        <w:rPr>
          <w:rFonts w:ascii="Cambria" w:hAnsi="Cambria" w:cs="Arial"/>
        </w:rPr>
        <w:t xml:space="preserve"> have been historically used in other Zebra printers’ qualification</w:t>
      </w:r>
      <w:r w:rsidR="004E554A">
        <w:rPr>
          <w:rFonts w:ascii="Cambria" w:hAnsi="Cambria" w:cs="Arial"/>
        </w:rPr>
        <w:t>s</w:t>
      </w:r>
      <w:r w:rsidRPr="005B0FB1">
        <w:rPr>
          <w:rFonts w:ascii="Cambria" w:hAnsi="Cambria" w:cs="Arial"/>
        </w:rPr>
        <w:t xml:space="preserve"> at </w:t>
      </w:r>
      <w:proofErr w:type="spellStart"/>
      <w:r w:rsidR="00577982">
        <w:rPr>
          <w:rFonts w:ascii="Cambria" w:hAnsi="Cambria" w:cs="Arial"/>
        </w:rPr>
        <w:t>StimLabs</w:t>
      </w:r>
      <w:proofErr w:type="spellEnd"/>
      <w:r w:rsidR="00532B9C">
        <w:rPr>
          <w:rFonts w:ascii="Cambria" w:hAnsi="Cambria" w:cs="Arial"/>
        </w:rPr>
        <w:t xml:space="preserve"> </w:t>
      </w:r>
      <w:del w:id="80" w:author="Sasi Songthong" w:date="2022-06-23T12:08:00Z">
        <w:r w:rsidR="00532B9C" w:rsidDel="00F67B37">
          <w:rPr>
            <w:rFonts w:ascii="Cambria" w:hAnsi="Cambria" w:cs="Arial"/>
          </w:rPr>
          <w:delText>adn</w:delText>
        </w:r>
      </w:del>
      <w:ins w:id="81" w:author="Sasi Songthong" w:date="2022-06-23T12:08:00Z">
        <w:r w:rsidR="00F67B37">
          <w:rPr>
            <w:rFonts w:ascii="Cambria" w:hAnsi="Cambria" w:cs="Arial"/>
          </w:rPr>
          <w:t>and</w:t>
        </w:r>
      </w:ins>
      <w:r w:rsidRPr="005B0FB1">
        <w:rPr>
          <w:rFonts w:ascii="Cambria" w:hAnsi="Cambria" w:cs="Arial"/>
        </w:rPr>
        <w:t xml:space="preserve"> will be used during this qualification.</w:t>
      </w:r>
      <w:ins w:id="82" w:author="Sasi Songthong" w:date="2022-06-23T13:09:00Z">
        <w:r w:rsidR="000C48B4">
          <w:rPr>
            <w:rFonts w:ascii="Cambria" w:hAnsi="Cambria" w:cs="Arial"/>
          </w:rPr>
          <w:t xml:space="preserve">  </w:t>
        </w:r>
      </w:ins>
      <w:ins w:id="83" w:author="Sasi Songthong" w:date="2022-06-23T13:10:00Z">
        <w:r w:rsidR="00CF02B9">
          <w:rPr>
            <w:rFonts w:ascii="Cambria" w:hAnsi="Cambria" w:cs="Arial"/>
          </w:rPr>
          <w:t xml:space="preserve">See Zebra Printer PRT001 IQ report for an example of a previous qualification using Print </w:t>
        </w:r>
        <w:r w:rsidR="00AB3187">
          <w:rPr>
            <w:rFonts w:ascii="Cambria" w:hAnsi="Cambria" w:cs="Arial"/>
          </w:rPr>
          <w:t>Darkness</w:t>
        </w:r>
        <w:r w:rsidR="00CF02B9">
          <w:rPr>
            <w:rFonts w:ascii="Cambria" w:hAnsi="Cambria" w:cs="Arial"/>
          </w:rPr>
          <w:t xml:space="preserve"> settings range of </w:t>
        </w:r>
        <w:r w:rsidR="00AB3187">
          <w:rPr>
            <w:rFonts w:ascii="Cambria" w:hAnsi="Cambria" w:cs="Arial"/>
          </w:rPr>
          <w:t>23</w:t>
        </w:r>
        <w:r w:rsidR="00CF02B9">
          <w:rPr>
            <w:rFonts w:ascii="Cambria" w:hAnsi="Cambria" w:cs="Arial"/>
          </w:rPr>
          <w:t>-</w:t>
        </w:r>
        <w:r w:rsidR="00AB3187">
          <w:rPr>
            <w:rFonts w:ascii="Cambria" w:hAnsi="Cambria" w:cs="Arial"/>
          </w:rPr>
          <w:t>27</w:t>
        </w:r>
        <w:r w:rsidR="00CF02B9">
          <w:rPr>
            <w:rFonts w:ascii="Cambria" w:hAnsi="Cambria" w:cs="Arial"/>
          </w:rPr>
          <w:t>.</w:t>
        </w:r>
      </w:ins>
    </w:p>
    <w:p w14:paraId="3B61DFEB" w14:textId="77777777" w:rsidR="00191852" w:rsidRDefault="00191852" w:rsidP="00173BEC">
      <w:pPr>
        <w:pStyle w:val="ListParagraph"/>
        <w:numPr>
          <w:ilvl w:val="2"/>
          <w:numId w:val="8"/>
        </w:numPr>
        <w:rPr>
          <w:rFonts w:ascii="Cambria" w:hAnsi="Cambria" w:cs="Arial"/>
        </w:rPr>
      </w:pPr>
      <w:r w:rsidRPr="00977D5F">
        <w:rPr>
          <w:rFonts w:ascii="Cambria" w:hAnsi="Cambria" w:cs="Arial"/>
        </w:rPr>
        <w:t>Design of Experiments/Process Variables Matrix</w:t>
      </w:r>
    </w:p>
    <w:p w14:paraId="34D81735" w14:textId="77777777" w:rsidR="00191852" w:rsidRDefault="00191852" w:rsidP="00173BEC">
      <w:pPr>
        <w:pStyle w:val="ListParagraph"/>
        <w:numPr>
          <w:ilvl w:val="3"/>
          <w:numId w:val="8"/>
        </w:numPr>
        <w:rPr>
          <w:rFonts w:ascii="Cambria" w:hAnsi="Cambria" w:cs="Arial"/>
          <w:bCs/>
        </w:rPr>
      </w:pPr>
      <w:r>
        <w:rPr>
          <w:rFonts w:ascii="Cambria" w:hAnsi="Cambria" w:cs="Arial"/>
          <w:bCs/>
        </w:rPr>
        <w:t>Printer Settings</w:t>
      </w:r>
    </w:p>
    <w:p w14:paraId="60FF281D" w14:textId="05866E17" w:rsidR="00191852" w:rsidRDefault="00191852" w:rsidP="00D930CE">
      <w:pPr>
        <w:pStyle w:val="ListParagraph"/>
        <w:numPr>
          <w:ilvl w:val="4"/>
          <w:numId w:val="8"/>
        </w:numPr>
        <w:ind w:left="4140"/>
        <w:rPr>
          <w:rFonts w:ascii="Cambria" w:hAnsi="Cambria" w:cs="Arial"/>
          <w:bCs/>
        </w:rPr>
      </w:pPr>
      <w:r>
        <w:rPr>
          <w:rFonts w:ascii="Cambria" w:hAnsi="Cambria" w:cs="Arial"/>
          <w:bCs/>
        </w:rPr>
        <w:t xml:space="preserve">The OQ will incorporate </w:t>
      </w:r>
      <w:r w:rsidR="00FE3622">
        <w:rPr>
          <w:rFonts w:ascii="Cambria" w:hAnsi="Cambria" w:cs="Arial"/>
          <w:bCs/>
        </w:rPr>
        <w:t>the operational</w:t>
      </w:r>
      <w:r>
        <w:rPr>
          <w:rFonts w:ascii="Cambria" w:hAnsi="Cambria" w:cs="Arial"/>
          <w:bCs/>
        </w:rPr>
        <w:t xml:space="preserve"> limits of the print speed and print darkness matrix in the operational range.</w:t>
      </w:r>
    </w:p>
    <w:tbl>
      <w:tblPr>
        <w:tblStyle w:val="TableGrid"/>
        <w:tblW w:w="0" w:type="auto"/>
        <w:tblInd w:w="3865" w:type="dxa"/>
        <w:tblLook w:val="04A0" w:firstRow="1" w:lastRow="0" w:firstColumn="1" w:lastColumn="0" w:noHBand="0" w:noVBand="1"/>
      </w:tblPr>
      <w:tblGrid>
        <w:gridCol w:w="1532"/>
        <w:gridCol w:w="1317"/>
        <w:gridCol w:w="1318"/>
        <w:gridCol w:w="1318"/>
        <w:tblGridChange w:id="84">
          <w:tblGrid>
            <w:gridCol w:w="1532"/>
            <w:gridCol w:w="1317"/>
            <w:gridCol w:w="1318"/>
            <w:gridCol w:w="1318"/>
          </w:tblGrid>
        </w:tblGridChange>
      </w:tblGrid>
      <w:tr w:rsidR="00191852" w:rsidRPr="001C7B3D" w14:paraId="629E58C4" w14:textId="77777777" w:rsidTr="005B0FB1">
        <w:tc>
          <w:tcPr>
            <w:tcW w:w="5485" w:type="dxa"/>
            <w:gridSpan w:val="4"/>
          </w:tcPr>
          <w:p w14:paraId="37B2D4E6" w14:textId="77777777" w:rsidR="00191852" w:rsidRPr="00173BEC" w:rsidRDefault="00191852" w:rsidP="005B0FB1">
            <w:pPr>
              <w:pStyle w:val="ListParagraph"/>
              <w:ind w:left="0"/>
              <w:jc w:val="center"/>
              <w:rPr>
                <w:rFonts w:ascii="Cambria" w:hAnsi="Cambria" w:cs="Arial"/>
                <w:b/>
              </w:rPr>
            </w:pPr>
            <w:r w:rsidRPr="00173BEC">
              <w:rPr>
                <w:rFonts w:ascii="Cambria" w:hAnsi="Cambria" w:cs="Arial"/>
                <w:b/>
              </w:rPr>
              <w:t>Operational Range Matrix</w:t>
            </w:r>
          </w:p>
        </w:tc>
      </w:tr>
      <w:tr w:rsidR="00191852" w14:paraId="36D3C615" w14:textId="77777777" w:rsidTr="005B0FB1">
        <w:tc>
          <w:tcPr>
            <w:tcW w:w="1532" w:type="dxa"/>
          </w:tcPr>
          <w:p w14:paraId="6FC02F8A" w14:textId="77777777" w:rsidR="00191852" w:rsidRDefault="00191852" w:rsidP="005B0FB1">
            <w:pPr>
              <w:pStyle w:val="ListParagraph"/>
              <w:ind w:left="0"/>
              <w:jc w:val="center"/>
              <w:rPr>
                <w:rFonts w:ascii="Cambria" w:hAnsi="Cambria" w:cs="Arial"/>
                <w:bCs/>
              </w:rPr>
            </w:pPr>
            <w:r>
              <w:rPr>
                <w:rFonts w:ascii="Cambria" w:hAnsi="Cambria" w:cs="Arial"/>
                <w:bCs/>
              </w:rPr>
              <w:t>Settings</w:t>
            </w:r>
          </w:p>
        </w:tc>
        <w:tc>
          <w:tcPr>
            <w:tcW w:w="1317" w:type="dxa"/>
          </w:tcPr>
          <w:p w14:paraId="3AECC741" w14:textId="77777777" w:rsidR="00191852" w:rsidRDefault="00191852" w:rsidP="005B0FB1">
            <w:pPr>
              <w:pStyle w:val="ListParagraph"/>
              <w:ind w:left="0"/>
              <w:jc w:val="center"/>
              <w:rPr>
                <w:rFonts w:ascii="Cambria" w:hAnsi="Cambria" w:cs="Arial"/>
                <w:bCs/>
              </w:rPr>
            </w:pPr>
            <w:r>
              <w:rPr>
                <w:rFonts w:ascii="Cambria" w:hAnsi="Cambria" w:cs="Arial"/>
                <w:bCs/>
              </w:rPr>
              <w:t>Speed 4</w:t>
            </w:r>
          </w:p>
        </w:tc>
        <w:tc>
          <w:tcPr>
            <w:tcW w:w="1318" w:type="dxa"/>
          </w:tcPr>
          <w:p w14:paraId="28A4E7D9" w14:textId="77777777" w:rsidR="00191852" w:rsidRDefault="00191852" w:rsidP="005B0FB1">
            <w:pPr>
              <w:pStyle w:val="ListParagraph"/>
              <w:ind w:left="0"/>
              <w:jc w:val="center"/>
              <w:rPr>
                <w:rFonts w:ascii="Cambria" w:hAnsi="Cambria" w:cs="Arial"/>
                <w:bCs/>
              </w:rPr>
            </w:pPr>
            <w:r>
              <w:rPr>
                <w:rFonts w:ascii="Cambria" w:hAnsi="Cambria" w:cs="Arial"/>
                <w:bCs/>
              </w:rPr>
              <w:t>Speed 5</w:t>
            </w:r>
          </w:p>
        </w:tc>
        <w:tc>
          <w:tcPr>
            <w:tcW w:w="1318" w:type="dxa"/>
          </w:tcPr>
          <w:p w14:paraId="595F4480" w14:textId="77777777" w:rsidR="00191852" w:rsidRDefault="00191852" w:rsidP="005B0FB1">
            <w:pPr>
              <w:pStyle w:val="ListParagraph"/>
              <w:ind w:left="0"/>
              <w:jc w:val="center"/>
              <w:rPr>
                <w:rFonts w:ascii="Cambria" w:hAnsi="Cambria" w:cs="Arial"/>
                <w:bCs/>
              </w:rPr>
            </w:pPr>
            <w:r>
              <w:rPr>
                <w:rFonts w:ascii="Cambria" w:hAnsi="Cambria" w:cs="Arial"/>
                <w:bCs/>
              </w:rPr>
              <w:t>Speed 6</w:t>
            </w:r>
          </w:p>
        </w:tc>
      </w:tr>
      <w:tr w:rsidR="00191852" w14:paraId="6A0A7925" w14:textId="77777777" w:rsidTr="00626D1E">
        <w:tblPrEx>
          <w:tblW w:w="0" w:type="auto"/>
          <w:tblInd w:w="3865" w:type="dxa"/>
          <w:tblPrExChange w:id="85" w:author="Sasi Songthong" w:date="2022-06-23T12:08:00Z">
            <w:tblPrEx>
              <w:tblW w:w="0" w:type="auto"/>
              <w:tblInd w:w="3865" w:type="dxa"/>
            </w:tblPrEx>
          </w:tblPrExChange>
        </w:tblPrEx>
        <w:tc>
          <w:tcPr>
            <w:tcW w:w="1532" w:type="dxa"/>
            <w:tcPrChange w:id="86" w:author="Sasi Songthong" w:date="2022-06-23T12:08:00Z">
              <w:tcPr>
                <w:tcW w:w="1532" w:type="dxa"/>
              </w:tcPr>
            </w:tcPrChange>
          </w:tcPr>
          <w:p w14:paraId="7562D676" w14:textId="77777777" w:rsidR="00191852" w:rsidRDefault="00191852" w:rsidP="005B0FB1">
            <w:pPr>
              <w:pStyle w:val="ListParagraph"/>
              <w:ind w:left="0"/>
              <w:jc w:val="center"/>
              <w:rPr>
                <w:rFonts w:ascii="Cambria" w:hAnsi="Cambria" w:cs="Arial"/>
                <w:bCs/>
              </w:rPr>
            </w:pPr>
            <w:r>
              <w:rPr>
                <w:rFonts w:ascii="Cambria" w:hAnsi="Cambria" w:cs="Arial"/>
                <w:bCs/>
              </w:rPr>
              <w:t>Darkness 23</w:t>
            </w:r>
          </w:p>
        </w:tc>
        <w:tc>
          <w:tcPr>
            <w:tcW w:w="1317" w:type="dxa"/>
            <w:tcPrChange w:id="87" w:author="Sasi Songthong" w:date="2022-06-23T12:08:00Z">
              <w:tcPr>
                <w:tcW w:w="1317" w:type="dxa"/>
              </w:tcPr>
            </w:tcPrChange>
          </w:tcPr>
          <w:p w14:paraId="6BCA6DF7" w14:textId="77777777" w:rsidR="00191852" w:rsidRDefault="00191852" w:rsidP="005B0FB1">
            <w:pPr>
              <w:pStyle w:val="ListParagraph"/>
              <w:ind w:left="0"/>
              <w:rPr>
                <w:rFonts w:ascii="Cambria" w:hAnsi="Cambria" w:cs="Arial"/>
                <w:bCs/>
              </w:rPr>
            </w:pPr>
            <w:r>
              <w:rPr>
                <w:rFonts w:ascii="Cambria" w:hAnsi="Cambria" w:cs="Arial"/>
                <w:bCs/>
              </w:rPr>
              <w:t>Low/Low</w:t>
            </w:r>
          </w:p>
        </w:tc>
        <w:tc>
          <w:tcPr>
            <w:tcW w:w="1318" w:type="dxa"/>
            <w:shd w:val="clear" w:color="auto" w:fill="D9D9D9" w:themeFill="background1" w:themeFillShade="D9"/>
            <w:tcPrChange w:id="88" w:author="Sasi Songthong" w:date="2022-06-23T12:08:00Z">
              <w:tcPr>
                <w:tcW w:w="1318" w:type="dxa"/>
              </w:tcPr>
            </w:tcPrChange>
          </w:tcPr>
          <w:p w14:paraId="4FE99BBC" w14:textId="77777777" w:rsidR="00191852" w:rsidRDefault="00191852" w:rsidP="005B0FB1">
            <w:pPr>
              <w:pStyle w:val="ListParagraph"/>
              <w:ind w:left="0"/>
              <w:rPr>
                <w:rFonts w:ascii="Cambria" w:hAnsi="Cambria" w:cs="Arial"/>
                <w:bCs/>
              </w:rPr>
            </w:pPr>
          </w:p>
        </w:tc>
        <w:tc>
          <w:tcPr>
            <w:tcW w:w="1318" w:type="dxa"/>
            <w:tcPrChange w:id="89" w:author="Sasi Songthong" w:date="2022-06-23T12:08:00Z">
              <w:tcPr>
                <w:tcW w:w="1318" w:type="dxa"/>
              </w:tcPr>
            </w:tcPrChange>
          </w:tcPr>
          <w:p w14:paraId="500850A4" w14:textId="77777777" w:rsidR="00191852" w:rsidRDefault="00191852" w:rsidP="005B0FB1">
            <w:pPr>
              <w:pStyle w:val="ListParagraph"/>
              <w:ind w:left="0"/>
              <w:rPr>
                <w:rFonts w:ascii="Cambria" w:hAnsi="Cambria" w:cs="Arial"/>
                <w:bCs/>
              </w:rPr>
            </w:pPr>
            <w:r>
              <w:rPr>
                <w:rFonts w:ascii="Cambria" w:hAnsi="Cambria" w:cs="Arial"/>
                <w:bCs/>
              </w:rPr>
              <w:t>High/ Low</w:t>
            </w:r>
          </w:p>
        </w:tc>
      </w:tr>
      <w:tr w:rsidR="00191852" w14:paraId="08249F45" w14:textId="77777777" w:rsidTr="00626D1E">
        <w:tblPrEx>
          <w:tblW w:w="0" w:type="auto"/>
          <w:tblInd w:w="3865" w:type="dxa"/>
          <w:tblPrExChange w:id="90" w:author="Sasi Songthong" w:date="2022-06-23T12:08:00Z">
            <w:tblPrEx>
              <w:tblW w:w="0" w:type="auto"/>
              <w:tblInd w:w="3865" w:type="dxa"/>
            </w:tblPrEx>
          </w:tblPrExChange>
        </w:tblPrEx>
        <w:tc>
          <w:tcPr>
            <w:tcW w:w="1532" w:type="dxa"/>
            <w:tcPrChange w:id="91" w:author="Sasi Songthong" w:date="2022-06-23T12:08:00Z">
              <w:tcPr>
                <w:tcW w:w="1532" w:type="dxa"/>
              </w:tcPr>
            </w:tcPrChange>
          </w:tcPr>
          <w:p w14:paraId="2ED66AEA" w14:textId="77777777" w:rsidR="00191852" w:rsidRDefault="00191852" w:rsidP="005B0FB1">
            <w:pPr>
              <w:pStyle w:val="ListParagraph"/>
              <w:ind w:left="0"/>
              <w:jc w:val="center"/>
              <w:rPr>
                <w:rFonts w:ascii="Cambria" w:hAnsi="Cambria" w:cs="Arial"/>
                <w:bCs/>
              </w:rPr>
            </w:pPr>
            <w:r>
              <w:rPr>
                <w:rFonts w:ascii="Cambria" w:hAnsi="Cambria" w:cs="Arial"/>
                <w:bCs/>
              </w:rPr>
              <w:t>Darkness 24</w:t>
            </w:r>
          </w:p>
        </w:tc>
        <w:tc>
          <w:tcPr>
            <w:tcW w:w="1317" w:type="dxa"/>
            <w:shd w:val="clear" w:color="auto" w:fill="D9D9D9" w:themeFill="background1" w:themeFillShade="D9"/>
            <w:tcPrChange w:id="92" w:author="Sasi Songthong" w:date="2022-06-23T12:08:00Z">
              <w:tcPr>
                <w:tcW w:w="1317" w:type="dxa"/>
              </w:tcPr>
            </w:tcPrChange>
          </w:tcPr>
          <w:p w14:paraId="72D0711D"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93" w:author="Sasi Songthong" w:date="2022-06-23T12:08:00Z">
              <w:tcPr>
                <w:tcW w:w="1318" w:type="dxa"/>
              </w:tcPr>
            </w:tcPrChange>
          </w:tcPr>
          <w:p w14:paraId="41906B22"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94" w:author="Sasi Songthong" w:date="2022-06-23T12:08:00Z">
              <w:tcPr>
                <w:tcW w:w="1318" w:type="dxa"/>
              </w:tcPr>
            </w:tcPrChange>
          </w:tcPr>
          <w:p w14:paraId="5C6ACC18" w14:textId="77777777" w:rsidR="00191852" w:rsidRDefault="00191852" w:rsidP="005B0FB1">
            <w:pPr>
              <w:pStyle w:val="ListParagraph"/>
              <w:ind w:left="0"/>
              <w:rPr>
                <w:rFonts w:ascii="Cambria" w:hAnsi="Cambria" w:cs="Arial"/>
                <w:bCs/>
              </w:rPr>
            </w:pPr>
          </w:p>
        </w:tc>
      </w:tr>
      <w:tr w:rsidR="00191852" w14:paraId="052E1B67" w14:textId="77777777" w:rsidTr="00626D1E">
        <w:tblPrEx>
          <w:tblW w:w="0" w:type="auto"/>
          <w:tblInd w:w="3865" w:type="dxa"/>
          <w:tblPrExChange w:id="95" w:author="Sasi Songthong" w:date="2022-06-23T12:08:00Z">
            <w:tblPrEx>
              <w:tblW w:w="0" w:type="auto"/>
              <w:tblInd w:w="3865" w:type="dxa"/>
            </w:tblPrEx>
          </w:tblPrExChange>
        </w:tblPrEx>
        <w:tc>
          <w:tcPr>
            <w:tcW w:w="1532" w:type="dxa"/>
            <w:tcPrChange w:id="96" w:author="Sasi Songthong" w:date="2022-06-23T12:08:00Z">
              <w:tcPr>
                <w:tcW w:w="1532" w:type="dxa"/>
              </w:tcPr>
            </w:tcPrChange>
          </w:tcPr>
          <w:p w14:paraId="7FFED8C7" w14:textId="77777777" w:rsidR="00191852" w:rsidRDefault="00191852" w:rsidP="005B0FB1">
            <w:pPr>
              <w:pStyle w:val="ListParagraph"/>
              <w:ind w:left="0"/>
              <w:jc w:val="center"/>
              <w:rPr>
                <w:rFonts w:ascii="Cambria" w:hAnsi="Cambria" w:cs="Arial"/>
                <w:bCs/>
              </w:rPr>
            </w:pPr>
            <w:r>
              <w:rPr>
                <w:rFonts w:ascii="Cambria" w:hAnsi="Cambria" w:cs="Arial"/>
                <w:bCs/>
              </w:rPr>
              <w:t>Darkness 25</w:t>
            </w:r>
          </w:p>
        </w:tc>
        <w:tc>
          <w:tcPr>
            <w:tcW w:w="1317" w:type="dxa"/>
            <w:shd w:val="clear" w:color="auto" w:fill="D9D9D9" w:themeFill="background1" w:themeFillShade="D9"/>
            <w:tcPrChange w:id="97" w:author="Sasi Songthong" w:date="2022-06-23T12:08:00Z">
              <w:tcPr>
                <w:tcW w:w="1317" w:type="dxa"/>
              </w:tcPr>
            </w:tcPrChange>
          </w:tcPr>
          <w:p w14:paraId="6ECF4BC4"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98" w:author="Sasi Songthong" w:date="2022-06-23T12:08:00Z">
              <w:tcPr>
                <w:tcW w:w="1318" w:type="dxa"/>
              </w:tcPr>
            </w:tcPrChange>
          </w:tcPr>
          <w:p w14:paraId="219A999D"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99" w:author="Sasi Songthong" w:date="2022-06-23T12:08:00Z">
              <w:tcPr>
                <w:tcW w:w="1318" w:type="dxa"/>
              </w:tcPr>
            </w:tcPrChange>
          </w:tcPr>
          <w:p w14:paraId="4303D5CE" w14:textId="77777777" w:rsidR="00191852" w:rsidRDefault="00191852" w:rsidP="005B0FB1">
            <w:pPr>
              <w:pStyle w:val="ListParagraph"/>
              <w:ind w:left="0"/>
              <w:rPr>
                <w:rFonts w:ascii="Cambria" w:hAnsi="Cambria" w:cs="Arial"/>
                <w:bCs/>
              </w:rPr>
            </w:pPr>
          </w:p>
        </w:tc>
      </w:tr>
      <w:tr w:rsidR="00191852" w14:paraId="65AAC903" w14:textId="77777777" w:rsidTr="00626D1E">
        <w:tblPrEx>
          <w:tblW w:w="0" w:type="auto"/>
          <w:tblInd w:w="3865" w:type="dxa"/>
          <w:tblPrExChange w:id="100" w:author="Sasi Songthong" w:date="2022-06-23T12:08:00Z">
            <w:tblPrEx>
              <w:tblW w:w="0" w:type="auto"/>
              <w:tblInd w:w="3865" w:type="dxa"/>
            </w:tblPrEx>
          </w:tblPrExChange>
        </w:tblPrEx>
        <w:tc>
          <w:tcPr>
            <w:tcW w:w="1532" w:type="dxa"/>
            <w:tcPrChange w:id="101" w:author="Sasi Songthong" w:date="2022-06-23T12:08:00Z">
              <w:tcPr>
                <w:tcW w:w="1532" w:type="dxa"/>
              </w:tcPr>
            </w:tcPrChange>
          </w:tcPr>
          <w:p w14:paraId="54DDF08B" w14:textId="77777777" w:rsidR="00191852" w:rsidRDefault="00191852" w:rsidP="005B0FB1">
            <w:pPr>
              <w:pStyle w:val="ListParagraph"/>
              <w:ind w:left="0"/>
              <w:jc w:val="center"/>
              <w:rPr>
                <w:rFonts w:ascii="Cambria" w:hAnsi="Cambria" w:cs="Arial"/>
                <w:bCs/>
              </w:rPr>
            </w:pPr>
            <w:r>
              <w:rPr>
                <w:rFonts w:ascii="Cambria" w:hAnsi="Cambria" w:cs="Arial"/>
                <w:bCs/>
              </w:rPr>
              <w:t>Darkness 26</w:t>
            </w:r>
          </w:p>
        </w:tc>
        <w:tc>
          <w:tcPr>
            <w:tcW w:w="1317" w:type="dxa"/>
            <w:shd w:val="clear" w:color="auto" w:fill="D9D9D9" w:themeFill="background1" w:themeFillShade="D9"/>
            <w:tcPrChange w:id="102" w:author="Sasi Songthong" w:date="2022-06-23T12:08:00Z">
              <w:tcPr>
                <w:tcW w:w="1317" w:type="dxa"/>
              </w:tcPr>
            </w:tcPrChange>
          </w:tcPr>
          <w:p w14:paraId="6161F230"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103" w:author="Sasi Songthong" w:date="2022-06-23T12:08:00Z">
              <w:tcPr>
                <w:tcW w:w="1318" w:type="dxa"/>
              </w:tcPr>
            </w:tcPrChange>
          </w:tcPr>
          <w:p w14:paraId="059518A6" w14:textId="77777777" w:rsidR="00191852" w:rsidRDefault="00191852" w:rsidP="005B0FB1">
            <w:pPr>
              <w:pStyle w:val="ListParagraph"/>
              <w:ind w:left="0"/>
              <w:rPr>
                <w:rFonts w:ascii="Cambria" w:hAnsi="Cambria" w:cs="Arial"/>
                <w:bCs/>
              </w:rPr>
            </w:pPr>
          </w:p>
        </w:tc>
        <w:tc>
          <w:tcPr>
            <w:tcW w:w="1318" w:type="dxa"/>
            <w:shd w:val="clear" w:color="auto" w:fill="D9D9D9" w:themeFill="background1" w:themeFillShade="D9"/>
            <w:tcPrChange w:id="104" w:author="Sasi Songthong" w:date="2022-06-23T12:08:00Z">
              <w:tcPr>
                <w:tcW w:w="1318" w:type="dxa"/>
              </w:tcPr>
            </w:tcPrChange>
          </w:tcPr>
          <w:p w14:paraId="43DF396C" w14:textId="77777777" w:rsidR="00191852" w:rsidRDefault="00191852" w:rsidP="005B0FB1">
            <w:pPr>
              <w:pStyle w:val="ListParagraph"/>
              <w:ind w:left="0"/>
              <w:rPr>
                <w:rFonts w:ascii="Cambria" w:hAnsi="Cambria" w:cs="Arial"/>
                <w:bCs/>
              </w:rPr>
            </w:pPr>
          </w:p>
        </w:tc>
      </w:tr>
      <w:tr w:rsidR="00191852" w14:paraId="2E4008F0" w14:textId="77777777" w:rsidTr="00626D1E">
        <w:tblPrEx>
          <w:tblW w:w="0" w:type="auto"/>
          <w:tblInd w:w="3865" w:type="dxa"/>
          <w:tblPrExChange w:id="105" w:author="Sasi Songthong" w:date="2022-06-23T12:08:00Z">
            <w:tblPrEx>
              <w:tblW w:w="0" w:type="auto"/>
              <w:tblInd w:w="3865" w:type="dxa"/>
            </w:tblPrEx>
          </w:tblPrExChange>
        </w:tblPrEx>
        <w:tc>
          <w:tcPr>
            <w:tcW w:w="1532" w:type="dxa"/>
            <w:tcPrChange w:id="106" w:author="Sasi Songthong" w:date="2022-06-23T12:08:00Z">
              <w:tcPr>
                <w:tcW w:w="1532" w:type="dxa"/>
              </w:tcPr>
            </w:tcPrChange>
          </w:tcPr>
          <w:p w14:paraId="63EE5DB1" w14:textId="77777777" w:rsidR="00191852" w:rsidRDefault="00191852" w:rsidP="005B0FB1">
            <w:pPr>
              <w:pStyle w:val="ListParagraph"/>
              <w:ind w:left="0"/>
              <w:jc w:val="center"/>
              <w:rPr>
                <w:rFonts w:ascii="Cambria" w:hAnsi="Cambria" w:cs="Arial"/>
                <w:bCs/>
              </w:rPr>
            </w:pPr>
            <w:r>
              <w:rPr>
                <w:rFonts w:ascii="Cambria" w:hAnsi="Cambria" w:cs="Arial"/>
                <w:bCs/>
              </w:rPr>
              <w:t>Darkness 27</w:t>
            </w:r>
          </w:p>
        </w:tc>
        <w:tc>
          <w:tcPr>
            <w:tcW w:w="1317" w:type="dxa"/>
            <w:tcPrChange w:id="107" w:author="Sasi Songthong" w:date="2022-06-23T12:08:00Z">
              <w:tcPr>
                <w:tcW w:w="1317" w:type="dxa"/>
              </w:tcPr>
            </w:tcPrChange>
          </w:tcPr>
          <w:p w14:paraId="4A8D34D4" w14:textId="77777777" w:rsidR="00191852" w:rsidRDefault="00191852" w:rsidP="005B0FB1">
            <w:pPr>
              <w:pStyle w:val="ListParagraph"/>
              <w:ind w:left="0"/>
              <w:rPr>
                <w:rFonts w:ascii="Cambria" w:hAnsi="Cambria" w:cs="Arial"/>
                <w:bCs/>
              </w:rPr>
            </w:pPr>
            <w:r>
              <w:rPr>
                <w:rFonts w:ascii="Cambria" w:hAnsi="Cambria" w:cs="Arial"/>
                <w:bCs/>
              </w:rPr>
              <w:t>Low/ High</w:t>
            </w:r>
          </w:p>
        </w:tc>
        <w:tc>
          <w:tcPr>
            <w:tcW w:w="1318" w:type="dxa"/>
            <w:shd w:val="clear" w:color="auto" w:fill="D9D9D9" w:themeFill="background1" w:themeFillShade="D9"/>
            <w:tcPrChange w:id="108" w:author="Sasi Songthong" w:date="2022-06-23T12:08:00Z">
              <w:tcPr>
                <w:tcW w:w="1318" w:type="dxa"/>
              </w:tcPr>
            </w:tcPrChange>
          </w:tcPr>
          <w:p w14:paraId="26308794" w14:textId="77777777" w:rsidR="00191852" w:rsidRDefault="00191852" w:rsidP="005B0FB1">
            <w:pPr>
              <w:pStyle w:val="ListParagraph"/>
              <w:ind w:left="0"/>
              <w:rPr>
                <w:rFonts w:ascii="Cambria" w:hAnsi="Cambria" w:cs="Arial"/>
                <w:bCs/>
              </w:rPr>
            </w:pPr>
          </w:p>
        </w:tc>
        <w:tc>
          <w:tcPr>
            <w:tcW w:w="1318" w:type="dxa"/>
            <w:tcPrChange w:id="109" w:author="Sasi Songthong" w:date="2022-06-23T12:08:00Z">
              <w:tcPr>
                <w:tcW w:w="1318" w:type="dxa"/>
              </w:tcPr>
            </w:tcPrChange>
          </w:tcPr>
          <w:p w14:paraId="2ECDF516" w14:textId="77777777" w:rsidR="00191852" w:rsidRDefault="00191852" w:rsidP="005B0FB1">
            <w:pPr>
              <w:pStyle w:val="ListParagraph"/>
              <w:ind w:left="0"/>
              <w:rPr>
                <w:rFonts w:ascii="Cambria" w:hAnsi="Cambria" w:cs="Arial"/>
                <w:bCs/>
              </w:rPr>
            </w:pPr>
            <w:r>
              <w:rPr>
                <w:rFonts w:ascii="Cambria" w:hAnsi="Cambria" w:cs="Arial"/>
                <w:bCs/>
              </w:rPr>
              <w:t>High/ High</w:t>
            </w:r>
          </w:p>
        </w:tc>
      </w:tr>
    </w:tbl>
    <w:p w14:paraId="69A39EA6" w14:textId="77777777" w:rsidR="00191852" w:rsidRPr="005B0FB1" w:rsidRDefault="00191852" w:rsidP="00191852">
      <w:pPr>
        <w:pStyle w:val="ListParagraph"/>
        <w:spacing w:after="120"/>
        <w:ind w:left="4140"/>
        <w:rPr>
          <w:rFonts w:ascii="Cambria" w:hAnsi="Cambria" w:cs="Arial"/>
          <w:bCs/>
          <w:sz w:val="12"/>
          <w:szCs w:val="12"/>
        </w:rPr>
      </w:pPr>
    </w:p>
    <w:p w14:paraId="450A40BD" w14:textId="4D77871C" w:rsidR="00191852" w:rsidRDefault="00191852" w:rsidP="00173BEC">
      <w:pPr>
        <w:pStyle w:val="ListParagraph"/>
        <w:numPr>
          <w:ilvl w:val="4"/>
          <w:numId w:val="8"/>
        </w:numPr>
        <w:ind w:left="4140"/>
        <w:rPr>
          <w:rFonts w:ascii="Cambria" w:hAnsi="Cambria" w:cs="Arial"/>
          <w:bCs/>
        </w:rPr>
      </w:pPr>
      <w:r>
        <w:rPr>
          <w:rFonts w:ascii="Cambria" w:hAnsi="Cambria" w:cs="Arial"/>
          <w:bCs/>
        </w:rPr>
        <w:t xml:space="preserve">Four (4) </w:t>
      </w:r>
      <w:r w:rsidR="00AE2569">
        <w:rPr>
          <w:rFonts w:ascii="Cambria" w:hAnsi="Cambria" w:cs="Arial"/>
          <w:bCs/>
        </w:rPr>
        <w:t>sets</w:t>
      </w:r>
      <w:r>
        <w:rPr>
          <w:rFonts w:ascii="Cambria" w:hAnsi="Cambria" w:cs="Arial"/>
          <w:bCs/>
        </w:rPr>
        <w:t xml:space="preserve"> of printer settings will be utilized to print the labels for this OQ.</w:t>
      </w:r>
    </w:p>
    <w:p w14:paraId="356264DC" w14:textId="77777777" w:rsidR="00191852" w:rsidRDefault="00191852" w:rsidP="00173BEC">
      <w:pPr>
        <w:pStyle w:val="ListParagraph"/>
        <w:numPr>
          <w:ilvl w:val="5"/>
          <w:numId w:val="8"/>
        </w:numPr>
        <w:ind w:left="5220"/>
        <w:rPr>
          <w:rFonts w:ascii="Cambria" w:hAnsi="Cambria" w:cs="Arial"/>
          <w:bCs/>
        </w:rPr>
      </w:pPr>
      <w:r>
        <w:rPr>
          <w:rFonts w:ascii="Cambria" w:hAnsi="Cambria" w:cs="Arial"/>
          <w:bCs/>
        </w:rPr>
        <w:t>Low/Low: Print Speed 4 and Darkness 23</w:t>
      </w:r>
    </w:p>
    <w:p w14:paraId="1AC4095E" w14:textId="77777777" w:rsidR="00191852" w:rsidRDefault="00191852" w:rsidP="00173BEC">
      <w:pPr>
        <w:pStyle w:val="ListParagraph"/>
        <w:numPr>
          <w:ilvl w:val="5"/>
          <w:numId w:val="8"/>
        </w:numPr>
        <w:ind w:left="5220"/>
        <w:rPr>
          <w:rFonts w:ascii="Cambria" w:hAnsi="Cambria" w:cs="Arial"/>
          <w:bCs/>
        </w:rPr>
      </w:pPr>
      <w:r>
        <w:rPr>
          <w:rFonts w:ascii="Cambria" w:hAnsi="Cambria" w:cs="Arial"/>
          <w:bCs/>
        </w:rPr>
        <w:t>Low/High: Print Speed 4 and Darkness 27</w:t>
      </w:r>
    </w:p>
    <w:p w14:paraId="6DA80C86" w14:textId="77777777" w:rsidR="00191852" w:rsidRDefault="00191852" w:rsidP="00173BEC">
      <w:pPr>
        <w:pStyle w:val="ListParagraph"/>
        <w:numPr>
          <w:ilvl w:val="5"/>
          <w:numId w:val="8"/>
        </w:numPr>
        <w:ind w:left="5220"/>
        <w:rPr>
          <w:rFonts w:ascii="Cambria" w:hAnsi="Cambria" w:cs="Arial"/>
          <w:bCs/>
        </w:rPr>
      </w:pPr>
      <w:r>
        <w:rPr>
          <w:rFonts w:ascii="Cambria" w:hAnsi="Cambria" w:cs="Arial"/>
          <w:bCs/>
        </w:rPr>
        <w:t>High/Low: Print Speed 6 and Darkness 23</w:t>
      </w:r>
    </w:p>
    <w:p w14:paraId="62F5656B" w14:textId="7DD52F92" w:rsidR="00191852" w:rsidRDefault="00191852" w:rsidP="00173BEC">
      <w:pPr>
        <w:pStyle w:val="ListParagraph"/>
        <w:numPr>
          <w:ilvl w:val="5"/>
          <w:numId w:val="8"/>
        </w:numPr>
        <w:ind w:left="5220"/>
        <w:rPr>
          <w:ins w:id="110" w:author="Sasi Songthong" w:date="2022-06-23T13:11:00Z"/>
          <w:rFonts w:ascii="Cambria" w:hAnsi="Cambria" w:cs="Arial"/>
          <w:bCs/>
        </w:rPr>
      </w:pPr>
      <w:r>
        <w:rPr>
          <w:rFonts w:ascii="Cambria" w:hAnsi="Cambria" w:cs="Arial"/>
          <w:bCs/>
        </w:rPr>
        <w:t>High/High: Print Speed 6 and Darkness 27</w:t>
      </w:r>
    </w:p>
    <w:p w14:paraId="768EEE3E" w14:textId="6456CA9D" w:rsidR="00DB7F64" w:rsidRDefault="00DB7F64" w:rsidP="00DB7F64">
      <w:pPr>
        <w:pStyle w:val="ListParagraph"/>
        <w:ind w:left="5220"/>
        <w:rPr>
          <w:ins w:id="111" w:author="Sasi Songthong" w:date="2022-06-23T13:11:00Z"/>
          <w:rFonts w:ascii="Cambria" w:hAnsi="Cambria" w:cs="Arial"/>
          <w:bCs/>
        </w:rPr>
      </w:pPr>
    </w:p>
    <w:p w14:paraId="70A7E03E" w14:textId="77777777" w:rsidR="00DB7F64" w:rsidRPr="005B0FB1" w:rsidRDefault="00DB7F64">
      <w:pPr>
        <w:pStyle w:val="ListParagraph"/>
        <w:ind w:left="5220"/>
        <w:rPr>
          <w:rFonts w:ascii="Cambria" w:hAnsi="Cambria" w:cs="Arial"/>
          <w:bCs/>
        </w:rPr>
        <w:pPrChange w:id="112" w:author="Sasi Songthong" w:date="2022-06-23T13:11:00Z">
          <w:pPr>
            <w:pStyle w:val="ListParagraph"/>
            <w:numPr>
              <w:ilvl w:val="5"/>
              <w:numId w:val="8"/>
            </w:numPr>
            <w:ind w:left="5220" w:hanging="1080"/>
          </w:pPr>
        </w:pPrChange>
      </w:pPr>
    </w:p>
    <w:p w14:paraId="7B4093B5" w14:textId="52A7FB7C" w:rsidR="00191852" w:rsidRDefault="00191852" w:rsidP="00173BEC">
      <w:pPr>
        <w:pStyle w:val="ListParagraph"/>
        <w:numPr>
          <w:ilvl w:val="3"/>
          <w:numId w:val="8"/>
        </w:numPr>
        <w:rPr>
          <w:rFonts w:ascii="Cambria" w:hAnsi="Cambria" w:cs="Arial"/>
          <w:bCs/>
        </w:rPr>
      </w:pPr>
      <w:r>
        <w:rPr>
          <w:rFonts w:ascii="Cambria" w:hAnsi="Cambria" w:cs="Arial"/>
          <w:bCs/>
        </w:rPr>
        <w:t xml:space="preserve">Autoclave </w:t>
      </w:r>
      <w:r w:rsidR="00A41B64">
        <w:rPr>
          <w:rFonts w:ascii="Cambria" w:hAnsi="Cambria" w:cs="Arial"/>
          <w:bCs/>
        </w:rPr>
        <w:t>C</w:t>
      </w:r>
      <w:r>
        <w:rPr>
          <w:rFonts w:ascii="Cambria" w:hAnsi="Cambria" w:cs="Arial"/>
          <w:bCs/>
        </w:rPr>
        <w:t xml:space="preserve">ycle </w:t>
      </w:r>
      <w:r w:rsidR="00A41B64">
        <w:rPr>
          <w:rFonts w:ascii="Cambria" w:hAnsi="Cambria" w:cs="Arial"/>
          <w:bCs/>
        </w:rPr>
        <w:t>T</w:t>
      </w:r>
      <w:r>
        <w:rPr>
          <w:rFonts w:ascii="Cambria" w:hAnsi="Cambria" w:cs="Arial"/>
          <w:bCs/>
        </w:rPr>
        <w:t xml:space="preserve">ypes: </w:t>
      </w:r>
    </w:p>
    <w:p w14:paraId="776F7EC9" w14:textId="088FF4EC" w:rsidR="00191852" w:rsidRDefault="00191852" w:rsidP="00173BEC">
      <w:pPr>
        <w:pStyle w:val="ListParagraph"/>
        <w:numPr>
          <w:ilvl w:val="4"/>
          <w:numId w:val="8"/>
        </w:numPr>
        <w:ind w:left="4140"/>
        <w:rPr>
          <w:rFonts w:ascii="Cambria" w:hAnsi="Cambria" w:cs="Arial"/>
          <w:bCs/>
        </w:rPr>
      </w:pPr>
      <w:r>
        <w:rPr>
          <w:rFonts w:ascii="Cambria" w:hAnsi="Cambria" w:cs="Arial"/>
          <w:bCs/>
        </w:rPr>
        <w:t xml:space="preserve">The OQ will incorporate the 2 Autoclave cycle types utilized by </w:t>
      </w:r>
      <w:proofErr w:type="spellStart"/>
      <w:r w:rsidR="00577982">
        <w:rPr>
          <w:rFonts w:ascii="Cambria" w:hAnsi="Cambria" w:cs="Arial"/>
          <w:bCs/>
        </w:rPr>
        <w:t>StimLabs</w:t>
      </w:r>
      <w:proofErr w:type="spellEnd"/>
      <w:r>
        <w:rPr>
          <w:rFonts w:ascii="Cambria" w:hAnsi="Cambria" w:cs="Arial"/>
          <w:bCs/>
        </w:rPr>
        <w:t>:</w:t>
      </w:r>
    </w:p>
    <w:p w14:paraId="0B5FE4ED" w14:textId="77777777" w:rsidR="00191852" w:rsidRDefault="00191852" w:rsidP="00173BEC">
      <w:pPr>
        <w:pStyle w:val="ListParagraph"/>
        <w:numPr>
          <w:ilvl w:val="5"/>
          <w:numId w:val="8"/>
        </w:numPr>
        <w:ind w:left="5220"/>
        <w:rPr>
          <w:rFonts w:ascii="Cambria" w:hAnsi="Cambria" w:cs="Arial"/>
          <w:bCs/>
        </w:rPr>
      </w:pPr>
      <w:r>
        <w:rPr>
          <w:rFonts w:ascii="Cambria" w:hAnsi="Cambria" w:cs="Arial"/>
          <w:bCs/>
        </w:rPr>
        <w:t>Gravity used in AUT001</w:t>
      </w:r>
    </w:p>
    <w:p w14:paraId="78DE0DF8" w14:textId="77777777" w:rsidR="00191852" w:rsidRDefault="00191852" w:rsidP="00173BEC">
      <w:pPr>
        <w:pStyle w:val="ListParagraph"/>
        <w:numPr>
          <w:ilvl w:val="5"/>
          <w:numId w:val="8"/>
        </w:numPr>
        <w:ind w:left="5220"/>
        <w:rPr>
          <w:rFonts w:ascii="Cambria" w:hAnsi="Cambria" w:cs="Arial"/>
          <w:bCs/>
        </w:rPr>
      </w:pPr>
      <w:r>
        <w:rPr>
          <w:rFonts w:ascii="Cambria" w:hAnsi="Cambria" w:cs="Arial"/>
          <w:bCs/>
        </w:rPr>
        <w:t>Pre-Vacuum used in AUT002</w:t>
      </w:r>
    </w:p>
    <w:p w14:paraId="79CAD3EF" w14:textId="77777777" w:rsidR="00191852" w:rsidRDefault="00191852" w:rsidP="00173BEC">
      <w:pPr>
        <w:pStyle w:val="ListParagraph"/>
        <w:numPr>
          <w:ilvl w:val="3"/>
          <w:numId w:val="8"/>
        </w:numPr>
        <w:rPr>
          <w:rFonts w:ascii="Cambria" w:hAnsi="Cambria" w:cs="Arial"/>
          <w:bCs/>
        </w:rPr>
      </w:pPr>
      <w:r>
        <w:rPr>
          <w:rFonts w:ascii="Cambria" w:hAnsi="Cambria" w:cs="Arial"/>
          <w:bCs/>
        </w:rPr>
        <w:t>Autoclaved Items Package Type:</w:t>
      </w:r>
    </w:p>
    <w:p w14:paraId="753166F1" w14:textId="541CB268" w:rsidR="00191852" w:rsidRDefault="00191852" w:rsidP="00173BEC">
      <w:pPr>
        <w:pStyle w:val="ListParagraph"/>
        <w:numPr>
          <w:ilvl w:val="4"/>
          <w:numId w:val="8"/>
        </w:numPr>
        <w:ind w:left="4140"/>
        <w:rPr>
          <w:rFonts w:ascii="Cambria" w:hAnsi="Cambria" w:cs="Arial"/>
          <w:bCs/>
        </w:rPr>
      </w:pPr>
      <w:r>
        <w:rPr>
          <w:rFonts w:ascii="Cambria" w:hAnsi="Cambria" w:cs="Arial"/>
          <w:bCs/>
        </w:rPr>
        <w:t xml:space="preserve">Autoclave </w:t>
      </w:r>
      <w:r w:rsidR="00A41B64">
        <w:rPr>
          <w:rFonts w:ascii="Cambria" w:hAnsi="Cambria" w:cs="Arial"/>
          <w:bCs/>
        </w:rPr>
        <w:t>P</w:t>
      </w:r>
      <w:r>
        <w:rPr>
          <w:rFonts w:ascii="Cambria" w:hAnsi="Cambria" w:cs="Arial"/>
          <w:bCs/>
        </w:rPr>
        <w:t xml:space="preserve">ouch </w:t>
      </w:r>
    </w:p>
    <w:p w14:paraId="034713C8" w14:textId="2982A21B" w:rsidR="00191852" w:rsidRDefault="00191852" w:rsidP="00173BEC">
      <w:pPr>
        <w:pStyle w:val="ListParagraph"/>
        <w:numPr>
          <w:ilvl w:val="4"/>
          <w:numId w:val="8"/>
        </w:numPr>
        <w:ind w:left="4140"/>
        <w:rPr>
          <w:rFonts w:ascii="Cambria" w:hAnsi="Cambria" w:cs="Arial"/>
          <w:bCs/>
        </w:rPr>
      </w:pPr>
      <w:r>
        <w:rPr>
          <w:rFonts w:ascii="Cambria" w:hAnsi="Cambria" w:cs="Arial"/>
          <w:bCs/>
        </w:rPr>
        <w:t>Sterilization Wrap</w:t>
      </w:r>
    </w:p>
    <w:p w14:paraId="58CE863E" w14:textId="77777777" w:rsidR="00191852" w:rsidRDefault="00191852" w:rsidP="00173BEC">
      <w:pPr>
        <w:pStyle w:val="ListParagraph"/>
        <w:numPr>
          <w:ilvl w:val="3"/>
          <w:numId w:val="8"/>
        </w:numPr>
        <w:rPr>
          <w:rFonts w:ascii="Cambria" w:hAnsi="Cambria" w:cs="Arial"/>
          <w:bCs/>
        </w:rPr>
      </w:pPr>
      <w:r>
        <w:rPr>
          <w:rFonts w:ascii="Cambria" w:hAnsi="Cambria" w:cs="Arial"/>
          <w:bCs/>
        </w:rPr>
        <w:t>Labeling:</w:t>
      </w:r>
    </w:p>
    <w:p w14:paraId="0600E746" w14:textId="2126264D" w:rsidR="00191852" w:rsidRDefault="00AB4CC3" w:rsidP="00173BEC">
      <w:pPr>
        <w:pStyle w:val="ListParagraph"/>
        <w:numPr>
          <w:ilvl w:val="4"/>
          <w:numId w:val="8"/>
        </w:numPr>
        <w:ind w:left="4140"/>
        <w:rPr>
          <w:rFonts w:ascii="Cambria" w:hAnsi="Cambria" w:cs="Arial"/>
          <w:bCs/>
        </w:rPr>
      </w:pPr>
      <w:r>
        <w:rPr>
          <w:rFonts w:ascii="Cambria" w:hAnsi="Cambria" w:cs="Arial"/>
          <w:bCs/>
        </w:rPr>
        <w:t>Prior to sterilization</w:t>
      </w:r>
    </w:p>
    <w:p w14:paraId="6BB51E60" w14:textId="097D39E5" w:rsidR="00191852" w:rsidRPr="00846162" w:rsidRDefault="00AB4CC3" w:rsidP="00173BEC">
      <w:pPr>
        <w:pStyle w:val="ListParagraph"/>
        <w:numPr>
          <w:ilvl w:val="4"/>
          <w:numId w:val="8"/>
        </w:numPr>
        <w:ind w:left="4140"/>
        <w:rPr>
          <w:rFonts w:ascii="Cambria" w:hAnsi="Cambria" w:cs="Arial"/>
          <w:bCs/>
        </w:rPr>
      </w:pPr>
      <w:r>
        <w:rPr>
          <w:rFonts w:ascii="Cambria" w:hAnsi="Cambria" w:cs="Arial"/>
          <w:bCs/>
        </w:rPr>
        <w:t>Following sterilization</w:t>
      </w:r>
    </w:p>
    <w:p w14:paraId="653370D0" w14:textId="7F8225AA" w:rsidR="00191852" w:rsidRDefault="00191852" w:rsidP="00173BEC">
      <w:pPr>
        <w:pStyle w:val="ListParagraph"/>
        <w:numPr>
          <w:ilvl w:val="3"/>
          <w:numId w:val="8"/>
        </w:numPr>
        <w:rPr>
          <w:rFonts w:ascii="Cambria" w:hAnsi="Cambria" w:cs="Arial"/>
          <w:bCs/>
        </w:rPr>
      </w:pPr>
      <w:r>
        <w:rPr>
          <w:rFonts w:ascii="Cambria" w:hAnsi="Cambria" w:cs="Arial"/>
          <w:bCs/>
        </w:rPr>
        <w:t xml:space="preserve">Handling of labeled </w:t>
      </w:r>
      <w:r w:rsidR="006E1CEE">
        <w:rPr>
          <w:rFonts w:ascii="Cambria" w:hAnsi="Cambria" w:cs="Arial"/>
          <w:bCs/>
        </w:rPr>
        <w:t>pouch</w:t>
      </w:r>
      <w:r w:rsidR="00B40C5E">
        <w:rPr>
          <w:rFonts w:ascii="Cambria" w:hAnsi="Cambria" w:cs="Arial"/>
          <w:bCs/>
        </w:rPr>
        <w:t>ed</w:t>
      </w:r>
      <w:r w:rsidR="006E1CEE">
        <w:rPr>
          <w:rFonts w:ascii="Cambria" w:hAnsi="Cambria" w:cs="Arial"/>
          <w:bCs/>
        </w:rPr>
        <w:t xml:space="preserve"> and wrapped</w:t>
      </w:r>
      <w:r>
        <w:rPr>
          <w:rFonts w:ascii="Cambria" w:hAnsi="Cambria" w:cs="Arial"/>
          <w:bCs/>
        </w:rPr>
        <w:t xml:space="preserve"> items during inventory will be simulated by:</w:t>
      </w:r>
    </w:p>
    <w:p w14:paraId="017BBD93" w14:textId="11CCF225" w:rsidR="00191852" w:rsidRDefault="0039272B" w:rsidP="00173BEC">
      <w:pPr>
        <w:pStyle w:val="ListParagraph"/>
        <w:numPr>
          <w:ilvl w:val="4"/>
          <w:numId w:val="8"/>
        </w:numPr>
        <w:ind w:left="4140"/>
        <w:rPr>
          <w:rFonts w:ascii="Cambria" w:hAnsi="Cambria" w:cs="Arial"/>
          <w:bCs/>
        </w:rPr>
      </w:pPr>
      <w:r>
        <w:rPr>
          <w:rFonts w:ascii="Cambria" w:hAnsi="Cambria" w:cs="Arial"/>
          <w:bCs/>
        </w:rPr>
        <w:t>p</w:t>
      </w:r>
      <w:r w:rsidR="00BA1D20">
        <w:rPr>
          <w:rFonts w:ascii="Cambria" w:hAnsi="Cambria" w:cs="Arial"/>
          <w:bCs/>
        </w:rPr>
        <w:t>erforming the</w:t>
      </w:r>
      <w:r w:rsidR="00191852">
        <w:rPr>
          <w:rFonts w:ascii="Cambria" w:hAnsi="Cambria" w:cs="Arial"/>
          <w:bCs/>
        </w:rPr>
        <w:t xml:space="preserve"> OQ in the Support Lab</w:t>
      </w:r>
      <w:r w:rsidR="000F5DC5">
        <w:rPr>
          <w:rFonts w:ascii="Cambria" w:hAnsi="Cambria" w:cs="Arial"/>
          <w:bCs/>
        </w:rPr>
        <w:t xml:space="preserve"> 1,</w:t>
      </w:r>
      <w:r w:rsidR="00191852">
        <w:rPr>
          <w:rFonts w:ascii="Cambria" w:hAnsi="Cambria" w:cs="Arial"/>
          <w:bCs/>
        </w:rPr>
        <w:t xml:space="preserve"> where labeled </w:t>
      </w:r>
      <w:r w:rsidR="005F4F4E">
        <w:rPr>
          <w:rFonts w:ascii="Cambria" w:hAnsi="Cambria" w:cs="Arial"/>
          <w:bCs/>
        </w:rPr>
        <w:t>packaged</w:t>
      </w:r>
      <w:r w:rsidR="00191852">
        <w:rPr>
          <w:rFonts w:ascii="Cambria" w:hAnsi="Cambria" w:cs="Arial"/>
          <w:bCs/>
        </w:rPr>
        <w:t xml:space="preserve"> </w:t>
      </w:r>
      <w:r w:rsidR="00A268AC">
        <w:rPr>
          <w:rFonts w:ascii="Cambria" w:hAnsi="Cambria" w:cs="Arial"/>
          <w:bCs/>
        </w:rPr>
        <w:t>instruments</w:t>
      </w:r>
      <w:r w:rsidR="00191852">
        <w:rPr>
          <w:rFonts w:ascii="Cambria" w:hAnsi="Cambria" w:cs="Arial"/>
          <w:bCs/>
        </w:rPr>
        <w:t xml:space="preserve"> are typically stored</w:t>
      </w:r>
      <w:r w:rsidR="00C06990">
        <w:rPr>
          <w:rFonts w:ascii="Cambria" w:hAnsi="Cambria" w:cs="Arial"/>
          <w:bCs/>
        </w:rPr>
        <w:t xml:space="preserve"> </w:t>
      </w:r>
      <w:r w:rsidR="005F4F4E">
        <w:rPr>
          <w:rFonts w:ascii="Cambria" w:hAnsi="Cambria" w:cs="Arial"/>
          <w:bCs/>
        </w:rPr>
        <w:t xml:space="preserve">prior to </w:t>
      </w:r>
      <w:r w:rsidR="00C06990">
        <w:rPr>
          <w:rFonts w:ascii="Cambria" w:hAnsi="Cambria" w:cs="Arial"/>
          <w:bCs/>
        </w:rPr>
        <w:t xml:space="preserve">and </w:t>
      </w:r>
      <w:r w:rsidR="005F4F4E">
        <w:rPr>
          <w:rFonts w:ascii="Cambria" w:hAnsi="Cambria" w:cs="Arial"/>
          <w:bCs/>
        </w:rPr>
        <w:t>following sterilization.</w:t>
      </w:r>
    </w:p>
    <w:p w14:paraId="34BB5EAC" w14:textId="77777777" w:rsidR="00EC31BB" w:rsidRDefault="00191852" w:rsidP="00173BEC">
      <w:pPr>
        <w:pStyle w:val="ListParagraph"/>
        <w:numPr>
          <w:ilvl w:val="4"/>
          <w:numId w:val="8"/>
        </w:numPr>
        <w:ind w:left="4140"/>
        <w:rPr>
          <w:ins w:id="113" w:author="Sasi Songthong" w:date="2022-06-23T12:10:00Z"/>
          <w:rFonts w:ascii="Cambria" w:hAnsi="Cambria" w:cs="Arial"/>
          <w:bCs/>
        </w:rPr>
      </w:pPr>
      <w:r>
        <w:rPr>
          <w:rFonts w:ascii="Cambria" w:hAnsi="Cambria" w:cs="Arial"/>
          <w:bCs/>
        </w:rPr>
        <w:t>handling each label</w:t>
      </w:r>
      <w:ins w:id="114" w:author="Sasi Songthong" w:date="2022-06-23T12:09:00Z">
        <w:r w:rsidR="005C315E">
          <w:rPr>
            <w:rFonts w:ascii="Cambria" w:hAnsi="Cambria" w:cs="Arial"/>
            <w:bCs/>
          </w:rPr>
          <w:t>ed affixed to</w:t>
        </w:r>
        <w:r w:rsidR="00EC31BB">
          <w:rPr>
            <w:rFonts w:ascii="Cambria" w:hAnsi="Cambria" w:cs="Arial"/>
            <w:bCs/>
          </w:rPr>
          <w:t xml:space="preserve"> an</w:t>
        </w:r>
      </w:ins>
      <w:del w:id="115" w:author="Sasi Songthong" w:date="2022-06-23T12:09:00Z">
        <w:r w:rsidDel="005C315E">
          <w:rPr>
            <w:rFonts w:ascii="Cambria" w:hAnsi="Cambria" w:cs="Arial"/>
            <w:bCs/>
          </w:rPr>
          <w:delText>ed</w:delText>
        </w:r>
      </w:del>
      <w:r>
        <w:rPr>
          <w:rFonts w:ascii="Cambria" w:hAnsi="Cambria" w:cs="Arial"/>
          <w:bCs/>
        </w:rPr>
        <w:t xml:space="preserve"> item with </w:t>
      </w:r>
    </w:p>
    <w:p w14:paraId="394F9D19" w14:textId="77777777" w:rsidR="00EC31BB" w:rsidRDefault="00EC31BB" w:rsidP="00EC31BB">
      <w:pPr>
        <w:pStyle w:val="ListParagraph"/>
        <w:numPr>
          <w:ilvl w:val="5"/>
          <w:numId w:val="8"/>
        </w:numPr>
        <w:ind w:left="5220"/>
        <w:rPr>
          <w:ins w:id="116" w:author="Sasi Songthong" w:date="2022-06-23T12:10:00Z"/>
          <w:rFonts w:ascii="Cambria" w:hAnsi="Cambria" w:cs="Arial"/>
          <w:bCs/>
        </w:rPr>
      </w:pPr>
      <w:ins w:id="117" w:author="Sasi Songthong" w:date="2022-06-23T12:10:00Z">
        <w:r>
          <w:rPr>
            <w:rFonts w:ascii="Cambria" w:hAnsi="Cambria" w:cs="Arial"/>
            <w:bCs/>
          </w:rPr>
          <w:t xml:space="preserve">Dry </w:t>
        </w:r>
      </w:ins>
      <w:r w:rsidR="00191852">
        <w:rPr>
          <w:rFonts w:ascii="Cambria" w:hAnsi="Cambria" w:cs="Arial"/>
          <w:bCs/>
        </w:rPr>
        <w:t>gloved hands</w:t>
      </w:r>
    </w:p>
    <w:p w14:paraId="471A4729" w14:textId="31A9E093" w:rsidR="00A3233C" w:rsidRDefault="00895487" w:rsidP="00EC31BB">
      <w:pPr>
        <w:pStyle w:val="ListParagraph"/>
        <w:numPr>
          <w:ilvl w:val="5"/>
          <w:numId w:val="8"/>
        </w:numPr>
        <w:ind w:left="5220"/>
        <w:rPr>
          <w:ins w:id="118" w:author="Sasi Songthong" w:date="2022-06-23T12:10:00Z"/>
          <w:rFonts w:ascii="Cambria" w:hAnsi="Cambria" w:cs="Arial"/>
          <w:bCs/>
        </w:rPr>
      </w:pPr>
      <w:del w:id="119" w:author="Sasi Songthong" w:date="2022-06-23T12:10:00Z">
        <w:r w:rsidDel="00EC31BB">
          <w:rPr>
            <w:rFonts w:ascii="Cambria" w:hAnsi="Cambria" w:cs="Arial"/>
            <w:bCs/>
          </w:rPr>
          <w:delText xml:space="preserve"> and g</w:delText>
        </w:r>
      </w:del>
      <w:ins w:id="120" w:author="Sasi Songthong" w:date="2022-06-23T12:16:00Z">
        <w:r w:rsidR="008C54F4">
          <w:rPr>
            <w:rFonts w:ascii="Cambria" w:hAnsi="Cambria" w:cs="Arial"/>
            <w:bCs/>
          </w:rPr>
          <w:t xml:space="preserve">Gloved hands, which have been wiped with </w:t>
        </w:r>
      </w:ins>
      <w:del w:id="121" w:author="Sasi Songthong" w:date="2022-06-23T12:16:00Z">
        <w:r w:rsidDel="008C54F4">
          <w:rPr>
            <w:rFonts w:ascii="Cambria" w:hAnsi="Cambria" w:cs="Arial"/>
            <w:bCs/>
          </w:rPr>
          <w:delText>loved hands,</w:delText>
        </w:r>
        <w:r w:rsidR="00191852" w:rsidDel="008C54F4">
          <w:rPr>
            <w:rFonts w:ascii="Cambria" w:hAnsi="Cambria" w:cs="Arial"/>
            <w:bCs/>
          </w:rPr>
          <w:delText xml:space="preserve"> which have been exposed to </w:delText>
        </w:r>
      </w:del>
      <w:del w:id="122" w:author="Sasi Songthong" w:date="2022-06-23T12:10:00Z">
        <w:r w:rsidR="00191852" w:rsidDel="00A3233C">
          <w:rPr>
            <w:rFonts w:ascii="Cambria" w:hAnsi="Cambria" w:cs="Arial"/>
            <w:bCs/>
          </w:rPr>
          <w:delText xml:space="preserve">chemical commonly used in the laboratories setting at </w:delText>
        </w:r>
        <w:r w:rsidR="00577982" w:rsidDel="00A3233C">
          <w:rPr>
            <w:rFonts w:ascii="Cambria" w:hAnsi="Cambria" w:cs="Arial"/>
            <w:bCs/>
          </w:rPr>
          <w:delText>StimLabs</w:delText>
        </w:r>
        <w:r w:rsidR="00191852" w:rsidDel="00A3233C">
          <w:rPr>
            <w:rFonts w:ascii="Cambria" w:hAnsi="Cambria" w:cs="Arial"/>
            <w:bCs/>
          </w:rPr>
          <w:delText xml:space="preserve">: </w:delText>
        </w:r>
      </w:del>
      <w:r w:rsidR="00191852">
        <w:rPr>
          <w:rFonts w:ascii="Cambria" w:hAnsi="Cambria" w:cs="Arial"/>
          <w:bCs/>
        </w:rPr>
        <w:t>isopropyl alcohol (IPA)</w:t>
      </w:r>
      <w:del w:id="123" w:author="Sasi Songthong" w:date="2022-06-23T12:11:00Z">
        <w:r w:rsidR="00191852" w:rsidDel="00A3233C">
          <w:rPr>
            <w:rFonts w:ascii="Cambria" w:hAnsi="Cambria" w:cs="Arial"/>
            <w:bCs/>
          </w:rPr>
          <w:delText xml:space="preserve">, </w:delText>
        </w:r>
      </w:del>
    </w:p>
    <w:p w14:paraId="76DB56F0" w14:textId="219A25D3" w:rsidR="00A3233C" w:rsidRDefault="008C54F4" w:rsidP="00EC31BB">
      <w:pPr>
        <w:pStyle w:val="ListParagraph"/>
        <w:numPr>
          <w:ilvl w:val="5"/>
          <w:numId w:val="8"/>
        </w:numPr>
        <w:ind w:left="5220"/>
        <w:rPr>
          <w:ins w:id="124" w:author="Sasi Songthong" w:date="2022-06-23T12:10:00Z"/>
          <w:rFonts w:ascii="Cambria" w:hAnsi="Cambria" w:cs="Arial"/>
          <w:bCs/>
        </w:rPr>
      </w:pPr>
      <w:ins w:id="125" w:author="Sasi Songthong" w:date="2022-06-23T12:16:00Z">
        <w:r>
          <w:rPr>
            <w:rFonts w:ascii="Cambria" w:hAnsi="Cambria" w:cs="Arial"/>
            <w:bCs/>
          </w:rPr>
          <w:t xml:space="preserve">Gloved hands, which have been wiped with </w:t>
        </w:r>
      </w:ins>
      <w:proofErr w:type="spellStart"/>
      <w:r w:rsidR="00191852">
        <w:rPr>
          <w:rFonts w:ascii="Cambria" w:hAnsi="Cambria" w:cs="Arial"/>
          <w:bCs/>
        </w:rPr>
        <w:t>Vesphene</w:t>
      </w:r>
      <w:proofErr w:type="spellEnd"/>
      <w:r w:rsidR="00191852">
        <w:rPr>
          <w:rFonts w:ascii="Cambria" w:hAnsi="Cambria" w:cs="Arial"/>
          <w:bCs/>
        </w:rPr>
        <w:t xml:space="preserve"> III </w:t>
      </w:r>
      <w:del w:id="126" w:author="Sasi Songthong" w:date="2022-06-23T12:16:00Z">
        <w:r w:rsidR="00191852" w:rsidDel="008C54F4">
          <w:rPr>
            <w:rFonts w:ascii="Cambria" w:hAnsi="Cambria" w:cs="Arial"/>
            <w:bCs/>
          </w:rPr>
          <w:delText xml:space="preserve">and </w:delText>
        </w:r>
      </w:del>
    </w:p>
    <w:p w14:paraId="2B412F48" w14:textId="417C4D8E" w:rsidR="00A3233C" w:rsidRDefault="00E31D91" w:rsidP="00E31D91">
      <w:pPr>
        <w:pStyle w:val="ListParagraph"/>
        <w:numPr>
          <w:ilvl w:val="5"/>
          <w:numId w:val="8"/>
        </w:numPr>
        <w:ind w:left="5220"/>
        <w:rPr>
          <w:ins w:id="127" w:author="Sasi Songthong" w:date="2022-06-23T13:06:00Z"/>
          <w:rFonts w:ascii="Cambria" w:hAnsi="Cambria" w:cs="Arial"/>
          <w:bCs/>
        </w:rPr>
      </w:pPr>
      <w:ins w:id="128" w:author="Sasi Songthong" w:date="2022-06-23T12:16:00Z">
        <w:r>
          <w:rPr>
            <w:rFonts w:ascii="Cambria" w:hAnsi="Cambria" w:cs="Arial"/>
            <w:bCs/>
          </w:rPr>
          <w:t xml:space="preserve">Gloved hands, which have been wiped with </w:t>
        </w:r>
      </w:ins>
      <w:del w:id="129" w:author="Sasi Songthong" w:date="2022-06-23T13:07:00Z">
        <w:r w:rsidR="001C7B3D" w:rsidDel="00FF2FDD">
          <w:rPr>
            <w:rFonts w:ascii="Cambria" w:hAnsi="Cambria" w:cs="Arial"/>
            <w:bCs/>
          </w:rPr>
          <w:delText>Spore-Klenz</w:delText>
        </w:r>
      </w:del>
      <w:proofErr w:type="spellStart"/>
      <w:ins w:id="130" w:author="Sasi Songthong" w:date="2022-06-23T13:07:00Z">
        <w:r w:rsidR="00FF2FDD">
          <w:rPr>
            <w:rFonts w:ascii="Cambria" w:hAnsi="Cambria" w:cs="Arial"/>
            <w:bCs/>
          </w:rPr>
          <w:t>Spor-</w:t>
        </w:r>
        <w:proofErr w:type="gramStart"/>
        <w:r w:rsidR="00FF2FDD">
          <w:rPr>
            <w:rFonts w:ascii="Cambria" w:hAnsi="Cambria" w:cs="Arial"/>
            <w:bCs/>
          </w:rPr>
          <w:t>Klenz</w:t>
        </w:r>
        <w:proofErr w:type="spellEnd"/>
        <w:r w:rsidR="00FF2FDD">
          <w:rPr>
            <w:rFonts w:ascii="Cambria" w:hAnsi="Cambria" w:cs="Arial"/>
            <w:bCs/>
          </w:rPr>
          <w:t>.</w:t>
        </w:r>
      </w:ins>
      <w:r w:rsidR="001C7B3D">
        <w:rPr>
          <w:rFonts w:ascii="Cambria" w:hAnsi="Cambria" w:cs="Arial"/>
          <w:bCs/>
        </w:rPr>
        <w:t>.</w:t>
      </w:r>
      <w:proofErr w:type="gramEnd"/>
    </w:p>
    <w:p w14:paraId="0BDA7C95" w14:textId="6C6BFAEA" w:rsidR="008C4200" w:rsidRPr="008C4200" w:rsidRDefault="008C4200">
      <w:pPr>
        <w:ind w:left="4140"/>
        <w:rPr>
          <w:rFonts w:ascii="Cambria" w:hAnsi="Cambria" w:cs="Arial"/>
          <w:bCs/>
          <w:rPrChange w:id="131" w:author="Sasi Songthong" w:date="2022-06-23T13:06:00Z">
            <w:rPr/>
          </w:rPrChange>
        </w:rPr>
        <w:pPrChange w:id="132" w:author="Sasi Songthong" w:date="2022-06-23T13:06:00Z">
          <w:pPr>
            <w:pStyle w:val="ListParagraph"/>
            <w:numPr>
              <w:ilvl w:val="4"/>
              <w:numId w:val="8"/>
            </w:numPr>
            <w:ind w:left="4140" w:hanging="1080"/>
          </w:pPr>
        </w:pPrChange>
      </w:pPr>
      <w:ins w:id="133" w:author="Sasi Songthong" w:date="2022-06-23T13:06:00Z">
        <w:r>
          <w:rPr>
            <w:rFonts w:ascii="Cambria" w:hAnsi="Cambria" w:cs="Arial"/>
            <w:bCs/>
          </w:rPr>
          <w:t xml:space="preserve">NOTE: IPA, </w:t>
        </w:r>
        <w:proofErr w:type="spellStart"/>
        <w:r>
          <w:rPr>
            <w:rFonts w:ascii="Cambria" w:hAnsi="Cambria" w:cs="Arial"/>
            <w:bCs/>
          </w:rPr>
          <w:t>Vesphene</w:t>
        </w:r>
        <w:proofErr w:type="spellEnd"/>
        <w:r>
          <w:rPr>
            <w:rFonts w:ascii="Cambria" w:hAnsi="Cambria" w:cs="Arial"/>
            <w:bCs/>
          </w:rPr>
          <w:t xml:space="preserve"> III, and </w:t>
        </w:r>
      </w:ins>
      <w:proofErr w:type="spellStart"/>
      <w:ins w:id="134" w:author="Sasi Songthong" w:date="2022-06-23T13:07:00Z">
        <w:r w:rsidR="00FF2FDD">
          <w:rPr>
            <w:rFonts w:ascii="Cambria" w:hAnsi="Cambria" w:cs="Arial"/>
            <w:bCs/>
          </w:rPr>
          <w:t>Spor-Klenz</w:t>
        </w:r>
      </w:ins>
      <w:proofErr w:type="spellEnd"/>
      <w:ins w:id="135" w:author="Sasi Songthong" w:date="2022-06-23T13:08:00Z">
        <w:r w:rsidR="00FF2FDD">
          <w:rPr>
            <w:rFonts w:ascii="Cambria" w:hAnsi="Cambria" w:cs="Arial"/>
            <w:bCs/>
          </w:rPr>
          <w:t xml:space="preserve"> are common disinfectants used in the production environment.</w:t>
        </w:r>
      </w:ins>
    </w:p>
    <w:p w14:paraId="23B71BD5" w14:textId="7352AA59" w:rsidR="00191852" w:rsidRDefault="00C06990" w:rsidP="00173BEC">
      <w:pPr>
        <w:pStyle w:val="ListParagraph"/>
        <w:numPr>
          <w:ilvl w:val="4"/>
          <w:numId w:val="8"/>
        </w:numPr>
        <w:ind w:left="4140"/>
        <w:rPr>
          <w:ins w:id="136" w:author="Sasi Songthong" w:date="2022-06-23T13:11:00Z"/>
          <w:rFonts w:ascii="Cambria" w:hAnsi="Cambria" w:cs="Arial"/>
          <w:bCs/>
        </w:rPr>
      </w:pPr>
      <w:r>
        <w:rPr>
          <w:rFonts w:ascii="Cambria" w:hAnsi="Cambria" w:cs="Arial"/>
          <w:bCs/>
        </w:rPr>
        <w:t>s</w:t>
      </w:r>
      <w:r w:rsidR="00191852">
        <w:rPr>
          <w:rFonts w:ascii="Cambria" w:hAnsi="Cambria" w:cs="Arial"/>
          <w:bCs/>
        </w:rPr>
        <w:t xml:space="preserve">huffling the </w:t>
      </w:r>
      <w:r w:rsidR="009B268C">
        <w:rPr>
          <w:rFonts w:ascii="Cambria" w:hAnsi="Cambria" w:cs="Arial"/>
          <w:bCs/>
        </w:rPr>
        <w:t xml:space="preserve">labeled pouched </w:t>
      </w:r>
      <w:r w:rsidR="00BC6B14">
        <w:rPr>
          <w:rFonts w:ascii="Cambria" w:hAnsi="Cambria" w:cs="Arial"/>
          <w:bCs/>
        </w:rPr>
        <w:t>and wrapped items</w:t>
      </w:r>
      <w:r w:rsidR="001C7EE1">
        <w:rPr>
          <w:rFonts w:ascii="Cambria" w:hAnsi="Cambria" w:cs="Arial"/>
          <w:bCs/>
        </w:rPr>
        <w:t>, pre and post autoclaving, to simulate First In, First Out (FIFO)</w:t>
      </w:r>
      <w:r w:rsidR="00A60A44">
        <w:rPr>
          <w:rFonts w:ascii="Cambria" w:hAnsi="Cambria" w:cs="Arial"/>
          <w:bCs/>
        </w:rPr>
        <w:t>/ First Expired</w:t>
      </w:r>
      <w:r w:rsidR="00E12E5C">
        <w:rPr>
          <w:rFonts w:ascii="Cambria" w:hAnsi="Cambria" w:cs="Arial"/>
          <w:bCs/>
        </w:rPr>
        <w:t>, First Out (FEFO)</w:t>
      </w:r>
      <w:r w:rsidR="001C7EE1">
        <w:rPr>
          <w:rFonts w:ascii="Cambria" w:hAnsi="Cambria" w:cs="Arial"/>
          <w:bCs/>
        </w:rPr>
        <w:t xml:space="preserve"> inventory management policy</w:t>
      </w:r>
      <w:r w:rsidR="00C84029">
        <w:rPr>
          <w:rFonts w:ascii="Cambria" w:hAnsi="Cambria" w:cs="Arial"/>
          <w:bCs/>
        </w:rPr>
        <w:t xml:space="preserve"> utilized in </w:t>
      </w:r>
      <w:r w:rsidR="00CF7A17">
        <w:rPr>
          <w:rFonts w:ascii="Cambria" w:hAnsi="Cambria" w:cs="Arial"/>
          <w:bCs/>
        </w:rPr>
        <w:t xml:space="preserve">the </w:t>
      </w:r>
      <w:r w:rsidR="00C84029">
        <w:rPr>
          <w:rFonts w:ascii="Cambria" w:hAnsi="Cambria" w:cs="Arial"/>
          <w:bCs/>
        </w:rPr>
        <w:t>production environment</w:t>
      </w:r>
      <w:r w:rsidR="00CF7A17">
        <w:rPr>
          <w:rFonts w:ascii="Cambria" w:hAnsi="Cambria" w:cs="Arial"/>
          <w:bCs/>
        </w:rPr>
        <w:t xml:space="preserve"> at </w:t>
      </w:r>
      <w:proofErr w:type="spellStart"/>
      <w:r w:rsidR="00CF7A17">
        <w:rPr>
          <w:rFonts w:ascii="Cambria" w:hAnsi="Cambria" w:cs="Arial"/>
          <w:bCs/>
        </w:rPr>
        <w:t>StimLabs</w:t>
      </w:r>
      <w:proofErr w:type="spellEnd"/>
      <w:r w:rsidR="00C84029">
        <w:rPr>
          <w:rFonts w:ascii="Cambria" w:hAnsi="Cambria" w:cs="Arial"/>
          <w:bCs/>
        </w:rPr>
        <w:t>.</w:t>
      </w:r>
    </w:p>
    <w:p w14:paraId="455E140A" w14:textId="45339947" w:rsidR="00DB7F64" w:rsidRDefault="00DB7F64" w:rsidP="00DB7F64">
      <w:pPr>
        <w:pStyle w:val="ListParagraph"/>
        <w:ind w:left="4140"/>
        <w:rPr>
          <w:ins w:id="137" w:author="Sasi Songthong" w:date="2022-06-23T13:11:00Z"/>
          <w:rFonts w:ascii="Cambria" w:hAnsi="Cambria" w:cs="Arial"/>
          <w:bCs/>
        </w:rPr>
      </w:pPr>
    </w:p>
    <w:p w14:paraId="678C03DE" w14:textId="77777777" w:rsidR="00DB7F64" w:rsidRDefault="00DB7F64">
      <w:pPr>
        <w:pStyle w:val="ListParagraph"/>
        <w:ind w:left="4140"/>
        <w:rPr>
          <w:rFonts w:ascii="Cambria" w:hAnsi="Cambria" w:cs="Arial"/>
          <w:bCs/>
        </w:rPr>
        <w:pPrChange w:id="138" w:author="Sasi Songthong" w:date="2022-06-23T13:11:00Z">
          <w:pPr>
            <w:pStyle w:val="ListParagraph"/>
            <w:numPr>
              <w:ilvl w:val="4"/>
              <w:numId w:val="8"/>
            </w:numPr>
            <w:ind w:left="4140" w:hanging="1080"/>
          </w:pPr>
        </w:pPrChange>
      </w:pPr>
    </w:p>
    <w:p w14:paraId="076E7131" w14:textId="77777777" w:rsidR="005565DF" w:rsidRDefault="005565DF" w:rsidP="00173BEC">
      <w:pPr>
        <w:pStyle w:val="ListParagraph"/>
        <w:numPr>
          <w:ilvl w:val="3"/>
          <w:numId w:val="8"/>
        </w:numPr>
        <w:rPr>
          <w:rFonts w:ascii="Cambria" w:hAnsi="Cambria" w:cs="Arial"/>
          <w:bCs/>
        </w:rPr>
      </w:pPr>
      <w:r>
        <w:rPr>
          <w:rFonts w:ascii="Cambria" w:hAnsi="Cambria" w:cs="Arial"/>
          <w:bCs/>
        </w:rPr>
        <w:t>Personnel performing the tasks:</w:t>
      </w:r>
    </w:p>
    <w:p w14:paraId="32F911AF" w14:textId="77777777" w:rsidR="005565DF" w:rsidRDefault="005565DF" w:rsidP="00173BEC">
      <w:pPr>
        <w:pStyle w:val="ListParagraph"/>
        <w:numPr>
          <w:ilvl w:val="4"/>
          <w:numId w:val="8"/>
        </w:numPr>
        <w:ind w:left="4140"/>
        <w:rPr>
          <w:rFonts w:ascii="Cambria" w:hAnsi="Cambria" w:cs="Arial"/>
          <w:bCs/>
        </w:rPr>
      </w:pPr>
      <w:r>
        <w:rPr>
          <w:rFonts w:ascii="Cambria" w:hAnsi="Cambria" w:cs="Arial"/>
          <w:bCs/>
        </w:rPr>
        <w:t>A minimum of 3 operators will be utilized for:</w:t>
      </w:r>
    </w:p>
    <w:p w14:paraId="182838D9" w14:textId="77777777" w:rsidR="005565DF" w:rsidRDefault="005565DF" w:rsidP="00173BEC">
      <w:pPr>
        <w:pStyle w:val="ListParagraph"/>
        <w:numPr>
          <w:ilvl w:val="5"/>
          <w:numId w:val="8"/>
        </w:numPr>
        <w:ind w:left="5220"/>
        <w:rPr>
          <w:rFonts w:ascii="Cambria" w:hAnsi="Cambria" w:cs="Arial"/>
          <w:bCs/>
        </w:rPr>
      </w:pPr>
      <w:r>
        <w:rPr>
          <w:rFonts w:ascii="Cambria" w:hAnsi="Cambria" w:cs="Arial"/>
          <w:bCs/>
        </w:rPr>
        <w:t>Inspection of printed labels for legibility and adhesiveness</w:t>
      </w:r>
    </w:p>
    <w:p w14:paraId="5A19A13E" w14:textId="774FDCD3" w:rsidR="005565DF" w:rsidRDefault="005565DF" w:rsidP="00173BEC">
      <w:pPr>
        <w:pStyle w:val="ListParagraph"/>
        <w:numPr>
          <w:ilvl w:val="5"/>
          <w:numId w:val="8"/>
        </w:numPr>
        <w:ind w:left="5220"/>
        <w:rPr>
          <w:rFonts w:ascii="Cambria" w:hAnsi="Cambria" w:cs="Arial"/>
          <w:bCs/>
        </w:rPr>
      </w:pPr>
      <w:r>
        <w:rPr>
          <w:rFonts w:ascii="Cambria" w:hAnsi="Cambria" w:cs="Arial"/>
          <w:bCs/>
        </w:rPr>
        <w:t xml:space="preserve">Affixing the printed labels to the pouched or </w:t>
      </w:r>
      <w:r w:rsidR="00EA26C5">
        <w:rPr>
          <w:rFonts w:ascii="Cambria" w:hAnsi="Cambria" w:cs="Arial"/>
          <w:bCs/>
        </w:rPr>
        <w:t>w</w:t>
      </w:r>
      <w:r>
        <w:rPr>
          <w:rFonts w:ascii="Cambria" w:hAnsi="Cambria" w:cs="Arial"/>
          <w:bCs/>
        </w:rPr>
        <w:t>rapped items</w:t>
      </w:r>
    </w:p>
    <w:p w14:paraId="244B9B25" w14:textId="77777777" w:rsidR="005565DF" w:rsidRDefault="005565DF" w:rsidP="00173BEC">
      <w:pPr>
        <w:pStyle w:val="ListParagraph"/>
        <w:numPr>
          <w:ilvl w:val="6"/>
          <w:numId w:val="8"/>
        </w:numPr>
        <w:ind w:left="6660"/>
        <w:rPr>
          <w:rFonts w:ascii="Cambria" w:hAnsi="Cambria" w:cs="Arial"/>
          <w:bCs/>
        </w:rPr>
      </w:pPr>
      <w:r>
        <w:rPr>
          <w:rFonts w:ascii="Cambria" w:hAnsi="Cambria" w:cs="Arial"/>
          <w:bCs/>
        </w:rPr>
        <w:t>Prior to an Autoclave run</w:t>
      </w:r>
    </w:p>
    <w:p w14:paraId="038BA932" w14:textId="77777777" w:rsidR="005565DF" w:rsidRDefault="005565DF" w:rsidP="00173BEC">
      <w:pPr>
        <w:pStyle w:val="ListParagraph"/>
        <w:numPr>
          <w:ilvl w:val="6"/>
          <w:numId w:val="8"/>
        </w:numPr>
        <w:ind w:left="6660"/>
        <w:rPr>
          <w:rFonts w:ascii="Cambria" w:hAnsi="Cambria" w:cs="Arial"/>
          <w:bCs/>
        </w:rPr>
      </w:pPr>
      <w:r>
        <w:rPr>
          <w:rFonts w:ascii="Cambria" w:hAnsi="Cambria" w:cs="Arial"/>
          <w:bCs/>
        </w:rPr>
        <w:t>After an Autoclave run</w:t>
      </w:r>
    </w:p>
    <w:p w14:paraId="1FE692F8" w14:textId="77777777" w:rsidR="005565DF" w:rsidRPr="005B0FB1" w:rsidRDefault="005565DF" w:rsidP="00173BEC">
      <w:pPr>
        <w:pStyle w:val="ListParagraph"/>
        <w:numPr>
          <w:ilvl w:val="5"/>
          <w:numId w:val="8"/>
        </w:numPr>
        <w:ind w:left="5220"/>
        <w:rPr>
          <w:rFonts w:ascii="Cambria" w:hAnsi="Cambria" w:cs="Arial"/>
          <w:bCs/>
        </w:rPr>
      </w:pPr>
      <w:r>
        <w:rPr>
          <w:rFonts w:ascii="Cambria" w:hAnsi="Cambria" w:cs="Arial"/>
          <w:bCs/>
        </w:rPr>
        <w:t>Simulated handling</w:t>
      </w:r>
    </w:p>
    <w:p w14:paraId="42B37036" w14:textId="77777777" w:rsidR="00191852" w:rsidRDefault="00191852" w:rsidP="00173BEC">
      <w:pPr>
        <w:pStyle w:val="ListParagraph"/>
        <w:numPr>
          <w:ilvl w:val="2"/>
          <w:numId w:val="8"/>
        </w:numPr>
        <w:rPr>
          <w:rFonts w:ascii="Cambria" w:hAnsi="Cambria" w:cs="Arial"/>
        </w:rPr>
      </w:pPr>
      <w:r w:rsidRPr="00977D5F">
        <w:rPr>
          <w:rFonts w:ascii="Cambria" w:hAnsi="Cambria" w:cs="Arial"/>
        </w:rPr>
        <w:t>Test Equipment</w:t>
      </w:r>
    </w:p>
    <w:p w14:paraId="78E4B127" w14:textId="77777777" w:rsidR="00191852" w:rsidRDefault="00191852" w:rsidP="00173BEC">
      <w:pPr>
        <w:pStyle w:val="ListParagraph"/>
        <w:numPr>
          <w:ilvl w:val="3"/>
          <w:numId w:val="8"/>
        </w:numPr>
        <w:rPr>
          <w:rFonts w:ascii="Cambria" w:hAnsi="Cambria" w:cs="Arial"/>
        </w:rPr>
      </w:pPr>
      <w:r>
        <w:rPr>
          <w:rFonts w:ascii="Cambria" w:hAnsi="Cambria" w:cs="Arial"/>
        </w:rPr>
        <w:t>Temperature and humidity recorders (e.g., a chart recorder or a data logger)</w:t>
      </w:r>
    </w:p>
    <w:p w14:paraId="786D0C1E" w14:textId="77777777" w:rsidR="00191852" w:rsidRDefault="00191852" w:rsidP="00173BEC">
      <w:pPr>
        <w:pStyle w:val="ListParagraph"/>
        <w:numPr>
          <w:ilvl w:val="2"/>
          <w:numId w:val="8"/>
        </w:numPr>
        <w:rPr>
          <w:rFonts w:ascii="Cambria" w:hAnsi="Cambria" w:cs="Arial"/>
        </w:rPr>
      </w:pPr>
      <w:r w:rsidRPr="00977D5F">
        <w:rPr>
          <w:rFonts w:ascii="Cambria" w:hAnsi="Cambria" w:cs="Arial"/>
        </w:rPr>
        <w:t>Test Methods</w:t>
      </w:r>
    </w:p>
    <w:p w14:paraId="0A76CAEB" w14:textId="5D506931" w:rsidR="00191852" w:rsidRDefault="00191852" w:rsidP="00173BEC">
      <w:pPr>
        <w:pStyle w:val="ListParagraph"/>
        <w:numPr>
          <w:ilvl w:val="3"/>
          <w:numId w:val="8"/>
        </w:numPr>
        <w:rPr>
          <w:rFonts w:ascii="Cambria" w:hAnsi="Cambria" w:cs="Arial"/>
        </w:rPr>
      </w:pPr>
      <w:r>
        <w:rPr>
          <w:rFonts w:ascii="Cambria" w:hAnsi="Cambria" w:cs="Arial"/>
        </w:rPr>
        <w:t xml:space="preserve">Simulated handling </w:t>
      </w:r>
      <w:r w:rsidR="00334756">
        <w:rPr>
          <w:rFonts w:ascii="Cambria" w:hAnsi="Cambria" w:cs="Arial"/>
        </w:rPr>
        <w:t>of items</w:t>
      </w:r>
    </w:p>
    <w:p w14:paraId="0A536221" w14:textId="77777777" w:rsidR="00191852" w:rsidRDefault="00191852" w:rsidP="00173BEC">
      <w:pPr>
        <w:pStyle w:val="ListParagraph"/>
        <w:numPr>
          <w:ilvl w:val="3"/>
          <w:numId w:val="8"/>
        </w:numPr>
        <w:rPr>
          <w:rFonts w:ascii="Cambria" w:hAnsi="Cambria" w:cs="Arial"/>
        </w:rPr>
      </w:pPr>
      <w:r>
        <w:rPr>
          <w:rFonts w:ascii="Cambria" w:hAnsi="Cambria" w:cs="Arial"/>
        </w:rPr>
        <w:t xml:space="preserve">Visual inspection for legibility of labels </w:t>
      </w:r>
    </w:p>
    <w:p w14:paraId="3BE84DC7" w14:textId="77777777" w:rsidR="00191852" w:rsidRDefault="00191852" w:rsidP="00173BEC">
      <w:pPr>
        <w:pStyle w:val="ListParagraph"/>
        <w:numPr>
          <w:ilvl w:val="3"/>
          <w:numId w:val="8"/>
        </w:numPr>
        <w:rPr>
          <w:rFonts w:ascii="Cambria" w:hAnsi="Cambria" w:cs="Arial"/>
        </w:rPr>
      </w:pPr>
      <w:r>
        <w:rPr>
          <w:rFonts w:ascii="Cambria" w:hAnsi="Cambria" w:cs="Arial"/>
        </w:rPr>
        <w:t>Visual inspection for presence of labels after simulated handling and storage of items.</w:t>
      </w:r>
    </w:p>
    <w:p w14:paraId="59FC9133" w14:textId="6D9A2474" w:rsidR="00191852" w:rsidRDefault="00191852" w:rsidP="00173BEC">
      <w:pPr>
        <w:pStyle w:val="ListParagraph"/>
        <w:numPr>
          <w:ilvl w:val="2"/>
          <w:numId w:val="8"/>
        </w:numPr>
        <w:rPr>
          <w:rFonts w:ascii="Cambria" w:hAnsi="Cambria" w:cs="Arial"/>
        </w:rPr>
      </w:pPr>
      <w:r>
        <w:rPr>
          <w:rFonts w:ascii="Cambria" w:hAnsi="Cambria" w:cs="Arial"/>
        </w:rPr>
        <w:t>Performing the OQ</w:t>
      </w:r>
    </w:p>
    <w:p w14:paraId="6BCEC5ED" w14:textId="77777777" w:rsidR="001C0EF9" w:rsidRDefault="001C0EF9" w:rsidP="00173BEC">
      <w:pPr>
        <w:pStyle w:val="ListParagraph"/>
        <w:numPr>
          <w:ilvl w:val="3"/>
          <w:numId w:val="8"/>
        </w:numPr>
        <w:rPr>
          <w:rFonts w:ascii="Cambria" w:hAnsi="Cambria" w:cs="Arial"/>
        </w:rPr>
      </w:pPr>
      <w:r>
        <w:rPr>
          <w:rFonts w:ascii="Cambria" w:hAnsi="Cambria" w:cs="Arial"/>
        </w:rPr>
        <w:t xml:space="preserve">Follow each step outlined in the OQ Scheme (Figure 1) and document results in the corresponding data collection sheet in the APPENDIX.  </w:t>
      </w:r>
    </w:p>
    <w:p w14:paraId="768BF5AD" w14:textId="44611CAB" w:rsidR="001C0EF9" w:rsidRDefault="001C0EF9" w:rsidP="00173BEC">
      <w:pPr>
        <w:pStyle w:val="ListParagraph"/>
        <w:numPr>
          <w:ilvl w:val="4"/>
          <w:numId w:val="8"/>
        </w:numPr>
        <w:ind w:left="4140"/>
        <w:rPr>
          <w:rFonts w:ascii="Cambria" w:hAnsi="Cambria" w:cs="Arial"/>
        </w:rPr>
      </w:pPr>
      <w:r>
        <w:rPr>
          <w:rFonts w:ascii="Cambria" w:hAnsi="Cambria" w:cs="Arial"/>
        </w:rPr>
        <w:t xml:space="preserve">Detailed instructions are provided on </w:t>
      </w:r>
      <w:r w:rsidR="00F555FB">
        <w:rPr>
          <w:rFonts w:ascii="Cambria" w:hAnsi="Cambria" w:cs="Arial"/>
        </w:rPr>
        <w:t>each</w:t>
      </w:r>
      <w:r>
        <w:rPr>
          <w:rFonts w:ascii="Cambria" w:hAnsi="Cambria" w:cs="Arial"/>
        </w:rPr>
        <w:t xml:space="preserve"> data collection sheet. </w:t>
      </w:r>
    </w:p>
    <w:p w14:paraId="4BCD71E6" w14:textId="23977493" w:rsidR="005F19C3" w:rsidRDefault="005F19C3">
      <w:pPr>
        <w:rPr>
          <w:rFonts w:ascii="Cambria" w:hAnsi="Cambria" w:cs="Arial"/>
        </w:rPr>
      </w:pPr>
      <w:r>
        <w:rPr>
          <w:rFonts w:ascii="Cambria" w:hAnsi="Cambria" w:cs="Arial"/>
        </w:rPr>
        <w:br w:type="page"/>
      </w:r>
    </w:p>
    <w:p w14:paraId="725CF34B" w14:textId="77777777" w:rsidR="001C0EF9" w:rsidRDefault="001C0EF9" w:rsidP="001C0EF9">
      <w:pPr>
        <w:pStyle w:val="ListParagraph"/>
        <w:spacing w:after="0"/>
        <w:ind w:left="2160"/>
        <w:jc w:val="center"/>
        <w:rPr>
          <w:rFonts w:ascii="Cambria" w:hAnsi="Cambria" w:cs="Arial"/>
          <w:b/>
          <w:bCs/>
        </w:rPr>
      </w:pPr>
      <w:r w:rsidRPr="005B0FB1">
        <w:rPr>
          <w:rFonts w:ascii="Cambria" w:hAnsi="Cambria" w:cs="Arial"/>
          <w:b/>
          <w:bCs/>
        </w:rPr>
        <w:t xml:space="preserve">Figure 1: OQ </w:t>
      </w:r>
      <w:r>
        <w:rPr>
          <w:rFonts w:ascii="Cambria" w:hAnsi="Cambria" w:cs="Arial"/>
          <w:b/>
          <w:bCs/>
        </w:rPr>
        <w:t>Scheme</w:t>
      </w:r>
    </w:p>
    <w:p w14:paraId="4D75554D" w14:textId="6AA724BA" w:rsidR="001C0EF9" w:rsidRDefault="00EC6E0A">
      <w:pPr>
        <w:ind w:left="-540"/>
      </w:pPr>
      <w:r>
        <w:rPr>
          <w:noProof/>
        </w:rPr>
        <mc:AlternateContent>
          <mc:Choice Requires="wps">
            <w:drawing>
              <wp:anchor distT="0" distB="0" distL="114300" distR="114300" simplePos="0" relativeHeight="251709440" behindDoc="0" locked="0" layoutInCell="1" allowOverlap="1" wp14:anchorId="4C477839" wp14:editId="1BB4EDC1">
                <wp:simplePos x="0" y="0"/>
                <wp:positionH relativeFrom="column">
                  <wp:posOffset>4952365</wp:posOffset>
                </wp:positionH>
                <wp:positionV relativeFrom="paragraph">
                  <wp:posOffset>3911295</wp:posOffset>
                </wp:positionV>
                <wp:extent cx="1302106" cy="1550823"/>
                <wp:effectExtent l="0" t="0" r="12700" b="11430"/>
                <wp:wrapNone/>
                <wp:docPr id="168" name="Text Box 168"/>
                <wp:cNvGraphicFramePr/>
                <a:graphic xmlns:a="http://schemas.openxmlformats.org/drawingml/2006/main">
                  <a:graphicData uri="http://schemas.microsoft.com/office/word/2010/wordprocessingShape">
                    <wps:wsp>
                      <wps:cNvSpPr txBox="1"/>
                      <wps:spPr>
                        <a:xfrm>
                          <a:off x="0" y="0"/>
                          <a:ext cx="1302106" cy="1550823"/>
                        </a:xfrm>
                        <a:prstGeom prst="rect">
                          <a:avLst/>
                        </a:prstGeom>
                        <a:solidFill>
                          <a:schemeClr val="lt1"/>
                        </a:solidFill>
                        <a:ln w="6350">
                          <a:solidFill>
                            <a:prstClr val="black"/>
                          </a:solidFill>
                        </a:ln>
                      </wps:spPr>
                      <wps:txbx>
                        <w:txbxContent>
                          <w:p w14:paraId="7F36DDD7" w14:textId="77777777" w:rsidR="004A4254" w:rsidRDefault="004A4254" w:rsidP="00173BEC">
                            <w:pPr>
                              <w:spacing w:after="0"/>
                              <w:jc w:val="center"/>
                              <w:rPr>
                                <w:rFonts w:ascii="Cambria" w:hAnsi="Cambria"/>
                                <w:b/>
                                <w:bCs/>
                                <w:sz w:val="20"/>
                                <w:szCs w:val="20"/>
                              </w:rPr>
                            </w:pPr>
                            <w:r>
                              <w:rPr>
                                <w:rFonts w:ascii="Cambria" w:hAnsi="Cambria"/>
                                <w:b/>
                                <w:bCs/>
                                <w:sz w:val="20"/>
                                <w:szCs w:val="20"/>
                              </w:rPr>
                              <w:t>NOTE:</w:t>
                            </w:r>
                          </w:p>
                          <w:p w14:paraId="446C1F5D" w14:textId="38A2FFDF" w:rsidR="009E3666" w:rsidRPr="00173BEC" w:rsidRDefault="009E3666" w:rsidP="00173BEC">
                            <w:pPr>
                              <w:jc w:val="center"/>
                              <w:rPr>
                                <w:rFonts w:ascii="Cambria" w:hAnsi="Cambria"/>
                                <w:sz w:val="20"/>
                                <w:szCs w:val="20"/>
                              </w:rPr>
                            </w:pPr>
                            <w:r w:rsidRPr="00173BEC">
                              <w:rPr>
                                <w:rFonts w:ascii="Cambria" w:hAnsi="Cambria"/>
                                <w:b/>
                                <w:bCs/>
                                <w:sz w:val="20"/>
                                <w:szCs w:val="20"/>
                              </w:rPr>
                              <w:t>Set 2</w:t>
                            </w:r>
                            <w:r w:rsidR="0048546D" w:rsidRPr="00173BEC">
                              <w:rPr>
                                <w:rFonts w:ascii="Cambria" w:hAnsi="Cambria"/>
                                <w:b/>
                                <w:bCs/>
                                <w:sz w:val="20"/>
                                <w:szCs w:val="20"/>
                              </w:rPr>
                              <w:t xml:space="preserve"> and Set 3</w:t>
                            </w:r>
                            <w:r w:rsidRPr="00173BEC">
                              <w:rPr>
                                <w:rFonts w:ascii="Cambria" w:hAnsi="Cambria"/>
                                <w:sz w:val="20"/>
                                <w:szCs w:val="20"/>
                              </w:rPr>
                              <w:t xml:space="preserve"> </w:t>
                            </w:r>
                            <w:r w:rsidR="00C229E7" w:rsidRPr="000047FC">
                              <w:rPr>
                                <w:rFonts w:ascii="Cambria" w:hAnsi="Cambria"/>
                                <w:b/>
                                <w:bCs/>
                                <w:sz w:val="20"/>
                                <w:szCs w:val="20"/>
                              </w:rPr>
                              <w:t xml:space="preserve">Labels </w:t>
                            </w:r>
                            <w:r w:rsidRPr="00173BEC">
                              <w:rPr>
                                <w:rFonts w:ascii="Cambria" w:hAnsi="Cambria"/>
                                <w:sz w:val="20"/>
                                <w:szCs w:val="20"/>
                              </w:rPr>
                              <w:t xml:space="preserve">represent </w:t>
                            </w:r>
                            <w:r w:rsidR="006A5113">
                              <w:rPr>
                                <w:rFonts w:ascii="Cambria" w:hAnsi="Cambria"/>
                                <w:sz w:val="20"/>
                                <w:szCs w:val="20"/>
                              </w:rPr>
                              <w:t>S</w:t>
                            </w:r>
                            <w:r w:rsidR="0048546D" w:rsidRPr="00173BEC">
                              <w:rPr>
                                <w:rFonts w:ascii="Cambria" w:hAnsi="Cambria"/>
                                <w:sz w:val="20"/>
                                <w:szCs w:val="20"/>
                              </w:rPr>
                              <w:t xml:space="preserve">terilization </w:t>
                            </w:r>
                            <w:r w:rsidR="006A5113">
                              <w:rPr>
                                <w:rFonts w:ascii="Cambria" w:hAnsi="Cambria"/>
                                <w:sz w:val="20"/>
                                <w:szCs w:val="20"/>
                              </w:rPr>
                              <w:t>L</w:t>
                            </w:r>
                            <w:r w:rsidR="0048546D" w:rsidRPr="00173BEC">
                              <w:rPr>
                                <w:rFonts w:ascii="Cambria" w:hAnsi="Cambria"/>
                                <w:sz w:val="20"/>
                                <w:szCs w:val="20"/>
                              </w:rPr>
                              <w:t xml:space="preserve">oad ID </w:t>
                            </w:r>
                            <w:r w:rsidR="006A5113">
                              <w:rPr>
                                <w:rFonts w:ascii="Cambria" w:hAnsi="Cambria"/>
                                <w:sz w:val="20"/>
                                <w:szCs w:val="20"/>
                              </w:rPr>
                              <w:t>L</w:t>
                            </w:r>
                            <w:r w:rsidRPr="00173BEC">
                              <w:rPr>
                                <w:rFonts w:ascii="Cambria" w:hAnsi="Cambria"/>
                                <w:sz w:val="20"/>
                                <w:szCs w:val="20"/>
                              </w:rPr>
                              <w:t>abels to be affix</w:t>
                            </w:r>
                            <w:r w:rsidR="00B063ED">
                              <w:rPr>
                                <w:rFonts w:ascii="Cambria" w:hAnsi="Cambria"/>
                                <w:sz w:val="20"/>
                                <w:szCs w:val="20"/>
                              </w:rPr>
                              <w:t>ed</w:t>
                            </w:r>
                            <w:r w:rsidRPr="00173BEC">
                              <w:rPr>
                                <w:rFonts w:ascii="Cambria" w:hAnsi="Cambria"/>
                                <w:sz w:val="20"/>
                                <w:szCs w:val="20"/>
                              </w:rPr>
                              <w:t xml:space="preserve"> immediately </w:t>
                            </w:r>
                            <w:r w:rsidR="0048546D" w:rsidRPr="00173BEC">
                              <w:rPr>
                                <w:rFonts w:ascii="Cambria" w:hAnsi="Cambria"/>
                                <w:sz w:val="20"/>
                                <w:szCs w:val="20"/>
                              </w:rPr>
                              <w:t xml:space="preserve">prior to </w:t>
                            </w:r>
                            <w:r w:rsidR="003C33F3" w:rsidRPr="00173BEC">
                              <w:rPr>
                                <w:rFonts w:ascii="Cambria" w:hAnsi="Cambria"/>
                                <w:sz w:val="20"/>
                                <w:szCs w:val="20"/>
                              </w:rPr>
                              <w:t>and</w:t>
                            </w:r>
                            <w:r w:rsidR="0048546D" w:rsidRPr="00173BEC">
                              <w:rPr>
                                <w:rFonts w:ascii="Cambria" w:hAnsi="Cambria"/>
                                <w:sz w:val="20"/>
                                <w:szCs w:val="20"/>
                              </w:rPr>
                              <w:t xml:space="preserve"> </w:t>
                            </w:r>
                            <w:r w:rsidRPr="00173BEC">
                              <w:rPr>
                                <w:rFonts w:ascii="Cambria" w:hAnsi="Cambria"/>
                                <w:sz w:val="20"/>
                                <w:szCs w:val="20"/>
                              </w:rPr>
                              <w:t xml:space="preserve">after </w:t>
                            </w:r>
                            <w:r w:rsidR="0048546D" w:rsidRPr="00173BEC">
                              <w:rPr>
                                <w:rFonts w:ascii="Cambria" w:hAnsi="Cambria"/>
                                <w:sz w:val="20"/>
                                <w:szCs w:val="20"/>
                              </w:rPr>
                              <w:t>sterilization</w:t>
                            </w:r>
                            <w:r w:rsidR="003C33F3" w:rsidRPr="00173BEC">
                              <w:rPr>
                                <w:rFonts w:ascii="Cambria" w:hAnsi="Cambria"/>
                                <w:sz w:val="20"/>
                                <w:szCs w:val="20"/>
                              </w:rPr>
                              <w:t>, respectively</w:t>
                            </w:r>
                            <w:r w:rsidR="0048546D" w:rsidRPr="00173BEC">
                              <w:rPr>
                                <w:rFonts w:ascii="Cambria" w:hAnsi="Cambr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477839" id="_x0000_t202" coordsize="21600,21600" o:spt="202" path="m,l,21600r21600,l21600,xe">
                <v:stroke joinstyle="miter"/>
                <v:path gradientshapeok="t" o:connecttype="rect"/>
              </v:shapetype>
              <v:shape id="Text Box 168" o:spid="_x0000_s1026" type="#_x0000_t202" style="position:absolute;left:0;text-align:left;margin-left:389.95pt;margin-top:308pt;width:102.55pt;height:12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" fillcolor="white [3201]" strokeweight=".5pt">
                <v:textbox>
                  <w:txbxContent>
                    <w:p w14:paraId="7F36DDD7" w14:textId="77777777" w:rsidR="004A4254" w:rsidRDefault="004A4254" w:rsidP="00173BEC">
                      <w:pPr>
                        <w:spacing w:after="0"/>
                        <w:jc w:val="center"/>
                        <w:rPr>
                          <w:rFonts w:ascii="Cambria" w:hAnsi="Cambria"/>
                          <w:b/>
                          <w:bCs/>
                          <w:sz w:val="20"/>
                          <w:szCs w:val="20"/>
                        </w:rPr>
                      </w:pPr>
                      <w:r>
                        <w:rPr>
                          <w:rFonts w:ascii="Cambria" w:hAnsi="Cambria"/>
                          <w:b/>
                          <w:bCs/>
                          <w:sz w:val="20"/>
                          <w:szCs w:val="20"/>
                        </w:rPr>
                        <w:t>NOTE:</w:t>
                      </w:r>
                    </w:p>
                    <w:p w14:paraId="446C1F5D" w14:textId="38A2FFDF" w:rsidR="009E3666" w:rsidRPr="00173BEC" w:rsidRDefault="009E3666" w:rsidP="00173BEC">
                      <w:pPr>
                        <w:jc w:val="center"/>
                        <w:rPr>
                          <w:rFonts w:ascii="Cambria" w:hAnsi="Cambria"/>
                          <w:sz w:val="20"/>
                          <w:szCs w:val="20"/>
                        </w:rPr>
                      </w:pPr>
                      <w:r w:rsidRPr="00173BEC">
                        <w:rPr>
                          <w:rFonts w:ascii="Cambria" w:hAnsi="Cambria"/>
                          <w:b/>
                          <w:bCs/>
                          <w:sz w:val="20"/>
                          <w:szCs w:val="20"/>
                        </w:rPr>
                        <w:t>Set 2</w:t>
                      </w:r>
                      <w:r w:rsidR="0048546D" w:rsidRPr="00173BEC">
                        <w:rPr>
                          <w:rFonts w:ascii="Cambria" w:hAnsi="Cambria"/>
                          <w:b/>
                          <w:bCs/>
                          <w:sz w:val="20"/>
                          <w:szCs w:val="20"/>
                        </w:rPr>
                        <w:t xml:space="preserve"> and Set 3</w:t>
                      </w:r>
                      <w:r w:rsidRPr="00173BEC">
                        <w:rPr>
                          <w:rFonts w:ascii="Cambria" w:hAnsi="Cambria"/>
                          <w:sz w:val="20"/>
                          <w:szCs w:val="20"/>
                        </w:rPr>
                        <w:t xml:space="preserve"> </w:t>
                      </w:r>
                      <w:r w:rsidR="00C229E7" w:rsidRPr="000047FC">
                        <w:rPr>
                          <w:rFonts w:ascii="Cambria" w:hAnsi="Cambria"/>
                          <w:b/>
                          <w:bCs/>
                          <w:sz w:val="20"/>
                          <w:szCs w:val="20"/>
                        </w:rPr>
                        <w:t xml:space="preserve">Labels </w:t>
                      </w:r>
                      <w:r w:rsidRPr="00173BEC">
                        <w:rPr>
                          <w:rFonts w:ascii="Cambria" w:hAnsi="Cambria"/>
                          <w:sz w:val="20"/>
                          <w:szCs w:val="20"/>
                        </w:rPr>
                        <w:t xml:space="preserve">represent </w:t>
                      </w:r>
                      <w:r w:rsidR="006A5113">
                        <w:rPr>
                          <w:rFonts w:ascii="Cambria" w:hAnsi="Cambria"/>
                          <w:sz w:val="20"/>
                          <w:szCs w:val="20"/>
                        </w:rPr>
                        <w:t>S</w:t>
                      </w:r>
                      <w:r w:rsidR="0048546D" w:rsidRPr="00173BEC">
                        <w:rPr>
                          <w:rFonts w:ascii="Cambria" w:hAnsi="Cambria"/>
                          <w:sz w:val="20"/>
                          <w:szCs w:val="20"/>
                        </w:rPr>
                        <w:t xml:space="preserve">terilization </w:t>
                      </w:r>
                      <w:r w:rsidR="006A5113">
                        <w:rPr>
                          <w:rFonts w:ascii="Cambria" w:hAnsi="Cambria"/>
                          <w:sz w:val="20"/>
                          <w:szCs w:val="20"/>
                        </w:rPr>
                        <w:t>L</w:t>
                      </w:r>
                      <w:r w:rsidR="0048546D" w:rsidRPr="00173BEC">
                        <w:rPr>
                          <w:rFonts w:ascii="Cambria" w:hAnsi="Cambria"/>
                          <w:sz w:val="20"/>
                          <w:szCs w:val="20"/>
                        </w:rPr>
                        <w:t xml:space="preserve">oad ID </w:t>
                      </w:r>
                      <w:r w:rsidR="006A5113">
                        <w:rPr>
                          <w:rFonts w:ascii="Cambria" w:hAnsi="Cambria"/>
                          <w:sz w:val="20"/>
                          <w:szCs w:val="20"/>
                        </w:rPr>
                        <w:t>L</w:t>
                      </w:r>
                      <w:r w:rsidRPr="00173BEC">
                        <w:rPr>
                          <w:rFonts w:ascii="Cambria" w:hAnsi="Cambria"/>
                          <w:sz w:val="20"/>
                          <w:szCs w:val="20"/>
                        </w:rPr>
                        <w:t>abels to be affix</w:t>
                      </w:r>
                      <w:r w:rsidR="00B063ED">
                        <w:rPr>
                          <w:rFonts w:ascii="Cambria" w:hAnsi="Cambria"/>
                          <w:sz w:val="20"/>
                          <w:szCs w:val="20"/>
                        </w:rPr>
                        <w:t>ed</w:t>
                      </w:r>
                      <w:r w:rsidRPr="00173BEC">
                        <w:rPr>
                          <w:rFonts w:ascii="Cambria" w:hAnsi="Cambria"/>
                          <w:sz w:val="20"/>
                          <w:szCs w:val="20"/>
                        </w:rPr>
                        <w:t xml:space="preserve"> immediately </w:t>
                      </w:r>
                      <w:r w:rsidR="0048546D" w:rsidRPr="00173BEC">
                        <w:rPr>
                          <w:rFonts w:ascii="Cambria" w:hAnsi="Cambria"/>
                          <w:sz w:val="20"/>
                          <w:szCs w:val="20"/>
                        </w:rPr>
                        <w:t xml:space="preserve">prior to </w:t>
                      </w:r>
                      <w:r w:rsidR="003C33F3" w:rsidRPr="00173BEC">
                        <w:rPr>
                          <w:rFonts w:ascii="Cambria" w:hAnsi="Cambria"/>
                          <w:sz w:val="20"/>
                          <w:szCs w:val="20"/>
                        </w:rPr>
                        <w:t>and</w:t>
                      </w:r>
                      <w:r w:rsidR="0048546D" w:rsidRPr="00173BEC">
                        <w:rPr>
                          <w:rFonts w:ascii="Cambria" w:hAnsi="Cambria"/>
                          <w:sz w:val="20"/>
                          <w:szCs w:val="20"/>
                        </w:rPr>
                        <w:t xml:space="preserve"> </w:t>
                      </w:r>
                      <w:r w:rsidRPr="00173BEC">
                        <w:rPr>
                          <w:rFonts w:ascii="Cambria" w:hAnsi="Cambria"/>
                          <w:sz w:val="20"/>
                          <w:szCs w:val="20"/>
                        </w:rPr>
                        <w:t xml:space="preserve">after </w:t>
                      </w:r>
                      <w:r w:rsidR="0048546D" w:rsidRPr="00173BEC">
                        <w:rPr>
                          <w:rFonts w:ascii="Cambria" w:hAnsi="Cambria"/>
                          <w:sz w:val="20"/>
                          <w:szCs w:val="20"/>
                        </w:rPr>
                        <w:t>sterilization</w:t>
                      </w:r>
                      <w:r w:rsidR="003C33F3" w:rsidRPr="00173BEC">
                        <w:rPr>
                          <w:rFonts w:ascii="Cambria" w:hAnsi="Cambria"/>
                          <w:sz w:val="20"/>
                          <w:szCs w:val="20"/>
                        </w:rPr>
                        <w:t>, respectively</w:t>
                      </w:r>
                      <w:r w:rsidR="0048546D" w:rsidRPr="00173BEC">
                        <w:rPr>
                          <w:rFonts w:ascii="Cambria" w:hAnsi="Cambria"/>
                          <w:sz w:val="20"/>
                          <w:szCs w:val="20"/>
                        </w:rPr>
                        <w:t>.</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3028BF6" wp14:editId="21A82E56">
                <wp:simplePos x="0" y="0"/>
                <wp:positionH relativeFrom="column">
                  <wp:posOffset>4712335</wp:posOffset>
                </wp:positionH>
                <wp:positionV relativeFrom="paragraph">
                  <wp:posOffset>4621530</wp:posOffset>
                </wp:positionV>
                <wp:extent cx="232410" cy="692785"/>
                <wp:effectExtent l="38100" t="0" r="34290" b="50165"/>
                <wp:wrapNone/>
                <wp:docPr id="172" name="Straight Arrow Connector 172"/>
                <wp:cNvGraphicFramePr/>
                <a:graphic xmlns:a="http://schemas.openxmlformats.org/drawingml/2006/main">
                  <a:graphicData uri="http://schemas.microsoft.com/office/word/2010/wordprocessingShape">
                    <wps:wsp>
                      <wps:cNvCnPr/>
                      <wps:spPr>
                        <a:xfrm flipH="1">
                          <a:off x="0" y="0"/>
                          <a:ext cx="232410" cy="6927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1D5DEB" id="_x0000_t32" coordsize="21600,21600" o:spt="32" o:oned="t" path="m,l21600,21600e" filled="f">
                <v:path arrowok="t" fillok="f" o:connecttype="none"/>
                <o:lock v:ext="edit" shapetype="t"/>
              </v:shapetype>
              <v:shape id="Straight Arrow Connector 172" o:spid="_x0000_s1026" type="#_x0000_t32" style="position:absolute;margin-left:371.05pt;margin-top:363.9pt;width:18.3pt;height:54.5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" strokecolor="red"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7352941C" wp14:editId="3A6A5C4F">
                <wp:simplePos x="0" y="0"/>
                <wp:positionH relativeFrom="column">
                  <wp:posOffset>4712335</wp:posOffset>
                </wp:positionH>
                <wp:positionV relativeFrom="paragraph">
                  <wp:posOffset>3928440</wp:posOffset>
                </wp:positionV>
                <wp:extent cx="232410" cy="693420"/>
                <wp:effectExtent l="38100" t="38100" r="34290" b="30480"/>
                <wp:wrapNone/>
                <wp:docPr id="171" name="Straight Arrow Connector 171"/>
                <wp:cNvGraphicFramePr/>
                <a:graphic xmlns:a="http://schemas.openxmlformats.org/drawingml/2006/main">
                  <a:graphicData uri="http://schemas.microsoft.com/office/word/2010/wordprocessingShape">
                    <wps:wsp>
                      <wps:cNvCnPr/>
                      <wps:spPr>
                        <a:xfrm flipH="1" flipV="1">
                          <a:off x="0" y="0"/>
                          <a:ext cx="232410" cy="6934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5880C4D" id="Straight Arrow Connector 171" o:spid="_x0000_s1026" type="#_x0000_t32" style="position:absolute;margin-left:371.05pt;margin-top:309.35pt;width:18.3pt;height:54.6pt;flip:x y;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" strokecolor="red" strokeweight=".5pt">
                <v:stroke endarrow="block" joinstyle="miter"/>
              </v:shape>
            </w:pict>
          </mc:Fallback>
        </mc:AlternateContent>
      </w:r>
      <w:r>
        <w:rPr>
          <w:noProof/>
        </w:rPr>
        <mc:AlternateContent>
          <mc:Choice Requires="wps">
            <w:drawing>
              <wp:anchor distT="0" distB="0" distL="114300" distR="114300" simplePos="0" relativeHeight="251714560" behindDoc="0" locked="0" layoutInCell="1" allowOverlap="1" wp14:anchorId="70A545A9" wp14:editId="7C316EDA">
                <wp:simplePos x="0" y="0"/>
                <wp:positionH relativeFrom="column">
                  <wp:posOffset>4653990</wp:posOffset>
                </wp:positionH>
                <wp:positionV relativeFrom="paragraph">
                  <wp:posOffset>1460856</wp:posOffset>
                </wp:positionV>
                <wp:extent cx="430073" cy="525170"/>
                <wp:effectExtent l="38100" t="38100" r="27305" b="27305"/>
                <wp:wrapNone/>
                <wp:docPr id="173" name="Straight Arrow Connector 173"/>
                <wp:cNvGraphicFramePr/>
                <a:graphic xmlns:a="http://schemas.openxmlformats.org/drawingml/2006/main">
                  <a:graphicData uri="http://schemas.microsoft.com/office/word/2010/wordprocessingShape">
                    <wps:wsp>
                      <wps:cNvCnPr/>
                      <wps:spPr>
                        <a:xfrm flipH="1" flipV="1">
                          <a:off x="0" y="0"/>
                          <a:ext cx="430073" cy="52517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6B09C" id="Straight Arrow Connector 173" o:spid="_x0000_s1026" type="#_x0000_t32" style="position:absolute;margin-left:366.45pt;margin-top:115.05pt;width:33.85pt;height:41.35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" strokecolor="red" strokeweight=".5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26585058" wp14:editId="642601BC">
                <wp:simplePos x="0" y="0"/>
                <wp:positionH relativeFrom="column">
                  <wp:posOffset>5084064</wp:posOffset>
                </wp:positionH>
                <wp:positionV relativeFrom="paragraph">
                  <wp:posOffset>1466647</wp:posOffset>
                </wp:positionV>
                <wp:extent cx="1170432" cy="892454"/>
                <wp:effectExtent l="0" t="0" r="10795" b="22225"/>
                <wp:wrapNone/>
                <wp:docPr id="167" name="Text Box 167"/>
                <wp:cNvGraphicFramePr/>
                <a:graphic xmlns:a="http://schemas.openxmlformats.org/drawingml/2006/main">
                  <a:graphicData uri="http://schemas.microsoft.com/office/word/2010/wordprocessingShape">
                    <wps:wsp>
                      <wps:cNvSpPr txBox="1"/>
                      <wps:spPr>
                        <a:xfrm>
                          <a:off x="0" y="0"/>
                          <a:ext cx="1170432" cy="892454"/>
                        </a:xfrm>
                        <a:prstGeom prst="rect">
                          <a:avLst/>
                        </a:prstGeom>
                        <a:solidFill>
                          <a:schemeClr val="lt1"/>
                        </a:solidFill>
                        <a:ln w="6350">
                          <a:solidFill>
                            <a:prstClr val="black"/>
                          </a:solidFill>
                        </a:ln>
                      </wps:spPr>
                      <wps:txbx>
                        <w:txbxContent>
                          <w:p w14:paraId="210F07B4" w14:textId="6ACBB497" w:rsidR="00C229E7" w:rsidRPr="00173BEC" w:rsidRDefault="004A4254" w:rsidP="00173BEC">
                            <w:pPr>
                              <w:spacing w:after="0"/>
                              <w:jc w:val="center"/>
                              <w:rPr>
                                <w:rFonts w:ascii="Cambria" w:hAnsi="Cambria"/>
                                <w:b/>
                                <w:bCs/>
                                <w:sz w:val="20"/>
                                <w:szCs w:val="20"/>
                              </w:rPr>
                            </w:pPr>
                            <w:r>
                              <w:rPr>
                                <w:rFonts w:ascii="Cambria" w:hAnsi="Cambria"/>
                                <w:b/>
                                <w:bCs/>
                                <w:sz w:val="20"/>
                                <w:szCs w:val="20"/>
                              </w:rPr>
                              <w:t xml:space="preserve">NOTE: </w:t>
                            </w:r>
                            <w:r w:rsidR="00085618" w:rsidRPr="00173BEC">
                              <w:rPr>
                                <w:rFonts w:ascii="Cambria" w:hAnsi="Cambria"/>
                                <w:b/>
                                <w:bCs/>
                                <w:sz w:val="20"/>
                                <w:szCs w:val="20"/>
                              </w:rPr>
                              <w:t>Set 1</w:t>
                            </w:r>
                            <w:r w:rsidR="008417F2" w:rsidRPr="00173BEC">
                              <w:rPr>
                                <w:rFonts w:ascii="Cambria" w:hAnsi="Cambria"/>
                                <w:b/>
                                <w:bCs/>
                                <w:sz w:val="20"/>
                                <w:szCs w:val="20"/>
                              </w:rPr>
                              <w:t xml:space="preserve"> Label</w:t>
                            </w:r>
                            <w:r w:rsidR="00C03E0E">
                              <w:rPr>
                                <w:rFonts w:ascii="Cambria" w:hAnsi="Cambria"/>
                                <w:b/>
                                <w:bCs/>
                                <w:sz w:val="20"/>
                                <w:szCs w:val="20"/>
                              </w:rPr>
                              <w:t>s</w:t>
                            </w:r>
                          </w:p>
                          <w:p w14:paraId="4F18EEF9" w14:textId="034CC5EC" w:rsidR="002B239B" w:rsidRPr="00173BEC" w:rsidRDefault="00D84F98" w:rsidP="00173BEC">
                            <w:pPr>
                              <w:jc w:val="center"/>
                              <w:rPr>
                                <w:rFonts w:ascii="Cambria" w:hAnsi="Cambria"/>
                                <w:sz w:val="20"/>
                                <w:szCs w:val="20"/>
                              </w:rPr>
                            </w:pPr>
                            <w:r w:rsidRPr="00173BEC">
                              <w:rPr>
                                <w:rFonts w:ascii="Cambria" w:hAnsi="Cambria"/>
                                <w:sz w:val="20"/>
                                <w:szCs w:val="20"/>
                              </w:rPr>
                              <w:t>r</w:t>
                            </w:r>
                            <w:r w:rsidR="00690BC3" w:rsidRPr="00173BEC">
                              <w:rPr>
                                <w:rFonts w:ascii="Cambria" w:hAnsi="Cambria"/>
                                <w:sz w:val="20"/>
                                <w:szCs w:val="20"/>
                              </w:rPr>
                              <w:t>epresent</w:t>
                            </w:r>
                            <w:r w:rsidRPr="00173BEC">
                              <w:rPr>
                                <w:rFonts w:ascii="Cambria" w:hAnsi="Cambria"/>
                                <w:sz w:val="20"/>
                                <w:szCs w:val="20"/>
                              </w:rPr>
                              <w:t xml:space="preserve">s </w:t>
                            </w:r>
                            <w:r w:rsidR="00690BC3" w:rsidRPr="00173BEC">
                              <w:rPr>
                                <w:rFonts w:ascii="Cambria" w:hAnsi="Cambria"/>
                                <w:sz w:val="20"/>
                                <w:szCs w:val="20"/>
                              </w:rPr>
                              <w:t>Item Description Labels</w:t>
                            </w:r>
                            <w:r w:rsidR="00FB449A" w:rsidRPr="00173BEC">
                              <w:rPr>
                                <w:rFonts w:ascii="Cambria" w:hAnsi="Cambr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85058" id="Text Box 167" o:spid="_x0000_s1027" type="#_x0000_t202" style="position:absolute;left:0;text-align:left;margin-left:400.3pt;margin-top:115.5pt;width:92.15pt;height:70.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" fillcolor="white [3201]" strokeweight=".5pt">
                <v:textbox>
                  <w:txbxContent>
                    <w:p w14:paraId="210F07B4" w14:textId="6ACBB497" w:rsidR="00C229E7" w:rsidRPr="00173BEC" w:rsidRDefault="004A4254" w:rsidP="00173BEC">
                      <w:pPr>
                        <w:spacing w:after="0"/>
                        <w:jc w:val="center"/>
                        <w:rPr>
                          <w:rFonts w:ascii="Cambria" w:hAnsi="Cambria"/>
                          <w:b/>
                          <w:bCs/>
                          <w:sz w:val="20"/>
                          <w:szCs w:val="20"/>
                        </w:rPr>
                      </w:pPr>
                      <w:r>
                        <w:rPr>
                          <w:rFonts w:ascii="Cambria" w:hAnsi="Cambria"/>
                          <w:b/>
                          <w:bCs/>
                          <w:sz w:val="20"/>
                          <w:szCs w:val="20"/>
                        </w:rPr>
                        <w:t xml:space="preserve">NOTE: </w:t>
                      </w:r>
                      <w:r w:rsidR="00085618" w:rsidRPr="00173BEC">
                        <w:rPr>
                          <w:rFonts w:ascii="Cambria" w:hAnsi="Cambria"/>
                          <w:b/>
                          <w:bCs/>
                          <w:sz w:val="20"/>
                          <w:szCs w:val="20"/>
                        </w:rPr>
                        <w:t>Set 1</w:t>
                      </w:r>
                      <w:r w:rsidR="008417F2" w:rsidRPr="00173BEC">
                        <w:rPr>
                          <w:rFonts w:ascii="Cambria" w:hAnsi="Cambria"/>
                          <w:b/>
                          <w:bCs/>
                          <w:sz w:val="20"/>
                          <w:szCs w:val="20"/>
                        </w:rPr>
                        <w:t xml:space="preserve"> Label</w:t>
                      </w:r>
                      <w:r w:rsidR="00C03E0E">
                        <w:rPr>
                          <w:rFonts w:ascii="Cambria" w:hAnsi="Cambria"/>
                          <w:b/>
                          <w:bCs/>
                          <w:sz w:val="20"/>
                          <w:szCs w:val="20"/>
                        </w:rPr>
                        <w:t>s</w:t>
                      </w:r>
                    </w:p>
                    <w:p w14:paraId="4F18EEF9" w14:textId="034CC5EC" w:rsidR="002B239B" w:rsidRPr="00173BEC" w:rsidRDefault="00D84F98" w:rsidP="00173BEC">
                      <w:pPr>
                        <w:jc w:val="center"/>
                        <w:rPr>
                          <w:rFonts w:ascii="Cambria" w:hAnsi="Cambria"/>
                          <w:sz w:val="20"/>
                          <w:szCs w:val="20"/>
                        </w:rPr>
                      </w:pPr>
                      <w:r w:rsidRPr="00173BEC">
                        <w:rPr>
                          <w:rFonts w:ascii="Cambria" w:hAnsi="Cambria"/>
                          <w:sz w:val="20"/>
                          <w:szCs w:val="20"/>
                        </w:rPr>
                        <w:t>r</w:t>
                      </w:r>
                      <w:r w:rsidR="00690BC3" w:rsidRPr="00173BEC">
                        <w:rPr>
                          <w:rFonts w:ascii="Cambria" w:hAnsi="Cambria"/>
                          <w:sz w:val="20"/>
                          <w:szCs w:val="20"/>
                        </w:rPr>
                        <w:t>epresent</w:t>
                      </w:r>
                      <w:r w:rsidRPr="00173BEC">
                        <w:rPr>
                          <w:rFonts w:ascii="Cambria" w:hAnsi="Cambria"/>
                          <w:sz w:val="20"/>
                          <w:szCs w:val="20"/>
                        </w:rPr>
                        <w:t xml:space="preserve">s </w:t>
                      </w:r>
                      <w:r w:rsidR="00690BC3" w:rsidRPr="00173BEC">
                        <w:rPr>
                          <w:rFonts w:ascii="Cambria" w:hAnsi="Cambria"/>
                          <w:sz w:val="20"/>
                          <w:szCs w:val="20"/>
                        </w:rPr>
                        <w:t>Item Description Labels</w:t>
                      </w:r>
                      <w:r w:rsidR="00FB449A" w:rsidRPr="00173BEC">
                        <w:rPr>
                          <w:rFonts w:ascii="Cambria" w:hAnsi="Cambria"/>
                          <w:sz w:val="20"/>
                          <w:szCs w:val="20"/>
                        </w:rPr>
                        <w:t xml:space="preserve"> </w:t>
                      </w:r>
                    </w:p>
                  </w:txbxContent>
                </v:textbox>
              </v:shape>
            </w:pict>
          </mc:Fallback>
        </mc:AlternateContent>
      </w:r>
      <w:r w:rsidR="00AF32A8">
        <w:object w:dxaOrig="13116" w:dyaOrig="19585" w14:anchorId="295638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1pt;height:578.65pt" o:ole="">
            <v:imagedata r:id="rId16" o:title=""/>
          </v:shape>
          <o:OLEObject Type="Embed" ProgID="Visio.Drawing.15" ShapeID="_x0000_i1025" DrawAspect="Content" ObjectID="_1717508728" r:id="rId17"/>
        </w:object>
      </w:r>
    </w:p>
    <w:p w14:paraId="5DEECA8D" w14:textId="77777777" w:rsidR="003E17DB" w:rsidRPr="001C0EF9" w:rsidRDefault="003E17DB" w:rsidP="00173BEC">
      <w:pPr>
        <w:ind w:left="-540"/>
        <w:rPr>
          <w:rFonts w:ascii="Cambria" w:hAnsi="Cambria" w:cs="Arial"/>
        </w:rPr>
      </w:pPr>
    </w:p>
    <w:p w14:paraId="617851A1" w14:textId="7A4534DC" w:rsidR="006D7D80" w:rsidRPr="00977D5F" w:rsidRDefault="00904F75" w:rsidP="00173BEC">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7EBA07A0" w14:textId="77777777" w:rsidR="00523DF2" w:rsidRDefault="00523DF2" w:rsidP="00173BEC">
      <w:pPr>
        <w:pStyle w:val="ListParagraph"/>
        <w:numPr>
          <w:ilvl w:val="1"/>
          <w:numId w:val="8"/>
        </w:numPr>
        <w:rPr>
          <w:rFonts w:ascii="Cambria" w:hAnsi="Cambria" w:cs="Arial"/>
        </w:rPr>
      </w:pPr>
      <w:r w:rsidRPr="005B0FB1">
        <w:rPr>
          <w:rFonts w:ascii="Cambria" w:hAnsi="Cambria" w:cs="Arial"/>
        </w:rPr>
        <w:t>Lot Size</w:t>
      </w:r>
    </w:p>
    <w:p w14:paraId="41C392AA" w14:textId="75D57629" w:rsidR="00523DF2" w:rsidRDefault="00523DF2" w:rsidP="00173BEC">
      <w:pPr>
        <w:pStyle w:val="ListParagraph"/>
        <w:numPr>
          <w:ilvl w:val="2"/>
          <w:numId w:val="8"/>
        </w:numPr>
        <w:spacing w:after="140"/>
        <w:rPr>
          <w:rFonts w:ascii="Cambria" w:hAnsi="Cambria" w:cs="Arial"/>
        </w:rPr>
      </w:pPr>
      <w:r>
        <w:rPr>
          <w:rFonts w:ascii="Cambria" w:hAnsi="Cambria" w:cs="Arial"/>
        </w:rPr>
        <w:t xml:space="preserve">Each sterilization load contains 100 or fewer pouched or </w:t>
      </w:r>
      <w:r w:rsidR="00E43963">
        <w:rPr>
          <w:rFonts w:ascii="Cambria" w:hAnsi="Cambria" w:cs="Arial"/>
        </w:rPr>
        <w:t>w</w:t>
      </w:r>
      <w:r>
        <w:rPr>
          <w:rFonts w:ascii="Cambria" w:hAnsi="Cambria" w:cs="Arial"/>
        </w:rPr>
        <w:t>rapped packages.</w:t>
      </w:r>
    </w:p>
    <w:p w14:paraId="06DE623F" w14:textId="77777777" w:rsidR="00523DF2" w:rsidRDefault="00523DF2" w:rsidP="00173BEC">
      <w:pPr>
        <w:pStyle w:val="ListParagraph"/>
        <w:numPr>
          <w:ilvl w:val="2"/>
          <w:numId w:val="8"/>
        </w:numPr>
        <w:spacing w:after="140"/>
        <w:rPr>
          <w:rFonts w:ascii="Cambria" w:hAnsi="Cambria" w:cs="Arial"/>
        </w:rPr>
      </w:pPr>
      <w:r>
        <w:rPr>
          <w:rFonts w:ascii="Cambria" w:hAnsi="Cambria" w:cs="Arial"/>
        </w:rPr>
        <w:t>Each Autoclaved package contains 2 labels – an item description label and a sterilization load ID label.</w:t>
      </w:r>
    </w:p>
    <w:p w14:paraId="1C6BC03D" w14:textId="1922F3AA" w:rsidR="00523DF2" w:rsidRPr="005B0FB1" w:rsidRDefault="009F2152" w:rsidP="00173BEC">
      <w:pPr>
        <w:pStyle w:val="ListParagraph"/>
        <w:numPr>
          <w:ilvl w:val="2"/>
          <w:numId w:val="8"/>
        </w:numPr>
        <w:spacing w:after="140"/>
        <w:rPr>
          <w:rFonts w:ascii="Cambria" w:hAnsi="Cambria" w:cs="Arial"/>
        </w:rPr>
      </w:pPr>
      <w:r>
        <w:rPr>
          <w:rFonts w:ascii="Cambria" w:hAnsi="Cambria" w:cs="Arial"/>
        </w:rPr>
        <w:t>Labeled</w:t>
      </w:r>
      <w:r w:rsidR="00523DF2">
        <w:rPr>
          <w:rFonts w:ascii="Cambria" w:hAnsi="Cambria" w:cs="Arial"/>
        </w:rPr>
        <w:t xml:space="preserve"> </w:t>
      </w:r>
      <w:r>
        <w:rPr>
          <w:rFonts w:ascii="Cambria" w:hAnsi="Cambria" w:cs="Arial"/>
        </w:rPr>
        <w:t>a</w:t>
      </w:r>
      <w:r w:rsidR="00523DF2">
        <w:rPr>
          <w:rFonts w:ascii="Cambria" w:hAnsi="Cambria" w:cs="Arial"/>
        </w:rPr>
        <w:t>utoclaved item</w:t>
      </w:r>
      <w:r w:rsidR="00E43963">
        <w:rPr>
          <w:rFonts w:ascii="Cambria" w:hAnsi="Cambria" w:cs="Arial"/>
        </w:rPr>
        <w:t>s</w:t>
      </w:r>
      <w:r w:rsidR="00523DF2">
        <w:rPr>
          <w:rFonts w:ascii="Cambria" w:hAnsi="Cambria" w:cs="Arial"/>
        </w:rPr>
        <w:t xml:space="preserve"> </w:t>
      </w:r>
      <w:r>
        <w:rPr>
          <w:rFonts w:ascii="Cambria" w:hAnsi="Cambria" w:cs="Arial"/>
        </w:rPr>
        <w:t xml:space="preserve">are </w:t>
      </w:r>
      <w:r w:rsidR="00523DF2">
        <w:rPr>
          <w:rFonts w:ascii="Cambria" w:hAnsi="Cambria" w:cs="Arial"/>
        </w:rPr>
        <w:t xml:space="preserve">inspected in process </w:t>
      </w:r>
      <w:r w:rsidR="00DD40A4">
        <w:rPr>
          <w:rFonts w:ascii="Cambria" w:hAnsi="Cambria" w:cs="Arial"/>
        </w:rPr>
        <w:t>during production.</w:t>
      </w:r>
    </w:p>
    <w:p w14:paraId="6CBAA439" w14:textId="77777777" w:rsidR="00523DF2" w:rsidRDefault="00523DF2" w:rsidP="00173BEC">
      <w:pPr>
        <w:pStyle w:val="ListParagraph"/>
        <w:numPr>
          <w:ilvl w:val="1"/>
          <w:numId w:val="8"/>
        </w:numPr>
        <w:spacing w:after="140"/>
        <w:rPr>
          <w:rFonts w:ascii="Cambria" w:hAnsi="Cambria" w:cs="Arial"/>
        </w:rPr>
      </w:pPr>
      <w:r w:rsidRPr="00977D5F">
        <w:rPr>
          <w:rFonts w:ascii="Cambria" w:hAnsi="Cambria" w:cs="Arial"/>
        </w:rPr>
        <w:t>Sampling Plan &amp; Statistical Rationale</w:t>
      </w:r>
    </w:p>
    <w:p w14:paraId="4F3B0429" w14:textId="5AC47B1A" w:rsidR="00523DF2" w:rsidRDefault="00523DF2" w:rsidP="00173BEC">
      <w:pPr>
        <w:pStyle w:val="ListParagraph"/>
        <w:numPr>
          <w:ilvl w:val="2"/>
          <w:numId w:val="8"/>
        </w:numPr>
        <w:rPr>
          <w:rFonts w:ascii="Cambria" w:hAnsi="Cambria" w:cs="Arial"/>
        </w:rPr>
      </w:pPr>
      <w:r>
        <w:rPr>
          <w:rFonts w:ascii="Cambria" w:hAnsi="Cambria" w:cs="Arial"/>
        </w:rPr>
        <w:t xml:space="preserve">A total of 144 labels will be printed and evaluated during the OQ using 4 </w:t>
      </w:r>
      <w:r w:rsidR="007567F6">
        <w:rPr>
          <w:rFonts w:ascii="Cambria" w:hAnsi="Cambria" w:cs="Arial"/>
        </w:rPr>
        <w:t>sets</w:t>
      </w:r>
      <w:r>
        <w:rPr>
          <w:rFonts w:ascii="Cambria" w:hAnsi="Cambria" w:cs="Arial"/>
        </w:rPr>
        <w:t xml:space="preserve"> of printer settings</w:t>
      </w:r>
      <w:r w:rsidR="00901137">
        <w:rPr>
          <w:rFonts w:ascii="Cambria" w:hAnsi="Cambria" w:cs="Arial"/>
        </w:rPr>
        <w:t>, which reflect the defined operational range</w:t>
      </w:r>
      <w:r>
        <w:rPr>
          <w:rFonts w:ascii="Cambria" w:hAnsi="Cambria" w:cs="Arial"/>
        </w:rPr>
        <w:t xml:space="preserve">. </w:t>
      </w:r>
    </w:p>
    <w:tbl>
      <w:tblPr>
        <w:tblStyle w:val="TableGrid"/>
        <w:tblW w:w="7650" w:type="dxa"/>
        <w:tblInd w:w="1885" w:type="dxa"/>
        <w:tblLook w:val="04A0" w:firstRow="1" w:lastRow="0" w:firstColumn="1" w:lastColumn="0" w:noHBand="0" w:noVBand="1"/>
      </w:tblPr>
      <w:tblGrid>
        <w:gridCol w:w="849"/>
        <w:gridCol w:w="1851"/>
        <w:gridCol w:w="1440"/>
        <w:gridCol w:w="1800"/>
        <w:gridCol w:w="1710"/>
      </w:tblGrid>
      <w:tr w:rsidR="00323440" w:rsidRPr="00C145BC" w14:paraId="0AF49399" w14:textId="262FD37D" w:rsidTr="00173BEC">
        <w:trPr>
          <w:trHeight w:val="144"/>
        </w:trPr>
        <w:tc>
          <w:tcPr>
            <w:tcW w:w="849" w:type="dxa"/>
            <w:vAlign w:val="center"/>
          </w:tcPr>
          <w:p w14:paraId="258F0EE7" w14:textId="0730B2F7" w:rsidR="007567F6" w:rsidRPr="005B0FB1" w:rsidRDefault="00A861D5">
            <w:pPr>
              <w:jc w:val="center"/>
              <w:rPr>
                <w:rFonts w:ascii="Cambria" w:hAnsi="Cambria" w:cs="Arial"/>
                <w:b/>
                <w:bCs/>
              </w:rPr>
            </w:pPr>
            <w:r>
              <w:rPr>
                <w:rFonts w:ascii="Cambria" w:hAnsi="Cambria" w:cs="Arial"/>
                <w:b/>
                <w:bCs/>
              </w:rPr>
              <w:t>Group</w:t>
            </w:r>
          </w:p>
        </w:tc>
        <w:tc>
          <w:tcPr>
            <w:tcW w:w="1851" w:type="dxa"/>
            <w:vAlign w:val="center"/>
          </w:tcPr>
          <w:p w14:paraId="261B70A3" w14:textId="5F506115" w:rsidR="007567F6" w:rsidRPr="005B0FB1" w:rsidRDefault="007567F6">
            <w:pPr>
              <w:jc w:val="center"/>
              <w:rPr>
                <w:rFonts w:ascii="Cambria" w:hAnsi="Cambria" w:cs="Arial"/>
                <w:b/>
                <w:bCs/>
              </w:rPr>
            </w:pPr>
            <w:r w:rsidRPr="005B0FB1">
              <w:rPr>
                <w:rFonts w:ascii="Cambria" w:hAnsi="Cambria" w:cs="Arial"/>
                <w:b/>
                <w:bCs/>
              </w:rPr>
              <w:t>Printer Settings</w:t>
            </w:r>
          </w:p>
        </w:tc>
        <w:tc>
          <w:tcPr>
            <w:tcW w:w="1440" w:type="dxa"/>
            <w:vAlign w:val="center"/>
          </w:tcPr>
          <w:p w14:paraId="05BCEB98" w14:textId="77777777" w:rsidR="007567F6" w:rsidRPr="005B0FB1" w:rsidRDefault="007567F6">
            <w:pPr>
              <w:jc w:val="center"/>
              <w:rPr>
                <w:rFonts w:ascii="Cambria" w:hAnsi="Cambria" w:cs="Arial"/>
                <w:b/>
                <w:bCs/>
              </w:rPr>
            </w:pPr>
            <w:r w:rsidRPr="005B0FB1">
              <w:rPr>
                <w:rFonts w:ascii="Cambria" w:hAnsi="Cambria" w:cs="Arial"/>
                <w:b/>
                <w:bCs/>
              </w:rPr>
              <w:t>Print Speed</w:t>
            </w:r>
          </w:p>
        </w:tc>
        <w:tc>
          <w:tcPr>
            <w:tcW w:w="1800" w:type="dxa"/>
            <w:vAlign w:val="center"/>
          </w:tcPr>
          <w:p w14:paraId="3BA6D98C" w14:textId="151C15D5" w:rsidR="007567F6" w:rsidRPr="005B0FB1" w:rsidRDefault="00323440">
            <w:pPr>
              <w:jc w:val="center"/>
              <w:rPr>
                <w:rFonts w:ascii="Cambria" w:hAnsi="Cambria" w:cs="Arial"/>
                <w:b/>
                <w:bCs/>
              </w:rPr>
            </w:pPr>
            <w:r>
              <w:rPr>
                <w:rFonts w:ascii="Cambria" w:hAnsi="Cambria" w:cs="Arial"/>
                <w:b/>
                <w:bCs/>
              </w:rPr>
              <w:t xml:space="preserve">Print </w:t>
            </w:r>
            <w:r w:rsidR="007567F6" w:rsidRPr="005B0FB1">
              <w:rPr>
                <w:rFonts w:ascii="Cambria" w:hAnsi="Cambria" w:cs="Arial"/>
                <w:b/>
                <w:bCs/>
              </w:rPr>
              <w:t>Darkness</w:t>
            </w:r>
          </w:p>
        </w:tc>
        <w:tc>
          <w:tcPr>
            <w:tcW w:w="1710" w:type="dxa"/>
            <w:vAlign w:val="center"/>
          </w:tcPr>
          <w:p w14:paraId="13D11CEF" w14:textId="66C6918A" w:rsidR="007567F6" w:rsidRPr="005B0FB1" w:rsidRDefault="00A861D5">
            <w:pPr>
              <w:jc w:val="center"/>
              <w:rPr>
                <w:rFonts w:ascii="Cambria" w:hAnsi="Cambria" w:cs="Arial"/>
                <w:b/>
                <w:bCs/>
              </w:rPr>
            </w:pPr>
            <w:r>
              <w:rPr>
                <w:rFonts w:ascii="Cambria" w:hAnsi="Cambria" w:cs="Arial"/>
                <w:b/>
                <w:bCs/>
              </w:rPr>
              <w:t>Label Number</w:t>
            </w:r>
          </w:p>
        </w:tc>
      </w:tr>
      <w:tr w:rsidR="00323440" w14:paraId="36E1B0FB" w14:textId="767A7417" w:rsidTr="00173BEC">
        <w:trPr>
          <w:trHeight w:val="260"/>
        </w:trPr>
        <w:tc>
          <w:tcPr>
            <w:tcW w:w="849" w:type="dxa"/>
          </w:tcPr>
          <w:p w14:paraId="748B2C71" w14:textId="1BB176B0" w:rsidR="007567F6" w:rsidRDefault="00406954" w:rsidP="005B0FB1">
            <w:pPr>
              <w:jc w:val="center"/>
              <w:rPr>
                <w:rFonts w:ascii="Cambria" w:hAnsi="Cambria" w:cs="Arial"/>
                <w:bCs/>
              </w:rPr>
            </w:pPr>
            <w:r>
              <w:rPr>
                <w:rFonts w:ascii="Cambria" w:hAnsi="Cambria" w:cs="Arial"/>
                <w:bCs/>
              </w:rPr>
              <w:t>1</w:t>
            </w:r>
          </w:p>
        </w:tc>
        <w:tc>
          <w:tcPr>
            <w:tcW w:w="1851" w:type="dxa"/>
            <w:vAlign w:val="center"/>
          </w:tcPr>
          <w:p w14:paraId="63CF0FD9" w14:textId="15944797" w:rsidR="007567F6" w:rsidRDefault="007567F6" w:rsidP="005B0FB1">
            <w:pPr>
              <w:jc w:val="center"/>
              <w:rPr>
                <w:rFonts w:ascii="Cambria" w:hAnsi="Cambria" w:cs="Arial"/>
              </w:rPr>
            </w:pPr>
            <w:r>
              <w:rPr>
                <w:rFonts w:ascii="Cambria" w:hAnsi="Cambria" w:cs="Arial"/>
                <w:bCs/>
              </w:rPr>
              <w:t>Low/Low</w:t>
            </w:r>
          </w:p>
        </w:tc>
        <w:tc>
          <w:tcPr>
            <w:tcW w:w="1440" w:type="dxa"/>
            <w:vAlign w:val="center"/>
          </w:tcPr>
          <w:p w14:paraId="199FEBAD" w14:textId="77777777" w:rsidR="007567F6" w:rsidRDefault="007567F6" w:rsidP="005B0FB1">
            <w:pPr>
              <w:jc w:val="center"/>
              <w:rPr>
                <w:rFonts w:ascii="Cambria" w:hAnsi="Cambria" w:cs="Arial"/>
              </w:rPr>
            </w:pPr>
            <w:r>
              <w:rPr>
                <w:rFonts w:ascii="Cambria" w:hAnsi="Cambria" w:cs="Arial"/>
              </w:rPr>
              <w:t>4</w:t>
            </w:r>
          </w:p>
        </w:tc>
        <w:tc>
          <w:tcPr>
            <w:tcW w:w="1800" w:type="dxa"/>
            <w:vAlign w:val="center"/>
          </w:tcPr>
          <w:p w14:paraId="2720F848" w14:textId="77777777" w:rsidR="007567F6" w:rsidRDefault="007567F6" w:rsidP="005B0FB1">
            <w:pPr>
              <w:jc w:val="center"/>
              <w:rPr>
                <w:rFonts w:ascii="Cambria" w:hAnsi="Cambria" w:cs="Arial"/>
              </w:rPr>
            </w:pPr>
            <w:r>
              <w:rPr>
                <w:rFonts w:ascii="Cambria" w:hAnsi="Cambria" w:cs="Arial"/>
              </w:rPr>
              <w:t>23</w:t>
            </w:r>
          </w:p>
        </w:tc>
        <w:tc>
          <w:tcPr>
            <w:tcW w:w="1710" w:type="dxa"/>
          </w:tcPr>
          <w:p w14:paraId="52C496B5" w14:textId="5C5FA4DE" w:rsidR="007567F6" w:rsidRDefault="00406954" w:rsidP="005B0FB1">
            <w:pPr>
              <w:jc w:val="center"/>
              <w:rPr>
                <w:rFonts w:ascii="Cambria" w:hAnsi="Cambria" w:cs="Arial"/>
              </w:rPr>
            </w:pPr>
            <w:r>
              <w:rPr>
                <w:rFonts w:ascii="Cambria" w:hAnsi="Cambria" w:cs="Arial"/>
              </w:rPr>
              <w:t>1 - 12</w:t>
            </w:r>
          </w:p>
        </w:tc>
      </w:tr>
      <w:tr w:rsidR="00323440" w14:paraId="5A46B7A4" w14:textId="4A5FEEB0" w:rsidTr="00173BEC">
        <w:trPr>
          <w:trHeight w:val="260"/>
        </w:trPr>
        <w:tc>
          <w:tcPr>
            <w:tcW w:w="849" w:type="dxa"/>
          </w:tcPr>
          <w:p w14:paraId="42DDB98F" w14:textId="0222F982" w:rsidR="007567F6" w:rsidRDefault="00406954" w:rsidP="005B0FB1">
            <w:pPr>
              <w:jc w:val="center"/>
              <w:rPr>
                <w:rFonts w:ascii="Cambria" w:hAnsi="Cambria" w:cs="Arial"/>
                <w:bCs/>
              </w:rPr>
            </w:pPr>
            <w:r>
              <w:rPr>
                <w:rFonts w:ascii="Cambria" w:hAnsi="Cambria" w:cs="Arial"/>
                <w:bCs/>
              </w:rPr>
              <w:t>2</w:t>
            </w:r>
          </w:p>
        </w:tc>
        <w:tc>
          <w:tcPr>
            <w:tcW w:w="1851" w:type="dxa"/>
            <w:vAlign w:val="center"/>
          </w:tcPr>
          <w:p w14:paraId="0B4F6A53" w14:textId="5D9BF39D" w:rsidR="007567F6" w:rsidRDefault="007567F6" w:rsidP="005B0FB1">
            <w:pPr>
              <w:jc w:val="center"/>
              <w:rPr>
                <w:rFonts w:ascii="Cambria" w:hAnsi="Cambria" w:cs="Arial"/>
              </w:rPr>
            </w:pPr>
            <w:r>
              <w:rPr>
                <w:rFonts w:ascii="Cambria" w:hAnsi="Cambria" w:cs="Arial"/>
                <w:bCs/>
              </w:rPr>
              <w:t>Low/High</w:t>
            </w:r>
          </w:p>
        </w:tc>
        <w:tc>
          <w:tcPr>
            <w:tcW w:w="1440" w:type="dxa"/>
            <w:vAlign w:val="center"/>
          </w:tcPr>
          <w:p w14:paraId="00AE9D2A" w14:textId="77777777" w:rsidR="007567F6" w:rsidRDefault="007567F6" w:rsidP="005B0FB1">
            <w:pPr>
              <w:jc w:val="center"/>
              <w:rPr>
                <w:rFonts w:ascii="Cambria" w:hAnsi="Cambria" w:cs="Arial"/>
              </w:rPr>
            </w:pPr>
            <w:r>
              <w:rPr>
                <w:rFonts w:ascii="Cambria" w:hAnsi="Cambria" w:cs="Arial"/>
              </w:rPr>
              <w:t>4</w:t>
            </w:r>
          </w:p>
        </w:tc>
        <w:tc>
          <w:tcPr>
            <w:tcW w:w="1800" w:type="dxa"/>
            <w:vAlign w:val="center"/>
          </w:tcPr>
          <w:p w14:paraId="45D011C6" w14:textId="77777777" w:rsidR="007567F6" w:rsidRDefault="007567F6" w:rsidP="005B0FB1">
            <w:pPr>
              <w:jc w:val="center"/>
              <w:rPr>
                <w:rFonts w:ascii="Cambria" w:hAnsi="Cambria" w:cs="Arial"/>
              </w:rPr>
            </w:pPr>
            <w:r>
              <w:rPr>
                <w:rFonts w:ascii="Cambria" w:hAnsi="Cambria" w:cs="Arial"/>
              </w:rPr>
              <w:t>27</w:t>
            </w:r>
          </w:p>
        </w:tc>
        <w:tc>
          <w:tcPr>
            <w:tcW w:w="1710" w:type="dxa"/>
          </w:tcPr>
          <w:p w14:paraId="5D54C175" w14:textId="6EC26918" w:rsidR="007567F6" w:rsidRDefault="00406954" w:rsidP="005B0FB1">
            <w:pPr>
              <w:jc w:val="center"/>
              <w:rPr>
                <w:rFonts w:ascii="Cambria" w:hAnsi="Cambria" w:cs="Arial"/>
              </w:rPr>
            </w:pPr>
            <w:r>
              <w:rPr>
                <w:rFonts w:ascii="Cambria" w:hAnsi="Cambria" w:cs="Arial"/>
              </w:rPr>
              <w:t>13- 24</w:t>
            </w:r>
          </w:p>
        </w:tc>
      </w:tr>
      <w:tr w:rsidR="00323440" w14:paraId="208C228A" w14:textId="11871258" w:rsidTr="00173BEC">
        <w:trPr>
          <w:trHeight w:val="260"/>
        </w:trPr>
        <w:tc>
          <w:tcPr>
            <w:tcW w:w="849" w:type="dxa"/>
          </w:tcPr>
          <w:p w14:paraId="6E1C07A7" w14:textId="12CAB337" w:rsidR="007567F6" w:rsidRDefault="00406954" w:rsidP="005B0FB1">
            <w:pPr>
              <w:jc w:val="center"/>
              <w:rPr>
                <w:rFonts w:ascii="Cambria" w:hAnsi="Cambria" w:cs="Arial"/>
                <w:bCs/>
              </w:rPr>
            </w:pPr>
            <w:r>
              <w:rPr>
                <w:rFonts w:ascii="Cambria" w:hAnsi="Cambria" w:cs="Arial"/>
                <w:bCs/>
              </w:rPr>
              <w:t>3</w:t>
            </w:r>
          </w:p>
        </w:tc>
        <w:tc>
          <w:tcPr>
            <w:tcW w:w="1851" w:type="dxa"/>
            <w:vAlign w:val="center"/>
          </w:tcPr>
          <w:p w14:paraId="65FFE44B" w14:textId="37A272D4" w:rsidR="007567F6" w:rsidRDefault="007567F6" w:rsidP="005B0FB1">
            <w:pPr>
              <w:jc w:val="center"/>
              <w:rPr>
                <w:rFonts w:ascii="Cambria" w:hAnsi="Cambria" w:cs="Arial"/>
              </w:rPr>
            </w:pPr>
            <w:r>
              <w:rPr>
                <w:rFonts w:ascii="Cambria" w:hAnsi="Cambria" w:cs="Arial"/>
                <w:bCs/>
              </w:rPr>
              <w:t>High/Low</w:t>
            </w:r>
          </w:p>
        </w:tc>
        <w:tc>
          <w:tcPr>
            <w:tcW w:w="1440" w:type="dxa"/>
            <w:vAlign w:val="center"/>
          </w:tcPr>
          <w:p w14:paraId="24E609A8" w14:textId="77777777" w:rsidR="007567F6" w:rsidRDefault="007567F6" w:rsidP="005B0FB1">
            <w:pPr>
              <w:jc w:val="center"/>
              <w:rPr>
                <w:rFonts w:ascii="Cambria" w:hAnsi="Cambria" w:cs="Arial"/>
              </w:rPr>
            </w:pPr>
            <w:r>
              <w:rPr>
                <w:rFonts w:ascii="Cambria" w:hAnsi="Cambria" w:cs="Arial"/>
              </w:rPr>
              <w:t>6</w:t>
            </w:r>
          </w:p>
        </w:tc>
        <w:tc>
          <w:tcPr>
            <w:tcW w:w="1800" w:type="dxa"/>
            <w:vAlign w:val="center"/>
          </w:tcPr>
          <w:p w14:paraId="280D47E7" w14:textId="77777777" w:rsidR="007567F6" w:rsidRDefault="007567F6" w:rsidP="005B0FB1">
            <w:pPr>
              <w:jc w:val="center"/>
              <w:rPr>
                <w:rFonts w:ascii="Cambria" w:hAnsi="Cambria" w:cs="Arial"/>
              </w:rPr>
            </w:pPr>
            <w:r>
              <w:rPr>
                <w:rFonts w:ascii="Cambria" w:hAnsi="Cambria" w:cs="Arial"/>
              </w:rPr>
              <w:t>23</w:t>
            </w:r>
          </w:p>
        </w:tc>
        <w:tc>
          <w:tcPr>
            <w:tcW w:w="1710" w:type="dxa"/>
          </w:tcPr>
          <w:p w14:paraId="05D76C40" w14:textId="2F03832B" w:rsidR="007567F6" w:rsidRDefault="00406954" w:rsidP="005B0FB1">
            <w:pPr>
              <w:jc w:val="center"/>
              <w:rPr>
                <w:rFonts w:ascii="Cambria" w:hAnsi="Cambria" w:cs="Arial"/>
              </w:rPr>
            </w:pPr>
            <w:r>
              <w:rPr>
                <w:rFonts w:ascii="Cambria" w:hAnsi="Cambria" w:cs="Arial"/>
              </w:rPr>
              <w:t>25-36</w:t>
            </w:r>
          </w:p>
        </w:tc>
      </w:tr>
      <w:tr w:rsidR="00323440" w14:paraId="68C91C69" w14:textId="19146B96" w:rsidTr="00173BEC">
        <w:trPr>
          <w:trHeight w:val="260"/>
        </w:trPr>
        <w:tc>
          <w:tcPr>
            <w:tcW w:w="849" w:type="dxa"/>
          </w:tcPr>
          <w:p w14:paraId="50270484" w14:textId="054A074C" w:rsidR="007567F6" w:rsidRDefault="00406954" w:rsidP="005B0FB1">
            <w:pPr>
              <w:jc w:val="center"/>
              <w:rPr>
                <w:rFonts w:ascii="Cambria" w:hAnsi="Cambria" w:cs="Arial"/>
                <w:bCs/>
              </w:rPr>
            </w:pPr>
            <w:r>
              <w:rPr>
                <w:rFonts w:ascii="Cambria" w:hAnsi="Cambria" w:cs="Arial"/>
                <w:bCs/>
              </w:rPr>
              <w:t>4</w:t>
            </w:r>
          </w:p>
        </w:tc>
        <w:tc>
          <w:tcPr>
            <w:tcW w:w="1851" w:type="dxa"/>
            <w:vAlign w:val="center"/>
          </w:tcPr>
          <w:p w14:paraId="3B15D5C2" w14:textId="3F663C60" w:rsidR="007567F6" w:rsidRDefault="007567F6" w:rsidP="005B0FB1">
            <w:pPr>
              <w:jc w:val="center"/>
              <w:rPr>
                <w:rFonts w:ascii="Cambria" w:hAnsi="Cambria" w:cs="Arial"/>
              </w:rPr>
            </w:pPr>
            <w:r>
              <w:rPr>
                <w:rFonts w:ascii="Cambria" w:hAnsi="Cambria" w:cs="Arial"/>
                <w:bCs/>
              </w:rPr>
              <w:t>High/High</w:t>
            </w:r>
          </w:p>
        </w:tc>
        <w:tc>
          <w:tcPr>
            <w:tcW w:w="1440" w:type="dxa"/>
            <w:vAlign w:val="center"/>
          </w:tcPr>
          <w:p w14:paraId="4FB65435" w14:textId="77777777" w:rsidR="007567F6" w:rsidRDefault="007567F6" w:rsidP="005B0FB1">
            <w:pPr>
              <w:jc w:val="center"/>
              <w:rPr>
                <w:rFonts w:ascii="Cambria" w:hAnsi="Cambria" w:cs="Arial"/>
              </w:rPr>
            </w:pPr>
            <w:r>
              <w:rPr>
                <w:rFonts w:ascii="Cambria" w:hAnsi="Cambria" w:cs="Arial"/>
              </w:rPr>
              <w:t>6</w:t>
            </w:r>
          </w:p>
        </w:tc>
        <w:tc>
          <w:tcPr>
            <w:tcW w:w="1800" w:type="dxa"/>
            <w:vAlign w:val="center"/>
          </w:tcPr>
          <w:p w14:paraId="20C96234" w14:textId="77777777" w:rsidR="007567F6" w:rsidRDefault="007567F6" w:rsidP="005B0FB1">
            <w:pPr>
              <w:jc w:val="center"/>
              <w:rPr>
                <w:rFonts w:ascii="Cambria" w:hAnsi="Cambria" w:cs="Arial"/>
              </w:rPr>
            </w:pPr>
            <w:r>
              <w:rPr>
                <w:rFonts w:ascii="Cambria" w:hAnsi="Cambria" w:cs="Arial"/>
              </w:rPr>
              <w:t>27</w:t>
            </w:r>
          </w:p>
        </w:tc>
        <w:tc>
          <w:tcPr>
            <w:tcW w:w="1710" w:type="dxa"/>
          </w:tcPr>
          <w:p w14:paraId="3F7010DD" w14:textId="724B42AC" w:rsidR="007567F6" w:rsidRDefault="00406954" w:rsidP="005B0FB1">
            <w:pPr>
              <w:jc w:val="center"/>
              <w:rPr>
                <w:rFonts w:ascii="Cambria" w:hAnsi="Cambria" w:cs="Arial"/>
              </w:rPr>
            </w:pPr>
            <w:r>
              <w:rPr>
                <w:rFonts w:ascii="Cambria" w:hAnsi="Cambria" w:cs="Arial"/>
              </w:rPr>
              <w:t>37-48</w:t>
            </w:r>
          </w:p>
        </w:tc>
      </w:tr>
      <w:tr w:rsidR="00FE38E9" w14:paraId="47AEFDC3" w14:textId="77777777" w:rsidTr="00173BEC">
        <w:trPr>
          <w:trHeight w:val="244"/>
        </w:trPr>
        <w:tc>
          <w:tcPr>
            <w:tcW w:w="849" w:type="dxa"/>
          </w:tcPr>
          <w:p w14:paraId="03A54732" w14:textId="0406AF94" w:rsidR="007567F6" w:rsidRDefault="00406954" w:rsidP="000047FC">
            <w:pPr>
              <w:jc w:val="center"/>
              <w:rPr>
                <w:rFonts w:ascii="Cambria" w:hAnsi="Cambria" w:cs="Arial"/>
                <w:bCs/>
              </w:rPr>
            </w:pPr>
            <w:r>
              <w:rPr>
                <w:rFonts w:ascii="Cambria" w:hAnsi="Cambria" w:cs="Arial"/>
                <w:bCs/>
              </w:rPr>
              <w:t>5</w:t>
            </w:r>
          </w:p>
        </w:tc>
        <w:tc>
          <w:tcPr>
            <w:tcW w:w="1851" w:type="dxa"/>
          </w:tcPr>
          <w:p w14:paraId="76A8F119" w14:textId="77777777" w:rsidR="007567F6" w:rsidRDefault="007567F6" w:rsidP="000047FC">
            <w:pPr>
              <w:jc w:val="center"/>
              <w:rPr>
                <w:rFonts w:ascii="Cambria" w:hAnsi="Cambria" w:cs="Arial"/>
              </w:rPr>
            </w:pPr>
            <w:r>
              <w:rPr>
                <w:rFonts w:ascii="Cambria" w:hAnsi="Cambria" w:cs="Arial"/>
                <w:bCs/>
              </w:rPr>
              <w:t>Low/Low</w:t>
            </w:r>
          </w:p>
        </w:tc>
        <w:tc>
          <w:tcPr>
            <w:tcW w:w="1440" w:type="dxa"/>
          </w:tcPr>
          <w:p w14:paraId="4A36452A" w14:textId="77777777" w:rsidR="007567F6" w:rsidRDefault="007567F6" w:rsidP="000047FC">
            <w:pPr>
              <w:jc w:val="center"/>
              <w:rPr>
                <w:rFonts w:ascii="Cambria" w:hAnsi="Cambria" w:cs="Arial"/>
              </w:rPr>
            </w:pPr>
            <w:r>
              <w:rPr>
                <w:rFonts w:ascii="Cambria" w:hAnsi="Cambria" w:cs="Arial"/>
              </w:rPr>
              <w:t>4</w:t>
            </w:r>
          </w:p>
        </w:tc>
        <w:tc>
          <w:tcPr>
            <w:tcW w:w="1800" w:type="dxa"/>
          </w:tcPr>
          <w:p w14:paraId="1F084A7B" w14:textId="77777777" w:rsidR="007567F6" w:rsidRDefault="007567F6" w:rsidP="000047FC">
            <w:pPr>
              <w:jc w:val="center"/>
              <w:rPr>
                <w:rFonts w:ascii="Cambria" w:hAnsi="Cambria" w:cs="Arial"/>
              </w:rPr>
            </w:pPr>
            <w:r>
              <w:rPr>
                <w:rFonts w:ascii="Cambria" w:hAnsi="Cambria" w:cs="Arial"/>
              </w:rPr>
              <w:t>23</w:t>
            </w:r>
          </w:p>
        </w:tc>
        <w:tc>
          <w:tcPr>
            <w:tcW w:w="1710" w:type="dxa"/>
          </w:tcPr>
          <w:p w14:paraId="1C1E0B94" w14:textId="0084CB2B" w:rsidR="007567F6" w:rsidRDefault="00406954" w:rsidP="000047FC">
            <w:pPr>
              <w:jc w:val="center"/>
              <w:rPr>
                <w:rFonts w:ascii="Cambria" w:hAnsi="Cambria" w:cs="Arial"/>
              </w:rPr>
            </w:pPr>
            <w:r>
              <w:rPr>
                <w:rFonts w:ascii="Cambria" w:hAnsi="Cambria" w:cs="Arial"/>
              </w:rPr>
              <w:t>49-</w:t>
            </w:r>
            <w:r w:rsidR="00596375">
              <w:rPr>
                <w:rFonts w:ascii="Cambria" w:hAnsi="Cambria" w:cs="Arial"/>
              </w:rPr>
              <w:t>60</w:t>
            </w:r>
          </w:p>
        </w:tc>
      </w:tr>
      <w:tr w:rsidR="00FE38E9" w14:paraId="74CBDEEF" w14:textId="77777777" w:rsidTr="00173BEC">
        <w:trPr>
          <w:trHeight w:val="260"/>
        </w:trPr>
        <w:tc>
          <w:tcPr>
            <w:tcW w:w="849" w:type="dxa"/>
          </w:tcPr>
          <w:p w14:paraId="1F4A093E" w14:textId="0F8A6063" w:rsidR="007567F6" w:rsidRDefault="00406954" w:rsidP="000047FC">
            <w:pPr>
              <w:jc w:val="center"/>
              <w:rPr>
                <w:rFonts w:ascii="Cambria" w:hAnsi="Cambria" w:cs="Arial"/>
                <w:bCs/>
              </w:rPr>
            </w:pPr>
            <w:r>
              <w:rPr>
                <w:rFonts w:ascii="Cambria" w:hAnsi="Cambria" w:cs="Arial"/>
                <w:bCs/>
              </w:rPr>
              <w:t>6</w:t>
            </w:r>
          </w:p>
        </w:tc>
        <w:tc>
          <w:tcPr>
            <w:tcW w:w="1851" w:type="dxa"/>
          </w:tcPr>
          <w:p w14:paraId="76515C79" w14:textId="77777777" w:rsidR="007567F6" w:rsidRDefault="007567F6" w:rsidP="000047FC">
            <w:pPr>
              <w:jc w:val="center"/>
              <w:rPr>
                <w:rFonts w:ascii="Cambria" w:hAnsi="Cambria" w:cs="Arial"/>
              </w:rPr>
            </w:pPr>
            <w:r>
              <w:rPr>
                <w:rFonts w:ascii="Cambria" w:hAnsi="Cambria" w:cs="Arial"/>
                <w:bCs/>
              </w:rPr>
              <w:t>Low/High</w:t>
            </w:r>
          </w:p>
        </w:tc>
        <w:tc>
          <w:tcPr>
            <w:tcW w:w="1440" w:type="dxa"/>
          </w:tcPr>
          <w:p w14:paraId="2A557CB4" w14:textId="77777777" w:rsidR="007567F6" w:rsidRDefault="007567F6" w:rsidP="000047FC">
            <w:pPr>
              <w:jc w:val="center"/>
              <w:rPr>
                <w:rFonts w:ascii="Cambria" w:hAnsi="Cambria" w:cs="Arial"/>
              </w:rPr>
            </w:pPr>
            <w:r>
              <w:rPr>
                <w:rFonts w:ascii="Cambria" w:hAnsi="Cambria" w:cs="Arial"/>
              </w:rPr>
              <w:t>4</w:t>
            </w:r>
          </w:p>
        </w:tc>
        <w:tc>
          <w:tcPr>
            <w:tcW w:w="1800" w:type="dxa"/>
          </w:tcPr>
          <w:p w14:paraId="2C9DCADA" w14:textId="77777777" w:rsidR="007567F6" w:rsidRDefault="007567F6" w:rsidP="000047FC">
            <w:pPr>
              <w:jc w:val="center"/>
              <w:rPr>
                <w:rFonts w:ascii="Cambria" w:hAnsi="Cambria" w:cs="Arial"/>
              </w:rPr>
            </w:pPr>
            <w:r>
              <w:rPr>
                <w:rFonts w:ascii="Cambria" w:hAnsi="Cambria" w:cs="Arial"/>
              </w:rPr>
              <w:t>27</w:t>
            </w:r>
          </w:p>
        </w:tc>
        <w:tc>
          <w:tcPr>
            <w:tcW w:w="1710" w:type="dxa"/>
          </w:tcPr>
          <w:p w14:paraId="3C7BCF48" w14:textId="135E3EC4" w:rsidR="007567F6" w:rsidRDefault="00596375" w:rsidP="000047FC">
            <w:pPr>
              <w:jc w:val="center"/>
              <w:rPr>
                <w:rFonts w:ascii="Cambria" w:hAnsi="Cambria" w:cs="Arial"/>
              </w:rPr>
            </w:pPr>
            <w:r>
              <w:rPr>
                <w:rFonts w:ascii="Cambria" w:hAnsi="Cambria" w:cs="Arial"/>
              </w:rPr>
              <w:t>61-72</w:t>
            </w:r>
          </w:p>
        </w:tc>
      </w:tr>
      <w:tr w:rsidR="00FE38E9" w14:paraId="0F7CC786" w14:textId="77777777" w:rsidTr="00173BEC">
        <w:trPr>
          <w:trHeight w:val="260"/>
        </w:trPr>
        <w:tc>
          <w:tcPr>
            <w:tcW w:w="849" w:type="dxa"/>
          </w:tcPr>
          <w:p w14:paraId="4C347899" w14:textId="4AA08277" w:rsidR="007567F6" w:rsidRDefault="00406954" w:rsidP="000047FC">
            <w:pPr>
              <w:jc w:val="center"/>
              <w:rPr>
                <w:rFonts w:ascii="Cambria" w:hAnsi="Cambria" w:cs="Arial"/>
                <w:bCs/>
              </w:rPr>
            </w:pPr>
            <w:r>
              <w:rPr>
                <w:rFonts w:ascii="Cambria" w:hAnsi="Cambria" w:cs="Arial"/>
                <w:bCs/>
              </w:rPr>
              <w:t>7</w:t>
            </w:r>
          </w:p>
        </w:tc>
        <w:tc>
          <w:tcPr>
            <w:tcW w:w="1851" w:type="dxa"/>
          </w:tcPr>
          <w:p w14:paraId="14037681" w14:textId="77777777" w:rsidR="007567F6" w:rsidRDefault="007567F6" w:rsidP="000047FC">
            <w:pPr>
              <w:jc w:val="center"/>
              <w:rPr>
                <w:rFonts w:ascii="Cambria" w:hAnsi="Cambria" w:cs="Arial"/>
              </w:rPr>
            </w:pPr>
            <w:r>
              <w:rPr>
                <w:rFonts w:ascii="Cambria" w:hAnsi="Cambria" w:cs="Arial"/>
                <w:bCs/>
              </w:rPr>
              <w:t>High/Low</w:t>
            </w:r>
          </w:p>
        </w:tc>
        <w:tc>
          <w:tcPr>
            <w:tcW w:w="1440" w:type="dxa"/>
          </w:tcPr>
          <w:p w14:paraId="63E5DC12" w14:textId="77777777" w:rsidR="007567F6" w:rsidRDefault="007567F6" w:rsidP="000047FC">
            <w:pPr>
              <w:jc w:val="center"/>
              <w:rPr>
                <w:rFonts w:ascii="Cambria" w:hAnsi="Cambria" w:cs="Arial"/>
              </w:rPr>
            </w:pPr>
            <w:r>
              <w:rPr>
                <w:rFonts w:ascii="Cambria" w:hAnsi="Cambria" w:cs="Arial"/>
              </w:rPr>
              <w:t>6</w:t>
            </w:r>
          </w:p>
        </w:tc>
        <w:tc>
          <w:tcPr>
            <w:tcW w:w="1800" w:type="dxa"/>
          </w:tcPr>
          <w:p w14:paraId="04389B00" w14:textId="77777777" w:rsidR="007567F6" w:rsidRDefault="007567F6" w:rsidP="000047FC">
            <w:pPr>
              <w:jc w:val="center"/>
              <w:rPr>
                <w:rFonts w:ascii="Cambria" w:hAnsi="Cambria" w:cs="Arial"/>
              </w:rPr>
            </w:pPr>
            <w:r>
              <w:rPr>
                <w:rFonts w:ascii="Cambria" w:hAnsi="Cambria" w:cs="Arial"/>
              </w:rPr>
              <w:t>23</w:t>
            </w:r>
          </w:p>
        </w:tc>
        <w:tc>
          <w:tcPr>
            <w:tcW w:w="1710" w:type="dxa"/>
          </w:tcPr>
          <w:p w14:paraId="0A9EF72A" w14:textId="52F24BC2" w:rsidR="007567F6" w:rsidRDefault="00596375" w:rsidP="000047FC">
            <w:pPr>
              <w:jc w:val="center"/>
              <w:rPr>
                <w:rFonts w:ascii="Cambria" w:hAnsi="Cambria" w:cs="Arial"/>
              </w:rPr>
            </w:pPr>
            <w:r>
              <w:rPr>
                <w:rFonts w:ascii="Cambria" w:hAnsi="Cambria" w:cs="Arial"/>
              </w:rPr>
              <w:t>73-84</w:t>
            </w:r>
          </w:p>
        </w:tc>
      </w:tr>
      <w:tr w:rsidR="00FE38E9" w14:paraId="4B80082D" w14:textId="77777777" w:rsidTr="00173BEC">
        <w:trPr>
          <w:trHeight w:val="260"/>
        </w:trPr>
        <w:tc>
          <w:tcPr>
            <w:tcW w:w="849" w:type="dxa"/>
          </w:tcPr>
          <w:p w14:paraId="40FF1B2C" w14:textId="0AB9FA88" w:rsidR="007567F6" w:rsidRDefault="00406954" w:rsidP="000047FC">
            <w:pPr>
              <w:jc w:val="center"/>
              <w:rPr>
                <w:rFonts w:ascii="Cambria" w:hAnsi="Cambria" w:cs="Arial"/>
                <w:bCs/>
              </w:rPr>
            </w:pPr>
            <w:r>
              <w:rPr>
                <w:rFonts w:ascii="Cambria" w:hAnsi="Cambria" w:cs="Arial"/>
                <w:bCs/>
              </w:rPr>
              <w:t>8</w:t>
            </w:r>
          </w:p>
        </w:tc>
        <w:tc>
          <w:tcPr>
            <w:tcW w:w="1851" w:type="dxa"/>
          </w:tcPr>
          <w:p w14:paraId="15C2495E" w14:textId="77777777" w:rsidR="007567F6" w:rsidRDefault="007567F6" w:rsidP="000047FC">
            <w:pPr>
              <w:jc w:val="center"/>
              <w:rPr>
                <w:rFonts w:ascii="Cambria" w:hAnsi="Cambria" w:cs="Arial"/>
              </w:rPr>
            </w:pPr>
            <w:r>
              <w:rPr>
                <w:rFonts w:ascii="Cambria" w:hAnsi="Cambria" w:cs="Arial"/>
                <w:bCs/>
              </w:rPr>
              <w:t>High/High</w:t>
            </w:r>
          </w:p>
        </w:tc>
        <w:tc>
          <w:tcPr>
            <w:tcW w:w="1440" w:type="dxa"/>
          </w:tcPr>
          <w:p w14:paraId="59856194" w14:textId="77777777" w:rsidR="007567F6" w:rsidRDefault="007567F6" w:rsidP="000047FC">
            <w:pPr>
              <w:jc w:val="center"/>
              <w:rPr>
                <w:rFonts w:ascii="Cambria" w:hAnsi="Cambria" w:cs="Arial"/>
              </w:rPr>
            </w:pPr>
            <w:r>
              <w:rPr>
                <w:rFonts w:ascii="Cambria" w:hAnsi="Cambria" w:cs="Arial"/>
              </w:rPr>
              <w:t>6</w:t>
            </w:r>
          </w:p>
        </w:tc>
        <w:tc>
          <w:tcPr>
            <w:tcW w:w="1800" w:type="dxa"/>
          </w:tcPr>
          <w:p w14:paraId="6CFD6113" w14:textId="77777777" w:rsidR="007567F6" w:rsidRDefault="007567F6" w:rsidP="000047FC">
            <w:pPr>
              <w:jc w:val="center"/>
              <w:rPr>
                <w:rFonts w:ascii="Cambria" w:hAnsi="Cambria" w:cs="Arial"/>
              </w:rPr>
            </w:pPr>
            <w:r>
              <w:rPr>
                <w:rFonts w:ascii="Cambria" w:hAnsi="Cambria" w:cs="Arial"/>
              </w:rPr>
              <w:t>27</w:t>
            </w:r>
          </w:p>
        </w:tc>
        <w:tc>
          <w:tcPr>
            <w:tcW w:w="1710" w:type="dxa"/>
          </w:tcPr>
          <w:p w14:paraId="4F820ED6" w14:textId="6D1D19B3" w:rsidR="007567F6" w:rsidRDefault="00596375" w:rsidP="000047FC">
            <w:pPr>
              <w:jc w:val="center"/>
              <w:rPr>
                <w:rFonts w:ascii="Cambria" w:hAnsi="Cambria" w:cs="Arial"/>
              </w:rPr>
            </w:pPr>
            <w:r>
              <w:rPr>
                <w:rFonts w:ascii="Cambria" w:hAnsi="Cambria" w:cs="Arial"/>
              </w:rPr>
              <w:t>85-96</w:t>
            </w:r>
          </w:p>
        </w:tc>
      </w:tr>
      <w:tr w:rsidR="00FE38E9" w14:paraId="6A274D63" w14:textId="77777777" w:rsidTr="00173BEC">
        <w:trPr>
          <w:trHeight w:val="260"/>
        </w:trPr>
        <w:tc>
          <w:tcPr>
            <w:tcW w:w="849" w:type="dxa"/>
          </w:tcPr>
          <w:p w14:paraId="09C6776C" w14:textId="1BCCEB15" w:rsidR="007567F6" w:rsidRDefault="00406954" w:rsidP="000047FC">
            <w:pPr>
              <w:jc w:val="center"/>
              <w:rPr>
                <w:rFonts w:ascii="Cambria" w:hAnsi="Cambria" w:cs="Arial"/>
                <w:bCs/>
              </w:rPr>
            </w:pPr>
            <w:r>
              <w:rPr>
                <w:rFonts w:ascii="Cambria" w:hAnsi="Cambria" w:cs="Arial"/>
                <w:bCs/>
              </w:rPr>
              <w:t>9</w:t>
            </w:r>
          </w:p>
        </w:tc>
        <w:tc>
          <w:tcPr>
            <w:tcW w:w="1851" w:type="dxa"/>
          </w:tcPr>
          <w:p w14:paraId="1DE0323E" w14:textId="77777777" w:rsidR="007567F6" w:rsidRDefault="007567F6" w:rsidP="000047FC">
            <w:pPr>
              <w:jc w:val="center"/>
              <w:rPr>
                <w:rFonts w:ascii="Cambria" w:hAnsi="Cambria" w:cs="Arial"/>
              </w:rPr>
            </w:pPr>
            <w:r>
              <w:rPr>
                <w:rFonts w:ascii="Cambria" w:hAnsi="Cambria" w:cs="Arial"/>
                <w:bCs/>
              </w:rPr>
              <w:t>Low/Low</w:t>
            </w:r>
          </w:p>
        </w:tc>
        <w:tc>
          <w:tcPr>
            <w:tcW w:w="1440" w:type="dxa"/>
          </w:tcPr>
          <w:p w14:paraId="3CF43D5B" w14:textId="77777777" w:rsidR="007567F6" w:rsidRDefault="007567F6" w:rsidP="000047FC">
            <w:pPr>
              <w:jc w:val="center"/>
              <w:rPr>
                <w:rFonts w:ascii="Cambria" w:hAnsi="Cambria" w:cs="Arial"/>
              </w:rPr>
            </w:pPr>
            <w:r>
              <w:rPr>
                <w:rFonts w:ascii="Cambria" w:hAnsi="Cambria" w:cs="Arial"/>
              </w:rPr>
              <w:t>4</w:t>
            </w:r>
          </w:p>
        </w:tc>
        <w:tc>
          <w:tcPr>
            <w:tcW w:w="1800" w:type="dxa"/>
          </w:tcPr>
          <w:p w14:paraId="00E294D1" w14:textId="77777777" w:rsidR="007567F6" w:rsidRDefault="007567F6" w:rsidP="000047FC">
            <w:pPr>
              <w:jc w:val="center"/>
              <w:rPr>
                <w:rFonts w:ascii="Cambria" w:hAnsi="Cambria" w:cs="Arial"/>
              </w:rPr>
            </w:pPr>
            <w:r>
              <w:rPr>
                <w:rFonts w:ascii="Cambria" w:hAnsi="Cambria" w:cs="Arial"/>
              </w:rPr>
              <w:t>23</w:t>
            </w:r>
          </w:p>
        </w:tc>
        <w:tc>
          <w:tcPr>
            <w:tcW w:w="1710" w:type="dxa"/>
          </w:tcPr>
          <w:p w14:paraId="0F73D7B7" w14:textId="5FB253A9" w:rsidR="007567F6" w:rsidRDefault="00596375" w:rsidP="000047FC">
            <w:pPr>
              <w:jc w:val="center"/>
              <w:rPr>
                <w:rFonts w:ascii="Cambria" w:hAnsi="Cambria" w:cs="Arial"/>
              </w:rPr>
            </w:pPr>
            <w:r>
              <w:rPr>
                <w:rFonts w:ascii="Cambria" w:hAnsi="Cambria" w:cs="Arial"/>
              </w:rPr>
              <w:t>97-108</w:t>
            </w:r>
          </w:p>
        </w:tc>
      </w:tr>
      <w:tr w:rsidR="00FE38E9" w14:paraId="5AE15BC3" w14:textId="77777777" w:rsidTr="00173BEC">
        <w:trPr>
          <w:trHeight w:val="260"/>
        </w:trPr>
        <w:tc>
          <w:tcPr>
            <w:tcW w:w="849" w:type="dxa"/>
          </w:tcPr>
          <w:p w14:paraId="00D0C65E" w14:textId="3C2FD832" w:rsidR="007567F6" w:rsidRDefault="00406954" w:rsidP="000047FC">
            <w:pPr>
              <w:jc w:val="center"/>
              <w:rPr>
                <w:rFonts w:ascii="Cambria" w:hAnsi="Cambria" w:cs="Arial"/>
                <w:bCs/>
              </w:rPr>
            </w:pPr>
            <w:r>
              <w:rPr>
                <w:rFonts w:ascii="Cambria" w:hAnsi="Cambria" w:cs="Arial"/>
                <w:bCs/>
              </w:rPr>
              <w:t>10</w:t>
            </w:r>
          </w:p>
        </w:tc>
        <w:tc>
          <w:tcPr>
            <w:tcW w:w="1851" w:type="dxa"/>
          </w:tcPr>
          <w:p w14:paraId="6456B573" w14:textId="77777777" w:rsidR="007567F6" w:rsidRDefault="007567F6" w:rsidP="000047FC">
            <w:pPr>
              <w:jc w:val="center"/>
              <w:rPr>
                <w:rFonts w:ascii="Cambria" w:hAnsi="Cambria" w:cs="Arial"/>
              </w:rPr>
            </w:pPr>
            <w:r>
              <w:rPr>
                <w:rFonts w:ascii="Cambria" w:hAnsi="Cambria" w:cs="Arial"/>
                <w:bCs/>
              </w:rPr>
              <w:t>Low/High</w:t>
            </w:r>
          </w:p>
        </w:tc>
        <w:tc>
          <w:tcPr>
            <w:tcW w:w="1440" w:type="dxa"/>
          </w:tcPr>
          <w:p w14:paraId="6D7BEA8C" w14:textId="77777777" w:rsidR="007567F6" w:rsidRDefault="007567F6" w:rsidP="000047FC">
            <w:pPr>
              <w:jc w:val="center"/>
              <w:rPr>
                <w:rFonts w:ascii="Cambria" w:hAnsi="Cambria" w:cs="Arial"/>
              </w:rPr>
            </w:pPr>
            <w:r>
              <w:rPr>
                <w:rFonts w:ascii="Cambria" w:hAnsi="Cambria" w:cs="Arial"/>
              </w:rPr>
              <w:t>4</w:t>
            </w:r>
          </w:p>
        </w:tc>
        <w:tc>
          <w:tcPr>
            <w:tcW w:w="1800" w:type="dxa"/>
          </w:tcPr>
          <w:p w14:paraId="45E1E622" w14:textId="77777777" w:rsidR="007567F6" w:rsidRDefault="007567F6" w:rsidP="000047FC">
            <w:pPr>
              <w:jc w:val="center"/>
              <w:rPr>
                <w:rFonts w:ascii="Cambria" w:hAnsi="Cambria" w:cs="Arial"/>
              </w:rPr>
            </w:pPr>
            <w:r>
              <w:rPr>
                <w:rFonts w:ascii="Cambria" w:hAnsi="Cambria" w:cs="Arial"/>
              </w:rPr>
              <w:t>27</w:t>
            </w:r>
          </w:p>
        </w:tc>
        <w:tc>
          <w:tcPr>
            <w:tcW w:w="1710" w:type="dxa"/>
          </w:tcPr>
          <w:p w14:paraId="06468823" w14:textId="3F0AC870" w:rsidR="007567F6" w:rsidRDefault="00596375" w:rsidP="000047FC">
            <w:pPr>
              <w:jc w:val="center"/>
              <w:rPr>
                <w:rFonts w:ascii="Cambria" w:hAnsi="Cambria" w:cs="Arial"/>
              </w:rPr>
            </w:pPr>
            <w:r>
              <w:rPr>
                <w:rFonts w:ascii="Cambria" w:hAnsi="Cambria" w:cs="Arial"/>
              </w:rPr>
              <w:t>109-120</w:t>
            </w:r>
          </w:p>
        </w:tc>
      </w:tr>
      <w:tr w:rsidR="00FE38E9" w14:paraId="25456A5A" w14:textId="77777777" w:rsidTr="00173BEC">
        <w:trPr>
          <w:trHeight w:val="260"/>
        </w:trPr>
        <w:tc>
          <w:tcPr>
            <w:tcW w:w="849" w:type="dxa"/>
          </w:tcPr>
          <w:p w14:paraId="128A38C3" w14:textId="33F0D7DF" w:rsidR="007567F6" w:rsidRDefault="00406954" w:rsidP="000047FC">
            <w:pPr>
              <w:jc w:val="center"/>
              <w:rPr>
                <w:rFonts w:ascii="Cambria" w:hAnsi="Cambria" w:cs="Arial"/>
                <w:bCs/>
              </w:rPr>
            </w:pPr>
            <w:r>
              <w:rPr>
                <w:rFonts w:ascii="Cambria" w:hAnsi="Cambria" w:cs="Arial"/>
                <w:bCs/>
              </w:rPr>
              <w:t>11</w:t>
            </w:r>
          </w:p>
        </w:tc>
        <w:tc>
          <w:tcPr>
            <w:tcW w:w="1851" w:type="dxa"/>
          </w:tcPr>
          <w:p w14:paraId="5BB03A0D" w14:textId="77777777" w:rsidR="007567F6" w:rsidRDefault="007567F6" w:rsidP="000047FC">
            <w:pPr>
              <w:jc w:val="center"/>
              <w:rPr>
                <w:rFonts w:ascii="Cambria" w:hAnsi="Cambria" w:cs="Arial"/>
              </w:rPr>
            </w:pPr>
            <w:r>
              <w:rPr>
                <w:rFonts w:ascii="Cambria" w:hAnsi="Cambria" w:cs="Arial"/>
                <w:bCs/>
              </w:rPr>
              <w:t>High/Low</w:t>
            </w:r>
          </w:p>
        </w:tc>
        <w:tc>
          <w:tcPr>
            <w:tcW w:w="1440" w:type="dxa"/>
          </w:tcPr>
          <w:p w14:paraId="12AFDAD1" w14:textId="77777777" w:rsidR="007567F6" w:rsidRDefault="007567F6" w:rsidP="000047FC">
            <w:pPr>
              <w:jc w:val="center"/>
              <w:rPr>
                <w:rFonts w:ascii="Cambria" w:hAnsi="Cambria" w:cs="Arial"/>
              </w:rPr>
            </w:pPr>
            <w:r>
              <w:rPr>
                <w:rFonts w:ascii="Cambria" w:hAnsi="Cambria" w:cs="Arial"/>
              </w:rPr>
              <w:t>6</w:t>
            </w:r>
          </w:p>
        </w:tc>
        <w:tc>
          <w:tcPr>
            <w:tcW w:w="1800" w:type="dxa"/>
          </w:tcPr>
          <w:p w14:paraId="7F6A5272" w14:textId="77777777" w:rsidR="007567F6" w:rsidRDefault="007567F6" w:rsidP="000047FC">
            <w:pPr>
              <w:jc w:val="center"/>
              <w:rPr>
                <w:rFonts w:ascii="Cambria" w:hAnsi="Cambria" w:cs="Arial"/>
              </w:rPr>
            </w:pPr>
            <w:r>
              <w:rPr>
                <w:rFonts w:ascii="Cambria" w:hAnsi="Cambria" w:cs="Arial"/>
              </w:rPr>
              <w:t>23</w:t>
            </w:r>
          </w:p>
        </w:tc>
        <w:tc>
          <w:tcPr>
            <w:tcW w:w="1710" w:type="dxa"/>
          </w:tcPr>
          <w:p w14:paraId="2CE9ED68" w14:textId="7377E301" w:rsidR="007567F6" w:rsidRDefault="00596375" w:rsidP="000047FC">
            <w:pPr>
              <w:jc w:val="center"/>
              <w:rPr>
                <w:rFonts w:ascii="Cambria" w:hAnsi="Cambria" w:cs="Arial"/>
              </w:rPr>
            </w:pPr>
            <w:r>
              <w:rPr>
                <w:rFonts w:ascii="Cambria" w:hAnsi="Cambria" w:cs="Arial"/>
              </w:rPr>
              <w:t>121-132</w:t>
            </w:r>
          </w:p>
        </w:tc>
      </w:tr>
      <w:tr w:rsidR="00FE38E9" w14:paraId="320D0B78" w14:textId="77777777" w:rsidTr="00173BEC">
        <w:trPr>
          <w:trHeight w:val="244"/>
        </w:trPr>
        <w:tc>
          <w:tcPr>
            <w:tcW w:w="849" w:type="dxa"/>
          </w:tcPr>
          <w:p w14:paraId="730DC1AE" w14:textId="56613CF7" w:rsidR="007567F6" w:rsidRDefault="00406954" w:rsidP="000047FC">
            <w:pPr>
              <w:jc w:val="center"/>
              <w:rPr>
                <w:rFonts w:ascii="Cambria" w:hAnsi="Cambria" w:cs="Arial"/>
                <w:bCs/>
              </w:rPr>
            </w:pPr>
            <w:r>
              <w:rPr>
                <w:rFonts w:ascii="Cambria" w:hAnsi="Cambria" w:cs="Arial"/>
                <w:bCs/>
              </w:rPr>
              <w:t>12</w:t>
            </w:r>
          </w:p>
        </w:tc>
        <w:tc>
          <w:tcPr>
            <w:tcW w:w="1851" w:type="dxa"/>
          </w:tcPr>
          <w:p w14:paraId="71CC18E2" w14:textId="77777777" w:rsidR="007567F6" w:rsidRDefault="007567F6" w:rsidP="000047FC">
            <w:pPr>
              <w:jc w:val="center"/>
              <w:rPr>
                <w:rFonts w:ascii="Cambria" w:hAnsi="Cambria" w:cs="Arial"/>
              </w:rPr>
            </w:pPr>
            <w:r>
              <w:rPr>
                <w:rFonts w:ascii="Cambria" w:hAnsi="Cambria" w:cs="Arial"/>
                <w:bCs/>
              </w:rPr>
              <w:t>High/High</w:t>
            </w:r>
          </w:p>
        </w:tc>
        <w:tc>
          <w:tcPr>
            <w:tcW w:w="1440" w:type="dxa"/>
          </w:tcPr>
          <w:p w14:paraId="3DE38CDD" w14:textId="77777777" w:rsidR="007567F6" w:rsidRDefault="007567F6" w:rsidP="000047FC">
            <w:pPr>
              <w:jc w:val="center"/>
              <w:rPr>
                <w:rFonts w:ascii="Cambria" w:hAnsi="Cambria" w:cs="Arial"/>
              </w:rPr>
            </w:pPr>
            <w:r>
              <w:rPr>
                <w:rFonts w:ascii="Cambria" w:hAnsi="Cambria" w:cs="Arial"/>
              </w:rPr>
              <w:t>6</w:t>
            </w:r>
          </w:p>
        </w:tc>
        <w:tc>
          <w:tcPr>
            <w:tcW w:w="1800" w:type="dxa"/>
          </w:tcPr>
          <w:p w14:paraId="5D9FD060" w14:textId="77777777" w:rsidR="007567F6" w:rsidRDefault="007567F6" w:rsidP="000047FC">
            <w:pPr>
              <w:jc w:val="center"/>
              <w:rPr>
                <w:rFonts w:ascii="Cambria" w:hAnsi="Cambria" w:cs="Arial"/>
              </w:rPr>
            </w:pPr>
            <w:r>
              <w:rPr>
                <w:rFonts w:ascii="Cambria" w:hAnsi="Cambria" w:cs="Arial"/>
              </w:rPr>
              <w:t>27</w:t>
            </w:r>
          </w:p>
        </w:tc>
        <w:tc>
          <w:tcPr>
            <w:tcW w:w="1710" w:type="dxa"/>
          </w:tcPr>
          <w:p w14:paraId="5709E7C3" w14:textId="6832E9B0" w:rsidR="007567F6" w:rsidRDefault="00596375" w:rsidP="000047FC">
            <w:pPr>
              <w:jc w:val="center"/>
              <w:rPr>
                <w:rFonts w:ascii="Cambria" w:hAnsi="Cambria" w:cs="Arial"/>
              </w:rPr>
            </w:pPr>
            <w:r>
              <w:rPr>
                <w:rFonts w:ascii="Cambria" w:hAnsi="Cambria" w:cs="Arial"/>
              </w:rPr>
              <w:t>133-144</w:t>
            </w:r>
          </w:p>
        </w:tc>
      </w:tr>
    </w:tbl>
    <w:p w14:paraId="0653D8D7" w14:textId="77777777" w:rsidR="00523DF2" w:rsidRPr="00173BEC" w:rsidRDefault="00523DF2" w:rsidP="00523DF2">
      <w:pPr>
        <w:spacing w:after="0"/>
        <w:ind w:left="1440"/>
        <w:rPr>
          <w:rFonts w:ascii="Cambria" w:hAnsi="Cambria" w:cs="Arial"/>
          <w:sz w:val="18"/>
          <w:szCs w:val="18"/>
        </w:rPr>
      </w:pPr>
    </w:p>
    <w:p w14:paraId="59B26AC6" w14:textId="57B51BD1" w:rsidR="00523DF2" w:rsidRDefault="00E25478" w:rsidP="00173BEC">
      <w:pPr>
        <w:pStyle w:val="ListParagraph"/>
        <w:numPr>
          <w:ilvl w:val="2"/>
          <w:numId w:val="8"/>
        </w:numPr>
        <w:spacing w:after="140"/>
        <w:rPr>
          <w:rFonts w:ascii="Cambria" w:hAnsi="Cambria" w:cs="Arial"/>
        </w:rPr>
      </w:pPr>
      <w:r>
        <w:rPr>
          <w:rFonts w:ascii="Cambria" w:hAnsi="Cambria" w:cs="Arial"/>
        </w:rPr>
        <w:t>G</w:t>
      </w:r>
      <w:r w:rsidR="00B56234">
        <w:rPr>
          <w:rFonts w:ascii="Cambria" w:hAnsi="Cambria" w:cs="Arial"/>
        </w:rPr>
        <w:t>roups</w:t>
      </w:r>
      <w:r w:rsidR="00523DF2">
        <w:rPr>
          <w:rFonts w:ascii="Cambria" w:hAnsi="Cambria" w:cs="Arial"/>
        </w:rPr>
        <w:t xml:space="preserve"> of 12 </w:t>
      </w:r>
      <w:r w:rsidR="00FD155C">
        <w:rPr>
          <w:rFonts w:ascii="Cambria" w:hAnsi="Cambria" w:cs="Arial"/>
        </w:rPr>
        <w:t>labels</w:t>
      </w:r>
      <w:r w:rsidR="00523DF2">
        <w:rPr>
          <w:rFonts w:ascii="Cambria" w:hAnsi="Cambria" w:cs="Arial"/>
        </w:rPr>
        <w:t xml:space="preserve"> will be evaluated under multiple process variables, categorized into 12 process scenarios, to which labels will be exposed in the production environment.  </w:t>
      </w:r>
    </w:p>
    <w:tbl>
      <w:tblPr>
        <w:tblStyle w:val="TableGrid"/>
        <w:tblW w:w="7650" w:type="dxa"/>
        <w:tblInd w:w="1885" w:type="dxa"/>
        <w:tblLook w:val="04A0" w:firstRow="1" w:lastRow="0" w:firstColumn="1" w:lastColumn="0" w:noHBand="0" w:noVBand="1"/>
        <w:tblPrChange w:id="139" w:author="Sasi Songthong" w:date="2022-06-23T12:19:00Z">
          <w:tblPr>
            <w:tblStyle w:val="TableGrid"/>
            <w:tblW w:w="6930" w:type="dxa"/>
            <w:tblInd w:w="2425" w:type="dxa"/>
            <w:tblLook w:val="04A0" w:firstRow="1" w:lastRow="0" w:firstColumn="1" w:lastColumn="0" w:noHBand="0" w:noVBand="1"/>
          </w:tblPr>
        </w:tblPrChange>
      </w:tblPr>
      <w:tblGrid>
        <w:gridCol w:w="900"/>
        <w:gridCol w:w="6750"/>
        <w:tblGridChange w:id="140">
          <w:tblGrid>
            <w:gridCol w:w="926"/>
            <w:gridCol w:w="6004"/>
          </w:tblGrid>
        </w:tblGridChange>
      </w:tblGrid>
      <w:tr w:rsidR="00523DF2" w:rsidRPr="005B0FB1" w14:paraId="40E2A8FA" w14:textId="77777777" w:rsidTr="00510535">
        <w:trPr>
          <w:trHeight w:val="259"/>
          <w:trPrChange w:id="141" w:author="Sasi Songthong" w:date="2022-06-23T12:19:00Z">
            <w:trPr>
              <w:trHeight w:val="259"/>
            </w:trPr>
          </w:trPrChange>
        </w:trPr>
        <w:tc>
          <w:tcPr>
            <w:tcW w:w="900" w:type="dxa"/>
            <w:tcPrChange w:id="142" w:author="Sasi Songthong" w:date="2022-06-23T12:19:00Z">
              <w:tcPr>
                <w:tcW w:w="926" w:type="dxa"/>
              </w:tcPr>
            </w:tcPrChange>
          </w:tcPr>
          <w:p w14:paraId="2CB71063" w14:textId="16748B7E" w:rsidR="00523DF2" w:rsidRPr="005B0FB1" w:rsidRDefault="003508A9" w:rsidP="005B0FB1">
            <w:pPr>
              <w:jc w:val="center"/>
              <w:rPr>
                <w:rFonts w:ascii="Cambria" w:hAnsi="Cambria" w:cs="Arial"/>
                <w:b/>
                <w:bCs/>
              </w:rPr>
            </w:pPr>
            <w:r>
              <w:rPr>
                <w:rFonts w:ascii="Cambria" w:hAnsi="Cambria" w:cs="Arial"/>
                <w:b/>
                <w:bCs/>
              </w:rPr>
              <w:t>Line #</w:t>
            </w:r>
          </w:p>
        </w:tc>
        <w:tc>
          <w:tcPr>
            <w:tcW w:w="6750" w:type="dxa"/>
            <w:tcPrChange w:id="143" w:author="Sasi Songthong" w:date="2022-06-23T12:19:00Z">
              <w:tcPr>
                <w:tcW w:w="6004" w:type="dxa"/>
              </w:tcPr>
            </w:tcPrChange>
          </w:tcPr>
          <w:p w14:paraId="05FC735F" w14:textId="77777777" w:rsidR="00523DF2" w:rsidRPr="005B0FB1" w:rsidRDefault="00523DF2" w:rsidP="005B0FB1">
            <w:pPr>
              <w:jc w:val="center"/>
              <w:rPr>
                <w:rFonts w:ascii="Cambria" w:hAnsi="Cambria" w:cs="Arial"/>
                <w:b/>
                <w:bCs/>
              </w:rPr>
            </w:pPr>
            <w:r w:rsidRPr="005B0FB1">
              <w:rPr>
                <w:rFonts w:ascii="Cambria" w:hAnsi="Cambria" w:cs="Arial"/>
                <w:b/>
                <w:bCs/>
              </w:rPr>
              <w:t>Process Scenario</w:t>
            </w:r>
            <w:r>
              <w:rPr>
                <w:rFonts w:ascii="Cambria" w:hAnsi="Cambria" w:cs="Arial"/>
                <w:b/>
                <w:bCs/>
              </w:rPr>
              <w:t>s</w:t>
            </w:r>
            <w:r w:rsidRPr="005B0FB1">
              <w:rPr>
                <w:rFonts w:ascii="Cambria" w:hAnsi="Cambria" w:cs="Arial"/>
                <w:b/>
                <w:bCs/>
              </w:rPr>
              <w:t xml:space="preserve"> for OQ</w:t>
            </w:r>
          </w:p>
        </w:tc>
      </w:tr>
      <w:tr w:rsidR="00523DF2" w14:paraId="7F58E09F" w14:textId="77777777" w:rsidTr="00510535">
        <w:trPr>
          <w:trHeight w:val="278"/>
          <w:trPrChange w:id="144" w:author="Sasi Songthong" w:date="2022-06-23T12:19:00Z">
            <w:trPr>
              <w:trHeight w:val="278"/>
            </w:trPr>
          </w:trPrChange>
        </w:trPr>
        <w:tc>
          <w:tcPr>
            <w:tcW w:w="900" w:type="dxa"/>
            <w:tcPrChange w:id="145" w:author="Sasi Songthong" w:date="2022-06-23T12:19:00Z">
              <w:tcPr>
                <w:tcW w:w="926" w:type="dxa"/>
              </w:tcPr>
            </w:tcPrChange>
          </w:tcPr>
          <w:p w14:paraId="527951C4" w14:textId="3F111C12" w:rsidR="00523DF2" w:rsidRDefault="003508A9" w:rsidP="00173BEC">
            <w:pPr>
              <w:jc w:val="center"/>
              <w:rPr>
                <w:rFonts w:ascii="Cambria" w:hAnsi="Cambria" w:cs="Arial"/>
              </w:rPr>
            </w:pPr>
            <w:r>
              <w:rPr>
                <w:rFonts w:ascii="Cambria" w:hAnsi="Cambria" w:cs="Arial"/>
              </w:rPr>
              <w:t>A</w:t>
            </w:r>
          </w:p>
        </w:tc>
        <w:tc>
          <w:tcPr>
            <w:tcW w:w="6750" w:type="dxa"/>
            <w:tcPrChange w:id="146" w:author="Sasi Songthong" w:date="2022-06-23T12:19:00Z">
              <w:tcPr>
                <w:tcW w:w="6004" w:type="dxa"/>
              </w:tcPr>
            </w:tcPrChange>
          </w:tcPr>
          <w:p w14:paraId="1342A8F8" w14:textId="01A2E240" w:rsidR="00523DF2" w:rsidRDefault="00523DF2" w:rsidP="005B0FB1">
            <w:pPr>
              <w:rPr>
                <w:rFonts w:ascii="Cambria" w:hAnsi="Cambria" w:cs="Arial"/>
              </w:rPr>
            </w:pPr>
            <w:r w:rsidRPr="00E802CB">
              <w:rPr>
                <w:rFonts w:ascii="Cambria" w:hAnsi="Cambria" w:cs="Arial"/>
              </w:rPr>
              <w:t>Label (</w:t>
            </w:r>
            <w:r>
              <w:rPr>
                <w:rFonts w:ascii="Cambria" w:hAnsi="Cambria" w:cs="Arial"/>
              </w:rPr>
              <w:t xml:space="preserve">On </w:t>
            </w:r>
            <w:r w:rsidRPr="00E802CB">
              <w:rPr>
                <w:rFonts w:ascii="Cambria" w:hAnsi="Cambria" w:cs="Arial"/>
              </w:rPr>
              <w:t xml:space="preserve">Pouch), </w:t>
            </w:r>
            <w:r>
              <w:rPr>
                <w:rFonts w:ascii="Cambria" w:hAnsi="Cambria" w:cs="Arial"/>
              </w:rPr>
              <w:t>Inventory</w:t>
            </w:r>
            <w:r w:rsidRPr="00E802CB">
              <w:rPr>
                <w:rFonts w:ascii="Cambria" w:hAnsi="Cambria" w:cs="Arial"/>
              </w:rPr>
              <w:t xml:space="preserve">, </w:t>
            </w:r>
            <w:r>
              <w:rPr>
                <w:rFonts w:ascii="Cambria" w:hAnsi="Cambria" w:cs="Arial"/>
              </w:rPr>
              <w:t>Autoclave</w:t>
            </w:r>
            <w:r w:rsidRPr="00E802CB">
              <w:rPr>
                <w:rFonts w:ascii="Cambria" w:hAnsi="Cambria" w:cs="Arial"/>
              </w:rPr>
              <w:t xml:space="preserve"> (</w:t>
            </w:r>
            <w:ins w:id="147" w:author="Sasi Songthong" w:date="2022-06-23T12:19:00Z">
              <w:r w:rsidR="00B60A15">
                <w:rPr>
                  <w:rFonts w:ascii="Cambria" w:hAnsi="Cambria" w:cs="Arial"/>
                </w:rPr>
                <w:t>AUT001</w:t>
              </w:r>
              <w:r w:rsidR="00510535">
                <w:rPr>
                  <w:rFonts w:ascii="Cambria" w:hAnsi="Cambria" w:cs="Arial"/>
                </w:rPr>
                <w:t xml:space="preserve"> </w:t>
              </w:r>
            </w:ins>
            <w:r w:rsidRPr="00E802CB">
              <w:rPr>
                <w:rFonts w:ascii="Cambria" w:hAnsi="Cambria" w:cs="Arial"/>
              </w:rPr>
              <w:t>G</w:t>
            </w:r>
            <w:r>
              <w:rPr>
                <w:rFonts w:ascii="Cambria" w:hAnsi="Cambria" w:cs="Arial"/>
              </w:rPr>
              <w:t>ravity</w:t>
            </w:r>
            <w:r w:rsidRPr="00E802CB">
              <w:rPr>
                <w:rFonts w:ascii="Cambria" w:hAnsi="Cambria" w:cs="Arial"/>
              </w:rPr>
              <w:t>)</w:t>
            </w:r>
            <w:r>
              <w:rPr>
                <w:rFonts w:ascii="Cambria" w:hAnsi="Cambria" w:cs="Arial"/>
              </w:rPr>
              <w:t>, Inventory</w:t>
            </w:r>
          </w:p>
        </w:tc>
      </w:tr>
      <w:tr w:rsidR="00523DF2" w14:paraId="7BED1A11" w14:textId="77777777" w:rsidTr="00510535">
        <w:trPr>
          <w:trHeight w:val="271"/>
          <w:trPrChange w:id="148" w:author="Sasi Songthong" w:date="2022-06-23T12:19:00Z">
            <w:trPr>
              <w:trHeight w:val="271"/>
            </w:trPr>
          </w:trPrChange>
        </w:trPr>
        <w:tc>
          <w:tcPr>
            <w:tcW w:w="900" w:type="dxa"/>
            <w:tcPrChange w:id="149" w:author="Sasi Songthong" w:date="2022-06-23T12:19:00Z">
              <w:tcPr>
                <w:tcW w:w="926" w:type="dxa"/>
              </w:tcPr>
            </w:tcPrChange>
          </w:tcPr>
          <w:p w14:paraId="0FAE2C40" w14:textId="0E6EB1B6" w:rsidR="00523DF2" w:rsidRDefault="003508A9" w:rsidP="00173BEC">
            <w:pPr>
              <w:jc w:val="center"/>
              <w:rPr>
                <w:rFonts w:ascii="Cambria" w:hAnsi="Cambria" w:cs="Arial"/>
              </w:rPr>
            </w:pPr>
            <w:r>
              <w:rPr>
                <w:rFonts w:ascii="Cambria" w:hAnsi="Cambria" w:cs="Arial"/>
              </w:rPr>
              <w:t>B</w:t>
            </w:r>
          </w:p>
        </w:tc>
        <w:tc>
          <w:tcPr>
            <w:tcW w:w="6750" w:type="dxa"/>
            <w:tcPrChange w:id="150" w:author="Sasi Songthong" w:date="2022-06-23T12:19:00Z">
              <w:tcPr>
                <w:tcW w:w="6004" w:type="dxa"/>
              </w:tcPr>
            </w:tcPrChange>
          </w:tcPr>
          <w:p w14:paraId="27E449BA" w14:textId="006134BE" w:rsidR="00523DF2" w:rsidRDefault="00523DF2" w:rsidP="005B0FB1">
            <w:pPr>
              <w:rPr>
                <w:rFonts w:ascii="Cambria" w:hAnsi="Cambria" w:cs="Arial"/>
              </w:rPr>
            </w:pPr>
            <w:r w:rsidRPr="00E802CB">
              <w:rPr>
                <w:rFonts w:ascii="Cambria" w:hAnsi="Cambria" w:cs="Arial"/>
              </w:rPr>
              <w:t>Label (</w:t>
            </w:r>
            <w:r>
              <w:rPr>
                <w:rFonts w:ascii="Cambria" w:hAnsi="Cambria" w:cs="Arial"/>
              </w:rPr>
              <w:t>On Wrap</w:t>
            </w:r>
            <w:r w:rsidRPr="00E802CB">
              <w:rPr>
                <w:rFonts w:ascii="Cambria" w:hAnsi="Cambria" w:cs="Arial"/>
              </w:rPr>
              <w:t xml:space="preserve">), </w:t>
            </w:r>
            <w:r>
              <w:rPr>
                <w:rFonts w:ascii="Cambria" w:hAnsi="Cambria" w:cs="Arial"/>
              </w:rPr>
              <w:t>Inventory</w:t>
            </w:r>
            <w:r w:rsidRPr="00E802CB">
              <w:rPr>
                <w:rFonts w:ascii="Cambria" w:hAnsi="Cambria" w:cs="Arial"/>
              </w:rPr>
              <w:t xml:space="preserve">, </w:t>
            </w:r>
            <w:r>
              <w:rPr>
                <w:rFonts w:ascii="Cambria" w:hAnsi="Cambria" w:cs="Arial"/>
              </w:rPr>
              <w:t>Autoclave</w:t>
            </w:r>
            <w:r w:rsidRPr="00E802CB">
              <w:rPr>
                <w:rFonts w:ascii="Cambria" w:hAnsi="Cambria" w:cs="Arial"/>
              </w:rPr>
              <w:t xml:space="preserve"> (</w:t>
            </w:r>
            <w:ins w:id="151" w:author="Sasi Songthong" w:date="2022-06-23T12:20:00Z">
              <w:r w:rsidR="00510535">
                <w:rPr>
                  <w:rFonts w:ascii="Cambria" w:hAnsi="Cambria" w:cs="Arial"/>
                </w:rPr>
                <w:t xml:space="preserve">AUT001 </w:t>
              </w:r>
              <w:r w:rsidR="00510535" w:rsidRPr="00E802CB">
                <w:rPr>
                  <w:rFonts w:ascii="Cambria" w:hAnsi="Cambria" w:cs="Arial"/>
                </w:rPr>
                <w:t>G</w:t>
              </w:r>
              <w:r w:rsidR="00510535">
                <w:rPr>
                  <w:rFonts w:ascii="Cambria" w:hAnsi="Cambria" w:cs="Arial"/>
                </w:rPr>
                <w:t>ravity</w:t>
              </w:r>
            </w:ins>
            <w:del w:id="152" w:author="Sasi Songthong" w:date="2022-06-23T12:20:00Z">
              <w:r w:rsidRPr="00E802CB" w:rsidDel="00510535">
                <w:rPr>
                  <w:rFonts w:ascii="Cambria" w:hAnsi="Cambria" w:cs="Arial"/>
                </w:rPr>
                <w:delText>G</w:delText>
              </w:r>
              <w:r w:rsidDel="00510535">
                <w:rPr>
                  <w:rFonts w:ascii="Cambria" w:hAnsi="Cambria" w:cs="Arial"/>
                </w:rPr>
                <w:delText>ravity</w:delText>
              </w:r>
              <w:r w:rsidRPr="00E802CB" w:rsidDel="00510535">
                <w:rPr>
                  <w:rFonts w:ascii="Cambria" w:hAnsi="Cambria" w:cs="Arial"/>
                </w:rPr>
                <w:delText>)</w:delText>
              </w:r>
            </w:del>
            <w:ins w:id="153" w:author="Sasi Songthong" w:date="2022-06-23T12:20:00Z">
              <w:r w:rsidR="00510535">
                <w:rPr>
                  <w:rFonts w:ascii="Cambria" w:hAnsi="Cambria" w:cs="Arial"/>
                </w:rPr>
                <w:t>)</w:t>
              </w:r>
            </w:ins>
            <w:r>
              <w:rPr>
                <w:rFonts w:ascii="Cambria" w:hAnsi="Cambria" w:cs="Arial"/>
              </w:rPr>
              <w:t>, Inventory</w:t>
            </w:r>
          </w:p>
        </w:tc>
      </w:tr>
      <w:tr w:rsidR="00523DF2" w14:paraId="378B692E" w14:textId="77777777" w:rsidTr="00510535">
        <w:trPr>
          <w:trHeight w:val="259"/>
          <w:trPrChange w:id="154" w:author="Sasi Songthong" w:date="2022-06-23T12:19:00Z">
            <w:trPr>
              <w:trHeight w:val="259"/>
            </w:trPr>
          </w:trPrChange>
        </w:trPr>
        <w:tc>
          <w:tcPr>
            <w:tcW w:w="900" w:type="dxa"/>
            <w:tcPrChange w:id="155" w:author="Sasi Songthong" w:date="2022-06-23T12:19:00Z">
              <w:tcPr>
                <w:tcW w:w="926" w:type="dxa"/>
              </w:tcPr>
            </w:tcPrChange>
          </w:tcPr>
          <w:p w14:paraId="520DF28A" w14:textId="47A45E6C" w:rsidR="00523DF2" w:rsidRDefault="003508A9" w:rsidP="00173BEC">
            <w:pPr>
              <w:jc w:val="center"/>
              <w:rPr>
                <w:rFonts w:ascii="Cambria" w:hAnsi="Cambria" w:cs="Arial"/>
              </w:rPr>
            </w:pPr>
            <w:r>
              <w:rPr>
                <w:rFonts w:ascii="Cambria" w:hAnsi="Cambria" w:cs="Arial"/>
              </w:rPr>
              <w:t>C</w:t>
            </w:r>
          </w:p>
        </w:tc>
        <w:tc>
          <w:tcPr>
            <w:tcW w:w="6750" w:type="dxa"/>
            <w:tcPrChange w:id="156" w:author="Sasi Songthong" w:date="2022-06-23T12:19:00Z">
              <w:tcPr>
                <w:tcW w:w="6004" w:type="dxa"/>
              </w:tcPr>
            </w:tcPrChange>
          </w:tcPr>
          <w:p w14:paraId="7C1E756A" w14:textId="10B18C01" w:rsidR="00523DF2" w:rsidRDefault="00523DF2" w:rsidP="005B0FB1">
            <w:pPr>
              <w:rPr>
                <w:rFonts w:ascii="Cambria" w:hAnsi="Cambria" w:cs="Arial"/>
              </w:rPr>
            </w:pPr>
            <w:r w:rsidRPr="008F62EA">
              <w:rPr>
                <w:rFonts w:ascii="Cambria" w:hAnsi="Cambria" w:cs="Arial"/>
              </w:rPr>
              <w:t>Label (</w:t>
            </w:r>
            <w:r>
              <w:rPr>
                <w:rFonts w:ascii="Cambria" w:hAnsi="Cambria" w:cs="Arial"/>
              </w:rPr>
              <w:t>On Pouch</w:t>
            </w:r>
            <w:r w:rsidRPr="008F62EA">
              <w:rPr>
                <w:rFonts w:ascii="Cambria" w:hAnsi="Cambria" w:cs="Arial"/>
              </w:rPr>
              <w:t xml:space="preserve">), </w:t>
            </w:r>
            <w:r>
              <w:rPr>
                <w:rFonts w:ascii="Cambria" w:hAnsi="Cambria" w:cs="Arial"/>
              </w:rPr>
              <w:t>Inventory</w:t>
            </w:r>
            <w:r w:rsidRPr="008F62EA">
              <w:rPr>
                <w:rFonts w:ascii="Cambria" w:hAnsi="Cambria" w:cs="Arial"/>
              </w:rPr>
              <w:t xml:space="preserve">, </w:t>
            </w:r>
            <w:r>
              <w:rPr>
                <w:rFonts w:ascii="Cambria" w:hAnsi="Cambria" w:cs="Arial"/>
              </w:rPr>
              <w:t>Autoclave</w:t>
            </w:r>
            <w:r w:rsidRPr="008F62EA">
              <w:rPr>
                <w:rFonts w:ascii="Cambria" w:hAnsi="Cambria" w:cs="Arial"/>
              </w:rPr>
              <w:t xml:space="preserve"> (</w:t>
            </w:r>
            <w:ins w:id="157" w:author="Sasi Songthong" w:date="2022-06-23T12:20:00Z">
              <w:r w:rsidR="00510535">
                <w:rPr>
                  <w:rFonts w:ascii="Cambria" w:hAnsi="Cambria" w:cs="Arial"/>
                </w:rPr>
                <w:t xml:space="preserve">AUT002 </w:t>
              </w:r>
            </w:ins>
            <w:r>
              <w:rPr>
                <w:rFonts w:ascii="Cambria" w:hAnsi="Cambria" w:cs="Arial"/>
              </w:rPr>
              <w:t>Pre-Vac</w:t>
            </w:r>
            <w:r w:rsidRPr="008F62EA">
              <w:rPr>
                <w:rFonts w:ascii="Cambria" w:hAnsi="Cambria" w:cs="Arial"/>
              </w:rPr>
              <w:t>)</w:t>
            </w:r>
            <w:r>
              <w:rPr>
                <w:rFonts w:ascii="Cambria" w:hAnsi="Cambria" w:cs="Arial"/>
              </w:rPr>
              <w:t>, Inventory</w:t>
            </w:r>
          </w:p>
        </w:tc>
      </w:tr>
      <w:tr w:rsidR="00523DF2" w14:paraId="79913D1A" w14:textId="77777777" w:rsidTr="00510535">
        <w:trPr>
          <w:trHeight w:val="259"/>
          <w:trPrChange w:id="158" w:author="Sasi Songthong" w:date="2022-06-23T12:19:00Z">
            <w:trPr>
              <w:trHeight w:val="259"/>
            </w:trPr>
          </w:trPrChange>
        </w:trPr>
        <w:tc>
          <w:tcPr>
            <w:tcW w:w="900" w:type="dxa"/>
            <w:tcPrChange w:id="159" w:author="Sasi Songthong" w:date="2022-06-23T12:19:00Z">
              <w:tcPr>
                <w:tcW w:w="926" w:type="dxa"/>
              </w:tcPr>
            </w:tcPrChange>
          </w:tcPr>
          <w:p w14:paraId="7A4EE558" w14:textId="07C71DC5" w:rsidR="00523DF2" w:rsidRDefault="003508A9" w:rsidP="00173BEC">
            <w:pPr>
              <w:jc w:val="center"/>
              <w:rPr>
                <w:rFonts w:ascii="Cambria" w:hAnsi="Cambria" w:cs="Arial"/>
              </w:rPr>
            </w:pPr>
            <w:r>
              <w:rPr>
                <w:rFonts w:ascii="Cambria" w:hAnsi="Cambria" w:cs="Arial"/>
              </w:rPr>
              <w:t>D</w:t>
            </w:r>
          </w:p>
        </w:tc>
        <w:tc>
          <w:tcPr>
            <w:tcW w:w="6750" w:type="dxa"/>
            <w:tcPrChange w:id="160" w:author="Sasi Songthong" w:date="2022-06-23T12:19:00Z">
              <w:tcPr>
                <w:tcW w:w="6004" w:type="dxa"/>
              </w:tcPr>
            </w:tcPrChange>
          </w:tcPr>
          <w:p w14:paraId="3FC166CB" w14:textId="3DACA154" w:rsidR="00523DF2" w:rsidRDefault="00523DF2" w:rsidP="005B0FB1">
            <w:pPr>
              <w:rPr>
                <w:rFonts w:ascii="Cambria" w:hAnsi="Cambria" w:cs="Arial"/>
              </w:rPr>
            </w:pPr>
            <w:r w:rsidRPr="008F62EA">
              <w:rPr>
                <w:rFonts w:ascii="Cambria" w:hAnsi="Cambria" w:cs="Arial"/>
              </w:rPr>
              <w:t>Label (</w:t>
            </w:r>
            <w:r>
              <w:rPr>
                <w:rFonts w:ascii="Cambria" w:hAnsi="Cambria" w:cs="Arial"/>
              </w:rPr>
              <w:t>On Wrap</w:t>
            </w:r>
            <w:r w:rsidRPr="008F62EA">
              <w:rPr>
                <w:rFonts w:ascii="Cambria" w:hAnsi="Cambria" w:cs="Arial"/>
              </w:rPr>
              <w:t xml:space="preserve">), </w:t>
            </w:r>
            <w:r>
              <w:rPr>
                <w:rFonts w:ascii="Cambria" w:hAnsi="Cambria" w:cs="Arial"/>
              </w:rPr>
              <w:t>Inventory</w:t>
            </w:r>
            <w:r w:rsidRPr="008F62EA">
              <w:rPr>
                <w:rFonts w:ascii="Cambria" w:hAnsi="Cambria" w:cs="Arial"/>
              </w:rPr>
              <w:t xml:space="preserve">, </w:t>
            </w:r>
            <w:r>
              <w:rPr>
                <w:rFonts w:ascii="Cambria" w:hAnsi="Cambria" w:cs="Arial"/>
              </w:rPr>
              <w:t>Autoclave</w:t>
            </w:r>
            <w:r w:rsidRPr="008F62EA">
              <w:rPr>
                <w:rFonts w:ascii="Cambria" w:hAnsi="Cambria" w:cs="Arial"/>
              </w:rPr>
              <w:t xml:space="preserve"> (</w:t>
            </w:r>
            <w:del w:id="161" w:author="Sasi Songthong" w:date="2022-06-23T12:20:00Z">
              <w:r w:rsidDel="00510535">
                <w:rPr>
                  <w:rFonts w:ascii="Cambria" w:hAnsi="Cambria" w:cs="Arial"/>
                </w:rPr>
                <w:delText>Pre-Vac</w:delText>
              </w:r>
            </w:del>
            <w:ins w:id="162" w:author="Sasi Songthong" w:date="2022-06-23T12:20:00Z">
              <w:r w:rsidR="00510535">
                <w:rPr>
                  <w:rFonts w:ascii="Cambria" w:hAnsi="Cambria" w:cs="Arial"/>
                </w:rPr>
                <w:t>AUT002 Pre-Vac</w:t>
              </w:r>
            </w:ins>
            <w:r w:rsidRPr="008F62EA">
              <w:rPr>
                <w:rFonts w:ascii="Cambria" w:hAnsi="Cambria" w:cs="Arial"/>
              </w:rPr>
              <w:t>)</w:t>
            </w:r>
            <w:r>
              <w:rPr>
                <w:rFonts w:ascii="Cambria" w:hAnsi="Cambria" w:cs="Arial"/>
              </w:rPr>
              <w:t>, Inventory</w:t>
            </w:r>
          </w:p>
        </w:tc>
      </w:tr>
      <w:tr w:rsidR="00523DF2" w14:paraId="4E8AD071" w14:textId="77777777" w:rsidTr="00510535">
        <w:trPr>
          <w:trHeight w:val="259"/>
          <w:trPrChange w:id="163" w:author="Sasi Songthong" w:date="2022-06-23T12:19:00Z">
            <w:trPr>
              <w:trHeight w:val="259"/>
            </w:trPr>
          </w:trPrChange>
        </w:trPr>
        <w:tc>
          <w:tcPr>
            <w:tcW w:w="900" w:type="dxa"/>
            <w:tcPrChange w:id="164" w:author="Sasi Songthong" w:date="2022-06-23T12:19:00Z">
              <w:tcPr>
                <w:tcW w:w="926" w:type="dxa"/>
              </w:tcPr>
            </w:tcPrChange>
          </w:tcPr>
          <w:p w14:paraId="53E219F6" w14:textId="7CCDBB72" w:rsidR="00523DF2" w:rsidRDefault="003508A9" w:rsidP="00173BEC">
            <w:pPr>
              <w:jc w:val="center"/>
              <w:rPr>
                <w:rFonts w:ascii="Cambria" w:hAnsi="Cambria" w:cs="Arial"/>
              </w:rPr>
            </w:pPr>
            <w:r>
              <w:rPr>
                <w:rFonts w:ascii="Cambria" w:hAnsi="Cambria" w:cs="Arial"/>
              </w:rPr>
              <w:t>E</w:t>
            </w:r>
          </w:p>
        </w:tc>
        <w:tc>
          <w:tcPr>
            <w:tcW w:w="6750" w:type="dxa"/>
            <w:tcPrChange w:id="165" w:author="Sasi Songthong" w:date="2022-06-23T12:19:00Z">
              <w:tcPr>
                <w:tcW w:w="6004" w:type="dxa"/>
              </w:tcPr>
            </w:tcPrChange>
          </w:tcPr>
          <w:p w14:paraId="240AD49A" w14:textId="0F0997CC" w:rsidR="00523DF2" w:rsidRDefault="00523DF2" w:rsidP="005B0FB1">
            <w:pPr>
              <w:rPr>
                <w:rFonts w:ascii="Cambria" w:hAnsi="Cambria" w:cs="Arial"/>
              </w:rPr>
            </w:pPr>
            <w:r>
              <w:rPr>
                <w:rFonts w:ascii="Cambria" w:hAnsi="Cambria" w:cs="Arial"/>
              </w:rPr>
              <w:t>Inventory, Label (On Pouch), Autoclave</w:t>
            </w:r>
            <w:r w:rsidRPr="00E802CB">
              <w:rPr>
                <w:rFonts w:ascii="Cambria" w:hAnsi="Cambria" w:cs="Arial"/>
              </w:rPr>
              <w:t xml:space="preserve"> (</w:t>
            </w:r>
            <w:del w:id="166" w:author="Sasi Songthong" w:date="2022-06-23T12:20:00Z">
              <w:r w:rsidRPr="00E802CB" w:rsidDel="00510535">
                <w:rPr>
                  <w:rFonts w:ascii="Cambria" w:hAnsi="Cambria" w:cs="Arial"/>
                </w:rPr>
                <w:delText>G</w:delText>
              </w:r>
              <w:r w:rsidDel="00510535">
                <w:rPr>
                  <w:rFonts w:ascii="Cambria" w:hAnsi="Cambria" w:cs="Arial"/>
                </w:rPr>
                <w:delText>ravity</w:delText>
              </w:r>
            </w:del>
            <w:ins w:id="167" w:author="Sasi Songthong" w:date="2022-06-23T12:20:00Z">
              <w:r w:rsidR="00510535">
                <w:rPr>
                  <w:rFonts w:ascii="Cambria" w:hAnsi="Cambria" w:cs="Arial"/>
                </w:rPr>
                <w:t xml:space="preserve">AUT001 </w:t>
              </w:r>
              <w:r w:rsidR="00510535" w:rsidRPr="00E802CB">
                <w:rPr>
                  <w:rFonts w:ascii="Cambria" w:hAnsi="Cambria" w:cs="Arial"/>
                </w:rPr>
                <w:t>G</w:t>
              </w:r>
              <w:r w:rsidR="00510535">
                <w:rPr>
                  <w:rFonts w:ascii="Cambria" w:hAnsi="Cambria" w:cs="Arial"/>
                </w:rPr>
                <w:t>ravity</w:t>
              </w:r>
            </w:ins>
            <w:r w:rsidRPr="00E802CB">
              <w:rPr>
                <w:rFonts w:ascii="Cambria" w:hAnsi="Cambria" w:cs="Arial"/>
              </w:rPr>
              <w:t>)</w:t>
            </w:r>
            <w:r>
              <w:rPr>
                <w:rFonts w:ascii="Cambria" w:hAnsi="Cambria" w:cs="Arial"/>
              </w:rPr>
              <w:t>, Inventory</w:t>
            </w:r>
          </w:p>
        </w:tc>
      </w:tr>
      <w:tr w:rsidR="00523DF2" w14:paraId="64CC924B" w14:textId="77777777" w:rsidTr="00510535">
        <w:trPr>
          <w:trHeight w:val="271"/>
          <w:trPrChange w:id="168" w:author="Sasi Songthong" w:date="2022-06-23T12:19:00Z">
            <w:trPr>
              <w:trHeight w:val="271"/>
            </w:trPr>
          </w:trPrChange>
        </w:trPr>
        <w:tc>
          <w:tcPr>
            <w:tcW w:w="900" w:type="dxa"/>
            <w:tcPrChange w:id="169" w:author="Sasi Songthong" w:date="2022-06-23T12:19:00Z">
              <w:tcPr>
                <w:tcW w:w="926" w:type="dxa"/>
              </w:tcPr>
            </w:tcPrChange>
          </w:tcPr>
          <w:p w14:paraId="3E6B573E" w14:textId="7B9CFD0C" w:rsidR="00523DF2" w:rsidRDefault="003508A9" w:rsidP="00173BEC">
            <w:pPr>
              <w:jc w:val="center"/>
              <w:rPr>
                <w:rFonts w:ascii="Cambria" w:hAnsi="Cambria" w:cs="Arial"/>
              </w:rPr>
            </w:pPr>
            <w:r>
              <w:rPr>
                <w:rFonts w:ascii="Cambria" w:hAnsi="Cambria" w:cs="Arial"/>
              </w:rPr>
              <w:t>F</w:t>
            </w:r>
          </w:p>
        </w:tc>
        <w:tc>
          <w:tcPr>
            <w:tcW w:w="6750" w:type="dxa"/>
            <w:tcPrChange w:id="170" w:author="Sasi Songthong" w:date="2022-06-23T12:19:00Z">
              <w:tcPr>
                <w:tcW w:w="6004" w:type="dxa"/>
              </w:tcPr>
            </w:tcPrChange>
          </w:tcPr>
          <w:p w14:paraId="36FEB759" w14:textId="59F74853" w:rsidR="00523DF2" w:rsidRDefault="00523DF2" w:rsidP="005B0FB1">
            <w:pPr>
              <w:rPr>
                <w:rFonts w:ascii="Cambria" w:hAnsi="Cambria" w:cs="Arial"/>
              </w:rPr>
            </w:pPr>
            <w:r>
              <w:rPr>
                <w:rFonts w:ascii="Cambria" w:hAnsi="Cambria" w:cs="Arial"/>
              </w:rPr>
              <w:t>Inventory, Label (On Wrap), Autoclave</w:t>
            </w:r>
            <w:r w:rsidRPr="00E802CB">
              <w:rPr>
                <w:rFonts w:ascii="Cambria" w:hAnsi="Cambria" w:cs="Arial"/>
              </w:rPr>
              <w:t xml:space="preserve"> (</w:t>
            </w:r>
            <w:ins w:id="171" w:author="Sasi Songthong" w:date="2022-06-23T12:20:00Z">
              <w:r w:rsidR="00510535">
                <w:rPr>
                  <w:rFonts w:ascii="Cambria" w:hAnsi="Cambria" w:cs="Arial"/>
                </w:rPr>
                <w:t xml:space="preserve">AUT001 </w:t>
              </w:r>
              <w:r w:rsidR="00510535" w:rsidRPr="00E802CB">
                <w:rPr>
                  <w:rFonts w:ascii="Cambria" w:hAnsi="Cambria" w:cs="Arial"/>
                </w:rPr>
                <w:t>G</w:t>
              </w:r>
              <w:r w:rsidR="00510535">
                <w:rPr>
                  <w:rFonts w:ascii="Cambria" w:hAnsi="Cambria" w:cs="Arial"/>
                </w:rPr>
                <w:t>ravity</w:t>
              </w:r>
            </w:ins>
            <w:del w:id="172" w:author="Sasi Songthong" w:date="2022-06-23T12:20:00Z">
              <w:r w:rsidRPr="00E802CB" w:rsidDel="00510535">
                <w:rPr>
                  <w:rFonts w:ascii="Cambria" w:hAnsi="Cambria" w:cs="Arial"/>
                </w:rPr>
                <w:delText>G</w:delText>
              </w:r>
              <w:r w:rsidDel="00510535">
                <w:rPr>
                  <w:rFonts w:ascii="Cambria" w:hAnsi="Cambria" w:cs="Arial"/>
                </w:rPr>
                <w:delText>ravity</w:delText>
              </w:r>
            </w:del>
            <w:r w:rsidRPr="00E802CB">
              <w:rPr>
                <w:rFonts w:ascii="Cambria" w:hAnsi="Cambria" w:cs="Arial"/>
              </w:rPr>
              <w:t>)</w:t>
            </w:r>
            <w:r>
              <w:rPr>
                <w:rFonts w:ascii="Cambria" w:hAnsi="Cambria" w:cs="Arial"/>
              </w:rPr>
              <w:t>, Inventory</w:t>
            </w:r>
          </w:p>
        </w:tc>
      </w:tr>
      <w:tr w:rsidR="00523DF2" w14:paraId="1232F025" w14:textId="77777777" w:rsidTr="00510535">
        <w:trPr>
          <w:trHeight w:val="271"/>
          <w:trPrChange w:id="173" w:author="Sasi Songthong" w:date="2022-06-23T12:19:00Z">
            <w:trPr>
              <w:trHeight w:val="271"/>
            </w:trPr>
          </w:trPrChange>
        </w:trPr>
        <w:tc>
          <w:tcPr>
            <w:tcW w:w="900" w:type="dxa"/>
            <w:tcPrChange w:id="174" w:author="Sasi Songthong" w:date="2022-06-23T12:19:00Z">
              <w:tcPr>
                <w:tcW w:w="926" w:type="dxa"/>
              </w:tcPr>
            </w:tcPrChange>
          </w:tcPr>
          <w:p w14:paraId="17153398" w14:textId="50A4A048" w:rsidR="00523DF2" w:rsidRDefault="003508A9" w:rsidP="00173BEC">
            <w:pPr>
              <w:jc w:val="center"/>
              <w:rPr>
                <w:rFonts w:ascii="Cambria" w:hAnsi="Cambria" w:cs="Arial"/>
              </w:rPr>
            </w:pPr>
            <w:r>
              <w:rPr>
                <w:rFonts w:ascii="Cambria" w:hAnsi="Cambria" w:cs="Arial"/>
              </w:rPr>
              <w:t>G</w:t>
            </w:r>
          </w:p>
        </w:tc>
        <w:tc>
          <w:tcPr>
            <w:tcW w:w="6750" w:type="dxa"/>
            <w:tcPrChange w:id="175" w:author="Sasi Songthong" w:date="2022-06-23T12:19:00Z">
              <w:tcPr>
                <w:tcW w:w="6004" w:type="dxa"/>
              </w:tcPr>
            </w:tcPrChange>
          </w:tcPr>
          <w:p w14:paraId="23691AB9" w14:textId="495D2069" w:rsidR="00523DF2" w:rsidRDefault="00523DF2" w:rsidP="005B0FB1">
            <w:pPr>
              <w:rPr>
                <w:rFonts w:ascii="Cambria" w:hAnsi="Cambria" w:cs="Arial"/>
              </w:rPr>
            </w:pPr>
            <w:r>
              <w:rPr>
                <w:rFonts w:ascii="Cambria" w:hAnsi="Cambria" w:cs="Arial"/>
              </w:rPr>
              <w:t>Inventory, Label (On Pouch), Autoclave</w:t>
            </w:r>
            <w:r w:rsidRPr="00E802CB">
              <w:rPr>
                <w:rFonts w:ascii="Cambria" w:hAnsi="Cambria" w:cs="Arial"/>
              </w:rPr>
              <w:t xml:space="preserve"> (</w:t>
            </w:r>
            <w:del w:id="176" w:author="Sasi Songthong" w:date="2022-06-23T12:20:00Z">
              <w:r w:rsidDel="00510535">
                <w:rPr>
                  <w:rFonts w:ascii="Cambria" w:hAnsi="Cambria" w:cs="Arial"/>
                </w:rPr>
                <w:delText>Pre-Vac</w:delText>
              </w:r>
            </w:del>
            <w:ins w:id="177" w:author="Sasi Songthong" w:date="2022-06-23T12:20:00Z">
              <w:r w:rsidR="00510535">
                <w:rPr>
                  <w:rFonts w:ascii="Cambria" w:hAnsi="Cambria" w:cs="Arial"/>
                </w:rPr>
                <w:t>AUT002 Pre-Vac</w:t>
              </w:r>
            </w:ins>
            <w:r w:rsidRPr="00E802CB">
              <w:rPr>
                <w:rFonts w:ascii="Cambria" w:hAnsi="Cambria" w:cs="Arial"/>
              </w:rPr>
              <w:t>)</w:t>
            </w:r>
            <w:r>
              <w:rPr>
                <w:rFonts w:ascii="Cambria" w:hAnsi="Cambria" w:cs="Arial"/>
              </w:rPr>
              <w:t>, Inventory</w:t>
            </w:r>
          </w:p>
        </w:tc>
      </w:tr>
      <w:tr w:rsidR="00523DF2" w14:paraId="2DD64C44" w14:textId="77777777" w:rsidTr="00510535">
        <w:trPr>
          <w:trHeight w:val="271"/>
          <w:trPrChange w:id="178" w:author="Sasi Songthong" w:date="2022-06-23T12:19:00Z">
            <w:trPr>
              <w:trHeight w:val="271"/>
            </w:trPr>
          </w:trPrChange>
        </w:trPr>
        <w:tc>
          <w:tcPr>
            <w:tcW w:w="900" w:type="dxa"/>
            <w:tcPrChange w:id="179" w:author="Sasi Songthong" w:date="2022-06-23T12:19:00Z">
              <w:tcPr>
                <w:tcW w:w="926" w:type="dxa"/>
              </w:tcPr>
            </w:tcPrChange>
          </w:tcPr>
          <w:p w14:paraId="4733731D" w14:textId="56A5CBC9" w:rsidR="00523DF2" w:rsidRDefault="003508A9" w:rsidP="00173BEC">
            <w:pPr>
              <w:jc w:val="center"/>
              <w:rPr>
                <w:rFonts w:ascii="Cambria" w:hAnsi="Cambria" w:cs="Arial"/>
              </w:rPr>
            </w:pPr>
            <w:r>
              <w:rPr>
                <w:rFonts w:ascii="Cambria" w:hAnsi="Cambria" w:cs="Arial"/>
              </w:rPr>
              <w:t>H</w:t>
            </w:r>
          </w:p>
        </w:tc>
        <w:tc>
          <w:tcPr>
            <w:tcW w:w="6750" w:type="dxa"/>
            <w:tcPrChange w:id="180" w:author="Sasi Songthong" w:date="2022-06-23T12:19:00Z">
              <w:tcPr>
                <w:tcW w:w="6004" w:type="dxa"/>
              </w:tcPr>
            </w:tcPrChange>
          </w:tcPr>
          <w:p w14:paraId="1BD3F7CE" w14:textId="4BAD3D33" w:rsidR="00523DF2" w:rsidRDefault="00523DF2" w:rsidP="005B0FB1">
            <w:pPr>
              <w:rPr>
                <w:rFonts w:ascii="Cambria" w:hAnsi="Cambria" w:cs="Arial"/>
              </w:rPr>
            </w:pPr>
            <w:r>
              <w:rPr>
                <w:rFonts w:ascii="Cambria" w:hAnsi="Cambria" w:cs="Arial"/>
              </w:rPr>
              <w:t>Inventory, Label (On Wrap), Autoclave</w:t>
            </w:r>
            <w:r w:rsidRPr="00E802CB">
              <w:rPr>
                <w:rFonts w:ascii="Cambria" w:hAnsi="Cambria" w:cs="Arial"/>
              </w:rPr>
              <w:t xml:space="preserve"> (</w:t>
            </w:r>
            <w:del w:id="181" w:author="Sasi Songthong" w:date="2022-06-23T12:20:00Z">
              <w:r w:rsidDel="00510535">
                <w:rPr>
                  <w:rFonts w:ascii="Cambria" w:hAnsi="Cambria" w:cs="Arial"/>
                </w:rPr>
                <w:delText>Pre-Vac</w:delText>
              </w:r>
            </w:del>
            <w:ins w:id="182" w:author="Sasi Songthong" w:date="2022-06-23T12:20:00Z">
              <w:r w:rsidR="00510535">
                <w:rPr>
                  <w:rFonts w:ascii="Cambria" w:hAnsi="Cambria" w:cs="Arial"/>
                </w:rPr>
                <w:t>AUT002 Pre-Vac</w:t>
              </w:r>
            </w:ins>
            <w:r w:rsidRPr="00E802CB">
              <w:rPr>
                <w:rFonts w:ascii="Cambria" w:hAnsi="Cambria" w:cs="Arial"/>
              </w:rPr>
              <w:t>)</w:t>
            </w:r>
            <w:r>
              <w:rPr>
                <w:rFonts w:ascii="Cambria" w:hAnsi="Cambria" w:cs="Arial"/>
              </w:rPr>
              <w:t>, Inventory</w:t>
            </w:r>
          </w:p>
        </w:tc>
      </w:tr>
      <w:tr w:rsidR="00523DF2" w14:paraId="7286DB52" w14:textId="77777777" w:rsidTr="00510535">
        <w:trPr>
          <w:trHeight w:val="271"/>
          <w:trPrChange w:id="183" w:author="Sasi Songthong" w:date="2022-06-23T12:19:00Z">
            <w:trPr>
              <w:trHeight w:val="271"/>
            </w:trPr>
          </w:trPrChange>
        </w:trPr>
        <w:tc>
          <w:tcPr>
            <w:tcW w:w="900" w:type="dxa"/>
            <w:tcPrChange w:id="184" w:author="Sasi Songthong" w:date="2022-06-23T12:19:00Z">
              <w:tcPr>
                <w:tcW w:w="926" w:type="dxa"/>
              </w:tcPr>
            </w:tcPrChange>
          </w:tcPr>
          <w:p w14:paraId="1138898C" w14:textId="3187D1DC" w:rsidR="00523DF2" w:rsidRDefault="003508A9" w:rsidP="00173BEC">
            <w:pPr>
              <w:jc w:val="center"/>
              <w:rPr>
                <w:rFonts w:ascii="Cambria" w:hAnsi="Cambria" w:cs="Arial"/>
              </w:rPr>
            </w:pPr>
            <w:r>
              <w:rPr>
                <w:rFonts w:ascii="Cambria" w:hAnsi="Cambria" w:cs="Arial"/>
              </w:rPr>
              <w:t>I</w:t>
            </w:r>
          </w:p>
        </w:tc>
        <w:tc>
          <w:tcPr>
            <w:tcW w:w="6750" w:type="dxa"/>
            <w:tcPrChange w:id="185" w:author="Sasi Songthong" w:date="2022-06-23T12:19:00Z">
              <w:tcPr>
                <w:tcW w:w="6004" w:type="dxa"/>
              </w:tcPr>
            </w:tcPrChange>
          </w:tcPr>
          <w:p w14:paraId="41018638" w14:textId="4C5BEE07" w:rsidR="00523DF2" w:rsidRDefault="00523DF2" w:rsidP="005B0FB1">
            <w:pPr>
              <w:rPr>
                <w:rFonts w:ascii="Cambria" w:hAnsi="Cambria" w:cs="Arial"/>
              </w:rPr>
            </w:pPr>
            <w:r>
              <w:rPr>
                <w:rFonts w:ascii="Cambria" w:hAnsi="Cambria" w:cs="Arial"/>
              </w:rPr>
              <w:t>Inventory, Autoclave</w:t>
            </w:r>
            <w:r w:rsidRPr="00E802CB">
              <w:rPr>
                <w:rFonts w:ascii="Cambria" w:hAnsi="Cambria" w:cs="Arial"/>
              </w:rPr>
              <w:t xml:space="preserve"> (</w:t>
            </w:r>
            <w:ins w:id="186" w:author="Sasi Songthong" w:date="2022-06-23T12:20:00Z">
              <w:r w:rsidR="00510535">
                <w:rPr>
                  <w:rFonts w:ascii="Cambria" w:hAnsi="Cambria" w:cs="Arial"/>
                </w:rPr>
                <w:t xml:space="preserve">AUT001 </w:t>
              </w:r>
              <w:r w:rsidR="00510535" w:rsidRPr="00E802CB">
                <w:rPr>
                  <w:rFonts w:ascii="Cambria" w:hAnsi="Cambria" w:cs="Arial"/>
                </w:rPr>
                <w:t>G</w:t>
              </w:r>
              <w:r w:rsidR="00510535">
                <w:rPr>
                  <w:rFonts w:ascii="Cambria" w:hAnsi="Cambria" w:cs="Arial"/>
                </w:rPr>
                <w:t>ravity</w:t>
              </w:r>
            </w:ins>
            <w:del w:id="187" w:author="Sasi Songthong" w:date="2022-06-23T12:20:00Z">
              <w:r w:rsidRPr="00E802CB" w:rsidDel="00510535">
                <w:rPr>
                  <w:rFonts w:ascii="Cambria" w:hAnsi="Cambria" w:cs="Arial"/>
                </w:rPr>
                <w:delText>G</w:delText>
              </w:r>
              <w:r w:rsidDel="00510535">
                <w:rPr>
                  <w:rFonts w:ascii="Cambria" w:hAnsi="Cambria" w:cs="Arial"/>
                </w:rPr>
                <w:delText>ravity</w:delText>
              </w:r>
            </w:del>
            <w:r w:rsidRPr="00E802CB">
              <w:rPr>
                <w:rFonts w:ascii="Cambria" w:hAnsi="Cambria" w:cs="Arial"/>
              </w:rPr>
              <w:t>)</w:t>
            </w:r>
            <w:r>
              <w:rPr>
                <w:rFonts w:ascii="Cambria" w:hAnsi="Cambria" w:cs="Arial"/>
              </w:rPr>
              <w:t>, Label (On Pouch), Inventory</w:t>
            </w:r>
          </w:p>
        </w:tc>
      </w:tr>
      <w:tr w:rsidR="00523DF2" w14:paraId="7401F2C3" w14:textId="77777777" w:rsidTr="00510535">
        <w:trPr>
          <w:trHeight w:val="271"/>
          <w:trPrChange w:id="188" w:author="Sasi Songthong" w:date="2022-06-23T12:19:00Z">
            <w:trPr>
              <w:trHeight w:val="271"/>
            </w:trPr>
          </w:trPrChange>
        </w:trPr>
        <w:tc>
          <w:tcPr>
            <w:tcW w:w="900" w:type="dxa"/>
            <w:tcPrChange w:id="189" w:author="Sasi Songthong" w:date="2022-06-23T12:19:00Z">
              <w:tcPr>
                <w:tcW w:w="926" w:type="dxa"/>
              </w:tcPr>
            </w:tcPrChange>
          </w:tcPr>
          <w:p w14:paraId="3A98D5D8" w14:textId="44723F16" w:rsidR="00523DF2" w:rsidRDefault="007D5ECA" w:rsidP="00173BEC">
            <w:pPr>
              <w:jc w:val="center"/>
              <w:rPr>
                <w:rFonts w:ascii="Cambria" w:hAnsi="Cambria" w:cs="Arial"/>
              </w:rPr>
            </w:pPr>
            <w:r>
              <w:rPr>
                <w:rFonts w:ascii="Cambria" w:hAnsi="Cambria" w:cs="Arial"/>
              </w:rPr>
              <w:t>J</w:t>
            </w:r>
          </w:p>
        </w:tc>
        <w:tc>
          <w:tcPr>
            <w:tcW w:w="6750" w:type="dxa"/>
            <w:tcPrChange w:id="190" w:author="Sasi Songthong" w:date="2022-06-23T12:19:00Z">
              <w:tcPr>
                <w:tcW w:w="6004" w:type="dxa"/>
              </w:tcPr>
            </w:tcPrChange>
          </w:tcPr>
          <w:p w14:paraId="14509F74" w14:textId="19835073" w:rsidR="00523DF2" w:rsidRDefault="00523DF2" w:rsidP="005B0FB1">
            <w:pPr>
              <w:rPr>
                <w:rFonts w:ascii="Cambria" w:hAnsi="Cambria" w:cs="Arial"/>
              </w:rPr>
            </w:pPr>
            <w:r>
              <w:rPr>
                <w:rFonts w:ascii="Cambria" w:hAnsi="Cambria" w:cs="Arial"/>
              </w:rPr>
              <w:t>Inventory, Autoclave</w:t>
            </w:r>
            <w:r w:rsidRPr="00E802CB">
              <w:rPr>
                <w:rFonts w:ascii="Cambria" w:hAnsi="Cambria" w:cs="Arial"/>
              </w:rPr>
              <w:t xml:space="preserve"> (</w:t>
            </w:r>
            <w:ins w:id="191" w:author="Sasi Songthong" w:date="2022-06-23T12:20:00Z">
              <w:r w:rsidR="00510535">
                <w:rPr>
                  <w:rFonts w:ascii="Cambria" w:hAnsi="Cambria" w:cs="Arial"/>
                </w:rPr>
                <w:t xml:space="preserve">AUT001 </w:t>
              </w:r>
              <w:r w:rsidR="00510535" w:rsidRPr="00E802CB">
                <w:rPr>
                  <w:rFonts w:ascii="Cambria" w:hAnsi="Cambria" w:cs="Arial"/>
                </w:rPr>
                <w:t>G</w:t>
              </w:r>
              <w:r w:rsidR="00510535">
                <w:rPr>
                  <w:rFonts w:ascii="Cambria" w:hAnsi="Cambria" w:cs="Arial"/>
                </w:rPr>
                <w:t>ravity</w:t>
              </w:r>
            </w:ins>
            <w:del w:id="192" w:author="Sasi Songthong" w:date="2022-06-23T12:20:00Z">
              <w:r w:rsidRPr="00E802CB" w:rsidDel="00510535">
                <w:rPr>
                  <w:rFonts w:ascii="Cambria" w:hAnsi="Cambria" w:cs="Arial"/>
                </w:rPr>
                <w:delText>G</w:delText>
              </w:r>
              <w:r w:rsidDel="00510535">
                <w:rPr>
                  <w:rFonts w:ascii="Cambria" w:hAnsi="Cambria" w:cs="Arial"/>
                </w:rPr>
                <w:delText>ravity</w:delText>
              </w:r>
            </w:del>
            <w:r w:rsidRPr="00E802CB">
              <w:rPr>
                <w:rFonts w:ascii="Cambria" w:hAnsi="Cambria" w:cs="Arial"/>
              </w:rPr>
              <w:t>)</w:t>
            </w:r>
            <w:r>
              <w:rPr>
                <w:rFonts w:ascii="Cambria" w:hAnsi="Cambria" w:cs="Arial"/>
              </w:rPr>
              <w:t>, Label (On Wrap), Inventory</w:t>
            </w:r>
          </w:p>
        </w:tc>
      </w:tr>
      <w:tr w:rsidR="00523DF2" w14:paraId="7CB81D52" w14:textId="77777777" w:rsidTr="00510535">
        <w:trPr>
          <w:trHeight w:val="271"/>
          <w:trPrChange w:id="193" w:author="Sasi Songthong" w:date="2022-06-23T12:19:00Z">
            <w:trPr>
              <w:trHeight w:val="271"/>
            </w:trPr>
          </w:trPrChange>
        </w:trPr>
        <w:tc>
          <w:tcPr>
            <w:tcW w:w="900" w:type="dxa"/>
            <w:tcPrChange w:id="194" w:author="Sasi Songthong" w:date="2022-06-23T12:19:00Z">
              <w:tcPr>
                <w:tcW w:w="926" w:type="dxa"/>
              </w:tcPr>
            </w:tcPrChange>
          </w:tcPr>
          <w:p w14:paraId="09CB29F0" w14:textId="6DEB0322" w:rsidR="00523DF2" w:rsidRDefault="007D5ECA" w:rsidP="00173BEC">
            <w:pPr>
              <w:jc w:val="center"/>
              <w:rPr>
                <w:rFonts w:ascii="Cambria" w:hAnsi="Cambria" w:cs="Arial"/>
              </w:rPr>
            </w:pPr>
            <w:r>
              <w:rPr>
                <w:rFonts w:ascii="Cambria" w:hAnsi="Cambria" w:cs="Arial"/>
              </w:rPr>
              <w:t>K</w:t>
            </w:r>
          </w:p>
        </w:tc>
        <w:tc>
          <w:tcPr>
            <w:tcW w:w="6750" w:type="dxa"/>
            <w:tcPrChange w:id="195" w:author="Sasi Songthong" w:date="2022-06-23T12:19:00Z">
              <w:tcPr>
                <w:tcW w:w="6004" w:type="dxa"/>
              </w:tcPr>
            </w:tcPrChange>
          </w:tcPr>
          <w:p w14:paraId="5214A2D8" w14:textId="73AEEAB5" w:rsidR="00523DF2" w:rsidRDefault="00523DF2" w:rsidP="005B0FB1">
            <w:pPr>
              <w:rPr>
                <w:rFonts w:ascii="Cambria" w:hAnsi="Cambria" w:cs="Arial"/>
              </w:rPr>
            </w:pPr>
            <w:r>
              <w:rPr>
                <w:rFonts w:ascii="Cambria" w:hAnsi="Cambria" w:cs="Arial"/>
              </w:rPr>
              <w:t>Inventory, Autoclave</w:t>
            </w:r>
            <w:r w:rsidRPr="00E802CB">
              <w:rPr>
                <w:rFonts w:ascii="Cambria" w:hAnsi="Cambria" w:cs="Arial"/>
              </w:rPr>
              <w:t xml:space="preserve"> (</w:t>
            </w:r>
            <w:del w:id="196" w:author="Sasi Songthong" w:date="2022-06-23T12:21:00Z">
              <w:r w:rsidDel="00510535">
                <w:rPr>
                  <w:rFonts w:ascii="Cambria" w:hAnsi="Cambria" w:cs="Arial"/>
                </w:rPr>
                <w:delText>P</w:delText>
              </w:r>
            </w:del>
            <w:del w:id="197" w:author="Sasi Songthong" w:date="2022-06-23T12:20:00Z">
              <w:r w:rsidDel="00510535">
                <w:rPr>
                  <w:rFonts w:ascii="Cambria" w:hAnsi="Cambria" w:cs="Arial"/>
                </w:rPr>
                <w:delText>re-Va</w:delText>
              </w:r>
            </w:del>
            <w:ins w:id="198" w:author="Sasi Songthong" w:date="2022-06-23T12:20:00Z">
              <w:r w:rsidR="00510535">
                <w:rPr>
                  <w:rFonts w:ascii="Cambria" w:hAnsi="Cambria" w:cs="Arial"/>
                </w:rPr>
                <w:t>AUT002 Pre-Vac</w:t>
              </w:r>
              <w:r w:rsidR="00510535" w:rsidDel="00510535">
                <w:rPr>
                  <w:rFonts w:ascii="Cambria" w:hAnsi="Cambria" w:cs="Arial"/>
                </w:rPr>
                <w:t xml:space="preserve"> </w:t>
              </w:r>
            </w:ins>
            <w:del w:id="199" w:author="Sasi Songthong" w:date="2022-06-23T12:20:00Z">
              <w:r w:rsidDel="00510535">
                <w:rPr>
                  <w:rFonts w:ascii="Cambria" w:hAnsi="Cambria" w:cs="Arial"/>
                </w:rPr>
                <w:delText>c</w:delText>
              </w:r>
            </w:del>
            <w:r w:rsidRPr="00E802CB">
              <w:rPr>
                <w:rFonts w:ascii="Cambria" w:hAnsi="Cambria" w:cs="Arial"/>
              </w:rPr>
              <w:t>)</w:t>
            </w:r>
            <w:r>
              <w:rPr>
                <w:rFonts w:ascii="Cambria" w:hAnsi="Cambria" w:cs="Arial"/>
              </w:rPr>
              <w:t>, Label (On Pouch), Inventory</w:t>
            </w:r>
          </w:p>
        </w:tc>
      </w:tr>
      <w:tr w:rsidR="00523DF2" w14:paraId="44053CD2" w14:textId="77777777" w:rsidTr="00510535">
        <w:trPr>
          <w:trHeight w:val="259"/>
          <w:trPrChange w:id="200" w:author="Sasi Songthong" w:date="2022-06-23T12:19:00Z">
            <w:trPr>
              <w:trHeight w:val="259"/>
            </w:trPr>
          </w:trPrChange>
        </w:trPr>
        <w:tc>
          <w:tcPr>
            <w:tcW w:w="900" w:type="dxa"/>
            <w:tcPrChange w:id="201" w:author="Sasi Songthong" w:date="2022-06-23T12:19:00Z">
              <w:tcPr>
                <w:tcW w:w="926" w:type="dxa"/>
              </w:tcPr>
            </w:tcPrChange>
          </w:tcPr>
          <w:p w14:paraId="3E49BF5C" w14:textId="6BE42EE1" w:rsidR="00523DF2" w:rsidRDefault="007D5ECA" w:rsidP="00173BEC">
            <w:pPr>
              <w:jc w:val="center"/>
              <w:rPr>
                <w:rFonts w:ascii="Cambria" w:hAnsi="Cambria" w:cs="Arial"/>
              </w:rPr>
            </w:pPr>
            <w:r>
              <w:rPr>
                <w:rFonts w:ascii="Cambria" w:hAnsi="Cambria" w:cs="Arial"/>
              </w:rPr>
              <w:t>L</w:t>
            </w:r>
          </w:p>
        </w:tc>
        <w:tc>
          <w:tcPr>
            <w:tcW w:w="6750" w:type="dxa"/>
            <w:tcPrChange w:id="202" w:author="Sasi Songthong" w:date="2022-06-23T12:19:00Z">
              <w:tcPr>
                <w:tcW w:w="6004" w:type="dxa"/>
              </w:tcPr>
            </w:tcPrChange>
          </w:tcPr>
          <w:p w14:paraId="2E3F0DE8" w14:textId="05582F26" w:rsidR="00523DF2" w:rsidRDefault="00523DF2" w:rsidP="005B0FB1">
            <w:pPr>
              <w:rPr>
                <w:rFonts w:ascii="Cambria" w:hAnsi="Cambria" w:cs="Arial"/>
              </w:rPr>
            </w:pPr>
            <w:r>
              <w:rPr>
                <w:rFonts w:ascii="Cambria" w:hAnsi="Cambria" w:cs="Arial"/>
              </w:rPr>
              <w:t>Inventory, Autoclave</w:t>
            </w:r>
            <w:r w:rsidRPr="00E802CB">
              <w:rPr>
                <w:rFonts w:ascii="Cambria" w:hAnsi="Cambria" w:cs="Arial"/>
              </w:rPr>
              <w:t xml:space="preserve"> (</w:t>
            </w:r>
            <w:ins w:id="203" w:author="Sasi Songthong" w:date="2022-06-23T12:21:00Z">
              <w:r w:rsidR="00510535">
                <w:rPr>
                  <w:rFonts w:ascii="Cambria" w:hAnsi="Cambria" w:cs="Arial"/>
                </w:rPr>
                <w:t>AUT002 Pre-Vac</w:t>
              </w:r>
            </w:ins>
            <w:del w:id="204" w:author="Sasi Songthong" w:date="2022-06-23T12:21:00Z">
              <w:r w:rsidDel="00510535">
                <w:rPr>
                  <w:rFonts w:ascii="Cambria" w:hAnsi="Cambria" w:cs="Arial"/>
                </w:rPr>
                <w:delText>Pre-Vac</w:delText>
              </w:r>
            </w:del>
            <w:r w:rsidRPr="00E802CB">
              <w:rPr>
                <w:rFonts w:ascii="Cambria" w:hAnsi="Cambria" w:cs="Arial"/>
              </w:rPr>
              <w:t>)</w:t>
            </w:r>
            <w:r>
              <w:rPr>
                <w:rFonts w:ascii="Cambria" w:hAnsi="Cambria" w:cs="Arial"/>
              </w:rPr>
              <w:t>, Label (On Wrap), Inventory</w:t>
            </w:r>
          </w:p>
        </w:tc>
      </w:tr>
    </w:tbl>
    <w:p w14:paraId="7DB0328C" w14:textId="77777777" w:rsidR="00EC0BDB" w:rsidRDefault="00EC0BDB">
      <w:pPr>
        <w:rPr>
          <w:rFonts w:ascii="Cambria" w:hAnsi="Cambria" w:cs="Arial"/>
        </w:rPr>
      </w:pPr>
      <w:r>
        <w:rPr>
          <w:rFonts w:ascii="Cambria" w:hAnsi="Cambria" w:cs="Arial"/>
        </w:rPr>
        <w:br w:type="page"/>
      </w:r>
    </w:p>
    <w:p w14:paraId="7F0812DF" w14:textId="77777777" w:rsidR="00EC0BDB" w:rsidRDefault="00EC0BDB" w:rsidP="00173BEC">
      <w:pPr>
        <w:pStyle w:val="ListParagraph"/>
        <w:numPr>
          <w:ilvl w:val="2"/>
          <w:numId w:val="8"/>
        </w:numPr>
        <w:rPr>
          <w:rFonts w:ascii="Cambria" w:hAnsi="Cambria" w:cs="Arial"/>
        </w:rPr>
      </w:pPr>
      <w:r w:rsidRPr="00977D5F">
        <w:rPr>
          <w:rFonts w:ascii="Cambria" w:hAnsi="Cambria" w:cs="Arial"/>
        </w:rPr>
        <w:t>Sampling Plan &amp; Statistical Rationale</w:t>
      </w:r>
    </w:p>
    <w:p w14:paraId="31E5E39D" w14:textId="7D2D4B52" w:rsidR="00125919" w:rsidRDefault="00125919" w:rsidP="00173BEC">
      <w:pPr>
        <w:pStyle w:val="ListParagraph"/>
        <w:numPr>
          <w:ilvl w:val="3"/>
          <w:numId w:val="8"/>
        </w:numPr>
        <w:rPr>
          <w:rFonts w:ascii="Cambria" w:hAnsi="Cambria" w:cs="Arial"/>
        </w:rPr>
      </w:pPr>
      <w:r w:rsidRPr="00DA785E">
        <w:rPr>
          <w:rFonts w:ascii="Cambria" w:hAnsi="Cambria" w:cs="Arial"/>
        </w:rPr>
        <w:t xml:space="preserve">The sample size of 11 labels </w:t>
      </w:r>
      <w:r>
        <w:rPr>
          <w:rFonts w:ascii="Cambria" w:hAnsi="Cambria" w:cs="Arial"/>
        </w:rPr>
        <w:t>(</w:t>
      </w:r>
      <w:r w:rsidRPr="0055157D">
        <w:rPr>
          <w:rFonts w:ascii="Cambria" w:hAnsi="Cambria" w:cs="Arial"/>
        </w:rPr>
        <w:t xml:space="preserve">90%/80% </w:t>
      </w:r>
      <w:r>
        <w:rPr>
          <w:rFonts w:ascii="Cambria" w:hAnsi="Cambria" w:cs="Arial"/>
        </w:rPr>
        <w:t>a</w:t>
      </w:r>
      <w:r w:rsidRPr="0055157D">
        <w:rPr>
          <w:rFonts w:ascii="Cambria" w:hAnsi="Cambria" w:cs="Arial"/>
        </w:rPr>
        <w:t>ssurance level)</w:t>
      </w:r>
      <w:r>
        <w:rPr>
          <w:rFonts w:ascii="Cambria" w:hAnsi="Cambria" w:cs="Arial"/>
        </w:rPr>
        <w:t xml:space="preserve"> has been identified</w:t>
      </w:r>
      <w:r w:rsidRPr="00DA785E">
        <w:rPr>
          <w:rFonts w:ascii="Cambria" w:hAnsi="Cambria" w:cs="Arial"/>
        </w:rPr>
        <w:t xml:space="preserve"> based on </w:t>
      </w:r>
      <w:r>
        <w:rPr>
          <w:rFonts w:ascii="Cambria" w:hAnsi="Cambria" w:cs="Arial"/>
        </w:rPr>
        <w:t xml:space="preserve">the </w:t>
      </w:r>
      <w:proofErr w:type="gramStart"/>
      <w:r w:rsidRPr="00EC05A2">
        <w:rPr>
          <w:rFonts w:ascii="Cambria" w:hAnsi="Cambria" w:cs="Arial"/>
          <w:b/>
          <w:bCs/>
        </w:rPr>
        <w:t>low</w:t>
      </w:r>
      <w:r>
        <w:rPr>
          <w:rFonts w:ascii="Cambria" w:hAnsi="Cambria" w:cs="Arial"/>
        </w:rPr>
        <w:t xml:space="preserve"> risk</w:t>
      </w:r>
      <w:proofErr w:type="gramEnd"/>
      <w:r>
        <w:rPr>
          <w:rFonts w:ascii="Cambria" w:hAnsi="Cambria" w:cs="Arial"/>
        </w:rPr>
        <w:t xml:space="preserve"> region, determined by occurrence, severity and detection ratings and sample size guidance in the Risk Management procedure.</w:t>
      </w:r>
    </w:p>
    <w:p w14:paraId="5B59D7A6" w14:textId="77777777" w:rsidR="00125919" w:rsidRDefault="00125919" w:rsidP="00173BEC">
      <w:pPr>
        <w:pStyle w:val="ListParagraph"/>
        <w:numPr>
          <w:ilvl w:val="4"/>
          <w:numId w:val="8"/>
        </w:numPr>
        <w:rPr>
          <w:rFonts w:ascii="Cambria" w:hAnsi="Cambria" w:cs="Arial"/>
        </w:rPr>
      </w:pPr>
      <w:r>
        <w:rPr>
          <w:rFonts w:ascii="Cambria" w:hAnsi="Cambria" w:cs="Arial"/>
        </w:rPr>
        <w:t>The likelihood (</w:t>
      </w:r>
      <w:r w:rsidRPr="005B0FB1">
        <w:rPr>
          <w:rFonts w:ascii="Cambria" w:hAnsi="Cambria" w:cs="Arial"/>
          <w:b/>
          <w:bCs/>
        </w:rPr>
        <w:t>occurrence</w:t>
      </w:r>
      <w:r>
        <w:rPr>
          <w:rFonts w:ascii="Cambria" w:hAnsi="Cambria" w:cs="Arial"/>
        </w:rPr>
        <w:t xml:space="preserve">) for illegible or detached Autoclaved items labels impacting products sold is </w:t>
      </w:r>
      <w:r w:rsidRPr="005B0FB1">
        <w:rPr>
          <w:rFonts w:ascii="Cambria" w:hAnsi="Cambria" w:cs="Arial"/>
          <w:b/>
          <w:bCs/>
        </w:rPr>
        <w:t>rare</w:t>
      </w:r>
      <w:r>
        <w:rPr>
          <w:rFonts w:ascii="Cambria" w:hAnsi="Cambria" w:cs="Arial"/>
        </w:rPr>
        <w:t xml:space="preserve"> due to the 100% in-process verification in place.</w:t>
      </w:r>
    </w:p>
    <w:p w14:paraId="20B2DE70" w14:textId="77777777" w:rsidR="00125919" w:rsidRDefault="00125919" w:rsidP="00173BEC">
      <w:pPr>
        <w:pStyle w:val="ListParagraph"/>
        <w:numPr>
          <w:ilvl w:val="4"/>
          <w:numId w:val="8"/>
        </w:numPr>
        <w:rPr>
          <w:rFonts w:ascii="Cambria" w:hAnsi="Cambria" w:cs="Arial"/>
        </w:rPr>
      </w:pPr>
      <w:r>
        <w:rPr>
          <w:rFonts w:ascii="Cambria" w:hAnsi="Cambria" w:cs="Arial"/>
        </w:rPr>
        <w:t xml:space="preserve">The </w:t>
      </w:r>
      <w:r w:rsidRPr="005B0FB1">
        <w:rPr>
          <w:rFonts w:ascii="Cambria" w:hAnsi="Cambria" w:cs="Arial"/>
          <w:b/>
          <w:bCs/>
        </w:rPr>
        <w:t>severity</w:t>
      </w:r>
      <w:r>
        <w:rPr>
          <w:rFonts w:ascii="Cambria" w:hAnsi="Cambria" w:cs="Arial"/>
        </w:rPr>
        <w:t xml:space="preserve"> of the illegible or detached Autoclaved items labels is </w:t>
      </w:r>
      <w:r w:rsidRPr="005B0FB1">
        <w:rPr>
          <w:rFonts w:ascii="Cambria" w:hAnsi="Cambria" w:cs="Arial"/>
          <w:b/>
          <w:bCs/>
        </w:rPr>
        <w:t>minor</w:t>
      </w:r>
      <w:r>
        <w:rPr>
          <w:rFonts w:ascii="Cambria" w:hAnsi="Cambria" w:cs="Arial"/>
        </w:rPr>
        <w:t xml:space="preserve"> as the impact can be readily absorbed but some management effort is required.  Some GXP data may be lost.</w:t>
      </w:r>
    </w:p>
    <w:p w14:paraId="090C2E15" w14:textId="77777777" w:rsidR="00125919" w:rsidRDefault="00125919" w:rsidP="00173BEC">
      <w:pPr>
        <w:pStyle w:val="ListParagraph"/>
        <w:numPr>
          <w:ilvl w:val="4"/>
          <w:numId w:val="8"/>
        </w:numPr>
        <w:rPr>
          <w:rFonts w:ascii="Cambria" w:hAnsi="Cambria" w:cs="Arial"/>
        </w:rPr>
      </w:pPr>
      <w:r>
        <w:rPr>
          <w:rFonts w:ascii="Cambria" w:hAnsi="Cambria" w:cs="Arial"/>
        </w:rPr>
        <w:t xml:space="preserve">Because of 100% in-process verification, the likelihood of </w:t>
      </w:r>
      <w:r w:rsidRPr="005B0FB1">
        <w:rPr>
          <w:rFonts w:ascii="Cambria" w:hAnsi="Cambria" w:cs="Arial"/>
          <w:b/>
          <w:bCs/>
        </w:rPr>
        <w:t>detection</w:t>
      </w:r>
      <w:r>
        <w:rPr>
          <w:rFonts w:ascii="Cambria" w:hAnsi="Cambria" w:cs="Arial"/>
        </w:rPr>
        <w:t xml:space="preserve"> is </w:t>
      </w:r>
      <w:r w:rsidRPr="005B0FB1">
        <w:rPr>
          <w:rFonts w:ascii="Cambria" w:hAnsi="Cambria" w:cs="Arial"/>
          <w:b/>
          <w:bCs/>
        </w:rPr>
        <w:t>very high</w:t>
      </w:r>
      <w:r>
        <w:rPr>
          <w:rFonts w:ascii="Cambria" w:hAnsi="Cambria" w:cs="Arial"/>
        </w:rPr>
        <w:t>.</w:t>
      </w:r>
    </w:p>
    <w:p w14:paraId="65F4D70F" w14:textId="19EAE4B7" w:rsidR="008243EC" w:rsidRDefault="00125919" w:rsidP="00173BEC">
      <w:pPr>
        <w:pStyle w:val="ListParagraph"/>
        <w:numPr>
          <w:ilvl w:val="3"/>
          <w:numId w:val="8"/>
        </w:numPr>
        <w:rPr>
          <w:rFonts w:ascii="Cambria" w:hAnsi="Cambria" w:cs="Arial"/>
        </w:rPr>
      </w:pPr>
      <w:r>
        <w:rPr>
          <w:rFonts w:ascii="Cambria" w:hAnsi="Cambria" w:cs="Arial"/>
        </w:rPr>
        <w:t xml:space="preserve">To ensure the number of samples are evenly distributed within the OQ scheme (Figure 1), </w:t>
      </w:r>
      <w:r w:rsidR="00ED3D76">
        <w:rPr>
          <w:rFonts w:ascii="Cambria" w:hAnsi="Cambria" w:cs="Arial"/>
        </w:rPr>
        <w:t>12</w:t>
      </w:r>
      <w:r>
        <w:rPr>
          <w:rFonts w:ascii="Cambria" w:hAnsi="Cambria" w:cs="Arial"/>
        </w:rPr>
        <w:t xml:space="preserve"> labels</w:t>
      </w:r>
      <w:r w:rsidR="008243EC">
        <w:rPr>
          <w:rFonts w:ascii="Cambria" w:hAnsi="Cambria" w:cs="Arial"/>
        </w:rPr>
        <w:t>, instead of the 11 labels identified in 10.2.3.1,</w:t>
      </w:r>
      <w:r>
        <w:rPr>
          <w:rFonts w:ascii="Cambria" w:hAnsi="Cambria" w:cs="Arial"/>
        </w:rPr>
        <w:t xml:space="preserve"> for each of the process scenarios</w:t>
      </w:r>
      <w:r w:rsidR="008243EC">
        <w:rPr>
          <w:rFonts w:ascii="Cambria" w:hAnsi="Cambria" w:cs="Arial"/>
        </w:rPr>
        <w:t xml:space="preserve"> </w:t>
      </w:r>
      <w:r w:rsidR="005E44DE">
        <w:rPr>
          <w:rFonts w:ascii="Cambria" w:hAnsi="Cambria" w:cs="Arial"/>
        </w:rPr>
        <w:t xml:space="preserve">(10.2.2) </w:t>
      </w:r>
      <w:r w:rsidR="008243EC">
        <w:rPr>
          <w:rFonts w:ascii="Cambria" w:hAnsi="Cambria" w:cs="Arial"/>
        </w:rPr>
        <w:t>will be utilized for the OQ.</w:t>
      </w:r>
    </w:p>
    <w:p w14:paraId="2189E3E2" w14:textId="3217396F" w:rsidR="006F1558" w:rsidRPr="00173BEC" w:rsidRDefault="00FF4D84" w:rsidP="00173BEC">
      <w:pPr>
        <w:pStyle w:val="ListParagraph"/>
        <w:numPr>
          <w:ilvl w:val="4"/>
          <w:numId w:val="8"/>
        </w:numPr>
        <w:ind w:left="4140"/>
        <w:rPr>
          <w:rFonts w:ascii="Cambria" w:hAnsi="Cambria" w:cs="Arial"/>
        </w:rPr>
      </w:pPr>
      <w:r>
        <w:rPr>
          <w:rFonts w:ascii="Cambria" w:hAnsi="Cambria" w:cs="Arial"/>
        </w:rPr>
        <w:t xml:space="preserve">All </w:t>
      </w:r>
      <w:r w:rsidR="006F1558">
        <w:rPr>
          <w:rFonts w:ascii="Cambria" w:hAnsi="Cambria" w:cs="Arial"/>
        </w:rPr>
        <w:t>4 sets of printer settings</w:t>
      </w:r>
      <w:r>
        <w:rPr>
          <w:rFonts w:ascii="Cambria" w:hAnsi="Cambria" w:cs="Arial"/>
        </w:rPr>
        <w:t>, Low/Low, Low/High, High/Low and High/High</w:t>
      </w:r>
      <w:r w:rsidR="00130CEF">
        <w:rPr>
          <w:rFonts w:ascii="Cambria" w:hAnsi="Cambria" w:cs="Arial"/>
        </w:rPr>
        <w:t>, will be incorporated in each process scenarios.</w:t>
      </w:r>
    </w:p>
    <w:p w14:paraId="228B724A" w14:textId="2D3DB2F9" w:rsidR="006D7D80" w:rsidRPr="00977D5F" w:rsidRDefault="00904F75" w:rsidP="00173BEC">
      <w:pPr>
        <w:pStyle w:val="ListParagraph"/>
        <w:numPr>
          <w:ilvl w:val="0"/>
          <w:numId w:val="8"/>
        </w:numPr>
        <w:rPr>
          <w:rFonts w:ascii="Cambria" w:hAnsi="Cambria" w:cs="Arial"/>
          <w:b/>
          <w:u w:val="single"/>
        </w:rPr>
      </w:pPr>
      <w:r w:rsidRPr="00977D5F">
        <w:rPr>
          <w:rFonts w:ascii="Cambria" w:hAnsi="Cambria" w:cs="Arial"/>
          <w:b/>
          <w:u w:val="single"/>
        </w:rPr>
        <w:t>ACCEPTANCE CRITERIA</w:t>
      </w:r>
    </w:p>
    <w:p w14:paraId="215FF36E" w14:textId="77777777" w:rsidR="008B2F65" w:rsidRDefault="008B2F65" w:rsidP="00173BEC">
      <w:pPr>
        <w:pStyle w:val="ListParagraph"/>
        <w:numPr>
          <w:ilvl w:val="1"/>
          <w:numId w:val="8"/>
        </w:numPr>
        <w:rPr>
          <w:rFonts w:ascii="Cambria" w:hAnsi="Cambria" w:cs="Arial"/>
        </w:rPr>
      </w:pPr>
      <w:r>
        <w:rPr>
          <w:rFonts w:ascii="Cambria" w:hAnsi="Cambria" w:cs="Arial"/>
        </w:rPr>
        <w:t>All 144 labels are legible after undergoing simulated handling.</w:t>
      </w:r>
    </w:p>
    <w:p w14:paraId="790A7EE7" w14:textId="7F1CE725" w:rsidR="008B2F65" w:rsidRPr="005B0FB1" w:rsidRDefault="008B2F65" w:rsidP="00173BEC">
      <w:pPr>
        <w:pStyle w:val="ListParagraph"/>
        <w:numPr>
          <w:ilvl w:val="1"/>
          <w:numId w:val="8"/>
        </w:numPr>
        <w:rPr>
          <w:rFonts w:ascii="Cambria" w:hAnsi="Cambria" w:cs="Arial"/>
        </w:rPr>
      </w:pPr>
      <w:r>
        <w:rPr>
          <w:rFonts w:ascii="Cambria" w:hAnsi="Cambria" w:cs="Arial"/>
        </w:rPr>
        <w:t>All 144 labels adhere to each Pouches/Wraps after undergoing simulated handling.</w:t>
      </w:r>
    </w:p>
    <w:p w14:paraId="2B9366B3" w14:textId="16B8450C" w:rsidR="00174CAA" w:rsidRDefault="00174CAA" w:rsidP="00173BEC">
      <w:pPr>
        <w:pStyle w:val="ListParagraph"/>
        <w:numPr>
          <w:ilvl w:val="0"/>
          <w:numId w:val="8"/>
        </w:numPr>
        <w:rPr>
          <w:rFonts w:ascii="Cambria" w:hAnsi="Cambria" w:cs="Arial"/>
          <w:b/>
          <w:u w:val="single"/>
        </w:rPr>
      </w:pPr>
      <w:r w:rsidRPr="00977D5F">
        <w:rPr>
          <w:rFonts w:ascii="Cambria" w:hAnsi="Cambria" w:cs="Arial"/>
          <w:b/>
          <w:u w:val="single"/>
        </w:rPr>
        <w:t>MATERIAL DISPOSITION</w:t>
      </w:r>
    </w:p>
    <w:p w14:paraId="759654A2" w14:textId="7FCF3487" w:rsidR="003871FC" w:rsidRPr="00977D5F" w:rsidRDefault="003871FC" w:rsidP="00173BEC">
      <w:pPr>
        <w:pStyle w:val="ListParagraph"/>
        <w:numPr>
          <w:ilvl w:val="1"/>
          <w:numId w:val="8"/>
        </w:numPr>
        <w:rPr>
          <w:rFonts w:ascii="Cambria" w:hAnsi="Cambria" w:cs="Arial"/>
          <w:b/>
          <w:u w:val="single"/>
        </w:rPr>
      </w:pPr>
      <w:r>
        <w:rPr>
          <w:rFonts w:ascii="Cambria" w:hAnsi="Cambria" w:cs="Arial"/>
          <w:bCs/>
        </w:rPr>
        <w:t xml:space="preserve">Upon a successful OQ completion with passing results, the </w:t>
      </w:r>
      <w:r w:rsidRPr="00BA0A26">
        <w:rPr>
          <w:rFonts w:ascii="Cambria" w:hAnsi="Cambria" w:cs="Arial"/>
        </w:rPr>
        <w:t xml:space="preserve">Permanent </w:t>
      </w:r>
      <w:proofErr w:type="spellStart"/>
      <w:r w:rsidRPr="00BA0A26">
        <w:rPr>
          <w:rFonts w:ascii="Cambria" w:hAnsi="Cambria" w:cs="Arial"/>
        </w:rPr>
        <w:t>Steri-Thermo</w:t>
      </w:r>
      <w:r w:rsidR="00570A78">
        <w:rPr>
          <w:rFonts w:ascii="Cambria" w:hAnsi="Cambria" w:cs="Arial"/>
        </w:rPr>
        <w:t>TAG</w:t>
      </w:r>
      <w:r w:rsidRPr="00BA0A26">
        <w:rPr>
          <w:rFonts w:ascii="Cambria" w:hAnsi="Cambria" w:cs="Arial"/>
          <w:vertAlign w:val="superscript"/>
        </w:rPr>
        <w:t>TM</w:t>
      </w:r>
      <w:proofErr w:type="spellEnd"/>
      <w:r w:rsidRPr="00BA0A26">
        <w:rPr>
          <w:rFonts w:ascii="Cambria" w:hAnsi="Cambria" w:cs="Arial"/>
          <w:vertAlign w:val="superscript"/>
        </w:rPr>
        <w:t xml:space="preserve"> </w:t>
      </w:r>
      <w:r w:rsidRPr="00BA0A26">
        <w:rPr>
          <w:rFonts w:ascii="Cambria" w:hAnsi="Cambria" w:cs="Arial"/>
        </w:rPr>
        <w:t xml:space="preserve">– </w:t>
      </w:r>
      <w:r>
        <w:rPr>
          <w:rFonts w:ascii="Cambria" w:hAnsi="Cambria" w:cs="Arial"/>
        </w:rPr>
        <w:t>Autoclave</w:t>
      </w:r>
      <w:r w:rsidRPr="00BA0A26">
        <w:rPr>
          <w:rFonts w:ascii="Cambria" w:hAnsi="Cambria" w:cs="Arial"/>
        </w:rPr>
        <w:t>-Resistant Thermal-Transfer Labels</w:t>
      </w:r>
      <w:r>
        <w:rPr>
          <w:rFonts w:ascii="Cambria" w:hAnsi="Cambria" w:cs="Arial"/>
        </w:rPr>
        <w:t xml:space="preserve"> sized 1.3” x 0.625” </w:t>
      </w:r>
      <w:r w:rsidR="003055AF">
        <w:rPr>
          <w:rFonts w:ascii="Cambria" w:hAnsi="Cambria" w:cs="Arial"/>
        </w:rPr>
        <w:t xml:space="preserve">and </w:t>
      </w:r>
      <w:r>
        <w:rPr>
          <w:rFonts w:ascii="Cambria" w:hAnsi="Cambria" w:cs="Arial"/>
        </w:rPr>
        <w:t xml:space="preserve">larger and the corresponding </w:t>
      </w:r>
      <w:r w:rsidR="003055AF">
        <w:rPr>
          <w:rFonts w:ascii="Cambria" w:hAnsi="Cambria" w:cs="Arial"/>
        </w:rPr>
        <w:t xml:space="preserve">sized </w:t>
      </w:r>
      <w:r>
        <w:rPr>
          <w:rFonts w:ascii="Cambria" w:hAnsi="Cambria" w:cs="Arial"/>
        </w:rPr>
        <w:t xml:space="preserve">thermal transfer resin ribbons will be deemed appropriate for the </w:t>
      </w:r>
      <w:r w:rsidR="00A22D16">
        <w:rPr>
          <w:rFonts w:ascii="Cambria" w:hAnsi="Cambria" w:cs="Arial"/>
        </w:rPr>
        <w:t>a</w:t>
      </w:r>
      <w:r>
        <w:rPr>
          <w:rFonts w:ascii="Cambria" w:hAnsi="Cambria" w:cs="Arial"/>
        </w:rPr>
        <w:t>utoclaved items labeling process in the production environment, if the sizes are compatible with the Zebra printer used.</w:t>
      </w:r>
    </w:p>
    <w:p w14:paraId="62583019" w14:textId="3A8FCB59" w:rsidR="00174CAA" w:rsidRPr="00977D5F" w:rsidRDefault="00174CAA" w:rsidP="00173BEC">
      <w:pPr>
        <w:pStyle w:val="ListParagraph"/>
        <w:numPr>
          <w:ilvl w:val="0"/>
          <w:numId w:val="8"/>
        </w:numPr>
        <w:rPr>
          <w:rFonts w:ascii="Cambria" w:hAnsi="Cambria" w:cs="Arial"/>
        </w:rPr>
      </w:pPr>
      <w:r w:rsidRPr="00977D5F">
        <w:rPr>
          <w:rFonts w:ascii="Cambria" w:hAnsi="Cambria" w:cs="Arial"/>
          <w:b/>
          <w:u w:val="single"/>
        </w:rPr>
        <w:t>DOCUMENTATION REQUIREMENTS</w:t>
      </w:r>
    </w:p>
    <w:p w14:paraId="0097BD0B" w14:textId="77777777" w:rsidR="00F8745B" w:rsidRPr="00977D5F" w:rsidRDefault="00F8745B" w:rsidP="00173BEC">
      <w:pPr>
        <w:pStyle w:val="ListParagraph"/>
        <w:numPr>
          <w:ilvl w:val="1"/>
          <w:numId w:val="8"/>
        </w:numPr>
        <w:rPr>
          <w:rFonts w:ascii="Cambria" w:hAnsi="Cambria" w:cs="Arial"/>
        </w:rPr>
      </w:pPr>
      <w:r w:rsidRPr="00977D5F">
        <w:rPr>
          <w:rFonts w:ascii="Cambria" w:hAnsi="Cambria" w:cs="Arial"/>
        </w:rPr>
        <w:t xml:space="preserve">Results shall be summarized in an OQ Report. </w:t>
      </w:r>
    </w:p>
    <w:p w14:paraId="583BF9A1" w14:textId="77777777" w:rsidR="00F8745B" w:rsidRPr="00977D5F" w:rsidRDefault="00F8745B" w:rsidP="00173BEC">
      <w:pPr>
        <w:pStyle w:val="ListParagraph"/>
        <w:numPr>
          <w:ilvl w:val="1"/>
          <w:numId w:val="8"/>
        </w:numPr>
        <w:rPr>
          <w:rFonts w:ascii="Cambria" w:hAnsi="Cambria" w:cs="Arial"/>
        </w:rPr>
      </w:pPr>
      <w:r w:rsidRPr="00977D5F">
        <w:rPr>
          <w:rFonts w:ascii="Cambria" w:hAnsi="Cambria" w:cs="Arial"/>
        </w:rPr>
        <w:t xml:space="preserve">Various Control Plans, including validated process settings and the re-validation criteria shall be documented in the final report. </w:t>
      </w:r>
    </w:p>
    <w:p w14:paraId="0FE47CE5" w14:textId="77777777" w:rsidR="00F8745B" w:rsidRPr="00977D5F" w:rsidRDefault="00F8745B" w:rsidP="00173BEC">
      <w:pPr>
        <w:pStyle w:val="ListParagraph"/>
        <w:numPr>
          <w:ilvl w:val="1"/>
          <w:numId w:val="8"/>
        </w:numPr>
        <w:rPr>
          <w:rFonts w:ascii="Cambria" w:hAnsi="Cambria" w:cs="Arial"/>
        </w:rPr>
      </w:pPr>
      <w:r w:rsidRPr="00977D5F">
        <w:rPr>
          <w:rFonts w:ascii="Cambria" w:hAnsi="Cambria" w:cs="Arial"/>
        </w:rPr>
        <w:t xml:space="preserve">Raw data sheets shall be included in the appendix of the OQ report and/or a reference to the location of the raw data shall be included in the OQ report. </w:t>
      </w:r>
    </w:p>
    <w:p w14:paraId="4B980F3E" w14:textId="77777777" w:rsidR="00F8745B" w:rsidRPr="00977D5F" w:rsidRDefault="00F8745B" w:rsidP="00173BEC">
      <w:pPr>
        <w:pStyle w:val="ListParagraph"/>
        <w:numPr>
          <w:ilvl w:val="1"/>
          <w:numId w:val="8"/>
        </w:numPr>
        <w:rPr>
          <w:rFonts w:ascii="Cambria" w:hAnsi="Cambria" w:cs="Arial"/>
        </w:rPr>
      </w:pPr>
      <w:r w:rsidRPr="00977D5F">
        <w:rPr>
          <w:rFonts w:ascii="Cambria" w:hAnsi="Cambria" w:cs="Arial"/>
        </w:rPr>
        <w:t>Calibration records</w:t>
      </w:r>
      <w:r>
        <w:rPr>
          <w:rFonts w:ascii="Cambria" w:hAnsi="Cambria" w:cs="Arial"/>
        </w:rPr>
        <w:t xml:space="preserve"> of the chart recorder(s)/data logger(s)</w:t>
      </w:r>
      <w:r w:rsidRPr="00977D5F">
        <w:rPr>
          <w:rFonts w:ascii="Cambria" w:hAnsi="Cambria" w:cs="Arial"/>
        </w:rPr>
        <w:t xml:space="preserve"> shall be attached to the OQ report (in the Appendix).</w:t>
      </w:r>
    </w:p>
    <w:p w14:paraId="238DA441" w14:textId="77777777" w:rsidR="00F8745B" w:rsidRPr="00977D5F" w:rsidRDefault="00F8745B" w:rsidP="00173BEC">
      <w:pPr>
        <w:pStyle w:val="ListParagraph"/>
        <w:numPr>
          <w:ilvl w:val="1"/>
          <w:numId w:val="8"/>
        </w:numPr>
        <w:rPr>
          <w:rFonts w:ascii="Cambria" w:hAnsi="Cambria" w:cs="Arial"/>
        </w:rPr>
      </w:pPr>
      <w:r w:rsidRPr="00977D5F">
        <w:rPr>
          <w:rFonts w:ascii="Cambria" w:hAnsi="Cambria" w:cs="Arial"/>
        </w:rPr>
        <w:t>Signed OQ Protocol Training forms will be attached to the OQ report (in the Appendix).</w:t>
      </w:r>
    </w:p>
    <w:p w14:paraId="693F60E0" w14:textId="21959ABE" w:rsidR="00367670" w:rsidRPr="00977D5F" w:rsidRDefault="00367670" w:rsidP="00173BEC">
      <w:pPr>
        <w:pStyle w:val="ListParagraph"/>
        <w:numPr>
          <w:ilvl w:val="0"/>
          <w:numId w:val="8"/>
        </w:numPr>
        <w:rPr>
          <w:rFonts w:ascii="Cambria" w:hAnsi="Cambria" w:cs="Arial"/>
        </w:rPr>
      </w:pPr>
      <w:r w:rsidRPr="00977D5F">
        <w:rPr>
          <w:rFonts w:ascii="Cambria" w:hAnsi="Cambria" w:cs="Arial"/>
          <w:b/>
          <w:u w:val="single"/>
        </w:rPr>
        <w:t>DEVIATIONS</w:t>
      </w:r>
    </w:p>
    <w:p w14:paraId="7DFA94A4" w14:textId="28D1FB66" w:rsidR="00367670" w:rsidRPr="00977D5F" w:rsidRDefault="00C70466" w:rsidP="00173BEC">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pre-approved using FRM020-012 Protocol Deviation Form</w:t>
      </w:r>
      <w:r w:rsidRPr="00977D5F">
        <w:rPr>
          <w:rFonts w:ascii="Cambria" w:hAnsi="Cambria" w:cs="Arial"/>
        </w:rPr>
        <w:t xml:space="preserve"> and explained in the O</w:t>
      </w:r>
      <w:r w:rsidR="00916803" w:rsidRPr="00977D5F">
        <w:rPr>
          <w:rFonts w:ascii="Cambria" w:hAnsi="Cambria" w:cs="Arial"/>
        </w:rPr>
        <w:t>Q report</w:t>
      </w:r>
      <w:r w:rsidR="00367670" w:rsidRPr="00977D5F">
        <w:rPr>
          <w:rFonts w:ascii="Cambria" w:hAnsi="Cambria" w:cs="Arial"/>
        </w:rPr>
        <w:t>.</w:t>
      </w:r>
      <w:r w:rsidR="00916803" w:rsidRPr="00977D5F">
        <w:rPr>
          <w:rFonts w:ascii="Cambria" w:hAnsi="Cambria" w:cs="Arial"/>
        </w:rPr>
        <w:t xml:space="preserve">  </w:t>
      </w:r>
    </w:p>
    <w:p w14:paraId="011EF7ED" w14:textId="63AF651A" w:rsidR="00916803" w:rsidRPr="00977D5F" w:rsidRDefault="00916803" w:rsidP="00173BEC">
      <w:pPr>
        <w:pStyle w:val="ListParagraph"/>
        <w:numPr>
          <w:ilvl w:val="1"/>
          <w:numId w:val="8"/>
        </w:numPr>
        <w:rPr>
          <w:rFonts w:ascii="Cambria" w:hAnsi="Cambria" w:cs="Arial"/>
        </w:rPr>
      </w:pPr>
      <w:r w:rsidRPr="00977D5F">
        <w:rPr>
          <w:rFonts w:ascii="Cambria" w:hAnsi="Cambria" w:cs="Arial"/>
        </w:rPr>
        <w:t>Copies of signed Protocol Deviation</w:t>
      </w:r>
      <w:r w:rsidR="00C70466" w:rsidRPr="00977D5F">
        <w:rPr>
          <w:rFonts w:ascii="Cambria" w:hAnsi="Cambria" w:cs="Arial"/>
        </w:rPr>
        <w:t xml:space="preserve"> Forms will be attached to the O</w:t>
      </w:r>
      <w:r w:rsidRPr="00977D5F">
        <w:rPr>
          <w:rFonts w:ascii="Cambria" w:hAnsi="Cambria" w:cs="Arial"/>
        </w:rPr>
        <w:t>Q report (in the Appendix).</w:t>
      </w:r>
    </w:p>
    <w:p w14:paraId="05B20EA0" w14:textId="7D8747AC" w:rsidR="00367670" w:rsidRPr="00977D5F" w:rsidRDefault="00977D5F" w:rsidP="00173BEC">
      <w:pPr>
        <w:pStyle w:val="ListParagraph"/>
        <w:numPr>
          <w:ilvl w:val="0"/>
          <w:numId w:val="8"/>
        </w:numPr>
        <w:rPr>
          <w:rFonts w:ascii="Cambria" w:hAnsi="Cambria" w:cs="Arial"/>
        </w:rPr>
      </w:pPr>
      <w:r>
        <w:rPr>
          <w:rFonts w:ascii="Cambria" w:hAnsi="Cambria" w:cs="Arial"/>
          <w:b/>
          <w:u w:val="single"/>
        </w:rPr>
        <w:t>P</w:t>
      </w:r>
      <w:r w:rsidR="00367670" w:rsidRPr="00977D5F">
        <w:rPr>
          <w:rFonts w:ascii="Cambria" w:hAnsi="Cambria" w:cs="Arial"/>
          <w:b/>
          <w:u w:val="single"/>
        </w:rPr>
        <w:t>RE-REQUISITE STEPS</w:t>
      </w:r>
    </w:p>
    <w:p w14:paraId="2B7050F1" w14:textId="77777777" w:rsidR="00126478" w:rsidRDefault="00126478" w:rsidP="00173BEC">
      <w:pPr>
        <w:pStyle w:val="ListParagraph"/>
        <w:numPr>
          <w:ilvl w:val="1"/>
          <w:numId w:val="8"/>
        </w:numPr>
        <w:rPr>
          <w:rFonts w:ascii="Cambria" w:hAnsi="Cambria" w:cs="Arial"/>
        </w:rPr>
      </w:pPr>
      <w:r w:rsidRPr="00977D5F">
        <w:rPr>
          <w:rFonts w:ascii="Cambria" w:hAnsi="Cambria" w:cs="Arial"/>
        </w:rPr>
        <w:t>Approved Process Validation Plan (PVP)</w:t>
      </w:r>
    </w:p>
    <w:p w14:paraId="0EDDF1F7" w14:textId="77777777" w:rsidR="00126478" w:rsidRPr="00977D5F" w:rsidRDefault="00126478" w:rsidP="00173BEC">
      <w:pPr>
        <w:pStyle w:val="ListParagraph"/>
        <w:numPr>
          <w:ilvl w:val="1"/>
          <w:numId w:val="8"/>
        </w:numPr>
        <w:rPr>
          <w:rFonts w:ascii="Cambria" w:hAnsi="Cambria" w:cs="Arial"/>
        </w:rPr>
      </w:pPr>
      <w:r w:rsidRPr="00977D5F">
        <w:rPr>
          <w:rFonts w:ascii="Cambria" w:hAnsi="Cambria" w:cs="Arial"/>
        </w:rPr>
        <w:t xml:space="preserve">IQ </w:t>
      </w:r>
      <w:r>
        <w:rPr>
          <w:rFonts w:ascii="Cambria" w:hAnsi="Cambria" w:cs="Arial"/>
        </w:rPr>
        <w:t>results</w:t>
      </w:r>
      <w:r w:rsidRPr="00977D5F">
        <w:rPr>
          <w:rFonts w:ascii="Cambria" w:hAnsi="Cambria" w:cs="Arial"/>
        </w:rPr>
        <w:t xml:space="preserve"> </w:t>
      </w:r>
      <w:r>
        <w:rPr>
          <w:rFonts w:ascii="Cambria" w:hAnsi="Cambria" w:cs="Arial"/>
        </w:rPr>
        <w:t xml:space="preserve">must be quality reviewed </w:t>
      </w:r>
      <w:r w:rsidRPr="00977D5F">
        <w:rPr>
          <w:rFonts w:ascii="Cambria" w:hAnsi="Cambria" w:cs="Arial"/>
        </w:rPr>
        <w:t xml:space="preserve">before validation activities may begin. </w:t>
      </w:r>
    </w:p>
    <w:p w14:paraId="328EE1A9" w14:textId="77777777" w:rsidR="00126478" w:rsidRPr="00977D5F" w:rsidRDefault="00126478" w:rsidP="00173BEC">
      <w:pPr>
        <w:pStyle w:val="ListParagraph"/>
        <w:numPr>
          <w:ilvl w:val="1"/>
          <w:numId w:val="8"/>
        </w:numPr>
        <w:rPr>
          <w:rFonts w:ascii="Cambria" w:hAnsi="Cambria" w:cs="Arial"/>
        </w:rPr>
      </w:pPr>
      <w:r w:rsidRPr="00977D5F">
        <w:rPr>
          <w:rFonts w:ascii="Cambria" w:hAnsi="Cambria" w:cs="Arial"/>
        </w:rPr>
        <w:t>Approval and release of raw materials</w:t>
      </w:r>
    </w:p>
    <w:p w14:paraId="2E73E6A3" w14:textId="77777777" w:rsidR="00126478" w:rsidRPr="00977D5F" w:rsidRDefault="00126478" w:rsidP="00173BEC">
      <w:pPr>
        <w:pStyle w:val="ListParagraph"/>
        <w:numPr>
          <w:ilvl w:val="1"/>
          <w:numId w:val="8"/>
        </w:numPr>
        <w:rPr>
          <w:rFonts w:ascii="Cambria" w:hAnsi="Cambria" w:cs="Arial"/>
        </w:rPr>
      </w:pPr>
      <w:r w:rsidRPr="00977D5F">
        <w:rPr>
          <w:rFonts w:ascii="Cambria" w:hAnsi="Cambria" w:cs="Arial"/>
        </w:rPr>
        <w:t>Verification of environmental requirements</w:t>
      </w:r>
    </w:p>
    <w:p w14:paraId="2F63D7AD" w14:textId="77777777" w:rsidR="00126478" w:rsidRPr="00977D5F" w:rsidRDefault="00126478" w:rsidP="00173BEC">
      <w:pPr>
        <w:pStyle w:val="ListParagraph"/>
        <w:numPr>
          <w:ilvl w:val="1"/>
          <w:numId w:val="8"/>
        </w:numPr>
        <w:rPr>
          <w:rFonts w:ascii="Cambria" w:hAnsi="Cambria" w:cs="Arial"/>
        </w:rPr>
      </w:pPr>
      <w:r w:rsidRPr="00977D5F">
        <w:rPr>
          <w:rFonts w:ascii="Cambria" w:hAnsi="Cambria" w:cs="Arial"/>
        </w:rPr>
        <w:t xml:space="preserve">Completed Operator Training </w:t>
      </w:r>
    </w:p>
    <w:p w14:paraId="2455E73C" w14:textId="77777777" w:rsidR="00126478" w:rsidRPr="00977D5F" w:rsidRDefault="00126478" w:rsidP="00173BEC">
      <w:pPr>
        <w:pStyle w:val="ListParagraph"/>
        <w:numPr>
          <w:ilvl w:val="1"/>
          <w:numId w:val="8"/>
        </w:numPr>
        <w:rPr>
          <w:rFonts w:ascii="Cambria" w:hAnsi="Cambria" w:cs="Arial"/>
        </w:rPr>
      </w:pPr>
      <w:r w:rsidRPr="00977D5F">
        <w:rPr>
          <w:rFonts w:ascii="Cambria" w:hAnsi="Cambria" w:cs="Arial"/>
        </w:rPr>
        <w:t>Draft work instructions</w:t>
      </w:r>
    </w:p>
    <w:p w14:paraId="3D5CD3FC" w14:textId="77777777" w:rsidR="00BA0643" w:rsidRPr="00977D5F" w:rsidRDefault="00BA0643" w:rsidP="00173BEC">
      <w:pPr>
        <w:pStyle w:val="ListParagraph"/>
        <w:numPr>
          <w:ilvl w:val="1"/>
          <w:numId w:val="8"/>
        </w:numPr>
        <w:rPr>
          <w:rFonts w:ascii="Cambria" w:hAnsi="Cambria" w:cs="Arial"/>
        </w:rPr>
      </w:pPr>
      <w:r w:rsidRPr="00977D5F">
        <w:rPr>
          <w:rFonts w:ascii="Cambria" w:hAnsi="Cambria" w:cs="Arial"/>
        </w:rPr>
        <w:t>Calibration records</w:t>
      </w:r>
      <w:r>
        <w:rPr>
          <w:rFonts w:ascii="Cambria" w:hAnsi="Cambria" w:cs="Arial"/>
        </w:rPr>
        <w:t xml:space="preserve"> of the chart recorder(s)/data logger(s)</w:t>
      </w:r>
      <w:r w:rsidRPr="00977D5F">
        <w:rPr>
          <w:rFonts w:ascii="Cambria" w:hAnsi="Cambria" w:cs="Arial"/>
        </w:rPr>
        <w:t xml:space="preserve"> </w:t>
      </w:r>
    </w:p>
    <w:p w14:paraId="75E78BF9" w14:textId="3C6798EE" w:rsidR="00BA0643" w:rsidRDefault="00BA0643" w:rsidP="00173BEC">
      <w:pPr>
        <w:pStyle w:val="ListParagraph"/>
        <w:numPr>
          <w:ilvl w:val="1"/>
          <w:numId w:val="8"/>
        </w:numPr>
        <w:rPr>
          <w:rFonts w:ascii="Cambria" w:hAnsi="Cambria" w:cs="Arial"/>
        </w:rPr>
      </w:pPr>
      <w:r>
        <w:rPr>
          <w:rFonts w:ascii="Cambria" w:hAnsi="Cambria" w:cs="Arial"/>
        </w:rPr>
        <w:t>The chart recorder(s)/data logger(s) are set up and started recording temperature and humidity reading in Support Lab 1</w:t>
      </w:r>
      <w:r w:rsidR="00EC688C">
        <w:rPr>
          <w:rFonts w:ascii="Cambria" w:hAnsi="Cambria" w:cs="Arial"/>
        </w:rPr>
        <w:t xml:space="preserve"> prior to </w:t>
      </w:r>
      <w:r w:rsidR="0090697B">
        <w:rPr>
          <w:rFonts w:ascii="Cambria" w:hAnsi="Cambria" w:cs="Arial"/>
        </w:rPr>
        <w:t>starting the OQ.</w:t>
      </w:r>
    </w:p>
    <w:p w14:paraId="6D62A5BE" w14:textId="62854AFB" w:rsidR="003A71EB" w:rsidRPr="00173BEC" w:rsidRDefault="003A71EB" w:rsidP="00173BEC">
      <w:pPr>
        <w:pStyle w:val="ListParagraph"/>
        <w:numPr>
          <w:ilvl w:val="1"/>
          <w:numId w:val="8"/>
        </w:numPr>
        <w:rPr>
          <w:rFonts w:ascii="Cambria" w:hAnsi="Cambria" w:cs="Arial"/>
        </w:rPr>
      </w:pPr>
      <w:r w:rsidRPr="00977D5F">
        <w:rPr>
          <w:rFonts w:ascii="Cambria" w:hAnsi="Cambria" w:cs="Arial"/>
        </w:rPr>
        <w:t xml:space="preserve">The OQ Protocol must be signed before validation activities may begin. </w:t>
      </w:r>
    </w:p>
    <w:p w14:paraId="504ADC74" w14:textId="2CD28A6E" w:rsidR="00367670" w:rsidRPr="00977D5F" w:rsidRDefault="00367670" w:rsidP="00173BEC">
      <w:pPr>
        <w:pStyle w:val="ListParagraph"/>
        <w:numPr>
          <w:ilvl w:val="0"/>
          <w:numId w:val="8"/>
        </w:numPr>
        <w:rPr>
          <w:rFonts w:ascii="Cambria" w:hAnsi="Cambria" w:cs="Arial"/>
        </w:rPr>
      </w:pPr>
      <w:r w:rsidRPr="00977D5F">
        <w:rPr>
          <w:rFonts w:ascii="Cambria" w:hAnsi="Cambria" w:cs="Arial"/>
          <w:b/>
          <w:u w:val="single"/>
        </w:rPr>
        <w:t>APPENDIX</w:t>
      </w:r>
    </w:p>
    <w:p w14:paraId="2E9366FD" w14:textId="5033C2E2" w:rsidR="00D3137B" w:rsidRDefault="00D3137B" w:rsidP="00173BEC">
      <w:pPr>
        <w:pStyle w:val="ListParagraph"/>
        <w:numPr>
          <w:ilvl w:val="1"/>
          <w:numId w:val="8"/>
        </w:numPr>
        <w:rPr>
          <w:rFonts w:ascii="Cambria" w:hAnsi="Cambria" w:cs="Arial"/>
        </w:rPr>
      </w:pPr>
      <w:r>
        <w:rPr>
          <w:rFonts w:ascii="Cambria" w:hAnsi="Cambria" w:cs="Arial"/>
        </w:rPr>
        <w:t xml:space="preserve">Data Collection Sheet: </w:t>
      </w:r>
      <w:r w:rsidR="005D5077" w:rsidRPr="005D5077">
        <w:rPr>
          <w:rFonts w:ascii="Cambria" w:hAnsi="Cambria" w:cs="Arial"/>
        </w:rPr>
        <w:t>TRAINING FORM EXAMPLE</w:t>
      </w:r>
      <w:r w:rsidR="005D5077" w:rsidRPr="005D5077" w:rsidDel="005D5077">
        <w:rPr>
          <w:rFonts w:ascii="Cambria" w:hAnsi="Cambria" w:cs="Arial"/>
        </w:rPr>
        <w:t xml:space="preserve"> </w:t>
      </w:r>
      <w:r w:rsidR="005D5077">
        <w:rPr>
          <w:rFonts w:ascii="Cambria" w:hAnsi="Cambria" w:cs="Arial"/>
        </w:rPr>
        <w:t xml:space="preserve">  </w:t>
      </w:r>
    </w:p>
    <w:p w14:paraId="161B89DE" w14:textId="2EC8E52F" w:rsidR="005D5077" w:rsidRPr="00D3137B"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D5077" w:rsidRPr="00173BEC">
        <w:rPr>
          <w:rFonts w:ascii="Cambria" w:hAnsi="Cambria" w:cs="Arial"/>
        </w:rPr>
        <w:t>PRE-REQUISITE CHECKLIST</w:t>
      </w:r>
      <w:r w:rsidR="005D5077" w:rsidRPr="00D3137B">
        <w:rPr>
          <w:rFonts w:ascii="Cambria" w:hAnsi="Cambria" w:cs="Arial"/>
        </w:rPr>
        <w:t xml:space="preserve"> </w:t>
      </w:r>
    </w:p>
    <w:p w14:paraId="68AA5B61" w14:textId="6C0D16F6" w:rsidR="005D5077"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D5077" w:rsidRPr="00173BEC">
        <w:rPr>
          <w:rFonts w:ascii="Cambria" w:hAnsi="Cambria" w:cs="Arial"/>
        </w:rPr>
        <w:t>LABEL PRINTING – SET 1</w:t>
      </w:r>
    </w:p>
    <w:p w14:paraId="5A49B757" w14:textId="4D36C1DE" w:rsidR="005D5077"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D5077" w:rsidRPr="00173BEC">
        <w:rPr>
          <w:rFonts w:ascii="Cambria" w:hAnsi="Cambria" w:cs="Arial"/>
        </w:rPr>
        <w:t>AUTOCLAVED ITEMS PREPARATION</w:t>
      </w:r>
    </w:p>
    <w:p w14:paraId="5F957CDC" w14:textId="48B84E12" w:rsidR="005D5077"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D5077" w:rsidRPr="00173BEC">
        <w:rPr>
          <w:rFonts w:ascii="Cambria" w:hAnsi="Cambria" w:cs="Arial"/>
        </w:rPr>
        <w:t>SIMULATED HANDLING &amp; INSPECTION BEFORE STERILIZATION</w:t>
      </w:r>
    </w:p>
    <w:p w14:paraId="358772AB" w14:textId="44E3405E" w:rsidR="005D5077"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D5077" w:rsidRPr="00173BEC">
        <w:rPr>
          <w:rFonts w:ascii="Cambria" w:hAnsi="Cambria" w:cs="Arial"/>
        </w:rPr>
        <w:t>LABEL PRINTING – SET 2</w:t>
      </w:r>
    </w:p>
    <w:p w14:paraId="419193D0" w14:textId="5D292FE9" w:rsidR="00EE2E1E"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EE2E1E" w:rsidRPr="00173BEC">
        <w:rPr>
          <w:rFonts w:ascii="Cambria" w:hAnsi="Cambria" w:cs="Arial"/>
        </w:rPr>
        <w:t>LABELING BEFORE STERILIZATION</w:t>
      </w:r>
    </w:p>
    <w:p w14:paraId="07E37415" w14:textId="101FEEB7" w:rsidR="00591528"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591528" w:rsidRPr="00173BEC">
        <w:rPr>
          <w:rFonts w:ascii="Cambria" w:hAnsi="Cambria" w:cs="Arial"/>
        </w:rPr>
        <w:t>STERILIZATION</w:t>
      </w:r>
    </w:p>
    <w:p w14:paraId="7BDB6CA4" w14:textId="341599A1" w:rsidR="00EE2E1E"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EE2E1E" w:rsidRPr="00173BEC">
        <w:rPr>
          <w:rFonts w:ascii="Cambria" w:hAnsi="Cambria" w:cs="Arial"/>
        </w:rPr>
        <w:t>LABEL PRINTING – SET 3</w:t>
      </w:r>
    </w:p>
    <w:p w14:paraId="31C08B42" w14:textId="3BB38357" w:rsidR="00EE2E1E" w:rsidRPr="00173BEC"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EE2E1E" w:rsidRPr="00173BEC">
        <w:rPr>
          <w:rFonts w:ascii="Cambria" w:hAnsi="Cambria" w:cs="Arial"/>
        </w:rPr>
        <w:t>LABELING AFTER STERILIZATION</w:t>
      </w:r>
    </w:p>
    <w:p w14:paraId="4644318C" w14:textId="70C26FE0" w:rsidR="00EE2E1E" w:rsidRPr="00D3137B" w:rsidRDefault="00A41E40" w:rsidP="00173BEC">
      <w:pPr>
        <w:pStyle w:val="ListParagraph"/>
        <w:numPr>
          <w:ilvl w:val="1"/>
          <w:numId w:val="8"/>
        </w:numPr>
        <w:rPr>
          <w:rFonts w:ascii="Cambria" w:hAnsi="Cambria" w:cs="Arial"/>
        </w:rPr>
      </w:pPr>
      <w:r>
        <w:rPr>
          <w:rFonts w:ascii="Cambria" w:hAnsi="Cambria" w:cs="Arial"/>
        </w:rPr>
        <w:t xml:space="preserve">Data Collection Sheet: </w:t>
      </w:r>
      <w:r w:rsidR="00EE2E1E" w:rsidRPr="00173BEC">
        <w:rPr>
          <w:rFonts w:ascii="Cambria" w:hAnsi="Cambria" w:cs="Arial"/>
        </w:rPr>
        <w:t>SIMULATED HANDLING &amp; INSPECTION AFTER STERILIZATION</w:t>
      </w:r>
    </w:p>
    <w:p w14:paraId="2A07E045" w14:textId="7CBA6758" w:rsidR="00973C14" w:rsidRPr="00173BEC" w:rsidRDefault="00973C14" w:rsidP="00173BEC">
      <w:pPr>
        <w:pStyle w:val="ListParagraph"/>
        <w:numPr>
          <w:ilvl w:val="1"/>
          <w:numId w:val="8"/>
        </w:numPr>
        <w:rPr>
          <w:rFonts w:ascii="Cambria" w:hAnsi="Cambria" w:cs="Arial"/>
        </w:rPr>
      </w:pPr>
      <w:r w:rsidRPr="00173BEC">
        <w:rPr>
          <w:rFonts w:ascii="Cambria" w:hAnsi="Cambria" w:cs="Arial"/>
        </w:rPr>
        <w:br w:type="page"/>
      </w:r>
    </w:p>
    <w:p w14:paraId="17F6BD93" w14:textId="26730F88" w:rsidR="00E360AE" w:rsidRPr="005B0FB1" w:rsidRDefault="00E360AE" w:rsidP="00E360AE">
      <w:pPr>
        <w:jc w:val="center"/>
        <w:rPr>
          <w:rFonts w:ascii="Cambria" w:hAnsi="Cambria" w:cs="Arial"/>
          <w:b/>
        </w:rPr>
      </w:pPr>
      <w:r w:rsidRPr="005B0FB1">
        <w:rPr>
          <w:rFonts w:ascii="Cambria" w:hAnsi="Cambria" w:cs="Arial"/>
          <w:b/>
        </w:rPr>
        <w:t>APPENDIX 1</w:t>
      </w:r>
      <w:r>
        <w:rPr>
          <w:rFonts w:ascii="Cambria" w:hAnsi="Cambria" w:cs="Arial"/>
          <w:b/>
        </w:rPr>
        <w:t>6</w:t>
      </w:r>
      <w:r w:rsidRPr="005B0FB1">
        <w:rPr>
          <w:rFonts w:ascii="Cambria" w:hAnsi="Cambria" w:cs="Arial"/>
          <w:b/>
        </w:rPr>
        <w:t>.1 TRAINING FORM EXAMPLE</w:t>
      </w:r>
    </w:p>
    <w:p w14:paraId="6FD37928" w14:textId="77777777" w:rsidR="00E360AE" w:rsidRDefault="00E360AE" w:rsidP="00E360AE">
      <w:pPr>
        <w:jc w:val="center"/>
        <w:rPr>
          <w:rFonts w:ascii="Cambria" w:hAnsi="Cambria" w:cs="Arial"/>
          <w:b/>
          <w:u w:val="single"/>
        </w:rPr>
      </w:pPr>
      <w:r>
        <w:rPr>
          <w:rFonts w:ascii="Cambria" w:hAnsi="Cambria" w:cs="Arial"/>
          <w:b/>
          <w:bCs/>
          <w:noProof/>
        </w:rPr>
        <mc:AlternateContent>
          <mc:Choice Requires="wps">
            <w:drawing>
              <wp:anchor distT="0" distB="0" distL="114300" distR="114300" simplePos="0" relativeHeight="251659264" behindDoc="0" locked="0" layoutInCell="1" allowOverlap="1" wp14:anchorId="73878EA1" wp14:editId="3277B053">
                <wp:simplePos x="0" y="0"/>
                <wp:positionH relativeFrom="column">
                  <wp:posOffset>-1121622</wp:posOffset>
                </wp:positionH>
                <wp:positionV relativeFrom="paragraph">
                  <wp:posOffset>2813567</wp:posOffset>
                </wp:positionV>
                <wp:extent cx="8194554" cy="1768088"/>
                <wp:effectExtent l="2165350" t="0" r="2181860" b="0"/>
                <wp:wrapNone/>
                <wp:docPr id="5" name="Text Box 5"/>
                <wp:cNvGraphicFramePr/>
                <a:graphic xmlns:a="http://schemas.openxmlformats.org/drawingml/2006/main">
                  <a:graphicData uri="http://schemas.microsoft.com/office/word/2010/wordprocessingShape">
                    <wps:wsp>
                      <wps:cNvSpPr txBox="1"/>
                      <wps:spPr>
                        <a:xfrm rot="18498977">
                          <a:off x="0" y="0"/>
                          <a:ext cx="8194554" cy="1768088"/>
                        </a:xfrm>
                        <a:prstGeom prst="rect">
                          <a:avLst/>
                        </a:prstGeom>
                        <a:noFill/>
                        <a:ln w="6350">
                          <a:noFill/>
                        </a:ln>
                      </wps:spPr>
                      <wps:txbx>
                        <w:txbxContent>
                          <w:p w14:paraId="391196F7" w14:textId="77777777" w:rsidR="00E360AE" w:rsidRPr="00894548" w:rsidRDefault="00E360AE" w:rsidP="00E360AE">
                            <w:pPr>
                              <w:jc w:val="center"/>
                              <w:rPr>
                                <w:b/>
                                <w:bCs/>
                                <w:color w:val="D9D9D9" w:themeColor="background1" w:themeShade="D9"/>
                                <w:sz w:val="200"/>
                                <w:szCs w:val="200"/>
                              </w:rPr>
                            </w:pPr>
                            <w:r>
                              <w:rPr>
                                <w:b/>
                                <w:bCs/>
                                <w:color w:val="D9D9D9" w:themeColor="background1" w:themeShade="D9"/>
                                <w:sz w:val="200"/>
                                <w:szCs w:val="200"/>
                              </w:rPr>
                              <w:t>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8EA1" id="Text Box 5" o:spid="_x0000_s1028" type="#_x0000_t202" style="position:absolute;left:0;text-align:left;margin-left:-88.3pt;margin-top:221.55pt;width:645.25pt;height:139.2pt;rotation:-3387144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" filled="f" stroked="f" strokeweight=".5pt">
                <v:textbox>
                  <w:txbxContent>
                    <w:p w14:paraId="391196F7" w14:textId="77777777" w:rsidR="00E360AE" w:rsidRPr="00894548" w:rsidRDefault="00E360AE" w:rsidP="00E360AE">
                      <w:pPr>
                        <w:jc w:val="center"/>
                        <w:rPr>
                          <w:b/>
                          <w:bCs/>
                          <w:color w:val="D9D9D9" w:themeColor="background1" w:themeShade="D9"/>
                          <w:sz w:val="200"/>
                          <w:szCs w:val="200"/>
                        </w:rPr>
                      </w:pPr>
                      <w:r>
                        <w:rPr>
                          <w:b/>
                          <w:bCs/>
                          <w:color w:val="D9D9D9" w:themeColor="background1" w:themeShade="D9"/>
                          <w:sz w:val="200"/>
                          <w:szCs w:val="200"/>
                        </w:rPr>
                        <w:t>EXAMPLE</w:t>
                      </w:r>
                    </w:p>
                  </w:txbxContent>
                </v:textbox>
              </v:shape>
            </w:pict>
          </mc:Fallback>
        </mc:AlternateContent>
      </w:r>
      <w:r>
        <w:rPr>
          <w:rFonts w:ascii="Cambria" w:hAnsi="Cambria" w:cs="Arial"/>
          <w:b/>
          <w:bCs/>
        </w:rPr>
        <w:t xml:space="preserve">Instructions: </w:t>
      </w:r>
      <w:r w:rsidRPr="00894548">
        <w:rPr>
          <w:rFonts w:ascii="Cambria" w:hAnsi="Cambria" w:cs="Arial"/>
        </w:rPr>
        <w:t xml:space="preserve">Use current revision of the form available in </w:t>
      </w:r>
      <w:proofErr w:type="spellStart"/>
      <w:r w:rsidRPr="00894548">
        <w:rPr>
          <w:rFonts w:ascii="Cambria" w:hAnsi="Cambria" w:cs="Arial"/>
        </w:rPr>
        <w:t>MasterControl</w:t>
      </w:r>
      <w:proofErr w:type="spellEnd"/>
      <w:r w:rsidRPr="00894548">
        <w:rPr>
          <w:rFonts w:ascii="Cambria" w:hAnsi="Cambria" w:cs="Arial"/>
        </w:rPr>
        <w:t>.</w:t>
      </w:r>
      <w:r>
        <w:rPr>
          <w:noProof/>
        </w:rPr>
        <w:drawing>
          <wp:inline distT="0" distB="0" distL="0" distR="0" wp14:anchorId="34B4211E" wp14:editId="7D6741E1">
            <wp:extent cx="5410200" cy="7067550"/>
            <wp:effectExtent l="57150" t="57150" r="114300" b="1143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849" t="1535" r="2009" b="3580"/>
                    <a:stretch/>
                  </pic:blipFill>
                  <pic:spPr bwMode="auto">
                    <a:xfrm>
                      <a:off x="0" y="0"/>
                      <a:ext cx="5410200" cy="7067550"/>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r>
        <w:rPr>
          <w:rFonts w:ascii="Cambria" w:hAnsi="Cambria" w:cs="Arial"/>
          <w:b/>
          <w:u w:val="single"/>
        </w:rPr>
        <w:br w:type="page"/>
      </w:r>
    </w:p>
    <w:p w14:paraId="1EDBDBAF" w14:textId="77777777" w:rsidR="00E360AE" w:rsidRDefault="00E360AE" w:rsidP="00E360AE">
      <w:pPr>
        <w:jc w:val="center"/>
        <w:rPr>
          <w:rFonts w:ascii="Cambria" w:hAnsi="Cambria" w:cs="Arial"/>
          <w:b/>
        </w:rPr>
        <w:sectPr w:rsidR="00E360AE">
          <w:headerReference w:type="default" r:id="rId19"/>
          <w:footerReference w:type="default" r:id="rId20"/>
          <w:pgSz w:w="12240" w:h="15840"/>
          <w:pgMar w:top="1440" w:right="1440" w:bottom="1440" w:left="1440" w:header="720" w:footer="720" w:gutter="0"/>
          <w:cols w:space="720"/>
          <w:docGrid w:linePitch="360"/>
        </w:sectPr>
      </w:pPr>
    </w:p>
    <w:p w14:paraId="0BDB553F" w14:textId="77777777" w:rsidR="00312954" w:rsidRDefault="00312954" w:rsidP="00173BEC">
      <w:pPr>
        <w:spacing w:after="0"/>
        <w:jc w:val="center"/>
        <w:rPr>
          <w:rFonts w:ascii="Cambria" w:hAnsi="Cambria" w:cs="Arial"/>
          <w:b/>
          <w:bCs/>
        </w:rPr>
      </w:pPr>
      <w:r w:rsidRPr="002751E1">
        <w:rPr>
          <w:rFonts w:ascii="Cambria" w:hAnsi="Cambria" w:cs="Arial"/>
          <w:b/>
          <w:bCs/>
        </w:rPr>
        <w:t xml:space="preserve">APPENDIX </w:t>
      </w:r>
      <w:r w:rsidRPr="00173BEC">
        <w:rPr>
          <w:rFonts w:ascii="Cambria" w:hAnsi="Cambria" w:cs="Arial"/>
          <w:b/>
          <w:bCs/>
        </w:rPr>
        <w:t>16.</w:t>
      </w:r>
      <w:r w:rsidRPr="002751E1">
        <w:rPr>
          <w:rFonts w:ascii="Cambria" w:hAnsi="Cambria" w:cs="Arial"/>
          <w:b/>
          <w:bCs/>
        </w:rPr>
        <w:t>2 PRE-REQUISITE CHECKLIST</w:t>
      </w:r>
    </w:p>
    <w:tbl>
      <w:tblPr>
        <w:tblStyle w:val="TableGrid"/>
        <w:tblW w:w="9090" w:type="dxa"/>
        <w:tblInd w:w="355" w:type="dxa"/>
        <w:tblLook w:val="04A0" w:firstRow="1" w:lastRow="0" w:firstColumn="1" w:lastColumn="0" w:noHBand="0" w:noVBand="1"/>
      </w:tblPr>
      <w:tblGrid>
        <w:gridCol w:w="656"/>
        <w:gridCol w:w="3574"/>
        <w:gridCol w:w="61"/>
        <w:gridCol w:w="3636"/>
        <w:gridCol w:w="1163"/>
      </w:tblGrid>
      <w:tr w:rsidR="00B12BB4" w14:paraId="26C4596C" w14:textId="77777777" w:rsidTr="00173BEC">
        <w:tc>
          <w:tcPr>
            <w:tcW w:w="9090" w:type="dxa"/>
            <w:gridSpan w:val="5"/>
            <w:shd w:val="clear" w:color="auto" w:fill="F2F2F2" w:themeFill="background1" w:themeFillShade="F2"/>
          </w:tcPr>
          <w:p w14:paraId="52C9E789" w14:textId="677FD35B" w:rsidR="00B12BB4" w:rsidRPr="00173BEC" w:rsidRDefault="00415A6C" w:rsidP="00173BEC">
            <w:pPr>
              <w:pStyle w:val="ListParagraph"/>
              <w:ind w:left="0"/>
              <w:jc w:val="center"/>
              <w:rPr>
                <w:rFonts w:ascii="Cambria" w:hAnsi="Cambria" w:cs="Arial"/>
                <w:b/>
                <w:bCs/>
              </w:rPr>
            </w:pPr>
            <w:r w:rsidRPr="00173BEC">
              <w:rPr>
                <w:rFonts w:ascii="Cambria" w:hAnsi="Cambria" w:cs="Arial"/>
                <w:b/>
                <w:bCs/>
              </w:rPr>
              <w:t>Pre-Requisite Activities</w:t>
            </w:r>
          </w:p>
        </w:tc>
      </w:tr>
      <w:tr w:rsidR="00B12BB4" w14:paraId="132024AA" w14:textId="77777777" w:rsidTr="007D1AB2">
        <w:tc>
          <w:tcPr>
            <w:tcW w:w="9090" w:type="dxa"/>
            <w:gridSpan w:val="5"/>
          </w:tcPr>
          <w:p w14:paraId="456BD9A9" w14:textId="18252FB2" w:rsidR="00ED783D" w:rsidRPr="00894548" w:rsidRDefault="00ED783D" w:rsidP="00ED783D">
            <w:pPr>
              <w:rPr>
                <w:rFonts w:ascii="Cambria" w:hAnsi="Cambria" w:cs="Arial"/>
                <w:b/>
                <w:bCs/>
              </w:rPr>
            </w:pPr>
            <w:r>
              <w:rPr>
                <w:rFonts w:ascii="Cambria" w:hAnsi="Cambria" w:cs="Arial"/>
                <w:b/>
                <w:bCs/>
                <w:noProof/>
              </w:rPr>
              <mc:AlternateContent>
                <mc:Choice Requires="wps">
                  <w:drawing>
                    <wp:anchor distT="0" distB="0" distL="114300" distR="114300" simplePos="0" relativeHeight="251661312" behindDoc="0" locked="0" layoutInCell="1" allowOverlap="1" wp14:anchorId="2A67CAC3" wp14:editId="6ADA7713">
                      <wp:simplePos x="0" y="0"/>
                      <wp:positionH relativeFrom="column">
                        <wp:posOffset>6350000</wp:posOffset>
                      </wp:positionH>
                      <wp:positionV relativeFrom="paragraph">
                        <wp:posOffset>142875</wp:posOffset>
                      </wp:positionV>
                      <wp:extent cx="1521460" cy="241300"/>
                      <wp:effectExtent l="0" t="0" r="2540" b="6350"/>
                      <wp:wrapNone/>
                      <wp:docPr id="31" name="Text Box 31"/>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1519B6FA" w14:textId="77777777" w:rsidR="00ED783D" w:rsidRPr="005B0FB1" w:rsidRDefault="00ED783D" w:rsidP="00ED783D">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7CAC3" id="Text Box 31" o:spid="_x0000_s1029" type="#_x0000_t202" style="position:absolute;margin-left:500pt;margin-top:11.25pt;width:119.8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BiJMJSRAIA&#10;AIIEAAAOAAAAAAAAAAAAAAAAAC4CAABkcnMvZTJvRG9jLnhtbFBLAQItABQABgAIAAAAIQBzlNeO&#10;4AAAAAsBAAAPAAAAAAAAAAAAAAAAAJ4EAABkcnMvZG93bnJldi54bWxQSwUGAAAAAAQABADzAAAA&#10;qwUAAAAA&#10;" fillcolor="white [3201]" stroked="f" strokeweight=".5pt">
                      <v:textbox>
                        <w:txbxContent>
                          <w:p w14:paraId="1519B6FA" w14:textId="77777777" w:rsidR="00ED783D" w:rsidRPr="005B0FB1" w:rsidRDefault="00ED783D" w:rsidP="00ED783D">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1C06A80A" w14:textId="766C36A1" w:rsidR="00B12BB4" w:rsidRDefault="00ED783D" w:rsidP="00ED783D">
            <w:pPr>
              <w:pStyle w:val="ListParagraph"/>
              <w:tabs>
                <w:tab w:val="left" w:pos="2475"/>
              </w:tabs>
              <w:ind w:left="0"/>
              <w:rPr>
                <w:rFonts w:ascii="Cambria" w:hAnsi="Cambria" w:cs="Arial"/>
              </w:rPr>
            </w:pPr>
            <w:r>
              <w:rPr>
                <w:rFonts w:ascii="Cambria" w:hAnsi="Cambria" w:cs="Arial"/>
              </w:rPr>
              <w:t xml:space="preserve">1. Verify each line item and </w:t>
            </w:r>
            <w:r w:rsidR="00A314D4">
              <w:rPr>
                <w:rFonts w:ascii="Cambria" w:hAnsi="Cambria" w:cs="Arial"/>
              </w:rPr>
              <w:t>circle the one of the bolded font</w:t>
            </w:r>
            <w:r w:rsidR="006F0B63">
              <w:rPr>
                <w:rFonts w:ascii="Cambria" w:hAnsi="Cambria" w:cs="Arial"/>
              </w:rPr>
              <w:t>s</w:t>
            </w:r>
            <w:r w:rsidR="00A314D4">
              <w:rPr>
                <w:rFonts w:ascii="Cambria" w:hAnsi="Cambria" w:cs="Arial"/>
              </w:rPr>
              <w:t xml:space="preserve"> for actual results.</w:t>
            </w:r>
          </w:p>
          <w:p w14:paraId="08BEE59F" w14:textId="1C970D3F" w:rsidR="00097273" w:rsidRPr="00890057" w:rsidRDefault="00097273" w:rsidP="00097273">
            <w:pPr>
              <w:ind w:left="240" w:hanging="240"/>
              <w:rPr>
                <w:rFonts w:ascii="Cambria" w:hAnsi="Cambria" w:cs="Arial"/>
              </w:rPr>
            </w:pPr>
            <w:r>
              <w:rPr>
                <w:rFonts w:ascii="Cambria" w:hAnsi="Cambria" w:cs="Arial"/>
              </w:rPr>
              <w:t>2</w:t>
            </w:r>
            <w:r w:rsidRPr="00890057">
              <w:rPr>
                <w:rFonts w:ascii="Cambria" w:hAnsi="Cambria" w:cs="Arial"/>
              </w:rPr>
              <w:t xml:space="preserve">. Indicate “P” for Pass if the actual results match the expected results.  Otherwise, indicate “F” for Fail.  </w:t>
            </w:r>
          </w:p>
          <w:p w14:paraId="0FD21010" w14:textId="69CFFBAB" w:rsidR="00097273" w:rsidRDefault="00097273" w:rsidP="00097273">
            <w:pPr>
              <w:pStyle w:val="ListParagraph"/>
              <w:tabs>
                <w:tab w:val="left" w:pos="2475"/>
              </w:tabs>
              <w:ind w:left="0"/>
              <w:rPr>
                <w:rFonts w:ascii="Cambria" w:hAnsi="Cambria" w:cs="Arial"/>
              </w:rPr>
            </w:pPr>
            <w:r>
              <w:rPr>
                <w:rFonts w:ascii="Cambria" w:hAnsi="Cambria" w:cs="Arial"/>
              </w:rPr>
              <w:t>3</w:t>
            </w:r>
            <w:r w:rsidRPr="00890057">
              <w:rPr>
                <w:rFonts w:ascii="Cambria" w:hAnsi="Cambria" w:cs="Arial"/>
              </w:rPr>
              <w:t>. Record comments and additional information in the “Comments” section or N/A.</w:t>
            </w:r>
          </w:p>
          <w:p w14:paraId="45EC3E55" w14:textId="4A3F7697" w:rsidR="00A314D4" w:rsidRDefault="00A437EE" w:rsidP="00173BEC">
            <w:pPr>
              <w:pStyle w:val="ListParagraph"/>
              <w:tabs>
                <w:tab w:val="left" w:pos="2475"/>
              </w:tabs>
              <w:ind w:left="0"/>
              <w:rPr>
                <w:rFonts w:ascii="Cambria" w:hAnsi="Cambria" w:cs="Arial"/>
              </w:rPr>
            </w:pPr>
            <w:r>
              <w:rPr>
                <w:rFonts w:ascii="Cambria" w:hAnsi="Cambria" w:cs="Arial"/>
              </w:rPr>
              <w:t xml:space="preserve">4. </w:t>
            </w:r>
            <w:r w:rsidR="00226CEF">
              <w:rPr>
                <w:rFonts w:ascii="Cambria" w:hAnsi="Cambria" w:cs="Arial"/>
              </w:rPr>
              <w:t xml:space="preserve">Passing results are required to </w:t>
            </w:r>
            <w:r w:rsidR="00F364D1">
              <w:rPr>
                <w:rFonts w:ascii="Cambria" w:hAnsi="Cambria" w:cs="Arial"/>
              </w:rPr>
              <w:t>continue with the OQ.</w:t>
            </w:r>
          </w:p>
        </w:tc>
      </w:tr>
      <w:tr w:rsidR="007D08FB" w14:paraId="73B0226D" w14:textId="77777777" w:rsidTr="00173BEC">
        <w:tc>
          <w:tcPr>
            <w:tcW w:w="656" w:type="dxa"/>
            <w:shd w:val="clear" w:color="auto" w:fill="F2F2F2" w:themeFill="background1" w:themeFillShade="F2"/>
            <w:vAlign w:val="center"/>
          </w:tcPr>
          <w:p w14:paraId="55A7583A" w14:textId="0D8A5632" w:rsidR="007D08FB" w:rsidRDefault="007D08FB" w:rsidP="00173BEC">
            <w:pPr>
              <w:pStyle w:val="ListParagraph"/>
              <w:ind w:left="0"/>
              <w:jc w:val="center"/>
              <w:rPr>
                <w:rFonts w:ascii="Cambria" w:hAnsi="Cambria" w:cs="Arial"/>
              </w:rPr>
            </w:pPr>
            <w:r w:rsidRPr="00894548">
              <w:rPr>
                <w:rFonts w:ascii="Cambria" w:hAnsi="Cambria" w:cs="Arial"/>
                <w:b/>
                <w:bCs/>
              </w:rPr>
              <w:t>Line #</w:t>
            </w:r>
          </w:p>
        </w:tc>
        <w:tc>
          <w:tcPr>
            <w:tcW w:w="3635" w:type="dxa"/>
            <w:gridSpan w:val="2"/>
            <w:shd w:val="clear" w:color="auto" w:fill="F2F2F2" w:themeFill="background1" w:themeFillShade="F2"/>
            <w:vAlign w:val="center"/>
          </w:tcPr>
          <w:p w14:paraId="0FF09AAA" w14:textId="45F62465" w:rsidR="007D08FB" w:rsidRDefault="007D08FB" w:rsidP="00173BEC">
            <w:pPr>
              <w:pStyle w:val="ListParagraph"/>
              <w:ind w:left="0"/>
              <w:jc w:val="center"/>
              <w:rPr>
                <w:rFonts w:ascii="Cambria" w:hAnsi="Cambria" w:cs="Arial"/>
              </w:rPr>
            </w:pPr>
            <w:r w:rsidRPr="00894548">
              <w:rPr>
                <w:rFonts w:ascii="Cambria" w:hAnsi="Cambria" w:cs="Arial"/>
                <w:b/>
                <w:bCs/>
              </w:rPr>
              <w:t>Expected Results</w:t>
            </w:r>
          </w:p>
        </w:tc>
        <w:tc>
          <w:tcPr>
            <w:tcW w:w="3636" w:type="dxa"/>
            <w:shd w:val="clear" w:color="auto" w:fill="F2F2F2" w:themeFill="background1" w:themeFillShade="F2"/>
            <w:vAlign w:val="center"/>
          </w:tcPr>
          <w:p w14:paraId="1C6A2D53" w14:textId="47D71727" w:rsidR="007D08FB" w:rsidRDefault="007D08FB" w:rsidP="00173BEC">
            <w:pPr>
              <w:pStyle w:val="ListParagraph"/>
              <w:ind w:left="0"/>
              <w:jc w:val="center"/>
              <w:rPr>
                <w:rFonts w:ascii="Cambria" w:hAnsi="Cambria" w:cs="Arial"/>
              </w:rPr>
            </w:pPr>
            <w:r w:rsidRPr="00894548">
              <w:rPr>
                <w:rFonts w:ascii="Cambria" w:hAnsi="Cambria" w:cs="Arial"/>
                <w:b/>
                <w:bCs/>
              </w:rPr>
              <w:t>Actual Results</w:t>
            </w:r>
          </w:p>
        </w:tc>
        <w:tc>
          <w:tcPr>
            <w:tcW w:w="1163" w:type="dxa"/>
            <w:shd w:val="clear" w:color="auto" w:fill="F2F2F2" w:themeFill="background1" w:themeFillShade="F2"/>
            <w:vAlign w:val="center"/>
          </w:tcPr>
          <w:p w14:paraId="30597A28" w14:textId="35F2BA03" w:rsidR="007D08FB" w:rsidRDefault="007D08FB" w:rsidP="00173BEC">
            <w:pPr>
              <w:pStyle w:val="ListParagraph"/>
              <w:ind w:left="0"/>
              <w:jc w:val="center"/>
              <w:rPr>
                <w:rFonts w:ascii="Cambria" w:hAnsi="Cambria" w:cs="Arial"/>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p>
        </w:tc>
      </w:tr>
      <w:tr w:rsidR="00663B23" w14:paraId="47CB3EDF" w14:textId="77777777" w:rsidTr="00173BEC">
        <w:tc>
          <w:tcPr>
            <w:tcW w:w="656" w:type="dxa"/>
            <w:vAlign w:val="center"/>
          </w:tcPr>
          <w:p w14:paraId="47259DE4" w14:textId="793E2341" w:rsidR="00663B23" w:rsidRDefault="00663B23" w:rsidP="00173BEC">
            <w:pPr>
              <w:pStyle w:val="ListParagraph"/>
              <w:ind w:left="0"/>
              <w:jc w:val="center"/>
              <w:rPr>
                <w:rFonts w:ascii="Cambria" w:hAnsi="Cambria" w:cs="Arial"/>
              </w:rPr>
            </w:pPr>
            <w:r>
              <w:rPr>
                <w:rFonts w:ascii="Cambria" w:hAnsi="Cambria" w:cs="Arial"/>
              </w:rPr>
              <w:t>1</w:t>
            </w:r>
          </w:p>
        </w:tc>
        <w:tc>
          <w:tcPr>
            <w:tcW w:w="3635" w:type="dxa"/>
            <w:gridSpan w:val="2"/>
            <w:vAlign w:val="center"/>
          </w:tcPr>
          <w:p w14:paraId="09271C0F" w14:textId="04CE1B1A" w:rsidR="00663B23" w:rsidRDefault="00953A65" w:rsidP="00173BEC">
            <w:pPr>
              <w:rPr>
                <w:rFonts w:ascii="Cambria" w:hAnsi="Cambria" w:cs="Arial"/>
              </w:rPr>
            </w:pPr>
            <w:r w:rsidRPr="00173BEC">
              <w:rPr>
                <w:rFonts w:ascii="Cambria" w:hAnsi="Cambria" w:cs="Arial"/>
              </w:rPr>
              <w:t>Process Validation Plan (PVP)</w:t>
            </w:r>
            <w:r w:rsidR="00763094">
              <w:rPr>
                <w:rFonts w:ascii="Cambria" w:hAnsi="Cambria" w:cs="Arial"/>
              </w:rPr>
              <w:t xml:space="preserve"> is </w:t>
            </w:r>
            <w:r w:rsidR="00FC48CD">
              <w:rPr>
                <w:rFonts w:ascii="Cambria" w:hAnsi="Cambria" w:cs="Arial"/>
              </w:rPr>
              <w:t>approved</w:t>
            </w:r>
          </w:p>
        </w:tc>
        <w:tc>
          <w:tcPr>
            <w:tcW w:w="3636" w:type="dxa"/>
            <w:vAlign w:val="center"/>
          </w:tcPr>
          <w:p w14:paraId="3C6C11F7" w14:textId="3AD0C035" w:rsidR="00663B23" w:rsidRDefault="00207ED0">
            <w:pPr>
              <w:pStyle w:val="ListParagraph"/>
              <w:ind w:left="0"/>
              <w:rPr>
                <w:rFonts w:ascii="Cambria" w:hAnsi="Cambria" w:cs="Arial"/>
              </w:rPr>
            </w:pPr>
            <w:r w:rsidRPr="005B0FB1">
              <w:rPr>
                <w:rFonts w:ascii="Cambria" w:hAnsi="Cambria" w:cs="Arial"/>
              </w:rPr>
              <w:t>Process Validation Plan (PVP</w:t>
            </w:r>
            <w:r w:rsidRPr="00A5395B">
              <w:rPr>
                <w:rFonts w:ascii="Cambria" w:hAnsi="Cambria" w:cs="Arial"/>
              </w:rPr>
              <w:t>)</w:t>
            </w:r>
            <w:r w:rsidRPr="00173BEC">
              <w:rPr>
                <w:rFonts w:ascii="Cambria" w:hAnsi="Cambria" w:cs="Arial"/>
                <w:b/>
                <w:bCs/>
              </w:rPr>
              <w:t xml:space="preserve"> is / is not</w:t>
            </w:r>
            <w:r>
              <w:rPr>
                <w:rFonts w:ascii="Cambria" w:hAnsi="Cambria" w:cs="Arial"/>
              </w:rPr>
              <w:t xml:space="preserve"> approved</w:t>
            </w:r>
          </w:p>
        </w:tc>
        <w:tc>
          <w:tcPr>
            <w:tcW w:w="1163" w:type="dxa"/>
            <w:vAlign w:val="center"/>
          </w:tcPr>
          <w:p w14:paraId="18F9F225" w14:textId="77777777" w:rsidR="00663B23" w:rsidRDefault="00663B23">
            <w:pPr>
              <w:pStyle w:val="ListParagraph"/>
              <w:ind w:left="0"/>
              <w:rPr>
                <w:rFonts w:ascii="Cambria" w:hAnsi="Cambria" w:cs="Arial"/>
              </w:rPr>
            </w:pPr>
          </w:p>
        </w:tc>
      </w:tr>
      <w:tr w:rsidR="00663B23" w14:paraId="5E41FE26" w14:textId="77777777" w:rsidTr="00173BEC">
        <w:tc>
          <w:tcPr>
            <w:tcW w:w="656" w:type="dxa"/>
            <w:vAlign w:val="center"/>
          </w:tcPr>
          <w:p w14:paraId="5B37CB26" w14:textId="3423E9E1" w:rsidR="00663B23" w:rsidRDefault="00ED1BB0" w:rsidP="00173BEC">
            <w:pPr>
              <w:pStyle w:val="ListParagraph"/>
              <w:ind w:left="0"/>
              <w:jc w:val="center"/>
              <w:rPr>
                <w:rFonts w:ascii="Cambria" w:hAnsi="Cambria" w:cs="Arial"/>
              </w:rPr>
            </w:pPr>
            <w:r>
              <w:rPr>
                <w:rFonts w:ascii="Cambria" w:hAnsi="Cambria" w:cs="Arial"/>
              </w:rPr>
              <w:t>2</w:t>
            </w:r>
          </w:p>
        </w:tc>
        <w:tc>
          <w:tcPr>
            <w:tcW w:w="3635" w:type="dxa"/>
            <w:gridSpan w:val="2"/>
            <w:vAlign w:val="center"/>
          </w:tcPr>
          <w:p w14:paraId="06795E5B" w14:textId="7E0427A6" w:rsidR="00663B23" w:rsidRDefault="00763094">
            <w:pPr>
              <w:pStyle w:val="ListParagraph"/>
              <w:ind w:left="0"/>
              <w:rPr>
                <w:rFonts w:ascii="Cambria" w:hAnsi="Cambria" w:cs="Arial"/>
              </w:rPr>
            </w:pPr>
            <w:r>
              <w:rPr>
                <w:rFonts w:ascii="Cambria" w:hAnsi="Cambria" w:cs="Arial"/>
              </w:rPr>
              <w:t>IQ results ha</w:t>
            </w:r>
            <w:r w:rsidR="00F364D1">
              <w:rPr>
                <w:rFonts w:ascii="Cambria" w:hAnsi="Cambria" w:cs="Arial"/>
              </w:rPr>
              <w:t>ve</w:t>
            </w:r>
            <w:r>
              <w:rPr>
                <w:rFonts w:ascii="Cambria" w:hAnsi="Cambria" w:cs="Arial"/>
              </w:rPr>
              <w:t xml:space="preserve"> been quality reviewed</w:t>
            </w:r>
          </w:p>
        </w:tc>
        <w:tc>
          <w:tcPr>
            <w:tcW w:w="3636" w:type="dxa"/>
            <w:vAlign w:val="center"/>
          </w:tcPr>
          <w:p w14:paraId="79256B99" w14:textId="2E9BBE6B" w:rsidR="00663B23" w:rsidRDefault="00B12BB4">
            <w:pPr>
              <w:pStyle w:val="ListParagraph"/>
              <w:ind w:left="0"/>
              <w:rPr>
                <w:rFonts w:ascii="Cambria" w:hAnsi="Cambria" w:cs="Arial"/>
              </w:rPr>
            </w:pPr>
            <w:r>
              <w:rPr>
                <w:rFonts w:ascii="Cambria" w:hAnsi="Cambria" w:cs="Arial"/>
              </w:rPr>
              <w:t xml:space="preserve">IQ results </w:t>
            </w:r>
            <w:r w:rsidRPr="00173BEC">
              <w:rPr>
                <w:rFonts w:ascii="Cambria" w:hAnsi="Cambria" w:cs="Arial"/>
                <w:b/>
                <w:bCs/>
              </w:rPr>
              <w:t>ha</w:t>
            </w:r>
            <w:r w:rsidR="00F364D1">
              <w:rPr>
                <w:rFonts w:ascii="Cambria" w:hAnsi="Cambria" w:cs="Arial"/>
                <w:b/>
                <w:bCs/>
              </w:rPr>
              <w:t>ve</w:t>
            </w:r>
            <w:r w:rsidRPr="00173BEC">
              <w:rPr>
                <w:rFonts w:ascii="Cambria" w:hAnsi="Cambria" w:cs="Arial"/>
                <w:b/>
                <w:bCs/>
              </w:rPr>
              <w:t xml:space="preserve"> / ha</w:t>
            </w:r>
            <w:r w:rsidR="00F364D1">
              <w:rPr>
                <w:rFonts w:ascii="Cambria" w:hAnsi="Cambria" w:cs="Arial"/>
                <w:b/>
                <w:bCs/>
              </w:rPr>
              <w:t>ve</w:t>
            </w:r>
            <w:r w:rsidRPr="00173BEC">
              <w:rPr>
                <w:rFonts w:ascii="Cambria" w:hAnsi="Cambria" w:cs="Arial"/>
                <w:b/>
                <w:bCs/>
              </w:rPr>
              <w:t xml:space="preserve"> not</w:t>
            </w:r>
            <w:r>
              <w:rPr>
                <w:rFonts w:ascii="Cambria" w:hAnsi="Cambria" w:cs="Arial"/>
              </w:rPr>
              <w:t xml:space="preserve"> been quality reviewed</w:t>
            </w:r>
          </w:p>
        </w:tc>
        <w:tc>
          <w:tcPr>
            <w:tcW w:w="1163" w:type="dxa"/>
            <w:vAlign w:val="center"/>
          </w:tcPr>
          <w:p w14:paraId="2B9DC2AC" w14:textId="77777777" w:rsidR="00663B23" w:rsidRDefault="00663B23">
            <w:pPr>
              <w:pStyle w:val="ListParagraph"/>
              <w:ind w:left="0"/>
              <w:rPr>
                <w:rFonts w:ascii="Cambria" w:hAnsi="Cambria" w:cs="Arial"/>
              </w:rPr>
            </w:pPr>
          </w:p>
        </w:tc>
      </w:tr>
      <w:tr w:rsidR="00663B23" w14:paraId="279A2592" w14:textId="77777777" w:rsidTr="00173BEC">
        <w:tc>
          <w:tcPr>
            <w:tcW w:w="656" w:type="dxa"/>
            <w:vAlign w:val="center"/>
          </w:tcPr>
          <w:p w14:paraId="204FD047" w14:textId="76872BA5" w:rsidR="00663B23" w:rsidRDefault="00673575" w:rsidP="00173BEC">
            <w:pPr>
              <w:pStyle w:val="ListParagraph"/>
              <w:ind w:left="0"/>
              <w:jc w:val="center"/>
              <w:rPr>
                <w:rFonts w:ascii="Cambria" w:hAnsi="Cambria" w:cs="Arial"/>
              </w:rPr>
            </w:pPr>
            <w:r>
              <w:rPr>
                <w:rFonts w:ascii="Cambria" w:hAnsi="Cambria" w:cs="Arial"/>
              </w:rPr>
              <w:t>3</w:t>
            </w:r>
          </w:p>
        </w:tc>
        <w:tc>
          <w:tcPr>
            <w:tcW w:w="3635" w:type="dxa"/>
            <w:gridSpan w:val="2"/>
            <w:vAlign w:val="center"/>
          </w:tcPr>
          <w:p w14:paraId="30F5F821" w14:textId="343DDDD9" w:rsidR="00663B23" w:rsidRDefault="00FC48CD">
            <w:pPr>
              <w:pStyle w:val="ListParagraph"/>
              <w:ind w:left="0"/>
              <w:rPr>
                <w:rFonts w:ascii="Cambria" w:hAnsi="Cambria" w:cs="Arial"/>
              </w:rPr>
            </w:pPr>
            <w:proofErr w:type="spellStart"/>
            <w:r w:rsidRPr="00BA0A26">
              <w:rPr>
                <w:rFonts w:ascii="Cambria" w:hAnsi="Cambria" w:cs="Arial"/>
              </w:rPr>
              <w:t>Steri-Thermo</w:t>
            </w:r>
            <w:r w:rsidR="00570A78">
              <w:rPr>
                <w:rFonts w:ascii="Cambria" w:hAnsi="Cambria" w:cs="Arial"/>
              </w:rPr>
              <w:t>TAG</w:t>
            </w:r>
            <w:r w:rsidRPr="00BA0A26">
              <w:rPr>
                <w:rFonts w:ascii="Cambria" w:hAnsi="Cambria" w:cs="Arial"/>
                <w:vertAlign w:val="superscript"/>
              </w:rPr>
              <w:t>TM</w:t>
            </w:r>
            <w:proofErr w:type="spellEnd"/>
            <w:r w:rsidRPr="00BA0A26">
              <w:rPr>
                <w:rFonts w:ascii="Cambria" w:hAnsi="Cambria" w:cs="Arial"/>
                <w:vertAlign w:val="superscript"/>
              </w:rPr>
              <w:t xml:space="preserve"> </w:t>
            </w:r>
            <w:r w:rsidRPr="00BA0A26">
              <w:rPr>
                <w:rFonts w:ascii="Cambria" w:hAnsi="Cambria" w:cs="Arial"/>
              </w:rPr>
              <w:t xml:space="preserve">– </w:t>
            </w:r>
            <w:r>
              <w:rPr>
                <w:rFonts w:ascii="Cambria" w:hAnsi="Cambria" w:cs="Arial"/>
              </w:rPr>
              <w:t>Autoclave</w:t>
            </w:r>
            <w:r w:rsidRPr="00BA0A26">
              <w:rPr>
                <w:rFonts w:ascii="Cambria" w:hAnsi="Cambria" w:cs="Arial"/>
              </w:rPr>
              <w:t>-Resistant Thermal-Transfer Labels</w:t>
            </w:r>
            <w:r>
              <w:rPr>
                <w:rFonts w:ascii="Cambria" w:hAnsi="Cambria" w:cs="Arial"/>
              </w:rPr>
              <w:t xml:space="preserve"> </w:t>
            </w:r>
            <w:r w:rsidR="00970985">
              <w:rPr>
                <w:rFonts w:ascii="Cambria" w:hAnsi="Cambria" w:cs="Arial"/>
              </w:rPr>
              <w:t>have been</w:t>
            </w:r>
            <w:r>
              <w:rPr>
                <w:rFonts w:ascii="Cambria" w:hAnsi="Cambria" w:cs="Arial"/>
              </w:rPr>
              <w:t xml:space="preserve"> inspected</w:t>
            </w:r>
            <w:r w:rsidR="00592301">
              <w:rPr>
                <w:rFonts w:ascii="Cambria" w:hAnsi="Cambria" w:cs="Arial"/>
              </w:rPr>
              <w:t xml:space="preserve"> &amp; released for use</w:t>
            </w:r>
          </w:p>
        </w:tc>
        <w:tc>
          <w:tcPr>
            <w:tcW w:w="3636" w:type="dxa"/>
            <w:vAlign w:val="center"/>
          </w:tcPr>
          <w:p w14:paraId="673CD6A3" w14:textId="5A98F615" w:rsidR="00663B23" w:rsidRDefault="00970985">
            <w:pPr>
              <w:pStyle w:val="ListParagraph"/>
              <w:ind w:left="0"/>
              <w:rPr>
                <w:rFonts w:ascii="Cambria" w:hAnsi="Cambria" w:cs="Arial"/>
              </w:rPr>
            </w:pPr>
            <w:proofErr w:type="spellStart"/>
            <w:r w:rsidRPr="00BA0A26">
              <w:rPr>
                <w:rFonts w:ascii="Cambria" w:hAnsi="Cambria" w:cs="Arial"/>
              </w:rPr>
              <w:t>Steri-Thermo</w:t>
            </w:r>
            <w:r w:rsidR="00570A78">
              <w:rPr>
                <w:rFonts w:ascii="Cambria" w:hAnsi="Cambria" w:cs="Arial"/>
              </w:rPr>
              <w:t>TAG</w:t>
            </w:r>
            <w:r w:rsidRPr="00BA0A26">
              <w:rPr>
                <w:rFonts w:ascii="Cambria" w:hAnsi="Cambria" w:cs="Arial"/>
                <w:vertAlign w:val="superscript"/>
              </w:rPr>
              <w:t>TM</w:t>
            </w:r>
            <w:proofErr w:type="spellEnd"/>
            <w:r w:rsidRPr="00BA0A26">
              <w:rPr>
                <w:rFonts w:ascii="Cambria" w:hAnsi="Cambria" w:cs="Arial"/>
                <w:vertAlign w:val="superscript"/>
              </w:rPr>
              <w:t xml:space="preserve"> </w:t>
            </w:r>
            <w:r w:rsidRPr="00BA0A26">
              <w:rPr>
                <w:rFonts w:ascii="Cambria" w:hAnsi="Cambria" w:cs="Arial"/>
              </w:rPr>
              <w:t xml:space="preserve">– </w:t>
            </w:r>
            <w:r>
              <w:rPr>
                <w:rFonts w:ascii="Cambria" w:hAnsi="Cambria" w:cs="Arial"/>
              </w:rPr>
              <w:t>Autoclave</w:t>
            </w:r>
            <w:r w:rsidRPr="00BA0A26">
              <w:rPr>
                <w:rFonts w:ascii="Cambria" w:hAnsi="Cambria" w:cs="Arial"/>
              </w:rPr>
              <w:t>-Resistant Thermal-Transfer Labels</w:t>
            </w:r>
            <w:r>
              <w:rPr>
                <w:rFonts w:ascii="Cambria" w:hAnsi="Cambria" w:cs="Arial"/>
              </w:rPr>
              <w:t xml:space="preserve"> </w:t>
            </w:r>
            <w:r w:rsidRPr="00173BEC">
              <w:rPr>
                <w:rFonts w:ascii="Cambria" w:hAnsi="Cambria" w:cs="Arial"/>
                <w:b/>
                <w:bCs/>
              </w:rPr>
              <w:t>have / have not</w:t>
            </w:r>
            <w:r>
              <w:rPr>
                <w:rFonts w:ascii="Cambria" w:hAnsi="Cambria" w:cs="Arial"/>
              </w:rPr>
              <w:t xml:space="preserve"> been inspected</w:t>
            </w:r>
            <w:r w:rsidR="00927B34">
              <w:rPr>
                <w:rFonts w:ascii="Cambria" w:hAnsi="Cambria" w:cs="Arial"/>
              </w:rPr>
              <w:t xml:space="preserve"> and released for use</w:t>
            </w:r>
          </w:p>
        </w:tc>
        <w:tc>
          <w:tcPr>
            <w:tcW w:w="1163" w:type="dxa"/>
            <w:vAlign w:val="center"/>
          </w:tcPr>
          <w:p w14:paraId="24032473" w14:textId="77777777" w:rsidR="00663B23" w:rsidRDefault="00663B23">
            <w:pPr>
              <w:pStyle w:val="ListParagraph"/>
              <w:ind w:left="0"/>
              <w:rPr>
                <w:rFonts w:ascii="Cambria" w:hAnsi="Cambria" w:cs="Arial"/>
              </w:rPr>
            </w:pPr>
          </w:p>
        </w:tc>
      </w:tr>
      <w:tr w:rsidR="00663B23" w14:paraId="5F766754" w14:textId="77777777" w:rsidTr="00173BEC">
        <w:tc>
          <w:tcPr>
            <w:tcW w:w="656" w:type="dxa"/>
            <w:vAlign w:val="center"/>
          </w:tcPr>
          <w:p w14:paraId="5FA02B0D" w14:textId="3AA243A4" w:rsidR="00663B23" w:rsidRDefault="00673575" w:rsidP="00173BEC">
            <w:pPr>
              <w:pStyle w:val="ListParagraph"/>
              <w:ind w:left="0"/>
              <w:jc w:val="center"/>
              <w:rPr>
                <w:rFonts w:ascii="Cambria" w:hAnsi="Cambria" w:cs="Arial"/>
              </w:rPr>
            </w:pPr>
            <w:r>
              <w:rPr>
                <w:rFonts w:ascii="Cambria" w:hAnsi="Cambria" w:cs="Arial"/>
              </w:rPr>
              <w:t>4</w:t>
            </w:r>
          </w:p>
        </w:tc>
        <w:tc>
          <w:tcPr>
            <w:tcW w:w="3635" w:type="dxa"/>
            <w:gridSpan w:val="2"/>
            <w:vAlign w:val="center"/>
          </w:tcPr>
          <w:p w14:paraId="1EA089D6" w14:textId="0CDF8AE4" w:rsidR="00663B23" w:rsidRDefault="008C5FA3">
            <w:pPr>
              <w:pStyle w:val="ListParagraph"/>
              <w:ind w:left="0"/>
              <w:rPr>
                <w:rFonts w:ascii="Cambria" w:hAnsi="Cambria" w:cs="Arial"/>
              </w:rPr>
            </w:pPr>
            <w:r>
              <w:rPr>
                <w:rFonts w:ascii="Cambria" w:hAnsi="Cambria" w:cs="Arial"/>
              </w:rPr>
              <w:t xml:space="preserve">Resin ribbon </w:t>
            </w:r>
            <w:r w:rsidR="00CF3557">
              <w:rPr>
                <w:rFonts w:ascii="Cambria" w:hAnsi="Cambria" w:cs="Arial"/>
              </w:rPr>
              <w:t xml:space="preserve">has been </w:t>
            </w:r>
            <w:r>
              <w:rPr>
                <w:rFonts w:ascii="Cambria" w:hAnsi="Cambria" w:cs="Arial"/>
              </w:rPr>
              <w:t>inspected</w:t>
            </w:r>
            <w:r w:rsidR="00927B34">
              <w:rPr>
                <w:rFonts w:ascii="Cambria" w:hAnsi="Cambria" w:cs="Arial"/>
              </w:rPr>
              <w:t xml:space="preserve"> and released for use</w:t>
            </w:r>
          </w:p>
        </w:tc>
        <w:tc>
          <w:tcPr>
            <w:tcW w:w="3636" w:type="dxa"/>
            <w:vAlign w:val="center"/>
          </w:tcPr>
          <w:p w14:paraId="0FD490BD" w14:textId="0D2A62F9" w:rsidR="00663B23" w:rsidRDefault="00CF3557">
            <w:pPr>
              <w:pStyle w:val="ListParagraph"/>
              <w:ind w:left="0"/>
              <w:rPr>
                <w:rFonts w:ascii="Cambria" w:hAnsi="Cambria" w:cs="Arial"/>
              </w:rPr>
            </w:pPr>
            <w:r>
              <w:rPr>
                <w:rFonts w:ascii="Cambria" w:hAnsi="Cambria" w:cs="Arial"/>
              </w:rPr>
              <w:t xml:space="preserve">Resin ribbon </w:t>
            </w:r>
            <w:r w:rsidRPr="00173BEC">
              <w:rPr>
                <w:rFonts w:ascii="Cambria" w:hAnsi="Cambria" w:cs="Arial"/>
                <w:b/>
                <w:bCs/>
              </w:rPr>
              <w:t xml:space="preserve">has </w:t>
            </w:r>
            <w:r w:rsidR="00881CA9" w:rsidRPr="00173BEC">
              <w:rPr>
                <w:rFonts w:ascii="Cambria" w:hAnsi="Cambria" w:cs="Arial"/>
                <w:b/>
                <w:bCs/>
              </w:rPr>
              <w:t>/ has not</w:t>
            </w:r>
            <w:r w:rsidR="00881CA9">
              <w:rPr>
                <w:rFonts w:ascii="Cambria" w:hAnsi="Cambria" w:cs="Arial"/>
              </w:rPr>
              <w:t xml:space="preserve"> </w:t>
            </w:r>
            <w:r>
              <w:rPr>
                <w:rFonts w:ascii="Cambria" w:hAnsi="Cambria" w:cs="Arial"/>
              </w:rPr>
              <w:t>been inspected</w:t>
            </w:r>
            <w:r w:rsidR="00927B34">
              <w:rPr>
                <w:rFonts w:ascii="Cambria" w:hAnsi="Cambria" w:cs="Arial"/>
              </w:rPr>
              <w:t xml:space="preserve"> and released for use</w:t>
            </w:r>
          </w:p>
        </w:tc>
        <w:tc>
          <w:tcPr>
            <w:tcW w:w="1163" w:type="dxa"/>
            <w:vAlign w:val="center"/>
          </w:tcPr>
          <w:p w14:paraId="68C16CC3" w14:textId="77777777" w:rsidR="00663B23" w:rsidRDefault="00663B23">
            <w:pPr>
              <w:pStyle w:val="ListParagraph"/>
              <w:ind w:left="0"/>
              <w:rPr>
                <w:rFonts w:ascii="Cambria" w:hAnsi="Cambria" w:cs="Arial"/>
              </w:rPr>
            </w:pPr>
          </w:p>
        </w:tc>
      </w:tr>
      <w:tr w:rsidR="00663B23" w14:paraId="535D702E" w14:textId="77777777" w:rsidTr="00173BEC">
        <w:tc>
          <w:tcPr>
            <w:tcW w:w="656" w:type="dxa"/>
            <w:vAlign w:val="center"/>
          </w:tcPr>
          <w:p w14:paraId="5C66F055" w14:textId="7E09B73A" w:rsidR="00663B23" w:rsidRDefault="00673575" w:rsidP="00173BEC">
            <w:pPr>
              <w:pStyle w:val="ListParagraph"/>
              <w:ind w:left="0"/>
              <w:jc w:val="center"/>
              <w:rPr>
                <w:rFonts w:ascii="Cambria" w:hAnsi="Cambria" w:cs="Arial"/>
              </w:rPr>
            </w:pPr>
            <w:r>
              <w:rPr>
                <w:rFonts w:ascii="Cambria" w:hAnsi="Cambria" w:cs="Arial"/>
              </w:rPr>
              <w:t>5</w:t>
            </w:r>
          </w:p>
        </w:tc>
        <w:tc>
          <w:tcPr>
            <w:tcW w:w="3635" w:type="dxa"/>
            <w:gridSpan w:val="2"/>
            <w:vAlign w:val="center"/>
          </w:tcPr>
          <w:p w14:paraId="741EDF84" w14:textId="0119F8A5" w:rsidR="00663B23" w:rsidRDefault="00881CA9" w:rsidP="00173BEC">
            <w:pPr>
              <w:rPr>
                <w:rFonts w:ascii="Cambria" w:hAnsi="Cambria" w:cs="Arial"/>
              </w:rPr>
            </w:pPr>
            <w:r>
              <w:rPr>
                <w:rFonts w:ascii="Cambria" w:hAnsi="Cambria" w:cs="Arial"/>
              </w:rPr>
              <w:t>Environmental requirements have been verified</w:t>
            </w:r>
          </w:p>
        </w:tc>
        <w:tc>
          <w:tcPr>
            <w:tcW w:w="3636" w:type="dxa"/>
            <w:vAlign w:val="center"/>
          </w:tcPr>
          <w:p w14:paraId="5F71C7B5" w14:textId="3F501C39" w:rsidR="00663B23" w:rsidRDefault="00687A38">
            <w:pPr>
              <w:pStyle w:val="ListParagraph"/>
              <w:ind w:left="0"/>
              <w:rPr>
                <w:rFonts w:ascii="Cambria" w:hAnsi="Cambria" w:cs="Arial"/>
              </w:rPr>
            </w:pPr>
            <w:r>
              <w:rPr>
                <w:rFonts w:ascii="Cambria" w:hAnsi="Cambria" w:cs="Arial"/>
              </w:rPr>
              <w:t xml:space="preserve">Environmental requirements </w:t>
            </w:r>
            <w:r w:rsidRPr="00173BEC">
              <w:rPr>
                <w:rFonts w:ascii="Cambria" w:hAnsi="Cambria" w:cs="Arial"/>
                <w:b/>
                <w:bCs/>
              </w:rPr>
              <w:t>have</w:t>
            </w:r>
            <w:r w:rsidR="003E42F3" w:rsidRPr="00173BEC">
              <w:rPr>
                <w:rFonts w:ascii="Cambria" w:hAnsi="Cambria" w:cs="Arial"/>
                <w:b/>
                <w:bCs/>
              </w:rPr>
              <w:t xml:space="preserve"> / have not</w:t>
            </w:r>
            <w:r>
              <w:rPr>
                <w:rFonts w:ascii="Cambria" w:hAnsi="Cambria" w:cs="Arial"/>
              </w:rPr>
              <w:t xml:space="preserve"> been verified</w:t>
            </w:r>
          </w:p>
        </w:tc>
        <w:tc>
          <w:tcPr>
            <w:tcW w:w="1163" w:type="dxa"/>
            <w:vAlign w:val="center"/>
          </w:tcPr>
          <w:p w14:paraId="2B07553B" w14:textId="77777777" w:rsidR="00663B23" w:rsidRDefault="00663B23">
            <w:pPr>
              <w:pStyle w:val="ListParagraph"/>
              <w:ind w:left="0"/>
              <w:rPr>
                <w:rFonts w:ascii="Cambria" w:hAnsi="Cambria" w:cs="Arial"/>
              </w:rPr>
            </w:pPr>
          </w:p>
        </w:tc>
      </w:tr>
      <w:tr w:rsidR="00A5395B" w14:paraId="16905908" w14:textId="77777777" w:rsidTr="00173BEC">
        <w:tc>
          <w:tcPr>
            <w:tcW w:w="656" w:type="dxa"/>
            <w:vAlign w:val="center"/>
          </w:tcPr>
          <w:p w14:paraId="2490E374" w14:textId="55C7254E" w:rsidR="00A5395B" w:rsidRDefault="00673575" w:rsidP="00173BEC">
            <w:pPr>
              <w:pStyle w:val="ListParagraph"/>
              <w:ind w:left="0"/>
              <w:jc w:val="center"/>
              <w:rPr>
                <w:rFonts w:ascii="Cambria" w:hAnsi="Cambria" w:cs="Arial"/>
              </w:rPr>
            </w:pPr>
            <w:r>
              <w:rPr>
                <w:rFonts w:ascii="Cambria" w:hAnsi="Cambria" w:cs="Arial"/>
              </w:rPr>
              <w:t>6</w:t>
            </w:r>
          </w:p>
        </w:tc>
        <w:tc>
          <w:tcPr>
            <w:tcW w:w="3635" w:type="dxa"/>
            <w:gridSpan w:val="2"/>
            <w:vAlign w:val="center"/>
          </w:tcPr>
          <w:p w14:paraId="6572A989" w14:textId="12D9DC34" w:rsidR="00A5395B" w:rsidRDefault="00A5395B">
            <w:pPr>
              <w:pStyle w:val="ListParagraph"/>
              <w:ind w:left="0"/>
              <w:rPr>
                <w:rFonts w:ascii="Cambria" w:hAnsi="Cambria" w:cs="Arial"/>
              </w:rPr>
            </w:pPr>
            <w:r>
              <w:rPr>
                <w:rFonts w:ascii="Cambria" w:hAnsi="Cambria" w:cs="Arial"/>
              </w:rPr>
              <w:t>Work instructions have been drafted</w:t>
            </w:r>
          </w:p>
        </w:tc>
        <w:tc>
          <w:tcPr>
            <w:tcW w:w="3636" w:type="dxa"/>
            <w:vAlign w:val="center"/>
          </w:tcPr>
          <w:p w14:paraId="7ADEE926" w14:textId="08699D13" w:rsidR="00A5395B" w:rsidRDefault="00A5395B">
            <w:pPr>
              <w:pStyle w:val="ListParagraph"/>
              <w:ind w:left="0"/>
              <w:rPr>
                <w:rFonts w:ascii="Cambria" w:hAnsi="Cambria" w:cs="Arial"/>
              </w:rPr>
            </w:pPr>
            <w:r>
              <w:rPr>
                <w:rFonts w:ascii="Cambria" w:hAnsi="Cambria" w:cs="Arial"/>
              </w:rPr>
              <w:t xml:space="preserve">Work instructions </w:t>
            </w:r>
            <w:r w:rsidRPr="00173BEC">
              <w:rPr>
                <w:rFonts w:ascii="Cambria" w:hAnsi="Cambria" w:cs="Arial"/>
                <w:b/>
                <w:bCs/>
              </w:rPr>
              <w:t>have / have not been</w:t>
            </w:r>
            <w:r>
              <w:rPr>
                <w:rFonts w:ascii="Cambria" w:hAnsi="Cambria" w:cs="Arial"/>
              </w:rPr>
              <w:t xml:space="preserve"> drafted</w:t>
            </w:r>
          </w:p>
        </w:tc>
        <w:tc>
          <w:tcPr>
            <w:tcW w:w="1163" w:type="dxa"/>
            <w:vAlign w:val="center"/>
          </w:tcPr>
          <w:p w14:paraId="54A344B9" w14:textId="77777777" w:rsidR="00A5395B" w:rsidRDefault="00A5395B">
            <w:pPr>
              <w:pStyle w:val="ListParagraph"/>
              <w:ind w:left="0"/>
              <w:rPr>
                <w:rFonts w:ascii="Cambria" w:hAnsi="Cambria" w:cs="Arial"/>
              </w:rPr>
            </w:pPr>
          </w:p>
        </w:tc>
      </w:tr>
      <w:tr w:rsidR="00820384" w14:paraId="44F6E9C2" w14:textId="77777777" w:rsidTr="000047FC">
        <w:tc>
          <w:tcPr>
            <w:tcW w:w="656" w:type="dxa"/>
            <w:vAlign w:val="center"/>
          </w:tcPr>
          <w:p w14:paraId="6E66251C" w14:textId="1111C2C4" w:rsidR="00820384" w:rsidRDefault="003A71EB" w:rsidP="000047FC">
            <w:pPr>
              <w:pStyle w:val="ListParagraph"/>
              <w:ind w:left="0"/>
              <w:jc w:val="center"/>
              <w:rPr>
                <w:rFonts w:ascii="Cambria" w:hAnsi="Cambria" w:cs="Arial"/>
              </w:rPr>
            </w:pPr>
            <w:r>
              <w:rPr>
                <w:rFonts w:ascii="Cambria" w:hAnsi="Cambria" w:cs="Arial"/>
              </w:rPr>
              <w:t>7</w:t>
            </w:r>
          </w:p>
        </w:tc>
        <w:tc>
          <w:tcPr>
            <w:tcW w:w="3635" w:type="dxa"/>
            <w:gridSpan w:val="2"/>
            <w:vAlign w:val="center"/>
          </w:tcPr>
          <w:p w14:paraId="5FAA92E3" w14:textId="77777777" w:rsidR="00820384" w:rsidRDefault="00820384" w:rsidP="000047FC">
            <w:pPr>
              <w:pStyle w:val="ListParagraph"/>
              <w:ind w:left="0"/>
              <w:rPr>
                <w:rFonts w:ascii="Cambria" w:hAnsi="Cambria" w:cs="Arial"/>
              </w:rPr>
            </w:pPr>
            <w:r>
              <w:rPr>
                <w:rFonts w:ascii="Cambria" w:hAnsi="Cambria" w:cs="Arial"/>
              </w:rPr>
              <w:t>Calibration records for the chart recorder(s)/data logger(s) are available</w:t>
            </w:r>
          </w:p>
        </w:tc>
        <w:tc>
          <w:tcPr>
            <w:tcW w:w="3636" w:type="dxa"/>
            <w:vAlign w:val="center"/>
          </w:tcPr>
          <w:p w14:paraId="2DD20813" w14:textId="77777777" w:rsidR="00820384" w:rsidRDefault="00820384" w:rsidP="000047FC">
            <w:pPr>
              <w:pStyle w:val="ListParagraph"/>
              <w:ind w:left="0"/>
              <w:rPr>
                <w:rFonts w:ascii="Cambria" w:hAnsi="Cambria" w:cs="Arial"/>
              </w:rPr>
            </w:pPr>
            <w:r>
              <w:rPr>
                <w:rFonts w:ascii="Cambria" w:hAnsi="Cambria" w:cs="Arial"/>
              </w:rPr>
              <w:t xml:space="preserve">Calibration records for the chart recorder(s)/data logger(s) </w:t>
            </w:r>
            <w:r w:rsidRPr="000047FC">
              <w:rPr>
                <w:rFonts w:ascii="Cambria" w:hAnsi="Cambria" w:cs="Arial"/>
                <w:b/>
                <w:bCs/>
              </w:rPr>
              <w:t>are / are not</w:t>
            </w:r>
            <w:r>
              <w:rPr>
                <w:rFonts w:ascii="Cambria" w:hAnsi="Cambria" w:cs="Arial"/>
              </w:rPr>
              <w:t xml:space="preserve"> available</w:t>
            </w:r>
          </w:p>
        </w:tc>
        <w:tc>
          <w:tcPr>
            <w:tcW w:w="1163" w:type="dxa"/>
            <w:vAlign w:val="center"/>
          </w:tcPr>
          <w:p w14:paraId="6D8C932C" w14:textId="77777777" w:rsidR="00820384" w:rsidRDefault="00820384" w:rsidP="000047FC">
            <w:pPr>
              <w:pStyle w:val="ListParagraph"/>
              <w:ind w:left="0"/>
              <w:rPr>
                <w:rFonts w:ascii="Cambria" w:hAnsi="Cambria" w:cs="Arial"/>
              </w:rPr>
            </w:pPr>
          </w:p>
        </w:tc>
      </w:tr>
      <w:tr w:rsidR="00673575" w14:paraId="18C3519C" w14:textId="77777777" w:rsidTr="00173BEC">
        <w:trPr>
          <w:trHeight w:val="2448"/>
        </w:trPr>
        <w:tc>
          <w:tcPr>
            <w:tcW w:w="656" w:type="dxa"/>
            <w:vAlign w:val="center"/>
          </w:tcPr>
          <w:p w14:paraId="085E8B1A" w14:textId="3EECB510" w:rsidR="00673575" w:rsidRDefault="003A71EB" w:rsidP="000047FC">
            <w:pPr>
              <w:pStyle w:val="ListParagraph"/>
              <w:ind w:left="0"/>
              <w:jc w:val="center"/>
              <w:rPr>
                <w:rFonts w:ascii="Cambria" w:hAnsi="Cambria" w:cs="Arial"/>
              </w:rPr>
            </w:pPr>
            <w:r>
              <w:rPr>
                <w:rFonts w:ascii="Cambria" w:hAnsi="Cambria" w:cs="Arial"/>
              </w:rPr>
              <w:t>8</w:t>
            </w:r>
          </w:p>
        </w:tc>
        <w:tc>
          <w:tcPr>
            <w:tcW w:w="3635" w:type="dxa"/>
            <w:gridSpan w:val="2"/>
            <w:vAlign w:val="center"/>
          </w:tcPr>
          <w:p w14:paraId="2E0B1D3E" w14:textId="3D46EF3F" w:rsidR="00673575" w:rsidRDefault="00673575" w:rsidP="000047FC">
            <w:pPr>
              <w:pStyle w:val="ListParagraph"/>
              <w:ind w:left="0"/>
              <w:rPr>
                <w:rFonts w:ascii="Cambria" w:hAnsi="Cambria" w:cs="Arial"/>
              </w:rPr>
            </w:pPr>
            <w:r>
              <w:rPr>
                <w:rFonts w:ascii="Cambria" w:hAnsi="Cambria" w:cs="Arial"/>
              </w:rPr>
              <w:t>The chart</w:t>
            </w:r>
            <w:r w:rsidR="00A551A1">
              <w:rPr>
                <w:rFonts w:ascii="Cambria" w:hAnsi="Cambria" w:cs="Arial"/>
              </w:rPr>
              <w:t xml:space="preserve"> recorder(s)/data logger(s) are set up </w:t>
            </w:r>
            <w:r w:rsidR="00C7251B">
              <w:rPr>
                <w:rFonts w:ascii="Cambria" w:hAnsi="Cambria" w:cs="Arial"/>
              </w:rPr>
              <w:t xml:space="preserve">and started recording temperature and </w:t>
            </w:r>
            <w:r w:rsidR="009D0E80">
              <w:rPr>
                <w:rFonts w:ascii="Cambria" w:hAnsi="Cambria" w:cs="Arial"/>
              </w:rPr>
              <w:t>humidity</w:t>
            </w:r>
            <w:r w:rsidR="00C7251B">
              <w:rPr>
                <w:rFonts w:ascii="Cambria" w:hAnsi="Cambria" w:cs="Arial"/>
              </w:rPr>
              <w:t xml:space="preserve"> reading</w:t>
            </w:r>
            <w:r w:rsidR="009D0E80">
              <w:rPr>
                <w:rFonts w:ascii="Cambria" w:hAnsi="Cambria" w:cs="Arial"/>
              </w:rPr>
              <w:t xml:space="preserve"> in Support Lab 1</w:t>
            </w:r>
          </w:p>
        </w:tc>
        <w:tc>
          <w:tcPr>
            <w:tcW w:w="3636" w:type="dxa"/>
            <w:vAlign w:val="center"/>
          </w:tcPr>
          <w:p w14:paraId="63A56999" w14:textId="77777777" w:rsidR="00673575" w:rsidRDefault="009D0E80" w:rsidP="000047FC">
            <w:pPr>
              <w:pStyle w:val="ListParagraph"/>
              <w:ind w:left="0"/>
              <w:rPr>
                <w:rFonts w:ascii="Cambria" w:hAnsi="Cambria" w:cs="Arial"/>
              </w:rPr>
            </w:pPr>
            <w:r>
              <w:rPr>
                <w:rFonts w:ascii="Cambria" w:hAnsi="Cambria" w:cs="Arial"/>
              </w:rPr>
              <w:t xml:space="preserve">The chart recorder(s)/data logger(s) </w:t>
            </w:r>
            <w:r w:rsidRPr="00173BEC">
              <w:rPr>
                <w:rFonts w:ascii="Cambria" w:hAnsi="Cambria" w:cs="Arial"/>
                <w:b/>
                <w:bCs/>
              </w:rPr>
              <w:t xml:space="preserve">is / is not </w:t>
            </w:r>
            <w:r>
              <w:rPr>
                <w:rFonts w:ascii="Cambria" w:hAnsi="Cambria" w:cs="Arial"/>
              </w:rPr>
              <w:t xml:space="preserve">set up and </w:t>
            </w:r>
            <w:r w:rsidRPr="00173BEC">
              <w:rPr>
                <w:rFonts w:ascii="Cambria" w:hAnsi="Cambria" w:cs="Arial"/>
                <w:b/>
                <w:bCs/>
              </w:rPr>
              <w:t>started</w:t>
            </w:r>
            <w:r w:rsidR="009E60DB" w:rsidRPr="00173BEC">
              <w:rPr>
                <w:rFonts w:ascii="Cambria" w:hAnsi="Cambria" w:cs="Arial"/>
                <w:b/>
                <w:bCs/>
              </w:rPr>
              <w:t xml:space="preserve"> / has not </w:t>
            </w:r>
            <w:r w:rsidR="00AC56C5" w:rsidRPr="00173BEC">
              <w:rPr>
                <w:rFonts w:ascii="Cambria" w:hAnsi="Cambria" w:cs="Arial"/>
                <w:b/>
                <w:bCs/>
              </w:rPr>
              <w:t>started</w:t>
            </w:r>
            <w:r>
              <w:rPr>
                <w:rFonts w:ascii="Cambria" w:hAnsi="Cambria" w:cs="Arial"/>
              </w:rPr>
              <w:t xml:space="preserve"> recording temperature and humidity reading in Support Lab 1</w:t>
            </w:r>
          </w:p>
          <w:p w14:paraId="7E577FDC" w14:textId="77777777" w:rsidR="00B9343A" w:rsidRDefault="00B9343A" w:rsidP="000047FC">
            <w:pPr>
              <w:pStyle w:val="ListParagraph"/>
              <w:ind w:left="0"/>
              <w:rPr>
                <w:rFonts w:ascii="Cambria" w:hAnsi="Cambria" w:cs="Arial"/>
              </w:rPr>
            </w:pPr>
          </w:p>
          <w:p w14:paraId="2300B89A" w14:textId="77777777" w:rsidR="00B9343A" w:rsidRDefault="00B9343A" w:rsidP="000047FC">
            <w:pPr>
              <w:pStyle w:val="ListParagraph"/>
              <w:ind w:left="0"/>
              <w:rPr>
                <w:rFonts w:ascii="Cambria" w:hAnsi="Cambria" w:cs="Arial"/>
              </w:rPr>
            </w:pPr>
            <w:r>
              <w:rPr>
                <w:rFonts w:ascii="Cambria" w:hAnsi="Cambria" w:cs="Arial"/>
              </w:rPr>
              <w:t xml:space="preserve">Equipment </w:t>
            </w:r>
            <w:proofErr w:type="gramStart"/>
            <w:r>
              <w:rPr>
                <w:rFonts w:ascii="Cambria" w:hAnsi="Cambria" w:cs="Arial"/>
              </w:rPr>
              <w:t>ID:_</w:t>
            </w:r>
            <w:proofErr w:type="gramEnd"/>
            <w:r>
              <w:rPr>
                <w:rFonts w:ascii="Cambria" w:hAnsi="Cambria" w:cs="Arial"/>
              </w:rPr>
              <w:t>________________________</w:t>
            </w:r>
          </w:p>
          <w:p w14:paraId="1736C391" w14:textId="77777777" w:rsidR="00362797" w:rsidRDefault="00362797" w:rsidP="000047FC">
            <w:pPr>
              <w:pStyle w:val="ListParagraph"/>
              <w:ind w:left="0"/>
              <w:rPr>
                <w:rFonts w:ascii="Cambria" w:hAnsi="Cambria" w:cs="Arial"/>
              </w:rPr>
            </w:pPr>
          </w:p>
          <w:p w14:paraId="7B6DA139" w14:textId="00E2C89C" w:rsidR="00B9343A" w:rsidRDefault="00362797" w:rsidP="000047FC">
            <w:pPr>
              <w:pStyle w:val="ListParagraph"/>
              <w:ind w:left="0"/>
              <w:rPr>
                <w:rFonts w:ascii="Cambria" w:hAnsi="Cambria" w:cs="Arial"/>
              </w:rPr>
            </w:pPr>
            <w:r>
              <w:rPr>
                <w:rFonts w:ascii="Cambria" w:hAnsi="Cambria" w:cs="Arial"/>
              </w:rPr>
              <w:t xml:space="preserve">Calibration </w:t>
            </w:r>
            <w:proofErr w:type="gramStart"/>
            <w:r>
              <w:rPr>
                <w:rFonts w:ascii="Cambria" w:hAnsi="Cambria" w:cs="Arial"/>
              </w:rPr>
              <w:t>Due:_</w:t>
            </w:r>
            <w:proofErr w:type="gramEnd"/>
            <w:r>
              <w:rPr>
                <w:rFonts w:ascii="Cambria" w:hAnsi="Cambria" w:cs="Arial"/>
              </w:rPr>
              <w:t>______________________</w:t>
            </w:r>
          </w:p>
        </w:tc>
        <w:tc>
          <w:tcPr>
            <w:tcW w:w="1163" w:type="dxa"/>
            <w:vAlign w:val="center"/>
          </w:tcPr>
          <w:p w14:paraId="37CEEF69" w14:textId="77777777" w:rsidR="00673575" w:rsidRDefault="00673575" w:rsidP="000047FC">
            <w:pPr>
              <w:pStyle w:val="ListParagraph"/>
              <w:ind w:left="0"/>
              <w:rPr>
                <w:rFonts w:ascii="Cambria" w:hAnsi="Cambria" w:cs="Arial"/>
              </w:rPr>
            </w:pPr>
          </w:p>
        </w:tc>
      </w:tr>
      <w:tr w:rsidR="003A71EB" w14:paraId="5CA95C7C" w14:textId="77777777" w:rsidTr="000047FC">
        <w:tc>
          <w:tcPr>
            <w:tcW w:w="656" w:type="dxa"/>
            <w:vAlign w:val="center"/>
          </w:tcPr>
          <w:p w14:paraId="50012DC1" w14:textId="2C6878BD" w:rsidR="003A71EB" w:rsidRDefault="003A71EB" w:rsidP="000047FC">
            <w:pPr>
              <w:pStyle w:val="ListParagraph"/>
              <w:ind w:left="0"/>
              <w:jc w:val="center"/>
              <w:rPr>
                <w:rFonts w:ascii="Cambria" w:hAnsi="Cambria" w:cs="Arial"/>
              </w:rPr>
            </w:pPr>
            <w:r>
              <w:rPr>
                <w:rFonts w:ascii="Cambria" w:hAnsi="Cambria" w:cs="Arial"/>
              </w:rPr>
              <w:t>9</w:t>
            </w:r>
          </w:p>
        </w:tc>
        <w:tc>
          <w:tcPr>
            <w:tcW w:w="3635" w:type="dxa"/>
            <w:gridSpan w:val="2"/>
            <w:vAlign w:val="center"/>
          </w:tcPr>
          <w:p w14:paraId="5845155C" w14:textId="77777777" w:rsidR="003A71EB" w:rsidRDefault="003A71EB" w:rsidP="000047FC">
            <w:pPr>
              <w:pStyle w:val="ListParagraph"/>
              <w:ind w:left="0"/>
              <w:rPr>
                <w:rFonts w:ascii="Cambria" w:hAnsi="Cambria" w:cs="Arial"/>
              </w:rPr>
            </w:pPr>
            <w:r>
              <w:rPr>
                <w:rFonts w:ascii="Cambria" w:hAnsi="Cambria" w:cs="Arial"/>
              </w:rPr>
              <w:t>OQ Protocol is approved</w:t>
            </w:r>
          </w:p>
        </w:tc>
        <w:tc>
          <w:tcPr>
            <w:tcW w:w="3636" w:type="dxa"/>
            <w:vAlign w:val="center"/>
          </w:tcPr>
          <w:p w14:paraId="6D5158DD" w14:textId="77777777" w:rsidR="003A71EB" w:rsidRDefault="003A71EB" w:rsidP="000047FC">
            <w:pPr>
              <w:pStyle w:val="ListParagraph"/>
              <w:ind w:left="0"/>
              <w:rPr>
                <w:rFonts w:ascii="Cambria" w:hAnsi="Cambria" w:cs="Arial"/>
              </w:rPr>
            </w:pPr>
            <w:r>
              <w:rPr>
                <w:rFonts w:ascii="Cambria" w:hAnsi="Cambria" w:cs="Arial"/>
              </w:rPr>
              <w:t xml:space="preserve">OQ Protocol </w:t>
            </w:r>
            <w:r w:rsidRPr="000047FC">
              <w:rPr>
                <w:rFonts w:ascii="Cambria" w:hAnsi="Cambria" w:cs="Arial"/>
                <w:b/>
                <w:bCs/>
              </w:rPr>
              <w:t>is / is not</w:t>
            </w:r>
            <w:r>
              <w:rPr>
                <w:rFonts w:ascii="Cambria" w:hAnsi="Cambria" w:cs="Arial"/>
              </w:rPr>
              <w:t xml:space="preserve"> approved.</w:t>
            </w:r>
          </w:p>
        </w:tc>
        <w:tc>
          <w:tcPr>
            <w:tcW w:w="1163" w:type="dxa"/>
            <w:vAlign w:val="center"/>
          </w:tcPr>
          <w:p w14:paraId="64CB0C72" w14:textId="77777777" w:rsidR="003A71EB" w:rsidRDefault="003A71EB" w:rsidP="000047FC">
            <w:pPr>
              <w:pStyle w:val="ListParagraph"/>
              <w:ind w:left="0"/>
              <w:rPr>
                <w:rFonts w:ascii="Cambria" w:hAnsi="Cambria" w:cs="Arial"/>
              </w:rPr>
            </w:pPr>
          </w:p>
        </w:tc>
      </w:tr>
      <w:tr w:rsidR="00A5395B" w14:paraId="3458F8D3" w14:textId="77777777" w:rsidTr="00173BEC">
        <w:tc>
          <w:tcPr>
            <w:tcW w:w="656" w:type="dxa"/>
            <w:vAlign w:val="center"/>
          </w:tcPr>
          <w:p w14:paraId="3C287933" w14:textId="2093ED4F" w:rsidR="00A5395B" w:rsidRDefault="00673575" w:rsidP="00173BEC">
            <w:pPr>
              <w:pStyle w:val="ListParagraph"/>
              <w:ind w:left="0"/>
              <w:jc w:val="center"/>
              <w:rPr>
                <w:rFonts w:ascii="Cambria" w:hAnsi="Cambria" w:cs="Arial"/>
              </w:rPr>
            </w:pPr>
            <w:r>
              <w:rPr>
                <w:rFonts w:ascii="Cambria" w:hAnsi="Cambria" w:cs="Arial"/>
              </w:rPr>
              <w:t>10</w:t>
            </w:r>
          </w:p>
        </w:tc>
        <w:tc>
          <w:tcPr>
            <w:tcW w:w="3635" w:type="dxa"/>
            <w:gridSpan w:val="2"/>
            <w:vAlign w:val="center"/>
          </w:tcPr>
          <w:p w14:paraId="77BE6640" w14:textId="1A9F2A15" w:rsidR="00A5395B" w:rsidRDefault="00A437EE">
            <w:pPr>
              <w:pStyle w:val="ListParagraph"/>
              <w:ind w:left="0"/>
              <w:rPr>
                <w:rFonts w:ascii="Cambria" w:hAnsi="Cambria" w:cs="Arial"/>
              </w:rPr>
            </w:pPr>
            <w:r>
              <w:rPr>
                <w:rFonts w:ascii="Cambria" w:hAnsi="Cambria" w:cs="Arial"/>
              </w:rPr>
              <w:t xml:space="preserve">All pre-requisite activities (Lines 1 – </w:t>
            </w:r>
            <w:r w:rsidR="00820384">
              <w:rPr>
                <w:rFonts w:ascii="Cambria" w:hAnsi="Cambria" w:cs="Arial"/>
              </w:rPr>
              <w:t>9</w:t>
            </w:r>
            <w:r>
              <w:rPr>
                <w:rFonts w:ascii="Cambria" w:hAnsi="Cambria" w:cs="Arial"/>
              </w:rPr>
              <w:t>) are complete</w:t>
            </w:r>
          </w:p>
        </w:tc>
        <w:tc>
          <w:tcPr>
            <w:tcW w:w="3636" w:type="dxa"/>
            <w:vAlign w:val="center"/>
          </w:tcPr>
          <w:p w14:paraId="5E65A573" w14:textId="58093D1A" w:rsidR="00A5395B" w:rsidRDefault="00A437EE">
            <w:pPr>
              <w:pStyle w:val="ListParagraph"/>
              <w:ind w:left="0"/>
              <w:rPr>
                <w:rFonts w:ascii="Cambria" w:hAnsi="Cambria" w:cs="Arial"/>
              </w:rPr>
            </w:pPr>
            <w:r>
              <w:rPr>
                <w:rFonts w:ascii="Cambria" w:hAnsi="Cambria" w:cs="Arial"/>
              </w:rPr>
              <w:t xml:space="preserve">All pre-requisite activities (Lines 1 – </w:t>
            </w:r>
            <w:r w:rsidR="00B9343A">
              <w:rPr>
                <w:rFonts w:ascii="Cambria" w:hAnsi="Cambria" w:cs="Arial"/>
              </w:rPr>
              <w:t>9</w:t>
            </w:r>
            <w:r>
              <w:rPr>
                <w:rFonts w:ascii="Cambria" w:hAnsi="Cambria" w:cs="Arial"/>
              </w:rPr>
              <w:t xml:space="preserve">) </w:t>
            </w:r>
            <w:r w:rsidRPr="00173BEC">
              <w:rPr>
                <w:rFonts w:ascii="Cambria" w:hAnsi="Cambria" w:cs="Arial"/>
                <w:b/>
                <w:bCs/>
              </w:rPr>
              <w:t>are / are not</w:t>
            </w:r>
            <w:r>
              <w:rPr>
                <w:rFonts w:ascii="Cambria" w:hAnsi="Cambria" w:cs="Arial"/>
              </w:rPr>
              <w:t xml:space="preserve"> complete</w:t>
            </w:r>
          </w:p>
        </w:tc>
        <w:tc>
          <w:tcPr>
            <w:tcW w:w="1163" w:type="dxa"/>
            <w:vAlign w:val="center"/>
          </w:tcPr>
          <w:p w14:paraId="7C8924E2" w14:textId="77777777" w:rsidR="00A5395B" w:rsidRDefault="00A5395B">
            <w:pPr>
              <w:pStyle w:val="ListParagraph"/>
              <w:ind w:left="0"/>
              <w:rPr>
                <w:rFonts w:ascii="Cambria" w:hAnsi="Cambria" w:cs="Arial"/>
              </w:rPr>
            </w:pPr>
          </w:p>
        </w:tc>
      </w:tr>
      <w:tr w:rsidR="00F6001F" w14:paraId="505D97C1" w14:textId="77777777" w:rsidTr="00173BEC">
        <w:trPr>
          <w:trHeight w:val="1440"/>
        </w:trPr>
        <w:tc>
          <w:tcPr>
            <w:tcW w:w="9090" w:type="dxa"/>
            <w:gridSpan w:val="5"/>
          </w:tcPr>
          <w:p w14:paraId="39641A9C" w14:textId="1BA86A6C" w:rsidR="00F6001F" w:rsidRDefault="00F70EF9">
            <w:pPr>
              <w:pStyle w:val="ListParagraph"/>
              <w:ind w:left="0"/>
              <w:rPr>
                <w:rFonts w:ascii="Cambria" w:hAnsi="Cambria" w:cs="Arial"/>
              </w:rPr>
            </w:pPr>
            <w:r w:rsidRPr="00894548">
              <w:rPr>
                <w:rFonts w:ascii="Cambria" w:hAnsi="Cambria" w:cs="Arial"/>
                <w:b/>
                <w:bCs/>
              </w:rPr>
              <w:t>Comments:</w:t>
            </w:r>
          </w:p>
        </w:tc>
      </w:tr>
      <w:tr w:rsidR="00910D1F" w14:paraId="4B96B1A8" w14:textId="77777777" w:rsidTr="00173BEC">
        <w:trPr>
          <w:trHeight w:val="288"/>
        </w:trPr>
        <w:tc>
          <w:tcPr>
            <w:tcW w:w="4230" w:type="dxa"/>
            <w:gridSpan w:val="2"/>
            <w:shd w:val="clear" w:color="auto" w:fill="F2F2F2" w:themeFill="background1" w:themeFillShade="F2"/>
            <w:vAlign w:val="center"/>
          </w:tcPr>
          <w:p w14:paraId="5F507A35" w14:textId="383F036F" w:rsidR="00910D1F" w:rsidRDefault="00910D1F" w:rsidP="00173BEC">
            <w:pPr>
              <w:pStyle w:val="ListParagraph"/>
              <w:ind w:left="0"/>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4860" w:type="dxa"/>
            <w:gridSpan w:val="3"/>
          </w:tcPr>
          <w:p w14:paraId="4E526FC5" w14:textId="77777777" w:rsidR="00910D1F" w:rsidRDefault="00910D1F" w:rsidP="00910D1F">
            <w:pPr>
              <w:pStyle w:val="ListParagraph"/>
              <w:ind w:left="0"/>
              <w:rPr>
                <w:rFonts w:ascii="Cambria" w:hAnsi="Cambria" w:cs="Arial"/>
              </w:rPr>
            </w:pPr>
          </w:p>
        </w:tc>
      </w:tr>
      <w:tr w:rsidR="00910D1F" w14:paraId="666C9E93" w14:textId="77777777" w:rsidTr="00173BEC">
        <w:trPr>
          <w:trHeight w:val="288"/>
        </w:trPr>
        <w:tc>
          <w:tcPr>
            <w:tcW w:w="4230" w:type="dxa"/>
            <w:gridSpan w:val="2"/>
            <w:shd w:val="clear" w:color="auto" w:fill="F2F2F2" w:themeFill="background1" w:themeFillShade="F2"/>
            <w:vAlign w:val="center"/>
          </w:tcPr>
          <w:p w14:paraId="21F9F952" w14:textId="6A1E3676" w:rsidR="00910D1F" w:rsidRDefault="00412C29" w:rsidP="00173BEC">
            <w:pPr>
              <w:pStyle w:val="ListParagraph"/>
              <w:ind w:left="0"/>
              <w:jc w:val="right"/>
              <w:rPr>
                <w:rFonts w:ascii="Cambria" w:hAnsi="Cambria" w:cs="Arial"/>
              </w:rPr>
            </w:pPr>
            <w:r>
              <w:rPr>
                <w:rFonts w:ascii="Cambria" w:hAnsi="Cambria" w:cs="Arial"/>
                <w:b/>
                <w:bCs/>
              </w:rPr>
              <w:t>Quality Reviewed By/Date:</w:t>
            </w:r>
          </w:p>
        </w:tc>
        <w:tc>
          <w:tcPr>
            <w:tcW w:w="4860" w:type="dxa"/>
            <w:gridSpan w:val="3"/>
          </w:tcPr>
          <w:p w14:paraId="2DE5DD6E" w14:textId="77777777" w:rsidR="00910D1F" w:rsidRDefault="00910D1F" w:rsidP="00910D1F">
            <w:pPr>
              <w:pStyle w:val="ListParagraph"/>
              <w:ind w:left="0"/>
              <w:rPr>
                <w:rFonts w:ascii="Cambria" w:hAnsi="Cambria" w:cs="Arial"/>
              </w:rPr>
            </w:pPr>
          </w:p>
        </w:tc>
      </w:tr>
    </w:tbl>
    <w:p w14:paraId="00EED079" w14:textId="77777777" w:rsidR="00850246" w:rsidRDefault="00850246" w:rsidP="006D7D80">
      <w:pPr>
        <w:rPr>
          <w:rFonts w:ascii="Cambria" w:hAnsi="Cambria" w:cs="Arial"/>
          <w:b/>
          <w:u w:val="single"/>
        </w:rPr>
        <w:sectPr w:rsidR="00850246">
          <w:headerReference w:type="default" r:id="rId21"/>
          <w:footerReference w:type="default" r:id="rId22"/>
          <w:pgSz w:w="12240" w:h="15840"/>
          <w:pgMar w:top="1440" w:right="1440" w:bottom="1440" w:left="1440" w:header="720" w:footer="720" w:gutter="0"/>
          <w:cols w:space="720"/>
          <w:docGrid w:linePitch="360"/>
        </w:sectPr>
      </w:pPr>
    </w:p>
    <w:p w14:paraId="34CADCDB" w14:textId="077D6833" w:rsidR="00BD3273" w:rsidRDefault="00BD3273" w:rsidP="00BD3273">
      <w:pPr>
        <w:spacing w:after="0"/>
        <w:jc w:val="center"/>
        <w:rPr>
          <w:rFonts w:ascii="Cambria" w:hAnsi="Cambria" w:cs="Arial"/>
          <w:b/>
          <w:bCs/>
        </w:rPr>
      </w:pPr>
      <w:r w:rsidRPr="00023BB8">
        <w:rPr>
          <w:rFonts w:ascii="Cambria" w:hAnsi="Cambria" w:cs="Arial"/>
          <w:b/>
          <w:bCs/>
        </w:rPr>
        <w:t>APPENDIX 1</w:t>
      </w:r>
      <w:r w:rsidR="00AB1B1F">
        <w:rPr>
          <w:rFonts w:ascii="Cambria" w:hAnsi="Cambria" w:cs="Arial"/>
          <w:b/>
          <w:bCs/>
        </w:rPr>
        <w:t>6</w:t>
      </w:r>
      <w:r w:rsidRPr="00023BB8">
        <w:rPr>
          <w:rFonts w:ascii="Cambria" w:hAnsi="Cambria" w:cs="Arial"/>
          <w:b/>
          <w:bCs/>
        </w:rPr>
        <w:t>.3 LABEL PRINTING</w:t>
      </w:r>
      <w:r w:rsidR="00443C87">
        <w:rPr>
          <w:rFonts w:ascii="Cambria" w:hAnsi="Cambria" w:cs="Arial"/>
          <w:b/>
          <w:bCs/>
        </w:rPr>
        <w:t xml:space="preserve"> – SET 1</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205">
          <w:tblGrid>
            <w:gridCol w:w="715"/>
            <w:gridCol w:w="2520"/>
            <w:gridCol w:w="4460"/>
            <w:gridCol w:w="4095"/>
            <w:gridCol w:w="1260"/>
          </w:tblGrid>
        </w:tblGridChange>
      </w:tblGrid>
      <w:tr w:rsidR="00BD3273" w:rsidRPr="00AC51DF" w14:paraId="1EA82BA4" w14:textId="77777777" w:rsidTr="005B0FB1">
        <w:trPr>
          <w:trHeight w:val="256"/>
        </w:trPr>
        <w:tc>
          <w:tcPr>
            <w:tcW w:w="13050" w:type="dxa"/>
            <w:gridSpan w:val="5"/>
            <w:shd w:val="clear" w:color="auto" w:fill="F2F2F2" w:themeFill="background1" w:themeFillShade="F2"/>
            <w:vAlign w:val="center"/>
          </w:tcPr>
          <w:p w14:paraId="65879D3D" w14:textId="5D97E6E6" w:rsidR="00BD3273" w:rsidRPr="00AC51DF" w:rsidRDefault="007037CB" w:rsidP="005B0FB1">
            <w:pPr>
              <w:jc w:val="center"/>
              <w:rPr>
                <w:rFonts w:ascii="Cambria" w:hAnsi="Cambria" w:cs="Arial"/>
                <w:b/>
                <w:bCs/>
              </w:rPr>
            </w:pPr>
            <w:r>
              <w:rPr>
                <w:rFonts w:ascii="Cambria" w:hAnsi="Cambria" w:cs="Arial"/>
                <w:b/>
                <w:bCs/>
              </w:rPr>
              <w:t xml:space="preserve">Group 1 </w:t>
            </w:r>
            <w:r w:rsidR="00BD3273">
              <w:rPr>
                <w:rFonts w:ascii="Cambria" w:hAnsi="Cambria" w:cs="Arial"/>
                <w:b/>
                <w:bCs/>
              </w:rPr>
              <w:t>Low/Low</w:t>
            </w:r>
            <w:r w:rsidR="00AB1B1F">
              <w:rPr>
                <w:rFonts w:ascii="Cambria" w:hAnsi="Cambria" w:cs="Arial"/>
                <w:b/>
                <w:bCs/>
              </w:rPr>
              <w:t xml:space="preserve"> Printer Settings</w:t>
            </w:r>
          </w:p>
        </w:tc>
      </w:tr>
      <w:tr w:rsidR="00BD3273" w14:paraId="2D289178" w14:textId="77777777" w:rsidTr="005B0FB1">
        <w:trPr>
          <w:trHeight w:val="256"/>
        </w:trPr>
        <w:tc>
          <w:tcPr>
            <w:tcW w:w="13050" w:type="dxa"/>
            <w:gridSpan w:val="5"/>
            <w:vAlign w:val="center"/>
          </w:tcPr>
          <w:p w14:paraId="349EFD6F" w14:textId="77777777" w:rsidR="00BD3273" w:rsidRPr="00894548" w:rsidRDefault="00BD3273" w:rsidP="005B0FB1">
            <w:pPr>
              <w:rPr>
                <w:rFonts w:ascii="Cambria" w:hAnsi="Cambria" w:cs="Arial"/>
                <w:b/>
                <w:bCs/>
              </w:rPr>
            </w:pPr>
            <w:r>
              <w:rPr>
                <w:rFonts w:ascii="Cambria" w:hAnsi="Cambria" w:cs="Arial"/>
                <w:b/>
                <w:bCs/>
                <w:noProof/>
              </w:rPr>
              <mc:AlternateContent>
                <mc:Choice Requires="wps">
                  <w:drawing>
                    <wp:anchor distT="0" distB="0" distL="114300" distR="114300" simplePos="0" relativeHeight="251663360" behindDoc="0" locked="0" layoutInCell="1" allowOverlap="1" wp14:anchorId="0130EE50" wp14:editId="4D331F7F">
                      <wp:simplePos x="0" y="0"/>
                      <wp:positionH relativeFrom="column">
                        <wp:posOffset>6350000</wp:posOffset>
                      </wp:positionH>
                      <wp:positionV relativeFrom="paragraph">
                        <wp:posOffset>142875</wp:posOffset>
                      </wp:positionV>
                      <wp:extent cx="1521460" cy="241300"/>
                      <wp:effectExtent l="0" t="0" r="2540" b="6350"/>
                      <wp:wrapNone/>
                      <wp:docPr id="3" name="Text Box 3"/>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10F51773" w14:textId="77777777" w:rsidR="00BD3273" w:rsidRPr="005B0FB1" w:rsidRDefault="00BD3273" w:rsidP="00BD3273">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0EE50" id="Text Box 3" o:spid="_x0000_s1030" type="#_x0000_t202" style="position:absolute;margin-left:500pt;margin-top:11.25pt;width:119.8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CAVCNhRAIA&#10;AIAEAAAOAAAAAAAAAAAAAAAAAC4CAABkcnMvZTJvRG9jLnhtbFBLAQItABQABgAIAAAAIQBzlNeO&#10;4AAAAAsBAAAPAAAAAAAAAAAAAAAAAJ4EAABkcnMvZG93bnJldi54bWxQSwUGAAAAAAQABADzAAAA&#10;qwUAAAAA&#10;" fillcolor="white [3201]" stroked="f" strokeweight=".5pt">
                      <v:textbox>
                        <w:txbxContent>
                          <w:p w14:paraId="10F51773" w14:textId="77777777" w:rsidR="00BD3273" w:rsidRPr="005B0FB1" w:rsidRDefault="00BD3273" w:rsidP="00BD3273">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526D5068" w14:textId="77777777" w:rsidR="00BD3273" w:rsidRDefault="00BD3273" w:rsidP="005B0FB1">
            <w:pPr>
              <w:rPr>
                <w:rFonts w:ascii="Cambria" w:hAnsi="Cambria" w:cs="Arial"/>
              </w:rPr>
            </w:pPr>
            <w:r>
              <w:rPr>
                <w:rFonts w:ascii="Cambria" w:hAnsi="Cambria" w:cs="Arial"/>
              </w:rPr>
              <w:t>1. In the printer settings menu, set print speed to 4 and print darkness to 23.  Document results.</w:t>
            </w:r>
          </w:p>
          <w:p w14:paraId="46B291C1" w14:textId="77777777" w:rsidR="00BD3273" w:rsidRDefault="00BD3273" w:rsidP="005B0FB1">
            <w:pPr>
              <w:rPr>
                <w:rFonts w:ascii="Cambria" w:hAnsi="Cambria" w:cs="Arial"/>
              </w:rPr>
            </w:pPr>
            <w:r>
              <w:rPr>
                <w:rFonts w:ascii="Cambria" w:hAnsi="Cambria" w:cs="Arial"/>
                <w:noProof/>
              </w:rPr>
              <mc:AlternateContent>
                <mc:Choice Requires="wpg">
                  <w:drawing>
                    <wp:anchor distT="0" distB="0" distL="114300" distR="114300" simplePos="0" relativeHeight="251664384" behindDoc="0" locked="0" layoutInCell="1" allowOverlap="1" wp14:anchorId="3D4C19F7" wp14:editId="2B8CDAF8">
                      <wp:simplePos x="0" y="0"/>
                      <wp:positionH relativeFrom="column">
                        <wp:posOffset>6172835</wp:posOffset>
                      </wp:positionH>
                      <wp:positionV relativeFrom="paragraph">
                        <wp:posOffset>46355</wp:posOffset>
                      </wp:positionV>
                      <wp:extent cx="1841500" cy="1416050"/>
                      <wp:effectExtent l="0" t="0" r="25400" b="12700"/>
                      <wp:wrapNone/>
                      <wp:docPr id="19" name="Group 19"/>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20" name="Text Box 20"/>
                              <wps:cNvSpPr txBox="1"/>
                              <wps:spPr>
                                <a:xfrm>
                                  <a:off x="0" y="0"/>
                                  <a:ext cx="1841500" cy="1416050"/>
                                </a:xfrm>
                                <a:prstGeom prst="rect">
                                  <a:avLst/>
                                </a:prstGeom>
                                <a:noFill/>
                                <a:ln w="6350">
                                  <a:solidFill>
                                    <a:schemeClr val="accent1"/>
                                  </a:solidFill>
                                </a:ln>
                              </wps:spPr>
                              <wps:txbx>
                                <w:txbxContent>
                                  <w:p w14:paraId="54CE6F45" w14:textId="77777777" w:rsidR="00BD3273" w:rsidRDefault="00BD3273" w:rsidP="00BD3273">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0E8FA028" w14:textId="77777777" w:rsidR="00BD3273" w:rsidRDefault="00BD3273" w:rsidP="00BD3273">
                                    <w:pPr>
                                      <w:jc w:val="center"/>
                                    </w:pPr>
                                    <w:r>
                                      <w:rPr>
                                        <w:noProof/>
                                      </w:rPr>
                                      <w:drawing>
                                        <wp:inline distT="0" distB="0" distL="0" distR="0" wp14:anchorId="356E8137" wp14:editId="6B5FFA83">
                                          <wp:extent cx="1005840" cy="481641"/>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05840" cy="481641"/>
                                                  </a:xfrm>
                                                  <a:prstGeom prst="rect">
                                                    <a:avLst/>
                                                  </a:prstGeom>
                                                </pic:spPr>
                                              </pic:pic>
                                            </a:graphicData>
                                          </a:graphic>
                                        </wp:inline>
                                      </w:drawing>
                                    </w:r>
                                  </w:p>
                                  <w:p w14:paraId="36FFDC33" w14:textId="77777777" w:rsidR="00BD3273" w:rsidRDefault="00BD3273" w:rsidP="00BD3273">
                                    <w:pPr>
                                      <w:jc w:val="center"/>
                                    </w:pPr>
                                    <w:r w:rsidRPr="00C75EC7">
                                      <w:rPr>
                                        <w:b/>
                                        <w:bCs/>
                                      </w:rPr>
                                      <w:t xml:space="preserve">Size </w:t>
                                    </w:r>
                                    <w:r>
                                      <w:rPr>
                                        <w:b/>
                                        <w:bCs/>
                                      </w:rPr>
                                      <w:t>7</w:t>
                                    </w:r>
                                    <w:r>
                                      <w:rPr>
                                        <w:b/>
                                        <w:bCs/>
                                      </w:rPr>
                                      <w:tab/>
                                    </w:r>
                                    <w:r>
                                      <w:rPr>
                                        <w:b/>
                                        <w:bCs/>
                                      </w:rPr>
                                      <w:tab/>
                                      <w:t>Size 10</w:t>
                                    </w:r>
                                  </w:p>
                                  <w:p w14:paraId="10AF56D0" w14:textId="77777777" w:rsidR="00BD3273" w:rsidRDefault="00BD3273" w:rsidP="00BD3273">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Straight Arrow Connector 21"/>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22" name="Straight Arrow Connector 22"/>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4C19F7" id="Group 19" o:spid="_x0000_s1031" style="position:absolute;margin-left:486.05pt;margin-top:3.65pt;width:145pt;height:111.5pt;z-index:251664384;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">
                      <v:shape id="Text Box 20" o:spid="_x0000_s1032"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" filled="f" strokecolor="#5b9bd5 [3204]" strokeweight=".5pt">
                        <v:textbox>
                          <w:txbxContent>
                            <w:p w14:paraId="54CE6F45" w14:textId="77777777" w:rsidR="00BD3273" w:rsidRDefault="00BD3273" w:rsidP="00BD3273">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0E8FA028" w14:textId="77777777" w:rsidR="00BD3273" w:rsidRDefault="00BD3273" w:rsidP="00BD3273">
                              <w:pPr>
                                <w:jc w:val="center"/>
                              </w:pPr>
                              <w:r>
                                <w:rPr>
                                  <w:noProof/>
                                </w:rPr>
                                <w:drawing>
                                  <wp:inline distT="0" distB="0" distL="0" distR="0" wp14:anchorId="356E8137" wp14:editId="6B5FFA83">
                                    <wp:extent cx="1005840" cy="481641"/>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36FFDC33" w14:textId="77777777" w:rsidR="00BD3273" w:rsidRDefault="00BD3273" w:rsidP="00BD3273">
                              <w:pPr>
                                <w:jc w:val="center"/>
                              </w:pPr>
                              <w:r w:rsidRPr="00C75EC7">
                                <w:rPr>
                                  <w:b/>
                                  <w:bCs/>
                                </w:rPr>
                                <w:t xml:space="preserve">Size </w:t>
                              </w:r>
                              <w:r>
                                <w:rPr>
                                  <w:b/>
                                  <w:bCs/>
                                </w:rPr>
                                <w:t>7</w:t>
                              </w:r>
                              <w:r>
                                <w:rPr>
                                  <w:b/>
                                  <w:bCs/>
                                </w:rPr>
                                <w:tab/>
                              </w:r>
                              <w:r>
                                <w:rPr>
                                  <w:b/>
                                  <w:bCs/>
                                </w:rPr>
                                <w:tab/>
                                <w:t>Size 10</w:t>
                              </w:r>
                            </w:p>
                            <w:p w14:paraId="10AF56D0" w14:textId="77777777" w:rsidR="00BD3273" w:rsidRDefault="00BD3273" w:rsidP="00BD3273">
                              <w:pPr>
                                <w:jc w:val="right"/>
                              </w:pPr>
                            </w:p>
                          </w:txbxContent>
                        </v:textbox>
                      </v:shape>
                      <v:shapetype id="_x0000_t32" coordsize="21600,21600" o:spt="32" o:oned="t" path="m,l21600,21600e" filled="f">
                        <v:path arrowok="t" fillok="f" o:connecttype="none"/>
                        <o:lock v:ext="edit" shapetype="t"/>
                      </v:shapetype>
                      <v:shape id="Straight Arrow Connector 21" o:spid="_x0000_s1033"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5b9bd5 [3204]" strokeweight=".5pt">
                        <v:stroke endarrow="block" joinstyle="miter"/>
                      </v:shape>
                      <v:shape id="Straight Arrow Connector 22" o:spid="_x0000_s1034"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" strokecolor="#5b9bd5 [3204]" strokeweight=".5pt">
                        <v:stroke endarrow="block" joinstyle="miter"/>
                      </v:shape>
                      <v:shape id="Straight Arrow Connector 23" o:spid="_x0000_s1035"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OE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rGE7h/iT9ALm4AAAD//wMAUEsBAi0AFAAGAAgAAAAhANvh9svuAAAAhQEAABMAAAAAAAAA&#10;AAAAAAAAAAAAAFtDb250ZW50X1R5cGVzXS54bWxQSwECLQAUAAYACAAAACEAWvQsW78AAAAVAQAA&#10;CwAAAAAAAAAAAAAAAAAfAQAAX3JlbHMvLnJlbHNQSwECLQAUAAYACAAAACEA7F2jhMYAAADbAAAA&#10;DwAAAAAAAAAAAAAAAAAHAgAAZHJzL2Rvd25yZXYueG1sUEsFBgAAAAADAAMAtwAAAPoCAAAAAA==&#10;" strokecolor="#5b9bd5 [3204]" strokeweight=".5pt">
                        <v:stroke endarrow="block" joinstyle="miter"/>
                      </v:shape>
                      <v:shape id="Straight Arrow Connector 24" o:spid="_x0000_s1036"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xml:space="preserve">, open a pre-created label template with file name GROUP1.  </w:t>
            </w:r>
          </w:p>
          <w:p w14:paraId="4B8E6923" w14:textId="77777777" w:rsidR="00BD3273" w:rsidRDefault="00BD3273" w:rsidP="005B0FB1">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31643D41" w14:textId="147F44F6" w:rsidR="00BD3273" w:rsidRDefault="00BD3273" w:rsidP="005B0FB1">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6D8EC2C6" w14:textId="09B56D9D" w:rsidR="00BD3273" w:rsidRDefault="00BD3273" w:rsidP="005B0FB1">
            <w:pPr>
              <w:rPr>
                <w:rFonts w:ascii="Cambria" w:hAnsi="Cambria" w:cs="Arial"/>
              </w:rPr>
            </w:pPr>
            <w:r>
              <w:rPr>
                <w:rFonts w:ascii="Cambria" w:hAnsi="Cambria" w:cs="Arial"/>
              </w:rPr>
              <w:t xml:space="preserve">3. Enter your initials and enter </w:t>
            </w:r>
            <w:r w:rsidR="00E738E4">
              <w:rPr>
                <w:rFonts w:ascii="Cambria" w:hAnsi="Cambria" w:cs="Arial"/>
              </w:rPr>
              <w:t>12</w:t>
            </w:r>
            <w:r>
              <w:rPr>
                <w:rFonts w:ascii="Cambria" w:hAnsi="Cambria" w:cs="Arial"/>
              </w:rPr>
              <w:t xml:space="preserve"> for quantity.</w:t>
            </w:r>
          </w:p>
          <w:p w14:paraId="18D30FCE" w14:textId="77777777" w:rsidR="00BD3273" w:rsidRDefault="00BD3273" w:rsidP="005B0FB1">
            <w:pPr>
              <w:rPr>
                <w:rFonts w:ascii="Cambria" w:hAnsi="Cambria" w:cs="Arial"/>
              </w:rPr>
            </w:pPr>
            <w:r>
              <w:rPr>
                <w:rFonts w:ascii="Cambria" w:hAnsi="Cambria" w:cs="Arial"/>
              </w:rPr>
              <w:t xml:space="preserve">4. Check </w:t>
            </w:r>
            <w:r>
              <w:rPr>
                <w:noProof/>
              </w:rPr>
              <w:drawing>
                <wp:inline distT="0" distB="0" distL="0" distR="0" wp14:anchorId="55B92573" wp14:editId="3ADE7FF3">
                  <wp:extent cx="822960" cy="164592"/>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74121EA2" w14:textId="77777777" w:rsidR="00BD3273" w:rsidRPr="00890057" w:rsidRDefault="00BD3273" w:rsidP="005B0FB1">
            <w:pPr>
              <w:rPr>
                <w:rFonts w:ascii="Cambria" w:hAnsi="Cambria" w:cs="Arial"/>
              </w:rPr>
            </w:pPr>
            <w:r w:rsidRPr="00890057">
              <w:rPr>
                <w:rFonts w:ascii="Cambria" w:hAnsi="Cambria" w:cs="Arial"/>
              </w:rPr>
              <w:t xml:space="preserve">5. Visually inspect each label for accuracy, ensure each label contains a unique label number, and </w:t>
            </w:r>
          </w:p>
          <w:p w14:paraId="762E3405" w14:textId="041E5807" w:rsidR="00BD3273" w:rsidRPr="00890057" w:rsidRDefault="00BD3273" w:rsidP="005B0FB1">
            <w:pPr>
              <w:ind w:left="245"/>
              <w:rPr>
                <w:rFonts w:ascii="Cambria" w:hAnsi="Cambria" w:cs="Arial"/>
              </w:rPr>
            </w:pPr>
            <w:r w:rsidRPr="00890057">
              <w:rPr>
                <w:rFonts w:ascii="Cambria" w:hAnsi="Cambria" w:cs="Arial"/>
              </w:rPr>
              <w:t xml:space="preserve">verified all </w:t>
            </w:r>
            <w:r w:rsidR="0074081B">
              <w:rPr>
                <w:rFonts w:ascii="Cambria" w:hAnsi="Cambria" w:cs="Arial"/>
              </w:rPr>
              <w:t>12</w:t>
            </w:r>
            <w:r w:rsidRPr="00890057">
              <w:rPr>
                <w:rFonts w:ascii="Cambria" w:hAnsi="Cambria" w:cs="Arial"/>
              </w:rPr>
              <w:t xml:space="preserve"> labels (Label#1 – Label#</w:t>
            </w:r>
            <w:r w:rsidR="00E738E4">
              <w:rPr>
                <w:rFonts w:ascii="Cambria" w:hAnsi="Cambria" w:cs="Arial"/>
              </w:rPr>
              <w:t>12</w:t>
            </w:r>
            <w:r w:rsidRPr="00890057">
              <w:rPr>
                <w:rFonts w:ascii="Cambria" w:hAnsi="Cambria" w:cs="Arial"/>
              </w:rPr>
              <w:t>) are present.</w:t>
            </w:r>
          </w:p>
          <w:p w14:paraId="658E97BA" w14:textId="77777777" w:rsidR="00BD3273" w:rsidRPr="00890057" w:rsidRDefault="00BD3273" w:rsidP="005B0FB1">
            <w:pPr>
              <w:ind w:left="245"/>
              <w:rPr>
                <w:rFonts w:ascii="Cambria" w:hAnsi="Cambria" w:cs="Arial"/>
              </w:rPr>
            </w:pPr>
            <w:r w:rsidRPr="00890057">
              <w:rPr>
                <w:rFonts w:ascii="Cambria" w:hAnsi="Cambria" w:cs="Arial"/>
              </w:rPr>
              <w:t>5.1 If inaccuracy or wrong label number observed, or labels missing, reprint the affected labels.</w:t>
            </w:r>
          </w:p>
          <w:p w14:paraId="2A5FBAC6" w14:textId="05F803FB" w:rsidR="00BD3273" w:rsidRPr="00890057" w:rsidRDefault="00BD3273" w:rsidP="005B0FB1">
            <w:pPr>
              <w:rPr>
                <w:rFonts w:ascii="Cambria" w:hAnsi="Cambria" w:cs="Arial"/>
              </w:rPr>
            </w:pPr>
            <w:r w:rsidRPr="00890057">
              <w:rPr>
                <w:rFonts w:ascii="Cambria" w:hAnsi="Cambria" w:cs="Arial"/>
              </w:rPr>
              <w:t>6. Verify</w:t>
            </w:r>
            <w:r w:rsidR="004B4032">
              <w:rPr>
                <w:rFonts w:ascii="Cambria" w:hAnsi="Cambria" w:cs="Arial"/>
              </w:rPr>
              <w:t xml:space="preserve"> </w:t>
            </w:r>
            <w:r w:rsidRPr="00890057">
              <w:rPr>
                <w:rFonts w:ascii="Cambria" w:hAnsi="Cambria" w:cs="Arial"/>
              </w:rPr>
              <w:t>labe</w:t>
            </w:r>
            <w:r w:rsidR="004B4032">
              <w:rPr>
                <w:rFonts w:ascii="Cambria" w:hAnsi="Cambria" w:cs="Arial"/>
              </w:rPr>
              <w:t xml:space="preserve">l legibility </w:t>
            </w:r>
            <w:r w:rsidRPr="00890057">
              <w:rPr>
                <w:rFonts w:ascii="Cambria" w:hAnsi="Cambria" w:cs="Arial"/>
              </w:rPr>
              <w:t>and document results.</w:t>
            </w:r>
          </w:p>
          <w:p w14:paraId="358D0F9A" w14:textId="77777777" w:rsidR="00BD3273" w:rsidRPr="00890057" w:rsidRDefault="00BD3273" w:rsidP="005B0FB1">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7F9C6055" w14:textId="77777777" w:rsidR="00BD3273" w:rsidRDefault="00BD3273" w:rsidP="005B0FB1">
            <w:pPr>
              <w:rPr>
                <w:rFonts w:ascii="Cambria" w:hAnsi="Cambria" w:cs="Arial"/>
              </w:rPr>
            </w:pPr>
            <w:r w:rsidRPr="00890057">
              <w:rPr>
                <w:rFonts w:ascii="Cambria" w:hAnsi="Cambria" w:cs="Arial"/>
              </w:rPr>
              <w:t>8. Record comments and additional information in the “Comments” section or N/A.</w:t>
            </w:r>
          </w:p>
        </w:tc>
      </w:tr>
      <w:tr w:rsidR="00BD3273" w:rsidRPr="00894548" w14:paraId="66C4176E" w14:textId="77777777" w:rsidTr="005B0FB1">
        <w:trPr>
          <w:trHeight w:val="288"/>
        </w:trPr>
        <w:tc>
          <w:tcPr>
            <w:tcW w:w="715" w:type="dxa"/>
            <w:shd w:val="clear" w:color="auto" w:fill="F2F2F2" w:themeFill="background1" w:themeFillShade="F2"/>
            <w:vAlign w:val="center"/>
          </w:tcPr>
          <w:p w14:paraId="0861745A" w14:textId="77777777" w:rsidR="00BD3273" w:rsidRPr="00894548" w:rsidRDefault="00BD3273" w:rsidP="005B0FB1">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1DB94650" w14:textId="77777777" w:rsidR="00BD3273" w:rsidRPr="00894548" w:rsidRDefault="00BD3273" w:rsidP="005B0FB1">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67CB2594" w14:textId="77777777" w:rsidR="00BD3273" w:rsidRPr="00894548" w:rsidRDefault="00BD3273" w:rsidP="005B0FB1">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776D99A5" w14:textId="77777777" w:rsidR="00BD3273" w:rsidRPr="00894548" w:rsidRDefault="00BD3273" w:rsidP="005B0FB1">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42AC4AF3" w14:textId="77777777" w:rsidR="00BD3273" w:rsidRPr="00894548" w:rsidRDefault="00BD3273" w:rsidP="005B0FB1">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D3273" w14:paraId="0DA602E8" w14:textId="77777777" w:rsidTr="005B0FB1">
        <w:trPr>
          <w:trHeight w:val="288"/>
        </w:trPr>
        <w:tc>
          <w:tcPr>
            <w:tcW w:w="715" w:type="dxa"/>
            <w:vAlign w:val="center"/>
          </w:tcPr>
          <w:p w14:paraId="0BC3B7EC" w14:textId="77777777" w:rsidR="00BD3273" w:rsidRPr="00C94F8F" w:rsidRDefault="00BD3273" w:rsidP="005B0FB1">
            <w:pPr>
              <w:jc w:val="right"/>
              <w:rPr>
                <w:rFonts w:ascii="Cambria" w:hAnsi="Cambria" w:cs="Arial"/>
              </w:rPr>
            </w:pPr>
            <w:r>
              <w:rPr>
                <w:rFonts w:ascii="Cambria" w:hAnsi="Cambria" w:cs="Arial"/>
              </w:rPr>
              <w:t>1</w:t>
            </w:r>
          </w:p>
        </w:tc>
        <w:tc>
          <w:tcPr>
            <w:tcW w:w="2520" w:type="dxa"/>
            <w:vAlign w:val="center"/>
          </w:tcPr>
          <w:p w14:paraId="6E738DDB" w14:textId="77777777" w:rsidR="00BD3273" w:rsidRDefault="00BD3273" w:rsidP="005B0FB1">
            <w:pPr>
              <w:jc w:val="right"/>
              <w:rPr>
                <w:rFonts w:ascii="Cambria" w:hAnsi="Cambria" w:cs="Arial"/>
              </w:rPr>
            </w:pPr>
            <w:r>
              <w:rPr>
                <w:rFonts w:ascii="Cambria" w:hAnsi="Cambria" w:cs="Arial"/>
              </w:rPr>
              <w:t xml:space="preserve">Print Speed </w:t>
            </w:r>
          </w:p>
        </w:tc>
        <w:tc>
          <w:tcPr>
            <w:tcW w:w="4460" w:type="dxa"/>
            <w:vAlign w:val="center"/>
          </w:tcPr>
          <w:p w14:paraId="62160271" w14:textId="77777777" w:rsidR="00BD3273" w:rsidRDefault="00BD3273" w:rsidP="005B0FB1">
            <w:pPr>
              <w:rPr>
                <w:rFonts w:ascii="Cambria" w:hAnsi="Cambria" w:cs="Arial"/>
              </w:rPr>
            </w:pPr>
            <w:r>
              <w:rPr>
                <w:rFonts w:ascii="Cambria" w:hAnsi="Cambria" w:cs="Arial"/>
              </w:rPr>
              <w:t>4</w:t>
            </w:r>
          </w:p>
        </w:tc>
        <w:tc>
          <w:tcPr>
            <w:tcW w:w="4095" w:type="dxa"/>
            <w:vAlign w:val="center"/>
          </w:tcPr>
          <w:p w14:paraId="01689ADF" w14:textId="77777777" w:rsidR="00BD3273" w:rsidRDefault="00BD3273" w:rsidP="005B0FB1">
            <w:pPr>
              <w:jc w:val="center"/>
              <w:rPr>
                <w:rFonts w:ascii="Cambria" w:hAnsi="Cambria" w:cs="Arial"/>
              </w:rPr>
            </w:pPr>
          </w:p>
        </w:tc>
        <w:tc>
          <w:tcPr>
            <w:tcW w:w="1260" w:type="dxa"/>
            <w:vAlign w:val="center"/>
          </w:tcPr>
          <w:p w14:paraId="250A0D1E" w14:textId="77777777" w:rsidR="00BD3273" w:rsidRDefault="00BD3273" w:rsidP="005B0FB1">
            <w:pPr>
              <w:jc w:val="center"/>
              <w:rPr>
                <w:rFonts w:ascii="Cambria" w:hAnsi="Cambria" w:cs="Arial"/>
              </w:rPr>
            </w:pPr>
          </w:p>
        </w:tc>
      </w:tr>
      <w:tr w:rsidR="00BD3273" w:rsidRPr="00AC51DF" w14:paraId="42C69E63" w14:textId="77777777" w:rsidTr="005B0FB1">
        <w:trPr>
          <w:trHeight w:val="288"/>
        </w:trPr>
        <w:tc>
          <w:tcPr>
            <w:tcW w:w="715" w:type="dxa"/>
            <w:vAlign w:val="center"/>
          </w:tcPr>
          <w:p w14:paraId="34CA3671" w14:textId="77777777" w:rsidR="00BD3273" w:rsidRPr="00894548" w:rsidRDefault="00BD3273" w:rsidP="005B0FB1">
            <w:pPr>
              <w:jc w:val="right"/>
              <w:rPr>
                <w:rFonts w:ascii="Cambria" w:hAnsi="Cambria" w:cs="Arial"/>
              </w:rPr>
            </w:pPr>
            <w:r>
              <w:rPr>
                <w:rFonts w:ascii="Cambria" w:hAnsi="Cambria" w:cs="Arial"/>
              </w:rPr>
              <w:t>2</w:t>
            </w:r>
          </w:p>
        </w:tc>
        <w:tc>
          <w:tcPr>
            <w:tcW w:w="2520" w:type="dxa"/>
            <w:vAlign w:val="center"/>
          </w:tcPr>
          <w:p w14:paraId="4C975911" w14:textId="77777777" w:rsidR="00BD3273" w:rsidRDefault="00BD3273" w:rsidP="005B0FB1">
            <w:pPr>
              <w:jc w:val="right"/>
              <w:rPr>
                <w:rFonts w:ascii="Cambria" w:hAnsi="Cambria" w:cs="Arial"/>
              </w:rPr>
            </w:pPr>
            <w:r>
              <w:rPr>
                <w:rFonts w:ascii="Cambria" w:hAnsi="Cambria" w:cs="Arial"/>
              </w:rPr>
              <w:t>Print Darkness</w:t>
            </w:r>
          </w:p>
        </w:tc>
        <w:tc>
          <w:tcPr>
            <w:tcW w:w="4460" w:type="dxa"/>
            <w:vAlign w:val="center"/>
          </w:tcPr>
          <w:p w14:paraId="6540B25C" w14:textId="77777777" w:rsidR="00BD3273" w:rsidRDefault="00BD3273" w:rsidP="005B0FB1">
            <w:pPr>
              <w:rPr>
                <w:rFonts w:ascii="Cambria" w:hAnsi="Cambria" w:cs="Arial"/>
              </w:rPr>
            </w:pPr>
            <w:r>
              <w:rPr>
                <w:rFonts w:ascii="Cambria" w:hAnsi="Cambria" w:cs="Arial"/>
              </w:rPr>
              <w:t>23</w:t>
            </w:r>
          </w:p>
        </w:tc>
        <w:tc>
          <w:tcPr>
            <w:tcW w:w="4095" w:type="dxa"/>
            <w:vAlign w:val="center"/>
          </w:tcPr>
          <w:p w14:paraId="7E075905" w14:textId="77777777" w:rsidR="00BD3273" w:rsidRDefault="00BD3273" w:rsidP="005B0FB1">
            <w:pPr>
              <w:jc w:val="center"/>
              <w:rPr>
                <w:rFonts w:ascii="Cambria" w:hAnsi="Cambria" w:cs="Arial"/>
              </w:rPr>
            </w:pPr>
          </w:p>
        </w:tc>
        <w:tc>
          <w:tcPr>
            <w:tcW w:w="1260" w:type="dxa"/>
            <w:vAlign w:val="center"/>
          </w:tcPr>
          <w:p w14:paraId="7AEF20B4" w14:textId="77777777" w:rsidR="00BD3273" w:rsidRPr="00AC51DF" w:rsidRDefault="00BD3273" w:rsidP="005B0FB1">
            <w:pPr>
              <w:rPr>
                <w:rFonts w:ascii="Cambria" w:hAnsi="Cambria" w:cs="Arial"/>
                <w:highlight w:val="yellow"/>
              </w:rPr>
            </w:pPr>
          </w:p>
        </w:tc>
      </w:tr>
      <w:tr w:rsidR="007F0750" w14:paraId="0791D4F6" w14:textId="77777777" w:rsidTr="007C55EA">
        <w:tblPrEx>
          <w:tblW w:w="13050" w:type="dxa"/>
          <w:tblLayout w:type="fixed"/>
          <w:tblPrExChange w:id="206" w:author="Sasi Songthong" w:date="2022-06-23T12:27:00Z">
            <w:tblPrEx>
              <w:tblW w:w="13050" w:type="dxa"/>
              <w:tblLayout w:type="fixed"/>
            </w:tblPrEx>
          </w:tblPrExChange>
        </w:tblPrEx>
        <w:trPr>
          <w:trHeight w:val="288"/>
          <w:trPrChange w:id="207" w:author="Sasi Songthong" w:date="2022-06-23T12:27:00Z">
            <w:trPr>
              <w:trHeight w:val="288"/>
            </w:trPr>
          </w:trPrChange>
        </w:trPr>
        <w:tc>
          <w:tcPr>
            <w:tcW w:w="715" w:type="dxa"/>
            <w:vAlign w:val="center"/>
            <w:tcPrChange w:id="208" w:author="Sasi Songthong" w:date="2022-06-23T12:27:00Z">
              <w:tcPr>
                <w:tcW w:w="715" w:type="dxa"/>
                <w:vAlign w:val="center"/>
              </w:tcPr>
            </w:tcPrChange>
          </w:tcPr>
          <w:p w14:paraId="58B725B0" w14:textId="77777777" w:rsidR="007F0750" w:rsidRPr="00AC51DF" w:rsidRDefault="007F0750" w:rsidP="005B0FB1">
            <w:pPr>
              <w:jc w:val="right"/>
              <w:rPr>
                <w:rFonts w:ascii="Cambria" w:hAnsi="Cambria" w:cs="Arial"/>
              </w:rPr>
            </w:pPr>
            <w:r>
              <w:rPr>
                <w:rFonts w:ascii="Cambria" w:hAnsi="Cambria" w:cs="Arial"/>
              </w:rPr>
              <w:t>3</w:t>
            </w:r>
          </w:p>
        </w:tc>
        <w:tc>
          <w:tcPr>
            <w:tcW w:w="2520" w:type="dxa"/>
            <w:vMerge w:val="restart"/>
            <w:vAlign w:val="center"/>
            <w:tcPrChange w:id="209" w:author="Sasi Songthong" w:date="2022-06-23T12:27:00Z">
              <w:tcPr>
                <w:tcW w:w="2520" w:type="dxa"/>
                <w:vMerge w:val="restart"/>
                <w:vAlign w:val="center"/>
              </w:tcPr>
            </w:tcPrChange>
          </w:tcPr>
          <w:p w14:paraId="052DB618" w14:textId="77777777" w:rsidR="007F0750" w:rsidRDefault="007F0750" w:rsidP="005B0FB1">
            <w:pPr>
              <w:jc w:val="right"/>
              <w:rPr>
                <w:rFonts w:ascii="Cambria" w:hAnsi="Cambria" w:cs="Arial"/>
              </w:rPr>
            </w:pPr>
            <w:r>
              <w:rPr>
                <w:rFonts w:ascii="Cambria" w:hAnsi="Cambria" w:cs="Arial"/>
              </w:rPr>
              <w:t>Accuracy and Number of Labels</w:t>
            </w:r>
          </w:p>
        </w:tc>
        <w:tc>
          <w:tcPr>
            <w:tcW w:w="4460" w:type="dxa"/>
            <w:vAlign w:val="center"/>
            <w:tcPrChange w:id="210" w:author="Sasi Songthong" w:date="2022-06-23T12:27:00Z">
              <w:tcPr>
                <w:tcW w:w="4460" w:type="dxa"/>
                <w:vAlign w:val="center"/>
              </w:tcPr>
            </w:tcPrChange>
          </w:tcPr>
          <w:p w14:paraId="45AF7270" w14:textId="2C275458" w:rsidR="007F0750" w:rsidRDefault="007F0750" w:rsidP="005B0FB1">
            <w:pPr>
              <w:rPr>
                <w:rFonts w:ascii="Cambria" w:hAnsi="Cambria" w:cs="Arial"/>
              </w:rPr>
            </w:pPr>
            <w:r>
              <w:rPr>
                <w:rFonts w:ascii="Cambria" w:hAnsi="Cambria" w:cs="Arial"/>
              </w:rPr>
              <w:t>Correct Initials on all 12 labels</w:t>
            </w:r>
          </w:p>
        </w:tc>
        <w:tc>
          <w:tcPr>
            <w:tcW w:w="4095" w:type="dxa"/>
            <w:vAlign w:val="center"/>
            <w:tcPrChange w:id="211" w:author="Sasi Songthong" w:date="2022-06-23T12:27:00Z">
              <w:tcPr>
                <w:tcW w:w="4095" w:type="dxa"/>
                <w:vAlign w:val="center"/>
              </w:tcPr>
            </w:tcPrChange>
          </w:tcPr>
          <w:p w14:paraId="76C6039B" w14:textId="0DB0C141" w:rsidR="007F0750" w:rsidRDefault="001852A4">
            <w:pPr>
              <w:rPr>
                <w:rFonts w:ascii="Cambria" w:hAnsi="Cambria" w:cs="Arial"/>
              </w:rPr>
              <w:pPrChange w:id="212" w:author="Sasi Songthong" w:date="2022-06-23T12:27:00Z">
                <w:pPr>
                  <w:jc w:val="center"/>
                </w:pPr>
              </w:pPrChange>
            </w:pPr>
            <w:ins w:id="213" w:author="Sasi Songthong" w:date="2022-06-23T12:22:00Z">
              <w:r>
                <w:rPr>
                  <w:rFonts w:ascii="Cambria" w:hAnsi="Cambria" w:cs="Arial"/>
                </w:rPr>
                <w:t xml:space="preserve">Initials </w:t>
              </w:r>
              <w:r w:rsidRPr="00A321BA">
                <w:rPr>
                  <w:rFonts w:ascii="Cambria" w:hAnsi="Cambria" w:cs="Arial"/>
                  <w:b/>
                  <w:bCs/>
                  <w:rPrChange w:id="214" w:author="Sasi Songthong" w:date="2022-06-23T12:23:00Z">
                    <w:rPr>
                      <w:rFonts w:ascii="Cambria" w:hAnsi="Cambria" w:cs="Arial"/>
                    </w:rPr>
                  </w:rPrChange>
                </w:rPr>
                <w:t xml:space="preserve">are </w:t>
              </w:r>
            </w:ins>
            <w:ins w:id="215" w:author="Sasi Songthong" w:date="2022-06-23T12:23:00Z">
              <w:r w:rsidR="00A321BA" w:rsidRPr="00A321BA">
                <w:rPr>
                  <w:rFonts w:ascii="Cambria" w:hAnsi="Cambria" w:cs="Arial"/>
                  <w:b/>
                  <w:bCs/>
                  <w:rPrChange w:id="216" w:author="Sasi Songthong" w:date="2022-06-23T12:23:00Z">
                    <w:rPr>
                      <w:rFonts w:ascii="Cambria" w:hAnsi="Cambria" w:cs="Arial"/>
                    </w:rPr>
                  </w:rPrChange>
                </w:rPr>
                <w:t>/ are not</w:t>
              </w:r>
              <w:r w:rsidR="00A321BA">
                <w:rPr>
                  <w:rFonts w:ascii="Cambria" w:hAnsi="Cambria" w:cs="Arial"/>
                </w:rPr>
                <w:t xml:space="preserve"> </w:t>
              </w:r>
            </w:ins>
            <w:ins w:id="217" w:author="Sasi Songthong" w:date="2022-06-23T12:22:00Z">
              <w:r>
                <w:rPr>
                  <w:rFonts w:ascii="Cambria" w:hAnsi="Cambria" w:cs="Arial"/>
                </w:rPr>
                <w:t>correct</w:t>
              </w:r>
              <w:r w:rsidR="00A321BA">
                <w:rPr>
                  <w:rFonts w:ascii="Cambria" w:hAnsi="Cambria" w:cs="Arial"/>
                </w:rPr>
                <w:t xml:space="preserve"> on all</w:t>
              </w:r>
            </w:ins>
            <w:ins w:id="218" w:author="Sasi Songthong" w:date="2022-06-23T12:23:00Z">
              <w:r w:rsidR="00A321BA">
                <w:rPr>
                  <w:rFonts w:ascii="Cambria" w:hAnsi="Cambria" w:cs="Arial"/>
                </w:rPr>
                <w:t xml:space="preserve"> 12 labels</w:t>
              </w:r>
            </w:ins>
            <w:ins w:id="219" w:author="Sasi Songthong" w:date="2022-06-23T12:27:00Z">
              <w:r w:rsidR="007C55EA">
                <w:rPr>
                  <w:rFonts w:ascii="Cambria" w:hAnsi="Cambria" w:cs="Arial"/>
                </w:rPr>
                <w:t>.</w:t>
              </w:r>
            </w:ins>
          </w:p>
        </w:tc>
        <w:tc>
          <w:tcPr>
            <w:tcW w:w="1260" w:type="dxa"/>
            <w:vAlign w:val="center"/>
            <w:tcPrChange w:id="220" w:author="Sasi Songthong" w:date="2022-06-23T12:27:00Z">
              <w:tcPr>
                <w:tcW w:w="1260" w:type="dxa"/>
                <w:vAlign w:val="center"/>
              </w:tcPr>
            </w:tcPrChange>
          </w:tcPr>
          <w:p w14:paraId="2585581B" w14:textId="77777777" w:rsidR="007F0750" w:rsidRDefault="007F0750" w:rsidP="005B0FB1">
            <w:pPr>
              <w:jc w:val="center"/>
              <w:rPr>
                <w:rFonts w:ascii="Cambria" w:hAnsi="Cambria" w:cs="Arial"/>
              </w:rPr>
            </w:pPr>
          </w:p>
        </w:tc>
      </w:tr>
      <w:tr w:rsidR="007F0750" w14:paraId="4BC2E3B3" w14:textId="77777777" w:rsidTr="007C55EA">
        <w:tblPrEx>
          <w:tblW w:w="13050" w:type="dxa"/>
          <w:tblLayout w:type="fixed"/>
          <w:tblPrExChange w:id="221" w:author="Sasi Songthong" w:date="2022-06-23T12:27:00Z">
            <w:tblPrEx>
              <w:tblW w:w="13050" w:type="dxa"/>
              <w:tblLayout w:type="fixed"/>
            </w:tblPrEx>
          </w:tblPrExChange>
        </w:tblPrEx>
        <w:trPr>
          <w:trHeight w:val="288"/>
          <w:trPrChange w:id="222" w:author="Sasi Songthong" w:date="2022-06-23T12:27:00Z">
            <w:trPr>
              <w:trHeight w:val="288"/>
            </w:trPr>
          </w:trPrChange>
        </w:trPr>
        <w:tc>
          <w:tcPr>
            <w:tcW w:w="715" w:type="dxa"/>
            <w:vAlign w:val="center"/>
            <w:tcPrChange w:id="223" w:author="Sasi Songthong" w:date="2022-06-23T12:27:00Z">
              <w:tcPr>
                <w:tcW w:w="715" w:type="dxa"/>
                <w:vAlign w:val="center"/>
              </w:tcPr>
            </w:tcPrChange>
          </w:tcPr>
          <w:p w14:paraId="0D8E1A81" w14:textId="01301CDC" w:rsidR="007F0750" w:rsidRDefault="007F0750" w:rsidP="005B0FB1">
            <w:pPr>
              <w:jc w:val="right"/>
              <w:rPr>
                <w:rFonts w:ascii="Cambria" w:hAnsi="Cambria" w:cs="Arial"/>
              </w:rPr>
            </w:pPr>
            <w:r>
              <w:rPr>
                <w:rFonts w:ascii="Cambria" w:hAnsi="Cambria" w:cs="Arial"/>
              </w:rPr>
              <w:t>4</w:t>
            </w:r>
          </w:p>
        </w:tc>
        <w:tc>
          <w:tcPr>
            <w:tcW w:w="2520" w:type="dxa"/>
            <w:vMerge/>
            <w:vAlign w:val="center"/>
            <w:tcPrChange w:id="224" w:author="Sasi Songthong" w:date="2022-06-23T12:27:00Z">
              <w:tcPr>
                <w:tcW w:w="2520" w:type="dxa"/>
                <w:vMerge/>
                <w:vAlign w:val="center"/>
              </w:tcPr>
            </w:tcPrChange>
          </w:tcPr>
          <w:p w14:paraId="1F9B7DCA" w14:textId="77777777" w:rsidR="007F0750" w:rsidRDefault="007F0750" w:rsidP="005B0FB1">
            <w:pPr>
              <w:jc w:val="right"/>
              <w:rPr>
                <w:rFonts w:ascii="Cambria" w:hAnsi="Cambria" w:cs="Arial"/>
              </w:rPr>
            </w:pPr>
          </w:p>
        </w:tc>
        <w:tc>
          <w:tcPr>
            <w:tcW w:w="4460" w:type="dxa"/>
            <w:vAlign w:val="center"/>
            <w:tcPrChange w:id="225" w:author="Sasi Songthong" w:date="2022-06-23T12:27:00Z">
              <w:tcPr>
                <w:tcW w:w="4460" w:type="dxa"/>
                <w:vAlign w:val="center"/>
              </w:tcPr>
            </w:tcPrChange>
          </w:tcPr>
          <w:p w14:paraId="2B356754" w14:textId="4C6CB387" w:rsidR="007F0750" w:rsidRDefault="007F0750" w:rsidP="005B0FB1">
            <w:pPr>
              <w:rPr>
                <w:rFonts w:ascii="Cambria" w:hAnsi="Cambria" w:cs="Arial"/>
              </w:rPr>
            </w:pPr>
            <w:r>
              <w:rPr>
                <w:rFonts w:ascii="Cambria" w:hAnsi="Cambria" w:cs="Arial"/>
              </w:rPr>
              <w:t>Each of the 12 labels contains a unique label number (#1 - #12).</w:t>
            </w:r>
          </w:p>
        </w:tc>
        <w:tc>
          <w:tcPr>
            <w:tcW w:w="4095" w:type="dxa"/>
            <w:vAlign w:val="center"/>
            <w:tcPrChange w:id="226" w:author="Sasi Songthong" w:date="2022-06-23T12:27:00Z">
              <w:tcPr>
                <w:tcW w:w="4095" w:type="dxa"/>
                <w:vAlign w:val="center"/>
              </w:tcPr>
            </w:tcPrChange>
          </w:tcPr>
          <w:p w14:paraId="518D3FE6" w14:textId="77777777" w:rsidR="00D42054" w:rsidRDefault="00A13130">
            <w:pPr>
              <w:rPr>
                <w:ins w:id="227" w:author="Sasi Songthong" w:date="2022-06-23T12:24:00Z"/>
                <w:rFonts w:ascii="Cambria" w:hAnsi="Cambria" w:cs="Arial"/>
              </w:rPr>
              <w:pPrChange w:id="228" w:author="Sasi Songthong" w:date="2022-06-23T12:27:00Z">
                <w:pPr>
                  <w:jc w:val="center"/>
                </w:pPr>
              </w:pPrChange>
            </w:pPr>
            <w:ins w:id="229" w:author="Sasi Songthong" w:date="2022-06-23T12:23:00Z">
              <w:r>
                <w:rPr>
                  <w:rFonts w:ascii="Cambria" w:hAnsi="Cambria" w:cs="Arial"/>
                </w:rPr>
                <w:t xml:space="preserve">Each of the 12 labels </w:t>
              </w:r>
              <w:r w:rsidRPr="00D42054">
                <w:rPr>
                  <w:rFonts w:ascii="Cambria" w:hAnsi="Cambria" w:cs="Arial"/>
                  <w:b/>
                  <w:bCs/>
                  <w:rPrChange w:id="230" w:author="Sasi Songthong" w:date="2022-06-23T12:24:00Z">
                    <w:rPr>
                      <w:rFonts w:ascii="Cambria" w:hAnsi="Cambria" w:cs="Arial"/>
                    </w:rPr>
                  </w:rPrChange>
                </w:rPr>
                <w:t>contains / d</w:t>
              </w:r>
            </w:ins>
            <w:ins w:id="231" w:author="Sasi Songthong" w:date="2022-06-23T12:24:00Z">
              <w:r w:rsidRPr="00D42054">
                <w:rPr>
                  <w:rFonts w:ascii="Cambria" w:hAnsi="Cambria" w:cs="Arial"/>
                  <w:b/>
                  <w:bCs/>
                  <w:rPrChange w:id="232" w:author="Sasi Songthong" w:date="2022-06-23T12:24:00Z">
                    <w:rPr>
                      <w:rFonts w:ascii="Cambria" w:hAnsi="Cambria" w:cs="Arial"/>
                    </w:rPr>
                  </w:rPrChange>
                </w:rPr>
                <w:t>oes not contain</w:t>
              </w:r>
            </w:ins>
            <w:ins w:id="233" w:author="Sasi Songthong" w:date="2022-06-23T12:23:00Z">
              <w:r>
                <w:rPr>
                  <w:rFonts w:ascii="Cambria" w:hAnsi="Cambria" w:cs="Arial"/>
                </w:rPr>
                <w:t xml:space="preserve"> a unique label number </w:t>
              </w:r>
            </w:ins>
          </w:p>
          <w:p w14:paraId="3AC9DD27" w14:textId="6B91308F" w:rsidR="007F0750" w:rsidRDefault="00A13130">
            <w:pPr>
              <w:rPr>
                <w:rFonts w:ascii="Cambria" w:hAnsi="Cambria" w:cs="Arial"/>
              </w:rPr>
              <w:pPrChange w:id="234" w:author="Sasi Songthong" w:date="2022-06-23T12:27:00Z">
                <w:pPr>
                  <w:jc w:val="center"/>
                </w:pPr>
              </w:pPrChange>
            </w:pPr>
            <w:ins w:id="235" w:author="Sasi Songthong" w:date="2022-06-23T12:23:00Z">
              <w:r>
                <w:rPr>
                  <w:rFonts w:ascii="Cambria" w:hAnsi="Cambria" w:cs="Arial"/>
                </w:rPr>
                <w:t>(#1 - #12)</w:t>
              </w:r>
            </w:ins>
            <w:ins w:id="236" w:author="Sasi Songthong" w:date="2022-06-23T12:26:00Z">
              <w:r w:rsidR="00031A32">
                <w:rPr>
                  <w:rFonts w:ascii="Cambria" w:hAnsi="Cambria" w:cs="Arial"/>
                </w:rPr>
                <w:t>.</w:t>
              </w:r>
            </w:ins>
          </w:p>
        </w:tc>
        <w:tc>
          <w:tcPr>
            <w:tcW w:w="1260" w:type="dxa"/>
            <w:vAlign w:val="center"/>
            <w:tcPrChange w:id="237" w:author="Sasi Songthong" w:date="2022-06-23T12:27:00Z">
              <w:tcPr>
                <w:tcW w:w="1260" w:type="dxa"/>
                <w:vAlign w:val="center"/>
              </w:tcPr>
            </w:tcPrChange>
          </w:tcPr>
          <w:p w14:paraId="6D3600A0" w14:textId="77777777" w:rsidR="007F0750" w:rsidRDefault="007F0750" w:rsidP="005B0FB1">
            <w:pPr>
              <w:jc w:val="center"/>
              <w:rPr>
                <w:rFonts w:ascii="Cambria" w:hAnsi="Cambria" w:cs="Arial"/>
              </w:rPr>
            </w:pPr>
          </w:p>
        </w:tc>
      </w:tr>
      <w:tr w:rsidR="00BD3273" w14:paraId="363969B1" w14:textId="77777777" w:rsidTr="007C55EA">
        <w:tblPrEx>
          <w:tblW w:w="13050" w:type="dxa"/>
          <w:tblLayout w:type="fixed"/>
          <w:tblPrExChange w:id="238" w:author="Sasi Songthong" w:date="2022-06-23T12:27:00Z">
            <w:tblPrEx>
              <w:tblW w:w="13050" w:type="dxa"/>
              <w:tblLayout w:type="fixed"/>
            </w:tblPrEx>
          </w:tblPrExChange>
        </w:tblPrEx>
        <w:trPr>
          <w:trHeight w:val="288"/>
          <w:trPrChange w:id="239" w:author="Sasi Songthong" w:date="2022-06-23T12:27:00Z">
            <w:trPr>
              <w:trHeight w:val="288"/>
            </w:trPr>
          </w:trPrChange>
        </w:trPr>
        <w:tc>
          <w:tcPr>
            <w:tcW w:w="715" w:type="dxa"/>
            <w:vAlign w:val="center"/>
            <w:tcPrChange w:id="240" w:author="Sasi Songthong" w:date="2022-06-23T12:27:00Z">
              <w:tcPr>
                <w:tcW w:w="715" w:type="dxa"/>
                <w:vAlign w:val="center"/>
              </w:tcPr>
            </w:tcPrChange>
          </w:tcPr>
          <w:p w14:paraId="00A389FC" w14:textId="1A61ABE7" w:rsidR="00BD3273" w:rsidRDefault="00CF63CB" w:rsidP="005B0FB1">
            <w:pPr>
              <w:jc w:val="right"/>
              <w:rPr>
                <w:rFonts w:ascii="Cambria" w:hAnsi="Cambria" w:cs="Arial"/>
              </w:rPr>
            </w:pPr>
            <w:r>
              <w:rPr>
                <w:rFonts w:ascii="Cambria" w:hAnsi="Cambria" w:cs="Arial"/>
              </w:rPr>
              <w:t>5</w:t>
            </w:r>
          </w:p>
        </w:tc>
        <w:tc>
          <w:tcPr>
            <w:tcW w:w="2520" w:type="dxa"/>
            <w:vAlign w:val="center"/>
            <w:tcPrChange w:id="241" w:author="Sasi Songthong" w:date="2022-06-23T12:27:00Z">
              <w:tcPr>
                <w:tcW w:w="2520" w:type="dxa"/>
                <w:vAlign w:val="center"/>
              </w:tcPr>
            </w:tcPrChange>
          </w:tcPr>
          <w:p w14:paraId="1CF126E5" w14:textId="466765D3" w:rsidR="00BD3273" w:rsidRDefault="004B4032" w:rsidP="005B0FB1">
            <w:pPr>
              <w:jc w:val="right"/>
              <w:rPr>
                <w:rFonts w:ascii="Cambria" w:hAnsi="Cambria" w:cs="Arial"/>
              </w:rPr>
            </w:pPr>
            <w:r>
              <w:rPr>
                <w:rFonts w:ascii="Cambria" w:hAnsi="Cambria" w:cs="Arial"/>
              </w:rPr>
              <w:t>Legibility</w:t>
            </w:r>
          </w:p>
        </w:tc>
        <w:tc>
          <w:tcPr>
            <w:tcW w:w="4460" w:type="dxa"/>
            <w:vAlign w:val="center"/>
            <w:tcPrChange w:id="242" w:author="Sasi Songthong" w:date="2022-06-23T12:27:00Z">
              <w:tcPr>
                <w:tcW w:w="4460" w:type="dxa"/>
                <w:vAlign w:val="center"/>
              </w:tcPr>
            </w:tcPrChange>
          </w:tcPr>
          <w:p w14:paraId="6A6DE852" w14:textId="0CFF7D8D" w:rsidR="00BD3273" w:rsidRDefault="008542BF" w:rsidP="005B0FB1">
            <w:pPr>
              <w:rPr>
                <w:rFonts w:ascii="Cambria" w:hAnsi="Cambria" w:cs="Arial"/>
              </w:rPr>
            </w:pPr>
            <w:r>
              <w:rPr>
                <w:rFonts w:ascii="Cambria" w:hAnsi="Cambria" w:cs="Arial"/>
              </w:rPr>
              <w:t>All labels are legible</w:t>
            </w:r>
          </w:p>
        </w:tc>
        <w:tc>
          <w:tcPr>
            <w:tcW w:w="4095" w:type="dxa"/>
            <w:vAlign w:val="center"/>
            <w:tcPrChange w:id="243" w:author="Sasi Songthong" w:date="2022-06-23T12:27:00Z">
              <w:tcPr>
                <w:tcW w:w="4095" w:type="dxa"/>
                <w:vAlign w:val="center"/>
              </w:tcPr>
            </w:tcPrChange>
          </w:tcPr>
          <w:p w14:paraId="157681EC" w14:textId="31315E93" w:rsidR="00BD3273" w:rsidRDefault="00D42054">
            <w:pPr>
              <w:rPr>
                <w:rFonts w:ascii="Cambria" w:hAnsi="Cambria" w:cs="Arial"/>
              </w:rPr>
              <w:pPrChange w:id="244" w:author="Sasi Songthong" w:date="2022-06-23T12:27:00Z">
                <w:pPr>
                  <w:jc w:val="center"/>
                </w:pPr>
              </w:pPrChange>
            </w:pPr>
            <w:ins w:id="245" w:author="Sasi Songthong" w:date="2022-06-23T12:24:00Z">
              <w:r>
                <w:rPr>
                  <w:rFonts w:ascii="Cambria" w:hAnsi="Cambria" w:cs="Arial"/>
                </w:rPr>
                <w:t xml:space="preserve">All labels </w:t>
              </w:r>
              <w:r w:rsidRPr="00D42054">
                <w:rPr>
                  <w:rFonts w:ascii="Cambria" w:hAnsi="Cambria" w:cs="Arial"/>
                  <w:b/>
                  <w:bCs/>
                  <w:rPrChange w:id="246" w:author="Sasi Songthong" w:date="2022-06-23T12:24:00Z">
                    <w:rPr>
                      <w:rFonts w:ascii="Cambria" w:hAnsi="Cambria" w:cs="Arial"/>
                    </w:rPr>
                  </w:rPrChange>
                </w:rPr>
                <w:t>are / are not</w:t>
              </w:r>
              <w:r>
                <w:rPr>
                  <w:rFonts w:ascii="Cambria" w:hAnsi="Cambria" w:cs="Arial"/>
                </w:rPr>
                <w:t xml:space="preserve"> legible</w:t>
              </w:r>
            </w:ins>
            <w:ins w:id="247" w:author="Sasi Songthong" w:date="2022-06-23T12:27:00Z">
              <w:r w:rsidR="007C55EA">
                <w:rPr>
                  <w:rFonts w:ascii="Cambria" w:hAnsi="Cambria" w:cs="Arial"/>
                </w:rPr>
                <w:t>.</w:t>
              </w:r>
            </w:ins>
          </w:p>
        </w:tc>
        <w:tc>
          <w:tcPr>
            <w:tcW w:w="1260" w:type="dxa"/>
            <w:vAlign w:val="center"/>
            <w:tcPrChange w:id="248" w:author="Sasi Songthong" w:date="2022-06-23T12:27:00Z">
              <w:tcPr>
                <w:tcW w:w="1260" w:type="dxa"/>
                <w:vAlign w:val="center"/>
              </w:tcPr>
            </w:tcPrChange>
          </w:tcPr>
          <w:p w14:paraId="7E62FAB8" w14:textId="77777777" w:rsidR="00BD3273" w:rsidRDefault="00BD3273" w:rsidP="005B0FB1">
            <w:pPr>
              <w:jc w:val="center"/>
              <w:rPr>
                <w:rFonts w:ascii="Cambria" w:hAnsi="Cambria" w:cs="Arial"/>
              </w:rPr>
            </w:pPr>
          </w:p>
        </w:tc>
      </w:tr>
      <w:tr w:rsidR="00BD3273" w:rsidRPr="00894548" w14:paraId="1D834464" w14:textId="77777777" w:rsidTr="00A13130">
        <w:tblPrEx>
          <w:tblW w:w="13050" w:type="dxa"/>
          <w:tblLayout w:type="fixed"/>
          <w:tblPrExChange w:id="249" w:author="Sasi Songthong" w:date="2022-06-23T12:24:00Z">
            <w:tblPrEx>
              <w:tblW w:w="13050" w:type="dxa"/>
              <w:tblLayout w:type="fixed"/>
            </w:tblPrEx>
          </w:tblPrExChange>
        </w:tblPrEx>
        <w:trPr>
          <w:trHeight w:val="1440"/>
          <w:trPrChange w:id="250" w:author="Sasi Songthong" w:date="2022-06-23T12:24:00Z">
            <w:trPr>
              <w:trHeight w:val="1728"/>
            </w:trPr>
          </w:trPrChange>
        </w:trPr>
        <w:tc>
          <w:tcPr>
            <w:tcW w:w="13050" w:type="dxa"/>
            <w:gridSpan w:val="5"/>
            <w:tcPrChange w:id="251" w:author="Sasi Songthong" w:date="2022-06-23T12:24:00Z">
              <w:tcPr>
                <w:tcW w:w="13050" w:type="dxa"/>
                <w:gridSpan w:val="5"/>
              </w:tcPr>
            </w:tcPrChange>
          </w:tcPr>
          <w:p w14:paraId="53988716" w14:textId="77777777" w:rsidR="00BD3273" w:rsidRPr="00894548" w:rsidRDefault="00BD3273" w:rsidP="005B0FB1">
            <w:pPr>
              <w:rPr>
                <w:rFonts w:ascii="Cambria" w:hAnsi="Cambria" w:cs="Arial"/>
                <w:b/>
                <w:bCs/>
                <w:highlight w:val="yellow"/>
              </w:rPr>
            </w:pPr>
            <w:r w:rsidRPr="00894548">
              <w:rPr>
                <w:rFonts w:ascii="Cambria" w:hAnsi="Cambria" w:cs="Arial"/>
                <w:b/>
                <w:bCs/>
              </w:rPr>
              <w:t>Comments:</w:t>
            </w:r>
          </w:p>
        </w:tc>
      </w:tr>
      <w:tr w:rsidR="00BD3273" w14:paraId="00405CB0" w14:textId="77777777" w:rsidTr="005B0FB1">
        <w:trPr>
          <w:trHeight w:val="360"/>
        </w:trPr>
        <w:tc>
          <w:tcPr>
            <w:tcW w:w="3235" w:type="dxa"/>
            <w:gridSpan w:val="2"/>
            <w:shd w:val="clear" w:color="auto" w:fill="F2F2F2" w:themeFill="background1" w:themeFillShade="F2"/>
            <w:vAlign w:val="center"/>
          </w:tcPr>
          <w:p w14:paraId="4FE36B4C" w14:textId="77777777" w:rsidR="00BD3273" w:rsidRDefault="00BD3273" w:rsidP="005B0FB1">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62981A93" w14:textId="77777777" w:rsidR="00BD3273" w:rsidRDefault="00BD3273" w:rsidP="005B0FB1">
            <w:pPr>
              <w:rPr>
                <w:rFonts w:ascii="Cambria" w:hAnsi="Cambria" w:cs="Arial"/>
              </w:rPr>
            </w:pPr>
          </w:p>
        </w:tc>
      </w:tr>
      <w:tr w:rsidR="00BD3273" w14:paraId="3C20D3BF" w14:textId="77777777" w:rsidTr="005B0FB1">
        <w:trPr>
          <w:trHeight w:val="360"/>
        </w:trPr>
        <w:tc>
          <w:tcPr>
            <w:tcW w:w="3235" w:type="dxa"/>
            <w:gridSpan w:val="2"/>
            <w:shd w:val="clear" w:color="auto" w:fill="F2F2F2" w:themeFill="background1" w:themeFillShade="F2"/>
            <w:vAlign w:val="center"/>
          </w:tcPr>
          <w:p w14:paraId="403072E7" w14:textId="45D31285" w:rsidR="00BD3273" w:rsidRDefault="00412C29" w:rsidP="005B0FB1">
            <w:pPr>
              <w:jc w:val="right"/>
              <w:rPr>
                <w:rFonts w:ascii="Cambria" w:hAnsi="Cambria" w:cs="Arial"/>
              </w:rPr>
            </w:pPr>
            <w:r>
              <w:rPr>
                <w:rFonts w:ascii="Cambria" w:hAnsi="Cambria" w:cs="Arial"/>
                <w:b/>
                <w:bCs/>
              </w:rPr>
              <w:t>Quality Reviewed By/Date:</w:t>
            </w:r>
          </w:p>
        </w:tc>
        <w:tc>
          <w:tcPr>
            <w:tcW w:w="9815" w:type="dxa"/>
            <w:gridSpan w:val="3"/>
          </w:tcPr>
          <w:p w14:paraId="1DB4CCC8" w14:textId="77777777" w:rsidR="00BD3273" w:rsidRDefault="00BD3273" w:rsidP="005B0FB1">
            <w:pPr>
              <w:rPr>
                <w:rFonts w:ascii="Cambria" w:hAnsi="Cambria" w:cs="Arial"/>
              </w:rPr>
            </w:pPr>
          </w:p>
        </w:tc>
      </w:tr>
    </w:tbl>
    <w:p w14:paraId="52681DFA" w14:textId="1B69B663" w:rsidR="00BD3273" w:rsidRDefault="00BD3273" w:rsidP="00BD3273">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sidR="007037CB">
        <w:rPr>
          <w:rFonts w:ascii="Cambria" w:hAnsi="Cambria" w:cs="Arial"/>
          <w:b/>
          <w:bCs/>
        </w:rPr>
        <w:t>6</w:t>
      </w:r>
      <w:r w:rsidRPr="005B0FB1">
        <w:rPr>
          <w:rFonts w:ascii="Cambria" w:hAnsi="Cambria" w:cs="Arial"/>
          <w:b/>
          <w:bCs/>
        </w:rPr>
        <w:t>.</w:t>
      </w:r>
      <w:r w:rsidR="007037CB">
        <w:rPr>
          <w:rFonts w:ascii="Cambria" w:hAnsi="Cambria" w:cs="Arial"/>
          <w:b/>
          <w:bCs/>
        </w:rPr>
        <w:t>3</w:t>
      </w:r>
      <w:r w:rsidRPr="00023BB8">
        <w:rPr>
          <w:rFonts w:ascii="Cambria" w:hAnsi="Cambria" w:cs="Arial"/>
          <w:b/>
          <w:bCs/>
        </w:rPr>
        <w:t xml:space="preserve"> </w:t>
      </w:r>
      <w:r w:rsidR="00443C87" w:rsidRPr="00023BB8">
        <w:rPr>
          <w:rFonts w:ascii="Cambria" w:hAnsi="Cambria" w:cs="Arial"/>
          <w:b/>
          <w:bCs/>
        </w:rPr>
        <w:t>LABEL PRINTING</w:t>
      </w:r>
      <w:r w:rsidR="00443C87">
        <w:rPr>
          <w:rFonts w:ascii="Cambria" w:hAnsi="Cambria" w:cs="Arial"/>
          <w:b/>
          <w:bCs/>
        </w:rPr>
        <w:t xml:space="preserve"> – SET 1</w:t>
      </w:r>
      <w:r w:rsidR="00443C87" w:rsidRPr="00023BB8">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252">
          <w:tblGrid>
            <w:gridCol w:w="715"/>
            <w:gridCol w:w="2520"/>
            <w:gridCol w:w="4460"/>
            <w:gridCol w:w="4095"/>
            <w:gridCol w:w="1260"/>
          </w:tblGrid>
        </w:tblGridChange>
      </w:tblGrid>
      <w:tr w:rsidR="00BD3273" w:rsidRPr="00AC51DF" w14:paraId="2A6643B2" w14:textId="77777777" w:rsidTr="005B0FB1">
        <w:trPr>
          <w:trHeight w:val="256"/>
        </w:trPr>
        <w:tc>
          <w:tcPr>
            <w:tcW w:w="13050" w:type="dxa"/>
            <w:gridSpan w:val="5"/>
            <w:shd w:val="clear" w:color="auto" w:fill="F2F2F2" w:themeFill="background1" w:themeFillShade="F2"/>
            <w:vAlign w:val="center"/>
          </w:tcPr>
          <w:p w14:paraId="7F52E69E" w14:textId="2A6B84E7" w:rsidR="00BD3273" w:rsidRPr="00AC51DF" w:rsidRDefault="007037CB" w:rsidP="005B0FB1">
            <w:pPr>
              <w:jc w:val="center"/>
              <w:rPr>
                <w:rFonts w:ascii="Cambria" w:hAnsi="Cambria" w:cs="Arial"/>
                <w:b/>
                <w:bCs/>
              </w:rPr>
            </w:pPr>
            <w:r>
              <w:rPr>
                <w:rFonts w:ascii="Cambria" w:hAnsi="Cambria" w:cs="Arial"/>
                <w:b/>
                <w:bCs/>
              </w:rPr>
              <w:t xml:space="preserve">Group 2 </w:t>
            </w:r>
            <w:r w:rsidR="00BD3273">
              <w:rPr>
                <w:rFonts w:ascii="Cambria" w:hAnsi="Cambria" w:cs="Arial"/>
                <w:b/>
                <w:bCs/>
              </w:rPr>
              <w:t>Low/High</w:t>
            </w:r>
            <w:r>
              <w:rPr>
                <w:rFonts w:ascii="Cambria" w:hAnsi="Cambria" w:cs="Arial"/>
                <w:b/>
                <w:bCs/>
              </w:rPr>
              <w:t xml:space="preserve"> Printer Setting</w:t>
            </w:r>
          </w:p>
        </w:tc>
      </w:tr>
      <w:tr w:rsidR="00BD3273" w14:paraId="679958AB" w14:textId="77777777" w:rsidTr="005B0FB1">
        <w:trPr>
          <w:trHeight w:val="256"/>
        </w:trPr>
        <w:tc>
          <w:tcPr>
            <w:tcW w:w="13050" w:type="dxa"/>
            <w:gridSpan w:val="5"/>
            <w:vAlign w:val="center"/>
          </w:tcPr>
          <w:p w14:paraId="76A64A58" w14:textId="24E83A89" w:rsidR="0074081B" w:rsidRPr="00894548" w:rsidRDefault="00BD3273" w:rsidP="0074081B">
            <w:pPr>
              <w:rPr>
                <w:rFonts w:ascii="Cambria" w:hAnsi="Cambria" w:cs="Arial"/>
                <w:b/>
                <w:bCs/>
              </w:rPr>
            </w:pPr>
            <w:r>
              <w:rPr>
                <w:rFonts w:ascii="Cambria" w:hAnsi="Cambria" w:cs="Arial"/>
                <w:b/>
                <w:bCs/>
                <w:noProof/>
              </w:rPr>
              <mc:AlternateContent>
                <mc:Choice Requires="wps">
                  <w:drawing>
                    <wp:anchor distT="0" distB="0" distL="114300" distR="114300" simplePos="0" relativeHeight="251665408" behindDoc="0" locked="0" layoutInCell="1" allowOverlap="1" wp14:anchorId="04DF5896" wp14:editId="075614AA">
                      <wp:simplePos x="0" y="0"/>
                      <wp:positionH relativeFrom="column">
                        <wp:posOffset>6350000</wp:posOffset>
                      </wp:positionH>
                      <wp:positionV relativeFrom="paragraph">
                        <wp:posOffset>142875</wp:posOffset>
                      </wp:positionV>
                      <wp:extent cx="1521460" cy="241300"/>
                      <wp:effectExtent l="0" t="0" r="2540" b="6350"/>
                      <wp:wrapNone/>
                      <wp:docPr id="32" name="Text Box 32"/>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5C1A6421" w14:textId="77777777" w:rsidR="00BD3273" w:rsidRPr="0055157D" w:rsidRDefault="00BD3273" w:rsidP="00BD3273">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F5896" id="Text Box 32" o:spid="_x0000_s1037" type="#_x0000_t202" style="position:absolute;margin-left:500pt;margin-top:11.25pt;width:119.8pt;height: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AGUEBgRAIA&#10;AIIEAAAOAAAAAAAAAAAAAAAAAC4CAABkcnMvZTJvRG9jLnhtbFBLAQItABQABgAIAAAAIQBzlNeO&#10;4AAAAAsBAAAPAAAAAAAAAAAAAAAAAJ4EAABkcnMvZG93bnJldi54bWxQSwUGAAAAAAQABADzAAAA&#10;qwUAAAAA&#10;" fillcolor="white [3201]" stroked="f" strokeweight=".5pt">
                      <v:textbox>
                        <w:txbxContent>
                          <w:p w14:paraId="5C1A6421" w14:textId="77777777" w:rsidR="00BD3273" w:rsidRPr="0055157D" w:rsidRDefault="00BD3273" w:rsidP="00BD3273">
                            <w:pPr>
                              <w:jc w:val="center"/>
                              <w:rPr>
                                <w:b/>
                                <w:bCs/>
                              </w:rPr>
                            </w:pPr>
                            <w:r w:rsidRPr="0055157D">
                              <w:rPr>
                                <w:b/>
                                <w:bCs/>
                              </w:rPr>
                              <w:t>Label Example:</w:t>
                            </w:r>
                          </w:p>
                        </w:txbxContent>
                      </v:textbox>
                    </v:shape>
                  </w:pict>
                </mc:Fallback>
              </mc:AlternateContent>
            </w:r>
            <w:r w:rsidR="0074081B">
              <w:rPr>
                <w:rFonts w:ascii="Cambria" w:hAnsi="Cambria" w:cs="Arial"/>
                <w:b/>
                <w:bCs/>
                <w:noProof/>
              </w:rPr>
              <mc:AlternateContent>
                <mc:Choice Requires="wps">
                  <w:drawing>
                    <wp:anchor distT="0" distB="0" distL="114300" distR="114300" simplePos="0" relativeHeight="251672576" behindDoc="0" locked="0" layoutInCell="1" allowOverlap="1" wp14:anchorId="257CA7A8" wp14:editId="3A389AA5">
                      <wp:simplePos x="0" y="0"/>
                      <wp:positionH relativeFrom="column">
                        <wp:posOffset>6350000</wp:posOffset>
                      </wp:positionH>
                      <wp:positionV relativeFrom="paragraph">
                        <wp:posOffset>142875</wp:posOffset>
                      </wp:positionV>
                      <wp:extent cx="1521460" cy="241300"/>
                      <wp:effectExtent l="0" t="0" r="2540" b="6350"/>
                      <wp:wrapNone/>
                      <wp:docPr id="8" name="Text Box 8"/>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07BF7A08" w14:textId="77777777" w:rsidR="0074081B" w:rsidRPr="005B0FB1" w:rsidRDefault="0074081B" w:rsidP="0074081B">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CA7A8" id="Text Box 8" o:spid="_x0000_s1038" type="#_x0000_t202" style="position:absolute;margin-left:500pt;margin-top:11.25pt;width:119.8pt;height: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Abb6oQRAIA&#10;AIAEAAAOAAAAAAAAAAAAAAAAAC4CAABkcnMvZTJvRG9jLnhtbFBLAQItABQABgAIAAAAIQBzlNeO&#10;4AAAAAsBAAAPAAAAAAAAAAAAAAAAAJ4EAABkcnMvZG93bnJldi54bWxQSwUGAAAAAAQABADzAAAA&#10;qwUAAAAA&#10;" fillcolor="white [3201]" stroked="f" strokeweight=".5pt">
                      <v:textbox>
                        <w:txbxContent>
                          <w:p w14:paraId="07BF7A08" w14:textId="77777777" w:rsidR="0074081B" w:rsidRPr="005B0FB1" w:rsidRDefault="0074081B" w:rsidP="0074081B">
                            <w:pPr>
                              <w:jc w:val="center"/>
                              <w:rPr>
                                <w:b/>
                                <w:bCs/>
                              </w:rPr>
                            </w:pPr>
                            <w:r w:rsidRPr="005B0FB1">
                              <w:rPr>
                                <w:b/>
                                <w:bCs/>
                              </w:rPr>
                              <w:t>Label Example:</w:t>
                            </w:r>
                          </w:p>
                        </w:txbxContent>
                      </v:textbox>
                    </v:shape>
                  </w:pict>
                </mc:Fallback>
              </mc:AlternateContent>
            </w:r>
            <w:r w:rsidR="0074081B" w:rsidRPr="00894548">
              <w:rPr>
                <w:rFonts w:ascii="Cambria" w:hAnsi="Cambria" w:cs="Arial"/>
                <w:b/>
                <w:bCs/>
              </w:rPr>
              <w:t>Instructions:</w:t>
            </w:r>
          </w:p>
          <w:p w14:paraId="647F1B29" w14:textId="133947DD" w:rsidR="0074081B" w:rsidRDefault="0074081B" w:rsidP="0074081B">
            <w:pPr>
              <w:rPr>
                <w:rFonts w:ascii="Cambria" w:hAnsi="Cambria" w:cs="Arial"/>
              </w:rPr>
            </w:pPr>
            <w:r>
              <w:rPr>
                <w:rFonts w:ascii="Cambria" w:hAnsi="Cambria" w:cs="Arial"/>
              </w:rPr>
              <w:t>1. In the printer settings menu, set print speed to 4 and print darkness to 2</w:t>
            </w:r>
            <w:r w:rsidR="00D37D00">
              <w:rPr>
                <w:rFonts w:ascii="Cambria" w:hAnsi="Cambria" w:cs="Arial"/>
              </w:rPr>
              <w:t>7</w:t>
            </w:r>
            <w:r>
              <w:rPr>
                <w:rFonts w:ascii="Cambria" w:hAnsi="Cambria" w:cs="Arial"/>
              </w:rPr>
              <w:t>.  Document results.</w:t>
            </w:r>
          </w:p>
          <w:p w14:paraId="7B41E435" w14:textId="20DF0CAC" w:rsidR="0074081B" w:rsidRDefault="0074081B" w:rsidP="0074081B">
            <w:pPr>
              <w:rPr>
                <w:rFonts w:ascii="Cambria" w:hAnsi="Cambria" w:cs="Arial"/>
              </w:rPr>
            </w:pPr>
            <w:r>
              <w:rPr>
                <w:rFonts w:ascii="Cambria" w:hAnsi="Cambria" w:cs="Arial"/>
                <w:noProof/>
              </w:rPr>
              <mc:AlternateContent>
                <mc:Choice Requires="wpg">
                  <w:drawing>
                    <wp:anchor distT="0" distB="0" distL="114300" distR="114300" simplePos="0" relativeHeight="251673600" behindDoc="0" locked="0" layoutInCell="1" allowOverlap="1" wp14:anchorId="289171C7" wp14:editId="6EC69DDB">
                      <wp:simplePos x="0" y="0"/>
                      <wp:positionH relativeFrom="column">
                        <wp:posOffset>6172835</wp:posOffset>
                      </wp:positionH>
                      <wp:positionV relativeFrom="paragraph">
                        <wp:posOffset>46355</wp:posOffset>
                      </wp:positionV>
                      <wp:extent cx="1841500" cy="1416050"/>
                      <wp:effectExtent l="0" t="0" r="25400" b="12700"/>
                      <wp:wrapNone/>
                      <wp:docPr id="9" name="Group 9"/>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0" name="Text Box 10"/>
                              <wps:cNvSpPr txBox="1"/>
                              <wps:spPr>
                                <a:xfrm>
                                  <a:off x="0" y="0"/>
                                  <a:ext cx="1841500" cy="1416050"/>
                                </a:xfrm>
                                <a:prstGeom prst="rect">
                                  <a:avLst/>
                                </a:prstGeom>
                                <a:noFill/>
                                <a:ln w="6350">
                                  <a:solidFill>
                                    <a:schemeClr val="accent1"/>
                                  </a:solidFill>
                                </a:ln>
                              </wps:spPr>
                              <wps:txbx>
                                <w:txbxContent>
                                  <w:p w14:paraId="57B938FB" w14:textId="77777777" w:rsidR="0074081B" w:rsidRDefault="0074081B" w:rsidP="0074081B">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77CBD83C" w14:textId="77777777" w:rsidR="0074081B" w:rsidRDefault="0074081B" w:rsidP="0074081B">
                                    <w:pPr>
                                      <w:jc w:val="center"/>
                                    </w:pPr>
                                    <w:r>
                                      <w:rPr>
                                        <w:noProof/>
                                      </w:rPr>
                                      <w:drawing>
                                        <wp:inline distT="0" distB="0" distL="0" distR="0" wp14:anchorId="7F51A0DF" wp14:editId="79957B40">
                                          <wp:extent cx="1005840" cy="481641"/>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62337AF1" w14:textId="77777777" w:rsidR="0074081B" w:rsidRDefault="0074081B" w:rsidP="0074081B">
                                    <w:pPr>
                                      <w:jc w:val="center"/>
                                    </w:pPr>
                                    <w:r w:rsidRPr="00C75EC7">
                                      <w:rPr>
                                        <w:b/>
                                        <w:bCs/>
                                      </w:rPr>
                                      <w:t xml:space="preserve">Size </w:t>
                                    </w:r>
                                    <w:r>
                                      <w:rPr>
                                        <w:b/>
                                        <w:bCs/>
                                      </w:rPr>
                                      <w:t>7</w:t>
                                    </w:r>
                                    <w:r>
                                      <w:rPr>
                                        <w:b/>
                                        <w:bCs/>
                                      </w:rPr>
                                      <w:tab/>
                                    </w:r>
                                    <w:r>
                                      <w:rPr>
                                        <w:b/>
                                        <w:bCs/>
                                      </w:rPr>
                                      <w:tab/>
                                      <w:t>Size 10</w:t>
                                    </w:r>
                                  </w:p>
                                  <w:p w14:paraId="6C006735" w14:textId="77777777" w:rsidR="0074081B" w:rsidRDefault="0074081B" w:rsidP="0074081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Straight Arrow Connector 11"/>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2" name="Straight Arrow Connector 12"/>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9171C7" id="Group 9" o:spid="_x0000_s1039" style="position:absolute;margin-left:486.05pt;margin-top:3.65pt;width:145pt;height:111.5pt;z-index:251673600;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">
                      <v:shape id="Text Box 10" o:spid="_x0000_s1040"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" filled="f" strokecolor="#5b9bd5 [3204]" strokeweight=".5pt">
                        <v:textbox>
                          <w:txbxContent>
                            <w:p w14:paraId="57B938FB" w14:textId="77777777" w:rsidR="0074081B" w:rsidRDefault="0074081B" w:rsidP="0074081B">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77CBD83C" w14:textId="77777777" w:rsidR="0074081B" w:rsidRDefault="0074081B" w:rsidP="0074081B">
                              <w:pPr>
                                <w:jc w:val="center"/>
                              </w:pPr>
                              <w:r>
                                <w:rPr>
                                  <w:noProof/>
                                </w:rPr>
                                <w:drawing>
                                  <wp:inline distT="0" distB="0" distL="0" distR="0" wp14:anchorId="7F51A0DF" wp14:editId="79957B40">
                                    <wp:extent cx="1005840" cy="481641"/>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62337AF1" w14:textId="77777777" w:rsidR="0074081B" w:rsidRDefault="0074081B" w:rsidP="0074081B">
                              <w:pPr>
                                <w:jc w:val="center"/>
                              </w:pPr>
                              <w:r w:rsidRPr="00C75EC7">
                                <w:rPr>
                                  <w:b/>
                                  <w:bCs/>
                                </w:rPr>
                                <w:t xml:space="preserve">Size </w:t>
                              </w:r>
                              <w:r>
                                <w:rPr>
                                  <w:b/>
                                  <w:bCs/>
                                </w:rPr>
                                <w:t>7</w:t>
                              </w:r>
                              <w:r>
                                <w:rPr>
                                  <w:b/>
                                  <w:bCs/>
                                </w:rPr>
                                <w:tab/>
                              </w:r>
                              <w:r>
                                <w:rPr>
                                  <w:b/>
                                  <w:bCs/>
                                </w:rPr>
                                <w:tab/>
                                <w:t>Size 10</w:t>
                              </w:r>
                            </w:p>
                            <w:p w14:paraId="6C006735" w14:textId="77777777" w:rsidR="0074081B" w:rsidRDefault="0074081B" w:rsidP="0074081B">
                              <w:pPr>
                                <w:jc w:val="right"/>
                              </w:pPr>
                            </w:p>
                          </w:txbxContent>
                        </v:textbox>
                      </v:shape>
                      <v:shape id="Straight Arrow Connector 11" o:spid="_x0000_s1041"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" strokecolor="#5b9bd5 [3204]" strokeweight=".5pt">
                        <v:stroke endarrow="block" joinstyle="miter"/>
                      </v:shape>
                      <v:shape id="Straight Arrow Connector 12" o:spid="_x0000_s1042"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" strokecolor="#5b9bd5 [3204]" strokeweight=".5pt">
                        <v:stroke endarrow="block" joinstyle="miter"/>
                      </v:shape>
                      <v:shape id="Straight Arrow Connector 13" o:spid="_x0000_s1043"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" strokecolor="#5b9bd5 [3204]" strokeweight=".5pt">
                        <v:stroke endarrow="block" joinstyle="miter"/>
                      </v:shape>
                      <v:shape id="Straight Arrow Connector 14" o:spid="_x0000_s1044"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2</w:t>
            </w:r>
            <w:r>
              <w:rPr>
                <w:rFonts w:ascii="Cambria" w:hAnsi="Cambria" w:cs="Arial"/>
              </w:rPr>
              <w:t xml:space="preserve">.  </w:t>
            </w:r>
          </w:p>
          <w:p w14:paraId="29DCD02C" w14:textId="77777777" w:rsidR="0074081B" w:rsidRDefault="0074081B" w:rsidP="0074081B">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172AF8D6" w14:textId="23B4215B" w:rsidR="0074081B" w:rsidRDefault="0074081B" w:rsidP="0074081B">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6698DCD7" w14:textId="77777777" w:rsidR="0074081B" w:rsidRDefault="0074081B" w:rsidP="0074081B">
            <w:pPr>
              <w:rPr>
                <w:rFonts w:ascii="Cambria" w:hAnsi="Cambria" w:cs="Arial"/>
              </w:rPr>
            </w:pPr>
            <w:r>
              <w:rPr>
                <w:rFonts w:ascii="Cambria" w:hAnsi="Cambria" w:cs="Arial"/>
              </w:rPr>
              <w:t>3. Enter your initials and enter 12 for quantity.</w:t>
            </w:r>
          </w:p>
          <w:p w14:paraId="115D1FAA" w14:textId="77777777" w:rsidR="0074081B" w:rsidRDefault="0074081B" w:rsidP="0074081B">
            <w:pPr>
              <w:rPr>
                <w:rFonts w:ascii="Cambria" w:hAnsi="Cambria" w:cs="Arial"/>
              </w:rPr>
            </w:pPr>
            <w:r>
              <w:rPr>
                <w:rFonts w:ascii="Cambria" w:hAnsi="Cambria" w:cs="Arial"/>
              </w:rPr>
              <w:t xml:space="preserve">4. Check </w:t>
            </w:r>
            <w:r>
              <w:rPr>
                <w:noProof/>
              </w:rPr>
              <w:drawing>
                <wp:inline distT="0" distB="0" distL="0" distR="0" wp14:anchorId="54A2CE19" wp14:editId="04C97286">
                  <wp:extent cx="822960" cy="164592"/>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3C948464" w14:textId="77777777" w:rsidR="0074081B" w:rsidRPr="00890057" w:rsidRDefault="0074081B" w:rsidP="0074081B">
            <w:pPr>
              <w:rPr>
                <w:rFonts w:ascii="Cambria" w:hAnsi="Cambria" w:cs="Arial"/>
              </w:rPr>
            </w:pPr>
            <w:r w:rsidRPr="00890057">
              <w:rPr>
                <w:rFonts w:ascii="Cambria" w:hAnsi="Cambria" w:cs="Arial"/>
              </w:rPr>
              <w:t xml:space="preserve">5. Visually inspect each label for accuracy, ensure each label contains a unique label number, and </w:t>
            </w:r>
          </w:p>
          <w:p w14:paraId="28A7BCAF" w14:textId="3683A4C8" w:rsidR="0074081B" w:rsidRPr="00890057" w:rsidRDefault="0074081B" w:rsidP="0074081B">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Pr>
                <w:rFonts w:ascii="Cambria" w:hAnsi="Cambria" w:cs="Arial"/>
              </w:rPr>
              <w:t>13</w:t>
            </w:r>
            <w:r w:rsidRPr="00890057">
              <w:rPr>
                <w:rFonts w:ascii="Cambria" w:hAnsi="Cambria" w:cs="Arial"/>
              </w:rPr>
              <w:t xml:space="preserve"> – Label#</w:t>
            </w:r>
            <w:r>
              <w:rPr>
                <w:rFonts w:ascii="Cambria" w:hAnsi="Cambria" w:cs="Arial"/>
              </w:rPr>
              <w:t>24</w:t>
            </w:r>
            <w:r w:rsidRPr="00890057">
              <w:rPr>
                <w:rFonts w:ascii="Cambria" w:hAnsi="Cambria" w:cs="Arial"/>
              </w:rPr>
              <w:t>) are present.</w:t>
            </w:r>
          </w:p>
          <w:p w14:paraId="45FE3C92" w14:textId="77777777" w:rsidR="0074081B" w:rsidRPr="00890057" w:rsidRDefault="0074081B" w:rsidP="0074081B">
            <w:pPr>
              <w:ind w:left="245"/>
              <w:rPr>
                <w:rFonts w:ascii="Cambria" w:hAnsi="Cambria" w:cs="Arial"/>
              </w:rPr>
            </w:pPr>
            <w:r w:rsidRPr="00890057">
              <w:rPr>
                <w:rFonts w:ascii="Cambria" w:hAnsi="Cambria" w:cs="Arial"/>
              </w:rPr>
              <w:t>5.1 If inaccuracy or wrong label number observed, or labels missing, reprint the affected labels.</w:t>
            </w:r>
          </w:p>
          <w:p w14:paraId="5A6EDA06" w14:textId="77777777" w:rsidR="00AB79DA" w:rsidRPr="00890057" w:rsidRDefault="00AB79DA" w:rsidP="00AB79DA">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69AEFBE8" w14:textId="77777777" w:rsidR="00AB79DA" w:rsidRPr="00890057" w:rsidRDefault="00AB79DA" w:rsidP="00AB79DA">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6FBAAD5A" w14:textId="7902EA6A" w:rsidR="00BD3273" w:rsidRDefault="00AB79DA" w:rsidP="00AB79DA">
            <w:pPr>
              <w:rPr>
                <w:rFonts w:ascii="Cambria" w:hAnsi="Cambria" w:cs="Arial"/>
              </w:rPr>
            </w:pPr>
            <w:r w:rsidRPr="00890057">
              <w:rPr>
                <w:rFonts w:ascii="Cambria" w:hAnsi="Cambria" w:cs="Arial"/>
              </w:rPr>
              <w:t>8. Record comments and additional information in the “Comments” section or N/A.</w:t>
            </w:r>
          </w:p>
        </w:tc>
      </w:tr>
      <w:tr w:rsidR="00BD3273" w:rsidRPr="00894548" w14:paraId="7A2A5AB1" w14:textId="77777777" w:rsidTr="005B0FB1">
        <w:trPr>
          <w:trHeight w:val="288"/>
        </w:trPr>
        <w:tc>
          <w:tcPr>
            <w:tcW w:w="715" w:type="dxa"/>
            <w:shd w:val="clear" w:color="auto" w:fill="F2F2F2" w:themeFill="background1" w:themeFillShade="F2"/>
            <w:vAlign w:val="center"/>
          </w:tcPr>
          <w:p w14:paraId="00EB8572" w14:textId="77777777" w:rsidR="00BD3273" w:rsidRPr="00894548" w:rsidRDefault="00BD3273" w:rsidP="005B0FB1">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666B1A6A" w14:textId="77777777" w:rsidR="00BD3273" w:rsidRPr="00894548" w:rsidRDefault="00BD3273" w:rsidP="005B0FB1">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35E13099" w14:textId="77777777" w:rsidR="00BD3273" w:rsidRPr="00894548" w:rsidRDefault="00BD3273" w:rsidP="005B0FB1">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1B122597" w14:textId="77777777" w:rsidR="00BD3273" w:rsidRPr="00894548" w:rsidRDefault="00BD3273" w:rsidP="005B0FB1">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2238DAB0" w14:textId="77777777" w:rsidR="00BD3273" w:rsidRPr="00894548" w:rsidRDefault="00BD3273" w:rsidP="005B0FB1">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D3273" w14:paraId="12B2CA34" w14:textId="77777777" w:rsidTr="005B0FB1">
        <w:trPr>
          <w:trHeight w:val="288"/>
        </w:trPr>
        <w:tc>
          <w:tcPr>
            <w:tcW w:w="715" w:type="dxa"/>
            <w:vAlign w:val="center"/>
          </w:tcPr>
          <w:p w14:paraId="45E62073" w14:textId="77777777" w:rsidR="00BD3273" w:rsidRPr="00C94F8F" w:rsidRDefault="00BD3273" w:rsidP="005B0FB1">
            <w:pPr>
              <w:jc w:val="right"/>
              <w:rPr>
                <w:rFonts w:ascii="Cambria" w:hAnsi="Cambria" w:cs="Arial"/>
              </w:rPr>
            </w:pPr>
            <w:r>
              <w:rPr>
                <w:rFonts w:ascii="Cambria" w:hAnsi="Cambria" w:cs="Arial"/>
              </w:rPr>
              <w:t>1</w:t>
            </w:r>
          </w:p>
        </w:tc>
        <w:tc>
          <w:tcPr>
            <w:tcW w:w="2520" w:type="dxa"/>
            <w:vAlign w:val="center"/>
          </w:tcPr>
          <w:p w14:paraId="2877C833" w14:textId="77777777" w:rsidR="00BD3273" w:rsidRDefault="00BD3273" w:rsidP="005B0FB1">
            <w:pPr>
              <w:jc w:val="right"/>
              <w:rPr>
                <w:rFonts w:ascii="Cambria" w:hAnsi="Cambria" w:cs="Arial"/>
              </w:rPr>
            </w:pPr>
            <w:r>
              <w:rPr>
                <w:rFonts w:ascii="Cambria" w:hAnsi="Cambria" w:cs="Arial"/>
              </w:rPr>
              <w:t xml:space="preserve">Print Speed </w:t>
            </w:r>
          </w:p>
        </w:tc>
        <w:tc>
          <w:tcPr>
            <w:tcW w:w="4460" w:type="dxa"/>
            <w:vAlign w:val="center"/>
          </w:tcPr>
          <w:p w14:paraId="16482000" w14:textId="77777777" w:rsidR="00BD3273" w:rsidRDefault="00BD3273" w:rsidP="005B0FB1">
            <w:pPr>
              <w:rPr>
                <w:rFonts w:ascii="Cambria" w:hAnsi="Cambria" w:cs="Arial"/>
              </w:rPr>
            </w:pPr>
            <w:r>
              <w:rPr>
                <w:rFonts w:ascii="Cambria" w:hAnsi="Cambria" w:cs="Arial"/>
              </w:rPr>
              <w:t>4</w:t>
            </w:r>
          </w:p>
        </w:tc>
        <w:tc>
          <w:tcPr>
            <w:tcW w:w="4095" w:type="dxa"/>
            <w:vAlign w:val="center"/>
          </w:tcPr>
          <w:p w14:paraId="680060D0" w14:textId="77777777" w:rsidR="00BD3273" w:rsidRDefault="00BD3273" w:rsidP="005B0FB1">
            <w:pPr>
              <w:jc w:val="center"/>
              <w:rPr>
                <w:rFonts w:ascii="Cambria" w:hAnsi="Cambria" w:cs="Arial"/>
              </w:rPr>
            </w:pPr>
          </w:p>
        </w:tc>
        <w:tc>
          <w:tcPr>
            <w:tcW w:w="1260" w:type="dxa"/>
            <w:vAlign w:val="center"/>
          </w:tcPr>
          <w:p w14:paraId="718EE9F8" w14:textId="77777777" w:rsidR="00BD3273" w:rsidRDefault="00BD3273" w:rsidP="005B0FB1">
            <w:pPr>
              <w:jc w:val="center"/>
              <w:rPr>
                <w:rFonts w:ascii="Cambria" w:hAnsi="Cambria" w:cs="Arial"/>
              </w:rPr>
            </w:pPr>
          </w:p>
        </w:tc>
      </w:tr>
      <w:tr w:rsidR="00BD3273" w:rsidRPr="00AC51DF" w14:paraId="27AEDF7A" w14:textId="77777777" w:rsidTr="005B0FB1">
        <w:trPr>
          <w:trHeight w:val="288"/>
        </w:trPr>
        <w:tc>
          <w:tcPr>
            <w:tcW w:w="715" w:type="dxa"/>
            <w:vAlign w:val="center"/>
          </w:tcPr>
          <w:p w14:paraId="7003F126" w14:textId="77777777" w:rsidR="00BD3273" w:rsidRPr="00894548" w:rsidRDefault="00BD3273" w:rsidP="005B0FB1">
            <w:pPr>
              <w:jc w:val="right"/>
              <w:rPr>
                <w:rFonts w:ascii="Cambria" w:hAnsi="Cambria" w:cs="Arial"/>
              </w:rPr>
            </w:pPr>
            <w:r>
              <w:rPr>
                <w:rFonts w:ascii="Cambria" w:hAnsi="Cambria" w:cs="Arial"/>
              </w:rPr>
              <w:t>2</w:t>
            </w:r>
          </w:p>
        </w:tc>
        <w:tc>
          <w:tcPr>
            <w:tcW w:w="2520" w:type="dxa"/>
            <w:vAlign w:val="center"/>
          </w:tcPr>
          <w:p w14:paraId="62472AD9" w14:textId="77777777" w:rsidR="00BD3273" w:rsidRDefault="00BD3273" w:rsidP="005B0FB1">
            <w:pPr>
              <w:jc w:val="right"/>
              <w:rPr>
                <w:rFonts w:ascii="Cambria" w:hAnsi="Cambria" w:cs="Arial"/>
              </w:rPr>
            </w:pPr>
            <w:r>
              <w:rPr>
                <w:rFonts w:ascii="Cambria" w:hAnsi="Cambria" w:cs="Arial"/>
              </w:rPr>
              <w:t>Print Darkness</w:t>
            </w:r>
          </w:p>
        </w:tc>
        <w:tc>
          <w:tcPr>
            <w:tcW w:w="4460" w:type="dxa"/>
            <w:vAlign w:val="center"/>
          </w:tcPr>
          <w:p w14:paraId="5F43C456" w14:textId="77777777" w:rsidR="00BD3273" w:rsidRDefault="00BD3273" w:rsidP="005B0FB1">
            <w:pPr>
              <w:rPr>
                <w:rFonts w:ascii="Cambria" w:hAnsi="Cambria" w:cs="Arial"/>
              </w:rPr>
            </w:pPr>
            <w:r>
              <w:rPr>
                <w:rFonts w:ascii="Cambria" w:hAnsi="Cambria" w:cs="Arial"/>
              </w:rPr>
              <w:t>27</w:t>
            </w:r>
          </w:p>
        </w:tc>
        <w:tc>
          <w:tcPr>
            <w:tcW w:w="4095" w:type="dxa"/>
            <w:vAlign w:val="center"/>
          </w:tcPr>
          <w:p w14:paraId="45CFFA99" w14:textId="77777777" w:rsidR="00BD3273" w:rsidRDefault="00BD3273" w:rsidP="005B0FB1">
            <w:pPr>
              <w:jc w:val="center"/>
              <w:rPr>
                <w:rFonts w:ascii="Cambria" w:hAnsi="Cambria" w:cs="Arial"/>
              </w:rPr>
            </w:pPr>
          </w:p>
        </w:tc>
        <w:tc>
          <w:tcPr>
            <w:tcW w:w="1260" w:type="dxa"/>
            <w:vAlign w:val="center"/>
          </w:tcPr>
          <w:p w14:paraId="56CD93E0" w14:textId="77777777" w:rsidR="00BD3273" w:rsidRPr="00AC51DF" w:rsidRDefault="00BD3273" w:rsidP="005B0FB1">
            <w:pPr>
              <w:rPr>
                <w:rFonts w:ascii="Cambria" w:hAnsi="Cambria" w:cs="Arial"/>
                <w:highlight w:val="yellow"/>
              </w:rPr>
            </w:pPr>
          </w:p>
        </w:tc>
      </w:tr>
      <w:tr w:rsidR="00BA7B16" w14:paraId="4136BB70" w14:textId="77777777" w:rsidTr="007C55EA">
        <w:tblPrEx>
          <w:tblW w:w="13050" w:type="dxa"/>
          <w:tblLayout w:type="fixed"/>
          <w:tblPrExChange w:id="253" w:author="Sasi Songthong" w:date="2022-06-23T12:27:00Z">
            <w:tblPrEx>
              <w:tblW w:w="13050" w:type="dxa"/>
              <w:tblLayout w:type="fixed"/>
            </w:tblPrEx>
          </w:tblPrExChange>
        </w:tblPrEx>
        <w:trPr>
          <w:trHeight w:val="288"/>
          <w:trPrChange w:id="254" w:author="Sasi Songthong" w:date="2022-06-23T12:27:00Z">
            <w:trPr>
              <w:trHeight w:val="288"/>
            </w:trPr>
          </w:trPrChange>
        </w:trPr>
        <w:tc>
          <w:tcPr>
            <w:tcW w:w="715" w:type="dxa"/>
            <w:vAlign w:val="center"/>
            <w:tcPrChange w:id="255" w:author="Sasi Songthong" w:date="2022-06-23T12:27:00Z">
              <w:tcPr>
                <w:tcW w:w="715" w:type="dxa"/>
                <w:vAlign w:val="center"/>
              </w:tcPr>
            </w:tcPrChange>
          </w:tcPr>
          <w:p w14:paraId="7AC022C2" w14:textId="77777777" w:rsidR="00BA7B16" w:rsidRPr="00AC51DF" w:rsidRDefault="00BA7B16" w:rsidP="00BA7B16">
            <w:pPr>
              <w:jc w:val="right"/>
              <w:rPr>
                <w:rFonts w:ascii="Cambria" w:hAnsi="Cambria" w:cs="Arial"/>
              </w:rPr>
            </w:pPr>
            <w:r>
              <w:rPr>
                <w:rFonts w:ascii="Cambria" w:hAnsi="Cambria" w:cs="Arial"/>
              </w:rPr>
              <w:t>3</w:t>
            </w:r>
          </w:p>
        </w:tc>
        <w:tc>
          <w:tcPr>
            <w:tcW w:w="2520" w:type="dxa"/>
            <w:vMerge w:val="restart"/>
            <w:vAlign w:val="center"/>
            <w:tcPrChange w:id="256" w:author="Sasi Songthong" w:date="2022-06-23T12:27:00Z">
              <w:tcPr>
                <w:tcW w:w="2520" w:type="dxa"/>
                <w:vMerge w:val="restart"/>
                <w:vAlign w:val="center"/>
              </w:tcPr>
            </w:tcPrChange>
          </w:tcPr>
          <w:p w14:paraId="38026BB5" w14:textId="77777777" w:rsidR="00BA7B16" w:rsidRDefault="00BA7B16" w:rsidP="00BA7B16">
            <w:pPr>
              <w:jc w:val="right"/>
              <w:rPr>
                <w:rFonts w:ascii="Cambria" w:hAnsi="Cambria" w:cs="Arial"/>
              </w:rPr>
            </w:pPr>
            <w:r>
              <w:rPr>
                <w:rFonts w:ascii="Cambria" w:hAnsi="Cambria" w:cs="Arial"/>
              </w:rPr>
              <w:t>Accuracy and Number of Labels</w:t>
            </w:r>
          </w:p>
        </w:tc>
        <w:tc>
          <w:tcPr>
            <w:tcW w:w="4460" w:type="dxa"/>
            <w:vAlign w:val="center"/>
            <w:tcPrChange w:id="257" w:author="Sasi Songthong" w:date="2022-06-23T12:27:00Z">
              <w:tcPr>
                <w:tcW w:w="4460" w:type="dxa"/>
                <w:vAlign w:val="center"/>
              </w:tcPr>
            </w:tcPrChange>
          </w:tcPr>
          <w:p w14:paraId="4FEAC2B7" w14:textId="1088E91F" w:rsidR="00BA7B16" w:rsidRDefault="00BA7B16" w:rsidP="00BA7B16">
            <w:pPr>
              <w:rPr>
                <w:rFonts w:ascii="Cambria" w:hAnsi="Cambria" w:cs="Arial"/>
              </w:rPr>
            </w:pPr>
            <w:r>
              <w:rPr>
                <w:rFonts w:ascii="Cambria" w:hAnsi="Cambria" w:cs="Arial"/>
              </w:rPr>
              <w:t>Correct Initials on all 12 labels</w:t>
            </w:r>
          </w:p>
        </w:tc>
        <w:tc>
          <w:tcPr>
            <w:tcW w:w="4095" w:type="dxa"/>
            <w:vAlign w:val="center"/>
            <w:tcPrChange w:id="258" w:author="Sasi Songthong" w:date="2022-06-23T12:27:00Z">
              <w:tcPr>
                <w:tcW w:w="4095" w:type="dxa"/>
                <w:vAlign w:val="center"/>
              </w:tcPr>
            </w:tcPrChange>
          </w:tcPr>
          <w:p w14:paraId="7C3CB6A7" w14:textId="34D29527" w:rsidR="00BA7B16" w:rsidRDefault="00BA7B16">
            <w:pPr>
              <w:rPr>
                <w:rFonts w:ascii="Cambria" w:hAnsi="Cambria" w:cs="Arial"/>
              </w:rPr>
              <w:pPrChange w:id="259" w:author="Sasi Songthong" w:date="2022-06-23T12:27:00Z">
                <w:pPr>
                  <w:jc w:val="center"/>
                </w:pPr>
              </w:pPrChange>
            </w:pPr>
            <w:ins w:id="260" w:author="Sasi Songthong" w:date="2022-06-23T12:25: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ins w:id="261" w:author="Sasi Songthong" w:date="2022-06-23T12:27:00Z">
              <w:r w:rsidR="007C55EA">
                <w:rPr>
                  <w:rFonts w:ascii="Cambria" w:hAnsi="Cambria" w:cs="Arial"/>
                </w:rPr>
                <w:t>.</w:t>
              </w:r>
            </w:ins>
          </w:p>
        </w:tc>
        <w:tc>
          <w:tcPr>
            <w:tcW w:w="1260" w:type="dxa"/>
            <w:vAlign w:val="center"/>
            <w:tcPrChange w:id="262" w:author="Sasi Songthong" w:date="2022-06-23T12:27:00Z">
              <w:tcPr>
                <w:tcW w:w="1260" w:type="dxa"/>
                <w:vAlign w:val="center"/>
              </w:tcPr>
            </w:tcPrChange>
          </w:tcPr>
          <w:p w14:paraId="40380C25" w14:textId="77777777" w:rsidR="00BA7B16" w:rsidRDefault="00BA7B16" w:rsidP="00BA7B16">
            <w:pPr>
              <w:jc w:val="center"/>
              <w:rPr>
                <w:rFonts w:ascii="Cambria" w:hAnsi="Cambria" w:cs="Arial"/>
              </w:rPr>
            </w:pPr>
          </w:p>
        </w:tc>
      </w:tr>
      <w:tr w:rsidR="00BA7B16" w14:paraId="42DE9679" w14:textId="77777777" w:rsidTr="007C55EA">
        <w:tblPrEx>
          <w:tblW w:w="13050" w:type="dxa"/>
          <w:tblLayout w:type="fixed"/>
          <w:tblPrExChange w:id="263" w:author="Sasi Songthong" w:date="2022-06-23T12:27:00Z">
            <w:tblPrEx>
              <w:tblW w:w="13050" w:type="dxa"/>
              <w:tblLayout w:type="fixed"/>
            </w:tblPrEx>
          </w:tblPrExChange>
        </w:tblPrEx>
        <w:trPr>
          <w:trHeight w:val="288"/>
          <w:trPrChange w:id="264" w:author="Sasi Songthong" w:date="2022-06-23T12:27:00Z">
            <w:trPr>
              <w:trHeight w:val="288"/>
            </w:trPr>
          </w:trPrChange>
        </w:trPr>
        <w:tc>
          <w:tcPr>
            <w:tcW w:w="715" w:type="dxa"/>
            <w:vAlign w:val="center"/>
            <w:tcPrChange w:id="265" w:author="Sasi Songthong" w:date="2022-06-23T12:27:00Z">
              <w:tcPr>
                <w:tcW w:w="715" w:type="dxa"/>
                <w:vAlign w:val="center"/>
              </w:tcPr>
            </w:tcPrChange>
          </w:tcPr>
          <w:p w14:paraId="6BC182EA" w14:textId="77777777" w:rsidR="00BA7B16" w:rsidRDefault="00BA7B16" w:rsidP="00BA7B16">
            <w:pPr>
              <w:jc w:val="right"/>
              <w:rPr>
                <w:rFonts w:ascii="Cambria" w:hAnsi="Cambria" w:cs="Arial"/>
              </w:rPr>
            </w:pPr>
            <w:r>
              <w:rPr>
                <w:rFonts w:ascii="Cambria" w:hAnsi="Cambria" w:cs="Arial"/>
              </w:rPr>
              <w:t>4</w:t>
            </w:r>
          </w:p>
        </w:tc>
        <w:tc>
          <w:tcPr>
            <w:tcW w:w="2520" w:type="dxa"/>
            <w:vMerge/>
            <w:vAlign w:val="center"/>
            <w:tcPrChange w:id="266" w:author="Sasi Songthong" w:date="2022-06-23T12:27:00Z">
              <w:tcPr>
                <w:tcW w:w="2520" w:type="dxa"/>
                <w:vMerge/>
                <w:vAlign w:val="center"/>
              </w:tcPr>
            </w:tcPrChange>
          </w:tcPr>
          <w:p w14:paraId="79C832EE" w14:textId="77777777" w:rsidR="00BA7B16" w:rsidRDefault="00BA7B16" w:rsidP="00BA7B16">
            <w:pPr>
              <w:jc w:val="right"/>
              <w:rPr>
                <w:rFonts w:ascii="Cambria" w:hAnsi="Cambria" w:cs="Arial"/>
              </w:rPr>
            </w:pPr>
          </w:p>
        </w:tc>
        <w:tc>
          <w:tcPr>
            <w:tcW w:w="4460" w:type="dxa"/>
            <w:vAlign w:val="center"/>
            <w:tcPrChange w:id="267" w:author="Sasi Songthong" w:date="2022-06-23T12:27:00Z">
              <w:tcPr>
                <w:tcW w:w="4460" w:type="dxa"/>
                <w:vAlign w:val="center"/>
              </w:tcPr>
            </w:tcPrChange>
          </w:tcPr>
          <w:p w14:paraId="1056D245" w14:textId="151BD8A3" w:rsidR="00BA7B16" w:rsidRDefault="00BA7B16" w:rsidP="00BA7B16">
            <w:pPr>
              <w:rPr>
                <w:rFonts w:ascii="Cambria" w:hAnsi="Cambria" w:cs="Arial"/>
              </w:rPr>
            </w:pPr>
            <w:r>
              <w:rPr>
                <w:rFonts w:ascii="Cambria" w:hAnsi="Cambria" w:cs="Arial"/>
              </w:rPr>
              <w:t>Each of the 12 labels contains a unique label number (#13 - #24).</w:t>
            </w:r>
          </w:p>
        </w:tc>
        <w:tc>
          <w:tcPr>
            <w:tcW w:w="4095" w:type="dxa"/>
            <w:vAlign w:val="center"/>
            <w:tcPrChange w:id="268" w:author="Sasi Songthong" w:date="2022-06-23T12:27:00Z">
              <w:tcPr>
                <w:tcW w:w="4095" w:type="dxa"/>
                <w:vAlign w:val="center"/>
              </w:tcPr>
            </w:tcPrChange>
          </w:tcPr>
          <w:p w14:paraId="72149BBE" w14:textId="77777777" w:rsidR="00BA7B16" w:rsidRDefault="00BA7B16">
            <w:pPr>
              <w:rPr>
                <w:ins w:id="269" w:author="Sasi Songthong" w:date="2022-06-23T12:25:00Z"/>
                <w:rFonts w:ascii="Cambria" w:hAnsi="Cambria" w:cs="Arial"/>
              </w:rPr>
              <w:pPrChange w:id="270" w:author="Sasi Songthong" w:date="2022-06-23T12:27:00Z">
                <w:pPr>
                  <w:jc w:val="center"/>
                </w:pPr>
              </w:pPrChange>
            </w:pPr>
            <w:ins w:id="271" w:author="Sasi Songthong" w:date="2022-06-23T12:25: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6DCD53A4" w14:textId="5B551EF3" w:rsidR="00BA7B16" w:rsidRDefault="00BA7B16">
            <w:pPr>
              <w:rPr>
                <w:rFonts w:ascii="Cambria" w:hAnsi="Cambria" w:cs="Arial"/>
              </w:rPr>
              <w:pPrChange w:id="272" w:author="Sasi Songthong" w:date="2022-06-23T12:27:00Z">
                <w:pPr>
                  <w:jc w:val="center"/>
                </w:pPr>
              </w:pPrChange>
            </w:pPr>
            <w:ins w:id="273" w:author="Sasi Songthong" w:date="2022-06-23T12:25:00Z">
              <w:r>
                <w:rPr>
                  <w:rFonts w:ascii="Cambria" w:hAnsi="Cambria" w:cs="Arial"/>
                </w:rPr>
                <w:t>(#13 - #24)</w:t>
              </w:r>
            </w:ins>
            <w:ins w:id="274" w:author="Sasi Songthong" w:date="2022-06-23T12:26:00Z">
              <w:r w:rsidR="00031A32">
                <w:rPr>
                  <w:rFonts w:ascii="Cambria" w:hAnsi="Cambria" w:cs="Arial"/>
                </w:rPr>
                <w:t>.</w:t>
              </w:r>
            </w:ins>
          </w:p>
        </w:tc>
        <w:tc>
          <w:tcPr>
            <w:tcW w:w="1260" w:type="dxa"/>
            <w:vAlign w:val="center"/>
            <w:tcPrChange w:id="275" w:author="Sasi Songthong" w:date="2022-06-23T12:27:00Z">
              <w:tcPr>
                <w:tcW w:w="1260" w:type="dxa"/>
                <w:vAlign w:val="center"/>
              </w:tcPr>
            </w:tcPrChange>
          </w:tcPr>
          <w:p w14:paraId="790EABB7" w14:textId="77777777" w:rsidR="00BA7B16" w:rsidRDefault="00BA7B16" w:rsidP="00BA7B16">
            <w:pPr>
              <w:jc w:val="center"/>
              <w:rPr>
                <w:rFonts w:ascii="Cambria" w:hAnsi="Cambria" w:cs="Arial"/>
              </w:rPr>
            </w:pPr>
          </w:p>
        </w:tc>
      </w:tr>
      <w:tr w:rsidR="00BA7B16" w14:paraId="0B00FC9C" w14:textId="77777777" w:rsidTr="007C55EA">
        <w:tblPrEx>
          <w:tblW w:w="13050" w:type="dxa"/>
          <w:tblLayout w:type="fixed"/>
          <w:tblPrExChange w:id="276" w:author="Sasi Songthong" w:date="2022-06-23T12:27:00Z">
            <w:tblPrEx>
              <w:tblW w:w="13050" w:type="dxa"/>
              <w:tblLayout w:type="fixed"/>
            </w:tblPrEx>
          </w:tblPrExChange>
        </w:tblPrEx>
        <w:trPr>
          <w:trHeight w:val="288"/>
          <w:trPrChange w:id="277" w:author="Sasi Songthong" w:date="2022-06-23T12:27:00Z">
            <w:trPr>
              <w:trHeight w:val="288"/>
            </w:trPr>
          </w:trPrChange>
        </w:trPr>
        <w:tc>
          <w:tcPr>
            <w:tcW w:w="715" w:type="dxa"/>
            <w:vAlign w:val="center"/>
            <w:tcPrChange w:id="278" w:author="Sasi Songthong" w:date="2022-06-23T12:27:00Z">
              <w:tcPr>
                <w:tcW w:w="715" w:type="dxa"/>
                <w:vAlign w:val="center"/>
              </w:tcPr>
            </w:tcPrChange>
          </w:tcPr>
          <w:p w14:paraId="0C914751" w14:textId="5AEFF82D" w:rsidR="00BA7B16" w:rsidRDefault="00BA7B16" w:rsidP="00BA7B16">
            <w:pPr>
              <w:jc w:val="right"/>
              <w:rPr>
                <w:rFonts w:ascii="Cambria" w:hAnsi="Cambria" w:cs="Arial"/>
              </w:rPr>
            </w:pPr>
            <w:r>
              <w:rPr>
                <w:rFonts w:ascii="Cambria" w:hAnsi="Cambria" w:cs="Arial"/>
              </w:rPr>
              <w:t>5</w:t>
            </w:r>
          </w:p>
        </w:tc>
        <w:tc>
          <w:tcPr>
            <w:tcW w:w="2520" w:type="dxa"/>
            <w:vAlign w:val="center"/>
            <w:tcPrChange w:id="279" w:author="Sasi Songthong" w:date="2022-06-23T12:27:00Z">
              <w:tcPr>
                <w:tcW w:w="2520" w:type="dxa"/>
                <w:vAlign w:val="center"/>
              </w:tcPr>
            </w:tcPrChange>
          </w:tcPr>
          <w:p w14:paraId="3C69B6E2" w14:textId="4310C5EB" w:rsidR="00BA7B16" w:rsidRDefault="00BA7B16" w:rsidP="00BA7B16">
            <w:pPr>
              <w:jc w:val="right"/>
              <w:rPr>
                <w:rFonts w:ascii="Cambria" w:hAnsi="Cambria" w:cs="Arial"/>
              </w:rPr>
            </w:pPr>
            <w:r>
              <w:rPr>
                <w:rFonts w:ascii="Cambria" w:hAnsi="Cambria" w:cs="Arial"/>
              </w:rPr>
              <w:t>Legibility</w:t>
            </w:r>
          </w:p>
        </w:tc>
        <w:tc>
          <w:tcPr>
            <w:tcW w:w="4460" w:type="dxa"/>
            <w:vAlign w:val="center"/>
            <w:tcPrChange w:id="280" w:author="Sasi Songthong" w:date="2022-06-23T12:27:00Z">
              <w:tcPr>
                <w:tcW w:w="4460" w:type="dxa"/>
                <w:vAlign w:val="center"/>
              </w:tcPr>
            </w:tcPrChange>
          </w:tcPr>
          <w:p w14:paraId="3E99C861" w14:textId="75858D9A" w:rsidR="00BA7B16" w:rsidRDefault="00BA7B16" w:rsidP="00BA7B16">
            <w:pPr>
              <w:rPr>
                <w:rFonts w:ascii="Cambria" w:hAnsi="Cambria" w:cs="Arial"/>
              </w:rPr>
            </w:pPr>
            <w:r>
              <w:rPr>
                <w:rFonts w:ascii="Cambria" w:hAnsi="Cambria" w:cs="Arial"/>
              </w:rPr>
              <w:t>All labels are legible</w:t>
            </w:r>
          </w:p>
        </w:tc>
        <w:tc>
          <w:tcPr>
            <w:tcW w:w="4095" w:type="dxa"/>
            <w:vAlign w:val="center"/>
            <w:tcPrChange w:id="281" w:author="Sasi Songthong" w:date="2022-06-23T12:27:00Z">
              <w:tcPr>
                <w:tcW w:w="4095" w:type="dxa"/>
                <w:vAlign w:val="center"/>
              </w:tcPr>
            </w:tcPrChange>
          </w:tcPr>
          <w:p w14:paraId="2CA907A2" w14:textId="0A8EBABA" w:rsidR="00BA7B16" w:rsidRDefault="00BA7B16">
            <w:pPr>
              <w:rPr>
                <w:rFonts w:ascii="Cambria" w:hAnsi="Cambria" w:cs="Arial"/>
              </w:rPr>
              <w:pPrChange w:id="282" w:author="Sasi Songthong" w:date="2022-06-23T12:27:00Z">
                <w:pPr>
                  <w:jc w:val="center"/>
                </w:pPr>
              </w:pPrChange>
            </w:pPr>
            <w:ins w:id="283" w:author="Sasi Songthong" w:date="2022-06-23T12:25: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284" w:author="Sasi Songthong" w:date="2022-06-23T12:27:00Z">
              <w:tcPr>
                <w:tcW w:w="1260" w:type="dxa"/>
                <w:vAlign w:val="center"/>
              </w:tcPr>
            </w:tcPrChange>
          </w:tcPr>
          <w:p w14:paraId="6B9695E2" w14:textId="77777777" w:rsidR="00BA7B16" w:rsidRDefault="00BA7B16" w:rsidP="00BA7B16">
            <w:pPr>
              <w:jc w:val="center"/>
              <w:rPr>
                <w:rFonts w:ascii="Cambria" w:hAnsi="Cambria" w:cs="Arial"/>
              </w:rPr>
            </w:pPr>
          </w:p>
        </w:tc>
      </w:tr>
      <w:tr w:rsidR="00BD3273" w:rsidRPr="00894548" w14:paraId="4DDFDC67" w14:textId="77777777" w:rsidTr="00BA7B16">
        <w:tblPrEx>
          <w:tblW w:w="13050" w:type="dxa"/>
          <w:tblLayout w:type="fixed"/>
          <w:tblPrExChange w:id="285" w:author="Sasi Songthong" w:date="2022-06-23T12:25:00Z">
            <w:tblPrEx>
              <w:tblW w:w="13050" w:type="dxa"/>
              <w:tblLayout w:type="fixed"/>
            </w:tblPrEx>
          </w:tblPrExChange>
        </w:tblPrEx>
        <w:trPr>
          <w:trHeight w:val="1440"/>
          <w:trPrChange w:id="286" w:author="Sasi Songthong" w:date="2022-06-23T12:25:00Z">
            <w:trPr>
              <w:trHeight w:val="1872"/>
            </w:trPr>
          </w:trPrChange>
        </w:trPr>
        <w:tc>
          <w:tcPr>
            <w:tcW w:w="13050" w:type="dxa"/>
            <w:gridSpan w:val="5"/>
            <w:tcPrChange w:id="287" w:author="Sasi Songthong" w:date="2022-06-23T12:25:00Z">
              <w:tcPr>
                <w:tcW w:w="13050" w:type="dxa"/>
                <w:gridSpan w:val="5"/>
              </w:tcPr>
            </w:tcPrChange>
          </w:tcPr>
          <w:p w14:paraId="703F77B2" w14:textId="77777777" w:rsidR="00BD3273" w:rsidRPr="00894548" w:rsidRDefault="00BD3273" w:rsidP="005B0FB1">
            <w:pPr>
              <w:rPr>
                <w:rFonts w:ascii="Cambria" w:hAnsi="Cambria" w:cs="Arial"/>
                <w:b/>
                <w:bCs/>
                <w:highlight w:val="yellow"/>
              </w:rPr>
            </w:pPr>
            <w:r w:rsidRPr="00894548">
              <w:rPr>
                <w:rFonts w:ascii="Cambria" w:hAnsi="Cambria" w:cs="Arial"/>
                <w:b/>
                <w:bCs/>
              </w:rPr>
              <w:t>Comments:</w:t>
            </w:r>
          </w:p>
        </w:tc>
      </w:tr>
      <w:tr w:rsidR="00BD3273" w14:paraId="309D17B2" w14:textId="77777777" w:rsidTr="005B0FB1">
        <w:trPr>
          <w:trHeight w:val="360"/>
        </w:trPr>
        <w:tc>
          <w:tcPr>
            <w:tcW w:w="3235" w:type="dxa"/>
            <w:gridSpan w:val="2"/>
            <w:shd w:val="clear" w:color="auto" w:fill="F2F2F2" w:themeFill="background1" w:themeFillShade="F2"/>
            <w:vAlign w:val="center"/>
          </w:tcPr>
          <w:p w14:paraId="20173542" w14:textId="77777777" w:rsidR="00BD3273" w:rsidRDefault="00BD3273" w:rsidP="005B0FB1">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3562F6A6" w14:textId="77777777" w:rsidR="00BD3273" w:rsidRDefault="00BD3273" w:rsidP="005B0FB1">
            <w:pPr>
              <w:rPr>
                <w:rFonts w:ascii="Cambria" w:hAnsi="Cambria" w:cs="Arial"/>
              </w:rPr>
            </w:pPr>
          </w:p>
        </w:tc>
      </w:tr>
      <w:tr w:rsidR="00BD3273" w14:paraId="12D0BB1C" w14:textId="77777777" w:rsidTr="005B0FB1">
        <w:trPr>
          <w:trHeight w:val="360"/>
        </w:trPr>
        <w:tc>
          <w:tcPr>
            <w:tcW w:w="3235" w:type="dxa"/>
            <w:gridSpan w:val="2"/>
            <w:shd w:val="clear" w:color="auto" w:fill="F2F2F2" w:themeFill="background1" w:themeFillShade="F2"/>
            <w:vAlign w:val="center"/>
          </w:tcPr>
          <w:p w14:paraId="15A2D5E4" w14:textId="663BF665" w:rsidR="00BD3273" w:rsidRDefault="00412C29" w:rsidP="005B0FB1">
            <w:pPr>
              <w:jc w:val="right"/>
              <w:rPr>
                <w:rFonts w:ascii="Cambria" w:hAnsi="Cambria" w:cs="Arial"/>
              </w:rPr>
            </w:pPr>
            <w:r>
              <w:rPr>
                <w:rFonts w:ascii="Cambria" w:hAnsi="Cambria" w:cs="Arial"/>
                <w:b/>
                <w:bCs/>
              </w:rPr>
              <w:t>Quality Reviewed By/Date:</w:t>
            </w:r>
          </w:p>
        </w:tc>
        <w:tc>
          <w:tcPr>
            <w:tcW w:w="9815" w:type="dxa"/>
            <w:gridSpan w:val="3"/>
          </w:tcPr>
          <w:p w14:paraId="22F45795" w14:textId="77777777" w:rsidR="00BD3273" w:rsidRDefault="00BD3273" w:rsidP="005B0FB1">
            <w:pPr>
              <w:rPr>
                <w:rFonts w:ascii="Cambria" w:hAnsi="Cambria" w:cs="Arial"/>
              </w:rPr>
            </w:pPr>
          </w:p>
        </w:tc>
      </w:tr>
    </w:tbl>
    <w:p w14:paraId="0054E85C" w14:textId="4973D03F" w:rsidR="00D31F58" w:rsidRDefault="00D31F58" w:rsidP="00D31F58">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3</w:t>
      </w:r>
      <w:r w:rsidRPr="00023BB8">
        <w:rPr>
          <w:rFonts w:ascii="Cambria" w:hAnsi="Cambria" w:cs="Arial"/>
          <w:b/>
          <w:bCs/>
        </w:rPr>
        <w:t xml:space="preserve"> </w:t>
      </w:r>
      <w:r w:rsidR="00443C87" w:rsidRPr="00023BB8">
        <w:rPr>
          <w:rFonts w:ascii="Cambria" w:hAnsi="Cambria" w:cs="Arial"/>
          <w:b/>
          <w:bCs/>
        </w:rPr>
        <w:t>LABEL PRINTING</w:t>
      </w:r>
      <w:r w:rsidR="00443C87">
        <w:rPr>
          <w:rFonts w:ascii="Cambria" w:hAnsi="Cambria" w:cs="Arial"/>
          <w:b/>
          <w:bCs/>
        </w:rPr>
        <w:t xml:space="preserve"> – SET 1</w:t>
      </w:r>
      <w:r w:rsidR="00443C87" w:rsidRPr="00023BB8">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288">
          <w:tblGrid>
            <w:gridCol w:w="715"/>
            <w:gridCol w:w="2520"/>
            <w:gridCol w:w="4460"/>
            <w:gridCol w:w="4095"/>
            <w:gridCol w:w="1260"/>
          </w:tblGrid>
        </w:tblGridChange>
      </w:tblGrid>
      <w:tr w:rsidR="00BD3273" w:rsidRPr="00AC51DF" w14:paraId="3384F2EF" w14:textId="77777777" w:rsidTr="005B0FB1">
        <w:trPr>
          <w:trHeight w:val="256"/>
        </w:trPr>
        <w:tc>
          <w:tcPr>
            <w:tcW w:w="13050" w:type="dxa"/>
            <w:gridSpan w:val="5"/>
            <w:shd w:val="clear" w:color="auto" w:fill="F2F2F2" w:themeFill="background1" w:themeFillShade="F2"/>
            <w:vAlign w:val="center"/>
          </w:tcPr>
          <w:p w14:paraId="5846E9D2" w14:textId="026BB1F9" w:rsidR="00BD3273" w:rsidRPr="00AC51DF" w:rsidRDefault="00BD3273" w:rsidP="005B0FB1">
            <w:pPr>
              <w:jc w:val="center"/>
              <w:rPr>
                <w:rFonts w:ascii="Cambria" w:hAnsi="Cambria" w:cs="Arial"/>
                <w:b/>
                <w:bCs/>
              </w:rPr>
            </w:pPr>
            <w:r>
              <w:rPr>
                <w:rFonts w:ascii="Cambria" w:hAnsi="Cambria" w:cs="Arial"/>
                <w:b/>
                <w:bCs/>
              </w:rPr>
              <w:t>Group 3- High/Low</w:t>
            </w:r>
            <w:r w:rsidR="00D31F58">
              <w:rPr>
                <w:rFonts w:ascii="Cambria" w:hAnsi="Cambria" w:cs="Arial"/>
                <w:b/>
                <w:bCs/>
              </w:rPr>
              <w:t xml:space="preserve"> Printer Setting</w:t>
            </w:r>
          </w:p>
        </w:tc>
      </w:tr>
      <w:tr w:rsidR="00BD3273" w14:paraId="6DC73488" w14:textId="77777777" w:rsidTr="005B0FB1">
        <w:trPr>
          <w:trHeight w:val="256"/>
        </w:trPr>
        <w:tc>
          <w:tcPr>
            <w:tcW w:w="13050" w:type="dxa"/>
            <w:gridSpan w:val="5"/>
            <w:vAlign w:val="center"/>
          </w:tcPr>
          <w:p w14:paraId="6D2BA14F" w14:textId="77777777" w:rsidR="00D31F58" w:rsidRPr="00894548" w:rsidRDefault="00D31F58" w:rsidP="00D31F58">
            <w:pPr>
              <w:rPr>
                <w:rFonts w:ascii="Cambria" w:hAnsi="Cambria" w:cs="Arial"/>
                <w:b/>
                <w:bCs/>
              </w:rPr>
            </w:pPr>
            <w:r>
              <w:rPr>
                <w:rFonts w:ascii="Cambria" w:hAnsi="Cambria" w:cs="Arial"/>
                <w:b/>
                <w:bCs/>
                <w:noProof/>
              </w:rPr>
              <mc:AlternateContent>
                <mc:Choice Requires="wps">
                  <w:drawing>
                    <wp:anchor distT="0" distB="0" distL="114300" distR="114300" simplePos="0" relativeHeight="251675648" behindDoc="0" locked="0" layoutInCell="1" allowOverlap="1" wp14:anchorId="1C29CD12" wp14:editId="0AACFFC3">
                      <wp:simplePos x="0" y="0"/>
                      <wp:positionH relativeFrom="column">
                        <wp:posOffset>6350000</wp:posOffset>
                      </wp:positionH>
                      <wp:positionV relativeFrom="paragraph">
                        <wp:posOffset>142875</wp:posOffset>
                      </wp:positionV>
                      <wp:extent cx="1521460" cy="241300"/>
                      <wp:effectExtent l="0" t="0" r="2540" b="6350"/>
                      <wp:wrapNone/>
                      <wp:docPr id="17" name="Text Box 17"/>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09DB6740" w14:textId="77777777" w:rsidR="00D31F58" w:rsidRPr="0055157D" w:rsidRDefault="00D31F58" w:rsidP="00D31F58">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9CD12" id="Text Box 17" o:spid="_x0000_s1045" type="#_x0000_t202" style="position:absolute;margin-left:500pt;margin-top:11.25pt;width:119.8pt;height: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AyNK4eRAIA&#10;AIIEAAAOAAAAAAAAAAAAAAAAAC4CAABkcnMvZTJvRG9jLnhtbFBLAQItABQABgAIAAAAIQBzlNeO&#10;4AAAAAsBAAAPAAAAAAAAAAAAAAAAAJ4EAABkcnMvZG93bnJldi54bWxQSwUGAAAAAAQABADzAAAA&#10;qwUAAAAA&#10;" fillcolor="white [3201]" stroked="f" strokeweight=".5pt">
                      <v:textbox>
                        <w:txbxContent>
                          <w:p w14:paraId="09DB6740" w14:textId="77777777" w:rsidR="00D31F58" w:rsidRPr="0055157D" w:rsidRDefault="00D31F58" w:rsidP="00D31F58">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76672" behindDoc="0" locked="0" layoutInCell="1" allowOverlap="1" wp14:anchorId="29DC959C" wp14:editId="0E645D3D">
                      <wp:simplePos x="0" y="0"/>
                      <wp:positionH relativeFrom="column">
                        <wp:posOffset>6350000</wp:posOffset>
                      </wp:positionH>
                      <wp:positionV relativeFrom="paragraph">
                        <wp:posOffset>142875</wp:posOffset>
                      </wp:positionV>
                      <wp:extent cx="1521460" cy="241300"/>
                      <wp:effectExtent l="0" t="0" r="2540" b="6350"/>
                      <wp:wrapNone/>
                      <wp:docPr id="25" name="Text Box 25"/>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4114AB03" w14:textId="77777777" w:rsidR="00D31F58" w:rsidRPr="005B0FB1" w:rsidRDefault="00D31F58" w:rsidP="00D31F58">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C959C" id="Text Box 25" o:spid="_x0000_s1046" type="#_x0000_t202" style="position:absolute;margin-left:500pt;margin-top:11.25pt;width:119.8pt;height: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3eu1KUUC&#10;AACDBAAADgAAAAAAAAAAAAAAAAAuAgAAZHJzL2Uyb0RvYy54bWxQSwECLQAUAAYACAAAACEAc5TX&#10;juAAAAALAQAADwAAAAAAAAAAAAAAAACfBAAAZHJzL2Rvd25yZXYueG1sUEsFBgAAAAAEAAQA8wAA&#10;AKwFAAAAAA==&#10;" fillcolor="white [3201]" stroked="f" strokeweight=".5pt">
                      <v:textbox>
                        <w:txbxContent>
                          <w:p w14:paraId="4114AB03" w14:textId="77777777" w:rsidR="00D31F58" w:rsidRPr="005B0FB1" w:rsidRDefault="00D31F58" w:rsidP="00D31F58">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3DD84883" w14:textId="0B9110B4" w:rsidR="00D31F58" w:rsidRDefault="00D31F58" w:rsidP="00D31F58">
            <w:pPr>
              <w:rPr>
                <w:rFonts w:ascii="Cambria" w:hAnsi="Cambria" w:cs="Arial"/>
              </w:rPr>
            </w:pPr>
            <w:r>
              <w:rPr>
                <w:rFonts w:ascii="Cambria" w:hAnsi="Cambria" w:cs="Arial"/>
              </w:rPr>
              <w:t xml:space="preserve">1. In the printer settings menu, set print speed to </w:t>
            </w:r>
            <w:r w:rsidR="009F1EC7">
              <w:rPr>
                <w:rFonts w:ascii="Cambria" w:hAnsi="Cambria" w:cs="Arial"/>
              </w:rPr>
              <w:t>6</w:t>
            </w:r>
            <w:r>
              <w:rPr>
                <w:rFonts w:ascii="Cambria" w:hAnsi="Cambria" w:cs="Arial"/>
              </w:rPr>
              <w:t xml:space="preserve"> and print darkness to 23.  Document results.</w:t>
            </w:r>
          </w:p>
          <w:p w14:paraId="2D62AA53" w14:textId="2267F321" w:rsidR="00D31F58" w:rsidRDefault="00D31F58" w:rsidP="00D31F58">
            <w:pPr>
              <w:rPr>
                <w:rFonts w:ascii="Cambria" w:hAnsi="Cambria" w:cs="Arial"/>
              </w:rPr>
            </w:pPr>
            <w:r>
              <w:rPr>
                <w:rFonts w:ascii="Cambria" w:hAnsi="Cambria" w:cs="Arial"/>
                <w:noProof/>
              </w:rPr>
              <mc:AlternateContent>
                <mc:Choice Requires="wpg">
                  <w:drawing>
                    <wp:anchor distT="0" distB="0" distL="114300" distR="114300" simplePos="0" relativeHeight="251677696" behindDoc="0" locked="0" layoutInCell="1" allowOverlap="1" wp14:anchorId="3B599F4A" wp14:editId="7840A136">
                      <wp:simplePos x="0" y="0"/>
                      <wp:positionH relativeFrom="column">
                        <wp:posOffset>6172835</wp:posOffset>
                      </wp:positionH>
                      <wp:positionV relativeFrom="paragraph">
                        <wp:posOffset>46355</wp:posOffset>
                      </wp:positionV>
                      <wp:extent cx="1841500" cy="1416050"/>
                      <wp:effectExtent l="0" t="0" r="25400" b="12700"/>
                      <wp:wrapNone/>
                      <wp:docPr id="27" name="Group 27"/>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28" name="Text Box 28"/>
                              <wps:cNvSpPr txBox="1"/>
                              <wps:spPr>
                                <a:xfrm>
                                  <a:off x="0" y="0"/>
                                  <a:ext cx="1841500" cy="1416050"/>
                                </a:xfrm>
                                <a:prstGeom prst="rect">
                                  <a:avLst/>
                                </a:prstGeom>
                                <a:noFill/>
                                <a:ln w="6350">
                                  <a:solidFill>
                                    <a:schemeClr val="accent1"/>
                                  </a:solidFill>
                                </a:ln>
                              </wps:spPr>
                              <wps:txbx>
                                <w:txbxContent>
                                  <w:p w14:paraId="50F164BC" w14:textId="77777777" w:rsidR="00D31F58" w:rsidRDefault="00D31F58" w:rsidP="00D31F58">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57B2678C" w14:textId="77777777" w:rsidR="00D31F58" w:rsidRDefault="00D31F58" w:rsidP="00D31F58">
                                    <w:pPr>
                                      <w:jc w:val="center"/>
                                    </w:pPr>
                                    <w:r>
                                      <w:rPr>
                                        <w:noProof/>
                                      </w:rPr>
                                      <w:drawing>
                                        <wp:inline distT="0" distB="0" distL="0" distR="0" wp14:anchorId="3B8A9153" wp14:editId="4DF5E3A9">
                                          <wp:extent cx="1005840" cy="481641"/>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23B4B3C" w14:textId="77777777" w:rsidR="00D31F58" w:rsidRDefault="00D31F58" w:rsidP="00D31F58">
                                    <w:pPr>
                                      <w:jc w:val="center"/>
                                    </w:pPr>
                                    <w:r w:rsidRPr="00C75EC7">
                                      <w:rPr>
                                        <w:b/>
                                        <w:bCs/>
                                      </w:rPr>
                                      <w:t xml:space="preserve">Size </w:t>
                                    </w:r>
                                    <w:r>
                                      <w:rPr>
                                        <w:b/>
                                        <w:bCs/>
                                      </w:rPr>
                                      <w:t>7</w:t>
                                    </w:r>
                                    <w:r>
                                      <w:rPr>
                                        <w:b/>
                                        <w:bCs/>
                                      </w:rPr>
                                      <w:tab/>
                                    </w:r>
                                    <w:r>
                                      <w:rPr>
                                        <w:b/>
                                        <w:bCs/>
                                      </w:rPr>
                                      <w:tab/>
                                      <w:t>Size 10</w:t>
                                    </w:r>
                                  </w:p>
                                  <w:p w14:paraId="67C233C8" w14:textId="77777777" w:rsidR="00D31F58" w:rsidRDefault="00D31F58" w:rsidP="00D31F58">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Straight Arrow Connector 29"/>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37" name="Straight Arrow Connector 37"/>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599F4A" id="Group 27" o:spid="_x0000_s1047" style="position:absolute;margin-left:486.05pt;margin-top:3.65pt;width:145pt;height:111.5pt;z-index:251677696;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">
                      <v:shape id="Text Box 28" o:spid="_x0000_s1048"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" filled="f" strokecolor="#5b9bd5 [3204]" strokeweight=".5pt">
                        <v:textbox>
                          <w:txbxContent>
                            <w:p w14:paraId="50F164BC" w14:textId="77777777" w:rsidR="00D31F58" w:rsidRDefault="00D31F58" w:rsidP="00D31F58">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57B2678C" w14:textId="77777777" w:rsidR="00D31F58" w:rsidRDefault="00D31F58" w:rsidP="00D31F58">
                              <w:pPr>
                                <w:jc w:val="center"/>
                              </w:pPr>
                              <w:r>
                                <w:rPr>
                                  <w:noProof/>
                                </w:rPr>
                                <w:drawing>
                                  <wp:inline distT="0" distB="0" distL="0" distR="0" wp14:anchorId="3B8A9153" wp14:editId="4DF5E3A9">
                                    <wp:extent cx="1005840" cy="481641"/>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23B4B3C" w14:textId="77777777" w:rsidR="00D31F58" w:rsidRDefault="00D31F58" w:rsidP="00D31F58">
                              <w:pPr>
                                <w:jc w:val="center"/>
                              </w:pPr>
                              <w:r w:rsidRPr="00C75EC7">
                                <w:rPr>
                                  <w:b/>
                                  <w:bCs/>
                                </w:rPr>
                                <w:t xml:space="preserve">Size </w:t>
                              </w:r>
                              <w:r>
                                <w:rPr>
                                  <w:b/>
                                  <w:bCs/>
                                </w:rPr>
                                <w:t>7</w:t>
                              </w:r>
                              <w:r>
                                <w:rPr>
                                  <w:b/>
                                  <w:bCs/>
                                </w:rPr>
                                <w:tab/>
                              </w:r>
                              <w:r>
                                <w:rPr>
                                  <w:b/>
                                  <w:bCs/>
                                </w:rPr>
                                <w:tab/>
                                <w:t>Size 10</w:t>
                              </w:r>
                            </w:p>
                            <w:p w14:paraId="67C233C8" w14:textId="77777777" w:rsidR="00D31F58" w:rsidRDefault="00D31F58" w:rsidP="00D31F58">
                              <w:pPr>
                                <w:jc w:val="right"/>
                              </w:pPr>
                            </w:p>
                          </w:txbxContent>
                        </v:textbox>
                      </v:shape>
                      <v:shape id="Straight Arrow Connector 29" o:spid="_x0000_s1049"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Ru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jOH3S/wBcvYDAAD//wMAUEsBAi0AFAAGAAgAAAAhANvh9svuAAAAhQEAABMAAAAAAAAA&#10;AAAAAAAAAAAAAFtDb250ZW50X1R5cGVzXS54bWxQSwECLQAUAAYACAAAACEAWvQsW78AAAAVAQAA&#10;CwAAAAAAAAAAAAAAAAAfAQAAX3JlbHMvLnJlbHNQSwECLQAUAAYACAAAACEAjbWUbsYAAADbAAAA&#10;DwAAAAAAAAAAAAAAAAAHAgAAZHJzL2Rvd25yZXYueG1sUEsFBgAAAAADAAMAtwAAAPoCAAAAAA==&#10;" strokecolor="#5b9bd5 [3204]" strokeweight=".5pt">
                        <v:stroke endarrow="block" joinstyle="miter"/>
                      </v:shape>
                      <v:shape id="Straight Arrow Connector 37" o:spid="_x0000_s1050"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" strokecolor="#5b9bd5 [3204]" strokeweight=".5pt">
                        <v:stroke endarrow="block" joinstyle="miter"/>
                      </v:shape>
                      <v:shape id="Straight Arrow Connector 60" o:spid="_x0000_s1051"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" strokecolor="#5b9bd5 [3204]" strokeweight=".5pt">
                        <v:stroke endarrow="block" joinstyle="miter"/>
                      </v:shape>
                      <v:shape id="Straight Arrow Connector 61" o:spid="_x0000_s1052"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3</w:t>
            </w:r>
            <w:r>
              <w:rPr>
                <w:rFonts w:ascii="Cambria" w:hAnsi="Cambria" w:cs="Arial"/>
              </w:rPr>
              <w:t xml:space="preserve">.  </w:t>
            </w:r>
          </w:p>
          <w:p w14:paraId="3D2CF8BC" w14:textId="77777777" w:rsidR="00D31F58" w:rsidRDefault="00D31F58" w:rsidP="00D31F58">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014F2230" w14:textId="00CB7A3D" w:rsidR="00D31F58" w:rsidRDefault="00D31F58" w:rsidP="00D31F58">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53DF2F67" w14:textId="77777777" w:rsidR="00D31F58" w:rsidRDefault="00D31F58" w:rsidP="00D31F58">
            <w:pPr>
              <w:rPr>
                <w:rFonts w:ascii="Cambria" w:hAnsi="Cambria" w:cs="Arial"/>
              </w:rPr>
            </w:pPr>
            <w:r>
              <w:rPr>
                <w:rFonts w:ascii="Cambria" w:hAnsi="Cambria" w:cs="Arial"/>
              </w:rPr>
              <w:t>3. Enter your initials and enter 12 for quantity.</w:t>
            </w:r>
          </w:p>
          <w:p w14:paraId="342A6374" w14:textId="77777777" w:rsidR="00D31F58" w:rsidRDefault="00D31F58" w:rsidP="00D31F58">
            <w:pPr>
              <w:rPr>
                <w:rFonts w:ascii="Cambria" w:hAnsi="Cambria" w:cs="Arial"/>
              </w:rPr>
            </w:pPr>
            <w:r>
              <w:rPr>
                <w:rFonts w:ascii="Cambria" w:hAnsi="Cambria" w:cs="Arial"/>
              </w:rPr>
              <w:t xml:space="preserve">4. Check </w:t>
            </w:r>
            <w:r>
              <w:rPr>
                <w:noProof/>
              </w:rPr>
              <w:drawing>
                <wp:inline distT="0" distB="0" distL="0" distR="0" wp14:anchorId="627591D2" wp14:editId="53681335">
                  <wp:extent cx="822960" cy="164592"/>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593620B2" w14:textId="77777777" w:rsidR="00D31F58" w:rsidRPr="00890057" w:rsidRDefault="00D31F58" w:rsidP="00D31F58">
            <w:pPr>
              <w:rPr>
                <w:rFonts w:ascii="Cambria" w:hAnsi="Cambria" w:cs="Arial"/>
              </w:rPr>
            </w:pPr>
            <w:r w:rsidRPr="00890057">
              <w:rPr>
                <w:rFonts w:ascii="Cambria" w:hAnsi="Cambria" w:cs="Arial"/>
              </w:rPr>
              <w:t xml:space="preserve">5. Visually inspect each label for accuracy, ensure each label contains a unique label number, and </w:t>
            </w:r>
          </w:p>
          <w:p w14:paraId="0C91386A" w14:textId="31A92B39" w:rsidR="00D31F58" w:rsidRPr="00890057" w:rsidRDefault="00D31F58" w:rsidP="00D31F58">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Pr>
                <w:rFonts w:ascii="Cambria" w:hAnsi="Cambria" w:cs="Arial"/>
              </w:rPr>
              <w:t>25</w:t>
            </w:r>
            <w:r w:rsidRPr="00890057">
              <w:rPr>
                <w:rFonts w:ascii="Cambria" w:hAnsi="Cambria" w:cs="Arial"/>
              </w:rPr>
              <w:t xml:space="preserve"> – Label#</w:t>
            </w:r>
            <w:r>
              <w:rPr>
                <w:rFonts w:ascii="Cambria" w:hAnsi="Cambria" w:cs="Arial"/>
              </w:rPr>
              <w:t>36</w:t>
            </w:r>
            <w:r w:rsidRPr="00890057">
              <w:rPr>
                <w:rFonts w:ascii="Cambria" w:hAnsi="Cambria" w:cs="Arial"/>
              </w:rPr>
              <w:t>) are present.</w:t>
            </w:r>
          </w:p>
          <w:p w14:paraId="3A2DF5A0" w14:textId="77777777" w:rsidR="00D31F58" w:rsidRPr="00890057" w:rsidRDefault="00D31F58" w:rsidP="00D31F58">
            <w:pPr>
              <w:ind w:left="245"/>
              <w:rPr>
                <w:rFonts w:ascii="Cambria" w:hAnsi="Cambria" w:cs="Arial"/>
              </w:rPr>
            </w:pPr>
            <w:r w:rsidRPr="00890057">
              <w:rPr>
                <w:rFonts w:ascii="Cambria" w:hAnsi="Cambria" w:cs="Arial"/>
              </w:rPr>
              <w:t>5.1 If inaccuracy or wrong label number observed, or labels missing, reprint the affected labels.</w:t>
            </w:r>
          </w:p>
          <w:p w14:paraId="331B4A4D" w14:textId="77777777" w:rsidR="00AB79DA" w:rsidRPr="00890057" w:rsidRDefault="00AB79DA" w:rsidP="00AB79DA">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38FE2CB6" w14:textId="77777777" w:rsidR="00AB79DA" w:rsidRPr="00890057" w:rsidRDefault="00AB79DA" w:rsidP="00AB79DA">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21C3C0C6" w14:textId="0A061990" w:rsidR="00BD3273" w:rsidRDefault="00AB79DA" w:rsidP="00AB79DA">
            <w:pPr>
              <w:rPr>
                <w:rFonts w:ascii="Cambria" w:hAnsi="Cambria" w:cs="Arial"/>
              </w:rPr>
            </w:pPr>
            <w:r w:rsidRPr="00890057">
              <w:rPr>
                <w:rFonts w:ascii="Cambria" w:hAnsi="Cambria" w:cs="Arial"/>
              </w:rPr>
              <w:t>8. Record comments and additional information in the “Comments” section or N/A.</w:t>
            </w:r>
          </w:p>
        </w:tc>
      </w:tr>
      <w:tr w:rsidR="00BD3273" w:rsidRPr="00894548" w14:paraId="503CF89C" w14:textId="77777777" w:rsidTr="005B0FB1">
        <w:trPr>
          <w:trHeight w:val="288"/>
        </w:trPr>
        <w:tc>
          <w:tcPr>
            <w:tcW w:w="715" w:type="dxa"/>
            <w:shd w:val="clear" w:color="auto" w:fill="F2F2F2" w:themeFill="background1" w:themeFillShade="F2"/>
            <w:vAlign w:val="center"/>
          </w:tcPr>
          <w:p w14:paraId="0E3745FD" w14:textId="77777777" w:rsidR="00BD3273" w:rsidRPr="00894548" w:rsidRDefault="00BD3273" w:rsidP="005B0FB1">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7984A2B2" w14:textId="77777777" w:rsidR="00BD3273" w:rsidRPr="00894548" w:rsidRDefault="00BD3273" w:rsidP="005B0FB1">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706271CF" w14:textId="77777777" w:rsidR="00BD3273" w:rsidRPr="00894548" w:rsidRDefault="00BD3273" w:rsidP="005B0FB1">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0BB508D0" w14:textId="77777777" w:rsidR="00BD3273" w:rsidRPr="00894548" w:rsidRDefault="00BD3273" w:rsidP="005B0FB1">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3B1FDBB8" w14:textId="77777777" w:rsidR="00BD3273" w:rsidRPr="00894548" w:rsidRDefault="00BD3273" w:rsidP="005B0FB1">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D3273" w14:paraId="0DDE0602" w14:textId="77777777" w:rsidTr="005B0FB1">
        <w:trPr>
          <w:trHeight w:val="288"/>
        </w:trPr>
        <w:tc>
          <w:tcPr>
            <w:tcW w:w="715" w:type="dxa"/>
            <w:vAlign w:val="center"/>
          </w:tcPr>
          <w:p w14:paraId="4E1A5F8C" w14:textId="77777777" w:rsidR="00BD3273" w:rsidRPr="00C94F8F" w:rsidRDefault="00BD3273" w:rsidP="005B0FB1">
            <w:pPr>
              <w:jc w:val="right"/>
              <w:rPr>
                <w:rFonts w:ascii="Cambria" w:hAnsi="Cambria" w:cs="Arial"/>
              </w:rPr>
            </w:pPr>
            <w:r>
              <w:rPr>
                <w:rFonts w:ascii="Cambria" w:hAnsi="Cambria" w:cs="Arial"/>
              </w:rPr>
              <w:t>1</w:t>
            </w:r>
          </w:p>
        </w:tc>
        <w:tc>
          <w:tcPr>
            <w:tcW w:w="2520" w:type="dxa"/>
            <w:vAlign w:val="center"/>
          </w:tcPr>
          <w:p w14:paraId="64D066C2" w14:textId="77777777" w:rsidR="00BD3273" w:rsidRDefault="00BD3273" w:rsidP="005B0FB1">
            <w:pPr>
              <w:jc w:val="right"/>
              <w:rPr>
                <w:rFonts w:ascii="Cambria" w:hAnsi="Cambria" w:cs="Arial"/>
              </w:rPr>
            </w:pPr>
            <w:r>
              <w:rPr>
                <w:rFonts w:ascii="Cambria" w:hAnsi="Cambria" w:cs="Arial"/>
              </w:rPr>
              <w:t xml:space="preserve">Print Speed </w:t>
            </w:r>
          </w:p>
        </w:tc>
        <w:tc>
          <w:tcPr>
            <w:tcW w:w="4460" w:type="dxa"/>
            <w:vAlign w:val="center"/>
          </w:tcPr>
          <w:p w14:paraId="2A0305B5" w14:textId="77777777" w:rsidR="00BD3273" w:rsidRDefault="00BD3273" w:rsidP="005B0FB1">
            <w:pPr>
              <w:rPr>
                <w:rFonts w:ascii="Cambria" w:hAnsi="Cambria" w:cs="Arial"/>
              </w:rPr>
            </w:pPr>
            <w:r>
              <w:rPr>
                <w:rFonts w:ascii="Cambria" w:hAnsi="Cambria" w:cs="Arial"/>
              </w:rPr>
              <w:t>6</w:t>
            </w:r>
          </w:p>
        </w:tc>
        <w:tc>
          <w:tcPr>
            <w:tcW w:w="4095" w:type="dxa"/>
            <w:vAlign w:val="center"/>
          </w:tcPr>
          <w:p w14:paraId="50FEB370" w14:textId="77777777" w:rsidR="00BD3273" w:rsidRDefault="00BD3273" w:rsidP="005B0FB1">
            <w:pPr>
              <w:jc w:val="center"/>
              <w:rPr>
                <w:rFonts w:ascii="Cambria" w:hAnsi="Cambria" w:cs="Arial"/>
              </w:rPr>
            </w:pPr>
          </w:p>
        </w:tc>
        <w:tc>
          <w:tcPr>
            <w:tcW w:w="1260" w:type="dxa"/>
            <w:vAlign w:val="center"/>
          </w:tcPr>
          <w:p w14:paraId="5636C2DA" w14:textId="77777777" w:rsidR="00BD3273" w:rsidRDefault="00BD3273" w:rsidP="005B0FB1">
            <w:pPr>
              <w:jc w:val="center"/>
              <w:rPr>
                <w:rFonts w:ascii="Cambria" w:hAnsi="Cambria" w:cs="Arial"/>
              </w:rPr>
            </w:pPr>
          </w:p>
        </w:tc>
      </w:tr>
      <w:tr w:rsidR="00BD3273" w:rsidRPr="00AC51DF" w14:paraId="47EF0E7D" w14:textId="77777777" w:rsidTr="005B0FB1">
        <w:trPr>
          <w:trHeight w:val="288"/>
        </w:trPr>
        <w:tc>
          <w:tcPr>
            <w:tcW w:w="715" w:type="dxa"/>
            <w:vAlign w:val="center"/>
          </w:tcPr>
          <w:p w14:paraId="199921EB" w14:textId="77777777" w:rsidR="00BD3273" w:rsidRPr="00894548" w:rsidRDefault="00BD3273" w:rsidP="005B0FB1">
            <w:pPr>
              <w:jc w:val="right"/>
              <w:rPr>
                <w:rFonts w:ascii="Cambria" w:hAnsi="Cambria" w:cs="Arial"/>
              </w:rPr>
            </w:pPr>
            <w:r>
              <w:rPr>
                <w:rFonts w:ascii="Cambria" w:hAnsi="Cambria" w:cs="Arial"/>
              </w:rPr>
              <w:t>2</w:t>
            </w:r>
          </w:p>
        </w:tc>
        <w:tc>
          <w:tcPr>
            <w:tcW w:w="2520" w:type="dxa"/>
            <w:vAlign w:val="center"/>
          </w:tcPr>
          <w:p w14:paraId="22B6E7C6" w14:textId="77777777" w:rsidR="00BD3273" w:rsidRDefault="00BD3273" w:rsidP="005B0FB1">
            <w:pPr>
              <w:jc w:val="right"/>
              <w:rPr>
                <w:rFonts w:ascii="Cambria" w:hAnsi="Cambria" w:cs="Arial"/>
              </w:rPr>
            </w:pPr>
            <w:r>
              <w:rPr>
                <w:rFonts w:ascii="Cambria" w:hAnsi="Cambria" w:cs="Arial"/>
              </w:rPr>
              <w:t>Print Darkness</w:t>
            </w:r>
          </w:p>
        </w:tc>
        <w:tc>
          <w:tcPr>
            <w:tcW w:w="4460" w:type="dxa"/>
            <w:vAlign w:val="center"/>
          </w:tcPr>
          <w:p w14:paraId="5DE661A2" w14:textId="77777777" w:rsidR="00BD3273" w:rsidRDefault="00BD3273" w:rsidP="005B0FB1">
            <w:pPr>
              <w:rPr>
                <w:rFonts w:ascii="Cambria" w:hAnsi="Cambria" w:cs="Arial"/>
              </w:rPr>
            </w:pPr>
            <w:r>
              <w:rPr>
                <w:rFonts w:ascii="Cambria" w:hAnsi="Cambria" w:cs="Arial"/>
              </w:rPr>
              <w:t>23</w:t>
            </w:r>
          </w:p>
        </w:tc>
        <w:tc>
          <w:tcPr>
            <w:tcW w:w="4095" w:type="dxa"/>
            <w:vAlign w:val="center"/>
          </w:tcPr>
          <w:p w14:paraId="6A3C615C" w14:textId="77777777" w:rsidR="00BD3273" w:rsidRDefault="00BD3273" w:rsidP="005B0FB1">
            <w:pPr>
              <w:jc w:val="center"/>
              <w:rPr>
                <w:rFonts w:ascii="Cambria" w:hAnsi="Cambria" w:cs="Arial"/>
              </w:rPr>
            </w:pPr>
          </w:p>
        </w:tc>
        <w:tc>
          <w:tcPr>
            <w:tcW w:w="1260" w:type="dxa"/>
            <w:vAlign w:val="center"/>
          </w:tcPr>
          <w:p w14:paraId="296FFAA3" w14:textId="77777777" w:rsidR="00BD3273" w:rsidRPr="00AC51DF" w:rsidRDefault="00BD3273" w:rsidP="005B0FB1">
            <w:pPr>
              <w:rPr>
                <w:rFonts w:ascii="Cambria" w:hAnsi="Cambria" w:cs="Arial"/>
                <w:highlight w:val="yellow"/>
              </w:rPr>
            </w:pPr>
          </w:p>
        </w:tc>
      </w:tr>
      <w:tr w:rsidR="00031A32" w14:paraId="586004D5" w14:textId="77777777" w:rsidTr="007C55EA">
        <w:tblPrEx>
          <w:tblW w:w="13050" w:type="dxa"/>
          <w:tblLayout w:type="fixed"/>
          <w:tblPrExChange w:id="289" w:author="Sasi Songthong" w:date="2022-06-23T12:27:00Z">
            <w:tblPrEx>
              <w:tblW w:w="13050" w:type="dxa"/>
              <w:tblLayout w:type="fixed"/>
            </w:tblPrEx>
          </w:tblPrExChange>
        </w:tblPrEx>
        <w:trPr>
          <w:trHeight w:val="288"/>
          <w:trPrChange w:id="290" w:author="Sasi Songthong" w:date="2022-06-23T12:27:00Z">
            <w:trPr>
              <w:trHeight w:val="288"/>
            </w:trPr>
          </w:trPrChange>
        </w:trPr>
        <w:tc>
          <w:tcPr>
            <w:tcW w:w="715" w:type="dxa"/>
            <w:vAlign w:val="center"/>
            <w:tcPrChange w:id="291" w:author="Sasi Songthong" w:date="2022-06-23T12:27:00Z">
              <w:tcPr>
                <w:tcW w:w="715" w:type="dxa"/>
                <w:vAlign w:val="center"/>
              </w:tcPr>
            </w:tcPrChange>
          </w:tcPr>
          <w:p w14:paraId="390BB1FE" w14:textId="77777777" w:rsidR="00031A32" w:rsidRPr="00AC51DF" w:rsidRDefault="00031A32" w:rsidP="00031A32">
            <w:pPr>
              <w:jc w:val="right"/>
              <w:rPr>
                <w:rFonts w:ascii="Cambria" w:hAnsi="Cambria" w:cs="Arial"/>
              </w:rPr>
            </w:pPr>
            <w:r>
              <w:rPr>
                <w:rFonts w:ascii="Cambria" w:hAnsi="Cambria" w:cs="Arial"/>
              </w:rPr>
              <w:t>3</w:t>
            </w:r>
          </w:p>
        </w:tc>
        <w:tc>
          <w:tcPr>
            <w:tcW w:w="2520" w:type="dxa"/>
            <w:vMerge w:val="restart"/>
            <w:vAlign w:val="center"/>
            <w:tcPrChange w:id="292" w:author="Sasi Songthong" w:date="2022-06-23T12:27:00Z">
              <w:tcPr>
                <w:tcW w:w="2520" w:type="dxa"/>
                <w:vMerge w:val="restart"/>
                <w:vAlign w:val="center"/>
              </w:tcPr>
            </w:tcPrChange>
          </w:tcPr>
          <w:p w14:paraId="10B83C49" w14:textId="77777777" w:rsidR="00031A32" w:rsidRDefault="00031A32" w:rsidP="00031A32">
            <w:pPr>
              <w:jc w:val="right"/>
              <w:rPr>
                <w:rFonts w:ascii="Cambria" w:hAnsi="Cambria" w:cs="Arial"/>
              </w:rPr>
            </w:pPr>
            <w:r>
              <w:rPr>
                <w:rFonts w:ascii="Cambria" w:hAnsi="Cambria" w:cs="Arial"/>
              </w:rPr>
              <w:t>Accuracy and Number of Labels</w:t>
            </w:r>
          </w:p>
        </w:tc>
        <w:tc>
          <w:tcPr>
            <w:tcW w:w="4460" w:type="dxa"/>
            <w:vAlign w:val="center"/>
            <w:tcPrChange w:id="293" w:author="Sasi Songthong" w:date="2022-06-23T12:27:00Z">
              <w:tcPr>
                <w:tcW w:w="4460" w:type="dxa"/>
                <w:vAlign w:val="center"/>
              </w:tcPr>
            </w:tcPrChange>
          </w:tcPr>
          <w:p w14:paraId="06ED7C4A" w14:textId="789B04EC" w:rsidR="00031A32" w:rsidRDefault="00031A32" w:rsidP="00031A32">
            <w:pPr>
              <w:rPr>
                <w:rFonts w:ascii="Cambria" w:hAnsi="Cambria" w:cs="Arial"/>
              </w:rPr>
            </w:pPr>
            <w:r>
              <w:rPr>
                <w:rFonts w:ascii="Cambria" w:hAnsi="Cambria" w:cs="Arial"/>
              </w:rPr>
              <w:t>Correct Initials on all 12 labels</w:t>
            </w:r>
          </w:p>
        </w:tc>
        <w:tc>
          <w:tcPr>
            <w:tcW w:w="4095" w:type="dxa"/>
            <w:vAlign w:val="center"/>
            <w:tcPrChange w:id="294" w:author="Sasi Songthong" w:date="2022-06-23T12:27:00Z">
              <w:tcPr>
                <w:tcW w:w="4095" w:type="dxa"/>
                <w:vAlign w:val="center"/>
              </w:tcPr>
            </w:tcPrChange>
          </w:tcPr>
          <w:p w14:paraId="5FC5C619" w14:textId="3D9F141C" w:rsidR="00031A32" w:rsidRDefault="00031A32">
            <w:pPr>
              <w:rPr>
                <w:rFonts w:ascii="Cambria" w:hAnsi="Cambria" w:cs="Arial"/>
              </w:rPr>
              <w:pPrChange w:id="295" w:author="Sasi Songthong" w:date="2022-06-23T12:27:00Z">
                <w:pPr>
                  <w:jc w:val="center"/>
                </w:pPr>
              </w:pPrChange>
            </w:pPr>
            <w:ins w:id="296" w:author="Sasi Songthong" w:date="2022-06-23T12:25: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297" w:author="Sasi Songthong" w:date="2022-06-23T12:27:00Z">
              <w:tcPr>
                <w:tcW w:w="1260" w:type="dxa"/>
                <w:vAlign w:val="center"/>
              </w:tcPr>
            </w:tcPrChange>
          </w:tcPr>
          <w:p w14:paraId="414D9528" w14:textId="77777777" w:rsidR="00031A32" w:rsidRDefault="00031A32" w:rsidP="00031A32">
            <w:pPr>
              <w:jc w:val="center"/>
              <w:rPr>
                <w:rFonts w:ascii="Cambria" w:hAnsi="Cambria" w:cs="Arial"/>
              </w:rPr>
            </w:pPr>
          </w:p>
        </w:tc>
      </w:tr>
      <w:tr w:rsidR="00031A32" w14:paraId="202A1610" w14:textId="77777777" w:rsidTr="007C55EA">
        <w:tblPrEx>
          <w:tblW w:w="13050" w:type="dxa"/>
          <w:tblLayout w:type="fixed"/>
          <w:tblPrExChange w:id="298" w:author="Sasi Songthong" w:date="2022-06-23T12:27:00Z">
            <w:tblPrEx>
              <w:tblW w:w="13050" w:type="dxa"/>
              <w:tblLayout w:type="fixed"/>
            </w:tblPrEx>
          </w:tblPrExChange>
        </w:tblPrEx>
        <w:trPr>
          <w:trHeight w:val="288"/>
          <w:trPrChange w:id="299" w:author="Sasi Songthong" w:date="2022-06-23T12:27:00Z">
            <w:trPr>
              <w:trHeight w:val="288"/>
            </w:trPr>
          </w:trPrChange>
        </w:trPr>
        <w:tc>
          <w:tcPr>
            <w:tcW w:w="715" w:type="dxa"/>
            <w:vAlign w:val="center"/>
            <w:tcPrChange w:id="300" w:author="Sasi Songthong" w:date="2022-06-23T12:27:00Z">
              <w:tcPr>
                <w:tcW w:w="715" w:type="dxa"/>
                <w:vAlign w:val="center"/>
              </w:tcPr>
            </w:tcPrChange>
          </w:tcPr>
          <w:p w14:paraId="76A64F65" w14:textId="77777777" w:rsidR="00031A32" w:rsidRDefault="00031A32" w:rsidP="00031A32">
            <w:pPr>
              <w:jc w:val="right"/>
              <w:rPr>
                <w:rFonts w:ascii="Cambria" w:hAnsi="Cambria" w:cs="Arial"/>
              </w:rPr>
            </w:pPr>
            <w:r>
              <w:rPr>
                <w:rFonts w:ascii="Cambria" w:hAnsi="Cambria" w:cs="Arial"/>
              </w:rPr>
              <w:t>4</w:t>
            </w:r>
          </w:p>
        </w:tc>
        <w:tc>
          <w:tcPr>
            <w:tcW w:w="2520" w:type="dxa"/>
            <w:vMerge/>
            <w:vAlign w:val="center"/>
            <w:tcPrChange w:id="301" w:author="Sasi Songthong" w:date="2022-06-23T12:27:00Z">
              <w:tcPr>
                <w:tcW w:w="2520" w:type="dxa"/>
                <w:vMerge/>
                <w:vAlign w:val="center"/>
              </w:tcPr>
            </w:tcPrChange>
          </w:tcPr>
          <w:p w14:paraId="6540C4BC" w14:textId="77777777" w:rsidR="00031A32" w:rsidRDefault="00031A32" w:rsidP="00031A32">
            <w:pPr>
              <w:jc w:val="right"/>
              <w:rPr>
                <w:rFonts w:ascii="Cambria" w:hAnsi="Cambria" w:cs="Arial"/>
              </w:rPr>
            </w:pPr>
          </w:p>
        </w:tc>
        <w:tc>
          <w:tcPr>
            <w:tcW w:w="4460" w:type="dxa"/>
            <w:vAlign w:val="center"/>
            <w:tcPrChange w:id="302" w:author="Sasi Songthong" w:date="2022-06-23T12:27:00Z">
              <w:tcPr>
                <w:tcW w:w="4460" w:type="dxa"/>
                <w:vAlign w:val="center"/>
              </w:tcPr>
            </w:tcPrChange>
          </w:tcPr>
          <w:p w14:paraId="00C841A2" w14:textId="753CC94B" w:rsidR="00031A32" w:rsidRDefault="00031A32" w:rsidP="00031A32">
            <w:pPr>
              <w:rPr>
                <w:rFonts w:ascii="Cambria" w:hAnsi="Cambria" w:cs="Arial"/>
              </w:rPr>
            </w:pPr>
            <w:r>
              <w:rPr>
                <w:rFonts w:ascii="Cambria" w:hAnsi="Cambria" w:cs="Arial"/>
              </w:rPr>
              <w:t>Each of the 12 labels contains a unique label number (#25 - #36).</w:t>
            </w:r>
          </w:p>
        </w:tc>
        <w:tc>
          <w:tcPr>
            <w:tcW w:w="4095" w:type="dxa"/>
            <w:vAlign w:val="center"/>
            <w:tcPrChange w:id="303" w:author="Sasi Songthong" w:date="2022-06-23T12:27:00Z">
              <w:tcPr>
                <w:tcW w:w="4095" w:type="dxa"/>
                <w:vAlign w:val="center"/>
              </w:tcPr>
            </w:tcPrChange>
          </w:tcPr>
          <w:p w14:paraId="1AD3593B" w14:textId="77777777" w:rsidR="00031A32" w:rsidRDefault="00031A32">
            <w:pPr>
              <w:rPr>
                <w:ins w:id="304" w:author="Sasi Songthong" w:date="2022-06-23T12:25:00Z"/>
                <w:rFonts w:ascii="Cambria" w:hAnsi="Cambria" w:cs="Arial"/>
              </w:rPr>
              <w:pPrChange w:id="305" w:author="Sasi Songthong" w:date="2022-06-23T12:27:00Z">
                <w:pPr>
                  <w:jc w:val="center"/>
                </w:pPr>
              </w:pPrChange>
            </w:pPr>
            <w:ins w:id="306" w:author="Sasi Songthong" w:date="2022-06-23T12:25: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1D8A9575" w14:textId="0361D5D6" w:rsidR="00031A32" w:rsidRDefault="00031A32">
            <w:pPr>
              <w:rPr>
                <w:rFonts w:ascii="Cambria" w:hAnsi="Cambria" w:cs="Arial"/>
              </w:rPr>
              <w:pPrChange w:id="307" w:author="Sasi Songthong" w:date="2022-06-23T12:27:00Z">
                <w:pPr>
                  <w:jc w:val="center"/>
                </w:pPr>
              </w:pPrChange>
            </w:pPr>
            <w:ins w:id="308" w:author="Sasi Songthong" w:date="2022-06-23T12:25:00Z">
              <w:r>
                <w:rPr>
                  <w:rFonts w:ascii="Cambria" w:hAnsi="Cambria" w:cs="Arial"/>
                </w:rPr>
                <w:t>(</w:t>
              </w:r>
            </w:ins>
            <w:ins w:id="309" w:author="Sasi Songthong" w:date="2022-06-23T12:26:00Z">
              <w:r>
                <w:rPr>
                  <w:rFonts w:ascii="Cambria" w:hAnsi="Cambria" w:cs="Arial"/>
                </w:rPr>
                <w:t>#25 - #36</w:t>
              </w:r>
            </w:ins>
            <w:ins w:id="310" w:author="Sasi Songthong" w:date="2022-06-23T12:25:00Z">
              <w:r>
                <w:rPr>
                  <w:rFonts w:ascii="Cambria" w:hAnsi="Cambria" w:cs="Arial"/>
                </w:rPr>
                <w:t>)</w:t>
              </w:r>
            </w:ins>
            <w:ins w:id="311" w:author="Sasi Songthong" w:date="2022-06-23T12:26:00Z">
              <w:r>
                <w:rPr>
                  <w:rFonts w:ascii="Cambria" w:hAnsi="Cambria" w:cs="Arial"/>
                </w:rPr>
                <w:t>.</w:t>
              </w:r>
            </w:ins>
          </w:p>
        </w:tc>
        <w:tc>
          <w:tcPr>
            <w:tcW w:w="1260" w:type="dxa"/>
            <w:vAlign w:val="center"/>
            <w:tcPrChange w:id="312" w:author="Sasi Songthong" w:date="2022-06-23T12:27:00Z">
              <w:tcPr>
                <w:tcW w:w="1260" w:type="dxa"/>
                <w:vAlign w:val="center"/>
              </w:tcPr>
            </w:tcPrChange>
          </w:tcPr>
          <w:p w14:paraId="6894666B" w14:textId="77777777" w:rsidR="00031A32" w:rsidRDefault="00031A32" w:rsidP="00031A32">
            <w:pPr>
              <w:jc w:val="center"/>
              <w:rPr>
                <w:rFonts w:ascii="Cambria" w:hAnsi="Cambria" w:cs="Arial"/>
              </w:rPr>
            </w:pPr>
          </w:p>
        </w:tc>
      </w:tr>
      <w:tr w:rsidR="00031A32" w14:paraId="44383B01" w14:textId="77777777" w:rsidTr="007C55EA">
        <w:tblPrEx>
          <w:tblW w:w="13050" w:type="dxa"/>
          <w:tblLayout w:type="fixed"/>
          <w:tblPrExChange w:id="313" w:author="Sasi Songthong" w:date="2022-06-23T12:27:00Z">
            <w:tblPrEx>
              <w:tblW w:w="13050" w:type="dxa"/>
              <w:tblLayout w:type="fixed"/>
            </w:tblPrEx>
          </w:tblPrExChange>
        </w:tblPrEx>
        <w:trPr>
          <w:trHeight w:val="288"/>
          <w:trPrChange w:id="314" w:author="Sasi Songthong" w:date="2022-06-23T12:27:00Z">
            <w:trPr>
              <w:trHeight w:val="288"/>
            </w:trPr>
          </w:trPrChange>
        </w:trPr>
        <w:tc>
          <w:tcPr>
            <w:tcW w:w="715" w:type="dxa"/>
            <w:vAlign w:val="center"/>
            <w:tcPrChange w:id="315" w:author="Sasi Songthong" w:date="2022-06-23T12:27:00Z">
              <w:tcPr>
                <w:tcW w:w="715" w:type="dxa"/>
                <w:vAlign w:val="center"/>
              </w:tcPr>
            </w:tcPrChange>
          </w:tcPr>
          <w:p w14:paraId="16BB723C" w14:textId="23727F10" w:rsidR="00031A32" w:rsidRDefault="00031A32" w:rsidP="00031A32">
            <w:pPr>
              <w:jc w:val="right"/>
              <w:rPr>
                <w:rFonts w:ascii="Cambria" w:hAnsi="Cambria" w:cs="Arial"/>
              </w:rPr>
            </w:pPr>
            <w:r>
              <w:rPr>
                <w:rFonts w:ascii="Cambria" w:hAnsi="Cambria" w:cs="Arial"/>
              </w:rPr>
              <w:t>5</w:t>
            </w:r>
          </w:p>
        </w:tc>
        <w:tc>
          <w:tcPr>
            <w:tcW w:w="2520" w:type="dxa"/>
            <w:vAlign w:val="center"/>
            <w:tcPrChange w:id="316" w:author="Sasi Songthong" w:date="2022-06-23T12:27:00Z">
              <w:tcPr>
                <w:tcW w:w="2520" w:type="dxa"/>
                <w:vAlign w:val="center"/>
              </w:tcPr>
            </w:tcPrChange>
          </w:tcPr>
          <w:p w14:paraId="301A17AD" w14:textId="7A815310" w:rsidR="00031A32" w:rsidRDefault="00031A32" w:rsidP="00031A32">
            <w:pPr>
              <w:jc w:val="right"/>
              <w:rPr>
                <w:rFonts w:ascii="Cambria" w:hAnsi="Cambria" w:cs="Arial"/>
              </w:rPr>
            </w:pPr>
            <w:r>
              <w:rPr>
                <w:rFonts w:ascii="Cambria" w:hAnsi="Cambria" w:cs="Arial"/>
              </w:rPr>
              <w:t>Legibility</w:t>
            </w:r>
          </w:p>
        </w:tc>
        <w:tc>
          <w:tcPr>
            <w:tcW w:w="4460" w:type="dxa"/>
            <w:vAlign w:val="center"/>
            <w:tcPrChange w:id="317" w:author="Sasi Songthong" w:date="2022-06-23T12:27:00Z">
              <w:tcPr>
                <w:tcW w:w="4460" w:type="dxa"/>
                <w:vAlign w:val="center"/>
              </w:tcPr>
            </w:tcPrChange>
          </w:tcPr>
          <w:p w14:paraId="740B244E" w14:textId="7A8DE905" w:rsidR="00031A32" w:rsidRDefault="00031A32" w:rsidP="00031A32">
            <w:pPr>
              <w:rPr>
                <w:rFonts w:ascii="Cambria" w:hAnsi="Cambria" w:cs="Arial"/>
              </w:rPr>
            </w:pPr>
            <w:r>
              <w:rPr>
                <w:rFonts w:ascii="Cambria" w:hAnsi="Cambria" w:cs="Arial"/>
              </w:rPr>
              <w:t>All labels are legible</w:t>
            </w:r>
            <w:ins w:id="318" w:author="Sasi Songthong" w:date="2022-06-23T12:27:00Z">
              <w:r w:rsidR="007C55EA">
                <w:rPr>
                  <w:rFonts w:ascii="Cambria" w:hAnsi="Cambria" w:cs="Arial"/>
                </w:rPr>
                <w:t>.</w:t>
              </w:r>
            </w:ins>
          </w:p>
        </w:tc>
        <w:tc>
          <w:tcPr>
            <w:tcW w:w="4095" w:type="dxa"/>
            <w:vAlign w:val="center"/>
            <w:tcPrChange w:id="319" w:author="Sasi Songthong" w:date="2022-06-23T12:27:00Z">
              <w:tcPr>
                <w:tcW w:w="4095" w:type="dxa"/>
                <w:vAlign w:val="center"/>
              </w:tcPr>
            </w:tcPrChange>
          </w:tcPr>
          <w:p w14:paraId="6A7CCA15" w14:textId="6B88CF84" w:rsidR="00031A32" w:rsidRDefault="00031A32">
            <w:pPr>
              <w:rPr>
                <w:rFonts w:ascii="Cambria" w:hAnsi="Cambria" w:cs="Arial"/>
              </w:rPr>
              <w:pPrChange w:id="320" w:author="Sasi Songthong" w:date="2022-06-23T12:27:00Z">
                <w:pPr>
                  <w:jc w:val="center"/>
                </w:pPr>
              </w:pPrChange>
            </w:pPr>
            <w:ins w:id="321" w:author="Sasi Songthong" w:date="2022-06-23T12:25: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ins w:id="322" w:author="Sasi Songthong" w:date="2022-06-23T12:27:00Z">
              <w:r w:rsidR="007C55EA">
                <w:rPr>
                  <w:rFonts w:ascii="Cambria" w:hAnsi="Cambria" w:cs="Arial"/>
                </w:rPr>
                <w:t>.</w:t>
              </w:r>
            </w:ins>
          </w:p>
        </w:tc>
        <w:tc>
          <w:tcPr>
            <w:tcW w:w="1260" w:type="dxa"/>
            <w:vAlign w:val="center"/>
            <w:tcPrChange w:id="323" w:author="Sasi Songthong" w:date="2022-06-23T12:27:00Z">
              <w:tcPr>
                <w:tcW w:w="1260" w:type="dxa"/>
                <w:vAlign w:val="center"/>
              </w:tcPr>
            </w:tcPrChange>
          </w:tcPr>
          <w:p w14:paraId="50616A4F" w14:textId="77777777" w:rsidR="00031A32" w:rsidRDefault="00031A32" w:rsidP="00031A32">
            <w:pPr>
              <w:jc w:val="center"/>
              <w:rPr>
                <w:rFonts w:ascii="Cambria" w:hAnsi="Cambria" w:cs="Arial"/>
              </w:rPr>
            </w:pPr>
          </w:p>
        </w:tc>
      </w:tr>
      <w:tr w:rsidR="00AB79DA" w:rsidRPr="00894548" w14:paraId="6F5EAC54" w14:textId="77777777" w:rsidTr="00031A32">
        <w:tblPrEx>
          <w:tblW w:w="13050" w:type="dxa"/>
          <w:tblLayout w:type="fixed"/>
          <w:tblPrExChange w:id="324" w:author="Sasi Songthong" w:date="2022-06-23T12:25:00Z">
            <w:tblPrEx>
              <w:tblW w:w="13050" w:type="dxa"/>
              <w:tblLayout w:type="fixed"/>
            </w:tblPrEx>
          </w:tblPrExChange>
        </w:tblPrEx>
        <w:trPr>
          <w:trHeight w:val="1440"/>
          <w:trPrChange w:id="325" w:author="Sasi Songthong" w:date="2022-06-23T12:25:00Z">
            <w:trPr>
              <w:trHeight w:val="1872"/>
            </w:trPr>
          </w:trPrChange>
        </w:trPr>
        <w:tc>
          <w:tcPr>
            <w:tcW w:w="13050" w:type="dxa"/>
            <w:gridSpan w:val="5"/>
            <w:tcPrChange w:id="326" w:author="Sasi Songthong" w:date="2022-06-23T12:25:00Z">
              <w:tcPr>
                <w:tcW w:w="13050" w:type="dxa"/>
                <w:gridSpan w:val="5"/>
              </w:tcPr>
            </w:tcPrChange>
          </w:tcPr>
          <w:p w14:paraId="099D3749" w14:textId="77777777" w:rsidR="00AB79DA" w:rsidRPr="00894548" w:rsidRDefault="00AB79DA" w:rsidP="00AB79DA">
            <w:pPr>
              <w:rPr>
                <w:rFonts w:ascii="Cambria" w:hAnsi="Cambria" w:cs="Arial"/>
                <w:b/>
                <w:bCs/>
                <w:highlight w:val="yellow"/>
              </w:rPr>
            </w:pPr>
            <w:r w:rsidRPr="00894548">
              <w:rPr>
                <w:rFonts w:ascii="Cambria" w:hAnsi="Cambria" w:cs="Arial"/>
                <w:b/>
                <w:bCs/>
              </w:rPr>
              <w:t>Comments:</w:t>
            </w:r>
          </w:p>
        </w:tc>
      </w:tr>
      <w:tr w:rsidR="00AB79DA" w14:paraId="3A7A52AC" w14:textId="77777777" w:rsidTr="005B0FB1">
        <w:trPr>
          <w:trHeight w:val="360"/>
        </w:trPr>
        <w:tc>
          <w:tcPr>
            <w:tcW w:w="3235" w:type="dxa"/>
            <w:gridSpan w:val="2"/>
            <w:shd w:val="clear" w:color="auto" w:fill="F2F2F2" w:themeFill="background1" w:themeFillShade="F2"/>
            <w:vAlign w:val="center"/>
          </w:tcPr>
          <w:p w14:paraId="1E06174A" w14:textId="77777777" w:rsidR="00AB79DA" w:rsidRDefault="00AB79DA" w:rsidP="00AB79DA">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6AB846A0" w14:textId="77777777" w:rsidR="00AB79DA" w:rsidRDefault="00AB79DA" w:rsidP="00AB79DA">
            <w:pPr>
              <w:rPr>
                <w:rFonts w:ascii="Cambria" w:hAnsi="Cambria" w:cs="Arial"/>
              </w:rPr>
            </w:pPr>
          </w:p>
        </w:tc>
      </w:tr>
      <w:tr w:rsidR="00AB79DA" w14:paraId="50285AA5" w14:textId="77777777" w:rsidTr="005B0FB1">
        <w:trPr>
          <w:trHeight w:val="360"/>
        </w:trPr>
        <w:tc>
          <w:tcPr>
            <w:tcW w:w="3235" w:type="dxa"/>
            <w:gridSpan w:val="2"/>
            <w:shd w:val="clear" w:color="auto" w:fill="F2F2F2" w:themeFill="background1" w:themeFillShade="F2"/>
            <w:vAlign w:val="center"/>
          </w:tcPr>
          <w:p w14:paraId="01C27591" w14:textId="31BBCA2E" w:rsidR="00AB79DA" w:rsidRDefault="00412C29" w:rsidP="00AB79DA">
            <w:pPr>
              <w:jc w:val="right"/>
              <w:rPr>
                <w:rFonts w:ascii="Cambria" w:hAnsi="Cambria" w:cs="Arial"/>
              </w:rPr>
            </w:pPr>
            <w:r>
              <w:rPr>
                <w:rFonts w:ascii="Cambria" w:hAnsi="Cambria" w:cs="Arial"/>
                <w:b/>
                <w:bCs/>
              </w:rPr>
              <w:t>Quality Reviewed By/Date:</w:t>
            </w:r>
          </w:p>
        </w:tc>
        <w:tc>
          <w:tcPr>
            <w:tcW w:w="9815" w:type="dxa"/>
            <w:gridSpan w:val="3"/>
          </w:tcPr>
          <w:p w14:paraId="1C24F06E" w14:textId="77777777" w:rsidR="00AB79DA" w:rsidRDefault="00AB79DA" w:rsidP="00AB79DA">
            <w:pPr>
              <w:rPr>
                <w:rFonts w:ascii="Cambria" w:hAnsi="Cambria" w:cs="Arial"/>
              </w:rPr>
            </w:pPr>
          </w:p>
        </w:tc>
      </w:tr>
    </w:tbl>
    <w:p w14:paraId="1F921608" w14:textId="0C236D4A" w:rsidR="00C05F65" w:rsidRDefault="00C05F65" w:rsidP="00C05F6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3</w:t>
      </w:r>
      <w:r w:rsidRPr="00023BB8">
        <w:rPr>
          <w:rFonts w:ascii="Cambria" w:hAnsi="Cambria" w:cs="Arial"/>
          <w:b/>
          <w:bCs/>
        </w:rPr>
        <w:t xml:space="preserve"> </w:t>
      </w:r>
      <w:r w:rsidR="00443C87" w:rsidRPr="00023BB8">
        <w:rPr>
          <w:rFonts w:ascii="Cambria" w:hAnsi="Cambria" w:cs="Arial"/>
          <w:b/>
          <w:bCs/>
        </w:rPr>
        <w:t>LABEL PRINTING</w:t>
      </w:r>
      <w:r w:rsidR="00443C87">
        <w:rPr>
          <w:rFonts w:ascii="Cambria" w:hAnsi="Cambria" w:cs="Arial"/>
          <w:b/>
          <w:bCs/>
        </w:rPr>
        <w:t xml:space="preserve"> – SET 1</w:t>
      </w:r>
      <w:r w:rsidR="00443C87" w:rsidRPr="00023BB8">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327">
          <w:tblGrid>
            <w:gridCol w:w="715"/>
            <w:gridCol w:w="2520"/>
            <w:gridCol w:w="4460"/>
            <w:gridCol w:w="4095"/>
            <w:gridCol w:w="1260"/>
          </w:tblGrid>
        </w:tblGridChange>
      </w:tblGrid>
      <w:tr w:rsidR="00BD3273" w:rsidRPr="00AC51DF" w14:paraId="4633883E" w14:textId="77777777" w:rsidTr="005B0FB1">
        <w:trPr>
          <w:trHeight w:val="256"/>
        </w:trPr>
        <w:tc>
          <w:tcPr>
            <w:tcW w:w="13050" w:type="dxa"/>
            <w:gridSpan w:val="5"/>
            <w:shd w:val="clear" w:color="auto" w:fill="F2F2F2" w:themeFill="background1" w:themeFillShade="F2"/>
            <w:vAlign w:val="center"/>
          </w:tcPr>
          <w:p w14:paraId="6A652B1B" w14:textId="63B2BDD3" w:rsidR="00BD3273" w:rsidRPr="00AC51DF" w:rsidRDefault="00BD3273" w:rsidP="005B0FB1">
            <w:pPr>
              <w:jc w:val="center"/>
              <w:rPr>
                <w:rFonts w:ascii="Cambria" w:hAnsi="Cambria" w:cs="Arial"/>
                <w:b/>
                <w:bCs/>
              </w:rPr>
            </w:pPr>
            <w:r>
              <w:rPr>
                <w:rFonts w:ascii="Cambria" w:hAnsi="Cambria" w:cs="Arial"/>
                <w:b/>
                <w:bCs/>
              </w:rPr>
              <w:t>Group 4 - High/High</w:t>
            </w:r>
            <w:r w:rsidR="00C05F65">
              <w:rPr>
                <w:rFonts w:ascii="Cambria" w:hAnsi="Cambria" w:cs="Arial"/>
                <w:b/>
                <w:bCs/>
              </w:rPr>
              <w:t xml:space="preserve"> Printer Setting</w:t>
            </w:r>
          </w:p>
        </w:tc>
      </w:tr>
      <w:tr w:rsidR="00BD3273" w14:paraId="5565BB08" w14:textId="77777777" w:rsidTr="005B0FB1">
        <w:trPr>
          <w:trHeight w:val="256"/>
        </w:trPr>
        <w:tc>
          <w:tcPr>
            <w:tcW w:w="13050" w:type="dxa"/>
            <w:gridSpan w:val="5"/>
            <w:vAlign w:val="center"/>
          </w:tcPr>
          <w:p w14:paraId="12FB1D8A" w14:textId="77777777" w:rsidR="00C05F65" w:rsidRPr="00894548" w:rsidRDefault="00C05F65" w:rsidP="00C05F65">
            <w:pPr>
              <w:rPr>
                <w:rFonts w:ascii="Cambria" w:hAnsi="Cambria" w:cs="Arial"/>
                <w:b/>
                <w:bCs/>
              </w:rPr>
            </w:pPr>
            <w:r>
              <w:rPr>
                <w:rFonts w:ascii="Cambria" w:hAnsi="Cambria" w:cs="Arial"/>
                <w:b/>
                <w:bCs/>
                <w:noProof/>
              </w:rPr>
              <mc:AlternateContent>
                <mc:Choice Requires="wps">
                  <w:drawing>
                    <wp:anchor distT="0" distB="0" distL="114300" distR="114300" simplePos="0" relativeHeight="251679744" behindDoc="0" locked="0" layoutInCell="1" allowOverlap="1" wp14:anchorId="2F79BEBC" wp14:editId="6C96EDDD">
                      <wp:simplePos x="0" y="0"/>
                      <wp:positionH relativeFrom="column">
                        <wp:posOffset>6350000</wp:posOffset>
                      </wp:positionH>
                      <wp:positionV relativeFrom="paragraph">
                        <wp:posOffset>142875</wp:posOffset>
                      </wp:positionV>
                      <wp:extent cx="1521460" cy="241300"/>
                      <wp:effectExtent l="0" t="0" r="2540" b="6350"/>
                      <wp:wrapNone/>
                      <wp:docPr id="64" name="Text Box 64"/>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327FE3F3" w14:textId="77777777" w:rsidR="00C05F65" w:rsidRPr="0055157D" w:rsidRDefault="00C05F65" w:rsidP="00C05F65">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9BEBC" id="Text Box 64" o:spid="_x0000_s1053" type="#_x0000_t202" style="position:absolute;margin-left:500pt;margin-top:11.25pt;width:119.8pt;height:1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cxRkakUC&#10;AACDBAAADgAAAAAAAAAAAAAAAAAuAgAAZHJzL2Uyb0RvYy54bWxQSwECLQAUAAYACAAAACEAc5TX&#10;juAAAAALAQAADwAAAAAAAAAAAAAAAACfBAAAZHJzL2Rvd25yZXYueG1sUEsFBgAAAAAEAAQA8wAA&#10;AKwFAAAAAA==&#10;" fillcolor="white [3201]" stroked="f" strokeweight=".5pt">
                      <v:textbox>
                        <w:txbxContent>
                          <w:p w14:paraId="327FE3F3" w14:textId="77777777" w:rsidR="00C05F65" w:rsidRPr="0055157D" w:rsidRDefault="00C05F65" w:rsidP="00C05F65">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80768" behindDoc="0" locked="0" layoutInCell="1" allowOverlap="1" wp14:anchorId="753020A2" wp14:editId="5260CFAD">
                      <wp:simplePos x="0" y="0"/>
                      <wp:positionH relativeFrom="column">
                        <wp:posOffset>6350000</wp:posOffset>
                      </wp:positionH>
                      <wp:positionV relativeFrom="paragraph">
                        <wp:posOffset>142875</wp:posOffset>
                      </wp:positionV>
                      <wp:extent cx="1521460" cy="241300"/>
                      <wp:effectExtent l="0" t="0" r="2540" b="6350"/>
                      <wp:wrapNone/>
                      <wp:docPr id="65" name="Text Box 65"/>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6F58B0ED" w14:textId="77777777" w:rsidR="00C05F65" w:rsidRPr="005B0FB1" w:rsidRDefault="00C05F65" w:rsidP="00C05F65">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020A2" id="Text Box 65" o:spid="_x0000_s1054" type="#_x0000_t202" style="position:absolute;margin-left:500pt;margin-top:11.25pt;width:119.8pt;height:1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QNqfq0UC&#10;AACDBAAADgAAAAAAAAAAAAAAAAAuAgAAZHJzL2Uyb0RvYy54bWxQSwECLQAUAAYACAAAACEAc5TX&#10;juAAAAALAQAADwAAAAAAAAAAAAAAAACfBAAAZHJzL2Rvd25yZXYueG1sUEsFBgAAAAAEAAQA8wAA&#10;AKwFAAAAAA==&#10;" fillcolor="white [3201]" stroked="f" strokeweight=".5pt">
                      <v:textbox>
                        <w:txbxContent>
                          <w:p w14:paraId="6F58B0ED" w14:textId="77777777" w:rsidR="00C05F65" w:rsidRPr="005B0FB1" w:rsidRDefault="00C05F65" w:rsidP="00C05F65">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46A8F9E5" w14:textId="14314C9B" w:rsidR="00C05F65" w:rsidRDefault="00C05F65" w:rsidP="00C05F65">
            <w:pPr>
              <w:rPr>
                <w:rFonts w:ascii="Cambria" w:hAnsi="Cambria" w:cs="Arial"/>
              </w:rPr>
            </w:pPr>
            <w:r>
              <w:rPr>
                <w:rFonts w:ascii="Cambria" w:hAnsi="Cambria" w:cs="Arial"/>
              </w:rPr>
              <w:t xml:space="preserve">1. In the printer settings menu, set print speed to </w:t>
            </w:r>
            <w:r w:rsidR="009F1EC7">
              <w:rPr>
                <w:rFonts w:ascii="Cambria" w:hAnsi="Cambria" w:cs="Arial"/>
              </w:rPr>
              <w:t>6</w:t>
            </w:r>
            <w:r>
              <w:rPr>
                <w:rFonts w:ascii="Cambria" w:hAnsi="Cambria" w:cs="Arial"/>
              </w:rPr>
              <w:t xml:space="preserve"> and print darkness to 2</w:t>
            </w:r>
            <w:r w:rsidR="009F1EC7">
              <w:rPr>
                <w:rFonts w:ascii="Cambria" w:hAnsi="Cambria" w:cs="Arial"/>
              </w:rPr>
              <w:t>7</w:t>
            </w:r>
            <w:r>
              <w:rPr>
                <w:rFonts w:ascii="Cambria" w:hAnsi="Cambria" w:cs="Arial"/>
              </w:rPr>
              <w:t>.  Document results.</w:t>
            </w:r>
          </w:p>
          <w:p w14:paraId="5B8799F6" w14:textId="75D944BB" w:rsidR="00C05F65" w:rsidRDefault="00C05F65" w:rsidP="00C05F65">
            <w:pPr>
              <w:rPr>
                <w:rFonts w:ascii="Cambria" w:hAnsi="Cambria" w:cs="Arial"/>
              </w:rPr>
            </w:pPr>
            <w:r>
              <w:rPr>
                <w:rFonts w:ascii="Cambria" w:hAnsi="Cambria" w:cs="Arial"/>
                <w:noProof/>
              </w:rPr>
              <mc:AlternateContent>
                <mc:Choice Requires="wpg">
                  <w:drawing>
                    <wp:anchor distT="0" distB="0" distL="114300" distR="114300" simplePos="0" relativeHeight="251681792" behindDoc="0" locked="0" layoutInCell="1" allowOverlap="1" wp14:anchorId="670BFE2E" wp14:editId="52231ED9">
                      <wp:simplePos x="0" y="0"/>
                      <wp:positionH relativeFrom="column">
                        <wp:posOffset>6172835</wp:posOffset>
                      </wp:positionH>
                      <wp:positionV relativeFrom="paragraph">
                        <wp:posOffset>46355</wp:posOffset>
                      </wp:positionV>
                      <wp:extent cx="1841500" cy="1416050"/>
                      <wp:effectExtent l="0" t="0" r="25400" b="12700"/>
                      <wp:wrapNone/>
                      <wp:docPr id="66" name="Group 66"/>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67" name="Text Box 67"/>
                              <wps:cNvSpPr txBox="1"/>
                              <wps:spPr>
                                <a:xfrm>
                                  <a:off x="0" y="0"/>
                                  <a:ext cx="1841500" cy="1416050"/>
                                </a:xfrm>
                                <a:prstGeom prst="rect">
                                  <a:avLst/>
                                </a:prstGeom>
                                <a:noFill/>
                                <a:ln w="6350">
                                  <a:solidFill>
                                    <a:schemeClr val="accent1"/>
                                  </a:solidFill>
                                </a:ln>
                              </wps:spPr>
                              <wps:txbx>
                                <w:txbxContent>
                                  <w:p w14:paraId="3888682A" w14:textId="77777777" w:rsidR="00C05F65" w:rsidRDefault="00C05F65" w:rsidP="00C05F65">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6410D4AB" w14:textId="77777777" w:rsidR="00C05F65" w:rsidRDefault="00C05F65" w:rsidP="00C05F65">
                                    <w:pPr>
                                      <w:jc w:val="center"/>
                                    </w:pPr>
                                    <w:r>
                                      <w:rPr>
                                        <w:noProof/>
                                      </w:rPr>
                                      <w:drawing>
                                        <wp:inline distT="0" distB="0" distL="0" distR="0" wp14:anchorId="385B8CB0" wp14:editId="2B31078B">
                                          <wp:extent cx="1005840" cy="481641"/>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4BB93E9" w14:textId="77777777" w:rsidR="00C05F65" w:rsidRDefault="00C05F65" w:rsidP="00C05F65">
                                    <w:pPr>
                                      <w:jc w:val="center"/>
                                    </w:pPr>
                                    <w:r w:rsidRPr="00C75EC7">
                                      <w:rPr>
                                        <w:b/>
                                        <w:bCs/>
                                      </w:rPr>
                                      <w:t xml:space="preserve">Size </w:t>
                                    </w:r>
                                    <w:r>
                                      <w:rPr>
                                        <w:b/>
                                        <w:bCs/>
                                      </w:rPr>
                                      <w:t>7</w:t>
                                    </w:r>
                                    <w:r>
                                      <w:rPr>
                                        <w:b/>
                                        <w:bCs/>
                                      </w:rPr>
                                      <w:tab/>
                                    </w:r>
                                    <w:r>
                                      <w:rPr>
                                        <w:b/>
                                        <w:bCs/>
                                      </w:rPr>
                                      <w:tab/>
                                      <w:t>Size 10</w:t>
                                    </w:r>
                                  </w:p>
                                  <w:p w14:paraId="5B265225" w14:textId="77777777" w:rsidR="00C05F65" w:rsidRDefault="00C05F65" w:rsidP="00C05F65">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Straight Arrow Connector 68"/>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69" name="Straight Arrow Connector 69"/>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Straight Arrow Connector 70"/>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70BFE2E" id="Group 66" o:spid="_x0000_s1055" style="position:absolute;margin-left:486.05pt;margin-top:3.65pt;width:145pt;height:111.5pt;z-index:251681792;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">
                      <v:shape id="Text Box 67" o:spid="_x0000_s1056"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" filled="f" strokecolor="#5b9bd5 [3204]" strokeweight=".5pt">
                        <v:textbox>
                          <w:txbxContent>
                            <w:p w14:paraId="3888682A" w14:textId="77777777" w:rsidR="00C05F65" w:rsidRDefault="00C05F65" w:rsidP="00C05F65">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6410D4AB" w14:textId="77777777" w:rsidR="00C05F65" w:rsidRDefault="00C05F65" w:rsidP="00C05F65">
                              <w:pPr>
                                <w:jc w:val="center"/>
                              </w:pPr>
                              <w:r>
                                <w:rPr>
                                  <w:noProof/>
                                </w:rPr>
                                <w:drawing>
                                  <wp:inline distT="0" distB="0" distL="0" distR="0" wp14:anchorId="385B8CB0" wp14:editId="2B31078B">
                                    <wp:extent cx="1005840" cy="481641"/>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4BB93E9" w14:textId="77777777" w:rsidR="00C05F65" w:rsidRDefault="00C05F65" w:rsidP="00C05F65">
                              <w:pPr>
                                <w:jc w:val="center"/>
                              </w:pPr>
                              <w:r w:rsidRPr="00C75EC7">
                                <w:rPr>
                                  <w:b/>
                                  <w:bCs/>
                                </w:rPr>
                                <w:t xml:space="preserve">Size </w:t>
                              </w:r>
                              <w:r>
                                <w:rPr>
                                  <w:b/>
                                  <w:bCs/>
                                </w:rPr>
                                <w:t>7</w:t>
                              </w:r>
                              <w:r>
                                <w:rPr>
                                  <w:b/>
                                  <w:bCs/>
                                </w:rPr>
                                <w:tab/>
                              </w:r>
                              <w:r>
                                <w:rPr>
                                  <w:b/>
                                  <w:bCs/>
                                </w:rPr>
                                <w:tab/>
                                <w:t>Size 10</w:t>
                              </w:r>
                            </w:p>
                            <w:p w14:paraId="5B265225" w14:textId="77777777" w:rsidR="00C05F65" w:rsidRDefault="00C05F65" w:rsidP="00C05F65">
                              <w:pPr>
                                <w:jc w:val="right"/>
                              </w:pPr>
                            </w:p>
                          </w:txbxContent>
                        </v:textbox>
                      </v:shape>
                      <v:shape id="Straight Arrow Connector 68" o:spid="_x0000_s1057"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" strokecolor="#5b9bd5 [3204]" strokeweight=".5pt">
                        <v:stroke endarrow="block" joinstyle="miter"/>
                      </v:shape>
                      <v:shape id="Straight Arrow Connector 69" o:spid="_x0000_s1058"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" strokecolor="#5b9bd5 [3204]" strokeweight=".5pt">
                        <v:stroke endarrow="block" joinstyle="miter"/>
                      </v:shape>
                      <v:shape id="Straight Arrow Connector 70" o:spid="_x0000_s1059"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" strokecolor="#5b9bd5 [3204]" strokeweight=".5pt">
                        <v:stroke endarrow="block" joinstyle="miter"/>
                      </v:shape>
                      <v:shape id="Straight Arrow Connector 71" o:spid="_x0000_s1060"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4</w:t>
            </w:r>
            <w:r>
              <w:rPr>
                <w:rFonts w:ascii="Cambria" w:hAnsi="Cambria" w:cs="Arial"/>
              </w:rPr>
              <w:t xml:space="preserve">.  </w:t>
            </w:r>
          </w:p>
          <w:p w14:paraId="7C2A4F0D" w14:textId="77777777" w:rsidR="00C05F65" w:rsidRDefault="00C05F65" w:rsidP="00C05F65">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7E279A02" w14:textId="0DDBEF03" w:rsidR="00C05F65" w:rsidRDefault="00C05F65" w:rsidP="00C05F65">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504C3B55" w14:textId="77777777" w:rsidR="00C05F65" w:rsidRDefault="00C05F65" w:rsidP="00C05F65">
            <w:pPr>
              <w:rPr>
                <w:rFonts w:ascii="Cambria" w:hAnsi="Cambria" w:cs="Arial"/>
              </w:rPr>
            </w:pPr>
            <w:r>
              <w:rPr>
                <w:rFonts w:ascii="Cambria" w:hAnsi="Cambria" w:cs="Arial"/>
              </w:rPr>
              <w:t>3. Enter your initials and enter 12 for quantity.</w:t>
            </w:r>
          </w:p>
          <w:p w14:paraId="178D086B" w14:textId="77777777" w:rsidR="00C05F65" w:rsidRDefault="00C05F65" w:rsidP="00C05F65">
            <w:pPr>
              <w:rPr>
                <w:rFonts w:ascii="Cambria" w:hAnsi="Cambria" w:cs="Arial"/>
              </w:rPr>
            </w:pPr>
            <w:r>
              <w:rPr>
                <w:rFonts w:ascii="Cambria" w:hAnsi="Cambria" w:cs="Arial"/>
              </w:rPr>
              <w:t xml:space="preserve">4. Check </w:t>
            </w:r>
            <w:r>
              <w:rPr>
                <w:noProof/>
              </w:rPr>
              <w:drawing>
                <wp:inline distT="0" distB="0" distL="0" distR="0" wp14:anchorId="28635981" wp14:editId="066D6835">
                  <wp:extent cx="822960" cy="164592"/>
                  <wp:effectExtent l="0" t="0" r="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1888B0DD" w14:textId="77777777" w:rsidR="00C05F65" w:rsidRPr="00890057" w:rsidRDefault="00C05F65" w:rsidP="00C05F65">
            <w:pPr>
              <w:rPr>
                <w:rFonts w:ascii="Cambria" w:hAnsi="Cambria" w:cs="Arial"/>
              </w:rPr>
            </w:pPr>
            <w:r w:rsidRPr="00890057">
              <w:rPr>
                <w:rFonts w:ascii="Cambria" w:hAnsi="Cambria" w:cs="Arial"/>
              </w:rPr>
              <w:t xml:space="preserve">5. Visually inspect each label for accuracy, ensure each label contains a unique label number, and </w:t>
            </w:r>
          </w:p>
          <w:p w14:paraId="4EF5C668" w14:textId="0B9F5003" w:rsidR="00C05F65" w:rsidRPr="00890057" w:rsidRDefault="00C05F65" w:rsidP="00C05F65">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46038D">
              <w:rPr>
                <w:rFonts w:ascii="Cambria" w:hAnsi="Cambria" w:cs="Arial"/>
              </w:rPr>
              <w:t>37</w:t>
            </w:r>
            <w:r w:rsidRPr="00890057">
              <w:rPr>
                <w:rFonts w:ascii="Cambria" w:hAnsi="Cambria" w:cs="Arial"/>
              </w:rPr>
              <w:t xml:space="preserve"> – Label#</w:t>
            </w:r>
            <w:r w:rsidR="0046038D">
              <w:rPr>
                <w:rFonts w:ascii="Cambria" w:hAnsi="Cambria" w:cs="Arial"/>
              </w:rPr>
              <w:t>48</w:t>
            </w:r>
            <w:r w:rsidRPr="00890057">
              <w:rPr>
                <w:rFonts w:ascii="Cambria" w:hAnsi="Cambria" w:cs="Arial"/>
              </w:rPr>
              <w:t>) are present.</w:t>
            </w:r>
          </w:p>
          <w:p w14:paraId="45C95F7E" w14:textId="77777777" w:rsidR="00C05F65" w:rsidRPr="00890057" w:rsidRDefault="00C05F65" w:rsidP="00C05F65">
            <w:pPr>
              <w:ind w:left="245"/>
              <w:rPr>
                <w:rFonts w:ascii="Cambria" w:hAnsi="Cambria" w:cs="Arial"/>
              </w:rPr>
            </w:pPr>
            <w:r w:rsidRPr="00890057">
              <w:rPr>
                <w:rFonts w:ascii="Cambria" w:hAnsi="Cambria" w:cs="Arial"/>
              </w:rPr>
              <w:t>5.1 If inaccuracy or wrong label number observed, or labels missing, reprint the affected labels.</w:t>
            </w:r>
          </w:p>
          <w:p w14:paraId="5267DDED" w14:textId="77777777" w:rsidR="00AB79DA" w:rsidRPr="00890057" w:rsidRDefault="00AB79DA" w:rsidP="00AB79DA">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75B9A30A" w14:textId="77777777" w:rsidR="00AB79DA" w:rsidRPr="00890057" w:rsidRDefault="00AB79DA" w:rsidP="00AB79DA">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42C9DE66" w14:textId="6DB09D95" w:rsidR="00BD3273" w:rsidRDefault="00AB79DA" w:rsidP="00AB79DA">
            <w:pPr>
              <w:rPr>
                <w:rFonts w:ascii="Cambria" w:hAnsi="Cambria" w:cs="Arial"/>
              </w:rPr>
            </w:pPr>
            <w:r w:rsidRPr="00890057">
              <w:rPr>
                <w:rFonts w:ascii="Cambria" w:hAnsi="Cambria" w:cs="Arial"/>
              </w:rPr>
              <w:t>8. Record comments and additional information in the “Comments” section or N/A.</w:t>
            </w:r>
          </w:p>
        </w:tc>
      </w:tr>
      <w:tr w:rsidR="00BD3273" w:rsidRPr="00894548" w14:paraId="1EFD99C7" w14:textId="77777777" w:rsidTr="005B0FB1">
        <w:trPr>
          <w:trHeight w:val="288"/>
        </w:trPr>
        <w:tc>
          <w:tcPr>
            <w:tcW w:w="715" w:type="dxa"/>
            <w:shd w:val="clear" w:color="auto" w:fill="F2F2F2" w:themeFill="background1" w:themeFillShade="F2"/>
            <w:vAlign w:val="center"/>
          </w:tcPr>
          <w:p w14:paraId="3AC502CA" w14:textId="77777777" w:rsidR="00BD3273" w:rsidRPr="00894548" w:rsidRDefault="00BD3273" w:rsidP="005B0FB1">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3308D3E7" w14:textId="77777777" w:rsidR="00BD3273" w:rsidRPr="00894548" w:rsidRDefault="00BD3273" w:rsidP="005B0FB1">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74B61A8F" w14:textId="77777777" w:rsidR="00BD3273" w:rsidRPr="00894548" w:rsidRDefault="00BD3273" w:rsidP="005B0FB1">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0925D165" w14:textId="77777777" w:rsidR="00BD3273" w:rsidRPr="00894548" w:rsidRDefault="00BD3273" w:rsidP="005B0FB1">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0ADEC378" w14:textId="77777777" w:rsidR="00BD3273" w:rsidRPr="00894548" w:rsidRDefault="00BD3273" w:rsidP="005B0FB1">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D3273" w14:paraId="58BB3477" w14:textId="77777777" w:rsidTr="005B0FB1">
        <w:trPr>
          <w:trHeight w:val="288"/>
        </w:trPr>
        <w:tc>
          <w:tcPr>
            <w:tcW w:w="715" w:type="dxa"/>
            <w:vAlign w:val="center"/>
          </w:tcPr>
          <w:p w14:paraId="02013034" w14:textId="77777777" w:rsidR="00BD3273" w:rsidRPr="00C94F8F" w:rsidRDefault="00BD3273" w:rsidP="005B0FB1">
            <w:pPr>
              <w:jc w:val="right"/>
              <w:rPr>
                <w:rFonts w:ascii="Cambria" w:hAnsi="Cambria" w:cs="Arial"/>
              </w:rPr>
            </w:pPr>
            <w:r>
              <w:rPr>
                <w:rFonts w:ascii="Cambria" w:hAnsi="Cambria" w:cs="Arial"/>
              </w:rPr>
              <w:t>1</w:t>
            </w:r>
          </w:p>
        </w:tc>
        <w:tc>
          <w:tcPr>
            <w:tcW w:w="2520" w:type="dxa"/>
            <w:vAlign w:val="center"/>
          </w:tcPr>
          <w:p w14:paraId="02A2E441" w14:textId="77777777" w:rsidR="00BD3273" w:rsidRDefault="00BD3273" w:rsidP="005B0FB1">
            <w:pPr>
              <w:jc w:val="right"/>
              <w:rPr>
                <w:rFonts w:ascii="Cambria" w:hAnsi="Cambria" w:cs="Arial"/>
              </w:rPr>
            </w:pPr>
            <w:r>
              <w:rPr>
                <w:rFonts w:ascii="Cambria" w:hAnsi="Cambria" w:cs="Arial"/>
              </w:rPr>
              <w:t xml:space="preserve">Print Speed </w:t>
            </w:r>
          </w:p>
        </w:tc>
        <w:tc>
          <w:tcPr>
            <w:tcW w:w="4460" w:type="dxa"/>
            <w:vAlign w:val="center"/>
          </w:tcPr>
          <w:p w14:paraId="3E1B4F48" w14:textId="77777777" w:rsidR="00BD3273" w:rsidRDefault="00BD3273" w:rsidP="005B0FB1">
            <w:pPr>
              <w:rPr>
                <w:rFonts w:ascii="Cambria" w:hAnsi="Cambria" w:cs="Arial"/>
              </w:rPr>
            </w:pPr>
            <w:r>
              <w:rPr>
                <w:rFonts w:ascii="Cambria" w:hAnsi="Cambria" w:cs="Arial"/>
              </w:rPr>
              <w:t>6</w:t>
            </w:r>
          </w:p>
        </w:tc>
        <w:tc>
          <w:tcPr>
            <w:tcW w:w="4095" w:type="dxa"/>
            <w:vAlign w:val="center"/>
          </w:tcPr>
          <w:p w14:paraId="38BD5A70" w14:textId="77777777" w:rsidR="00BD3273" w:rsidRDefault="00BD3273" w:rsidP="005B0FB1">
            <w:pPr>
              <w:jc w:val="center"/>
              <w:rPr>
                <w:rFonts w:ascii="Cambria" w:hAnsi="Cambria" w:cs="Arial"/>
              </w:rPr>
            </w:pPr>
          </w:p>
        </w:tc>
        <w:tc>
          <w:tcPr>
            <w:tcW w:w="1260" w:type="dxa"/>
            <w:vAlign w:val="center"/>
          </w:tcPr>
          <w:p w14:paraId="5343525A" w14:textId="77777777" w:rsidR="00BD3273" w:rsidRDefault="00BD3273" w:rsidP="005B0FB1">
            <w:pPr>
              <w:jc w:val="center"/>
              <w:rPr>
                <w:rFonts w:ascii="Cambria" w:hAnsi="Cambria" w:cs="Arial"/>
              </w:rPr>
            </w:pPr>
          </w:p>
        </w:tc>
      </w:tr>
      <w:tr w:rsidR="00BD3273" w:rsidRPr="00AC51DF" w14:paraId="57480EA8" w14:textId="77777777" w:rsidTr="005B0FB1">
        <w:trPr>
          <w:trHeight w:val="288"/>
        </w:trPr>
        <w:tc>
          <w:tcPr>
            <w:tcW w:w="715" w:type="dxa"/>
            <w:vAlign w:val="center"/>
          </w:tcPr>
          <w:p w14:paraId="20D8970B" w14:textId="77777777" w:rsidR="00BD3273" w:rsidRPr="00894548" w:rsidRDefault="00BD3273" w:rsidP="005B0FB1">
            <w:pPr>
              <w:jc w:val="right"/>
              <w:rPr>
                <w:rFonts w:ascii="Cambria" w:hAnsi="Cambria" w:cs="Arial"/>
              </w:rPr>
            </w:pPr>
            <w:r>
              <w:rPr>
                <w:rFonts w:ascii="Cambria" w:hAnsi="Cambria" w:cs="Arial"/>
              </w:rPr>
              <w:t>2</w:t>
            </w:r>
          </w:p>
        </w:tc>
        <w:tc>
          <w:tcPr>
            <w:tcW w:w="2520" w:type="dxa"/>
            <w:vAlign w:val="center"/>
          </w:tcPr>
          <w:p w14:paraId="3027445C" w14:textId="77777777" w:rsidR="00BD3273" w:rsidRDefault="00BD3273" w:rsidP="005B0FB1">
            <w:pPr>
              <w:jc w:val="right"/>
              <w:rPr>
                <w:rFonts w:ascii="Cambria" w:hAnsi="Cambria" w:cs="Arial"/>
              </w:rPr>
            </w:pPr>
            <w:r>
              <w:rPr>
                <w:rFonts w:ascii="Cambria" w:hAnsi="Cambria" w:cs="Arial"/>
              </w:rPr>
              <w:t>Print Darkness</w:t>
            </w:r>
          </w:p>
        </w:tc>
        <w:tc>
          <w:tcPr>
            <w:tcW w:w="4460" w:type="dxa"/>
            <w:vAlign w:val="center"/>
          </w:tcPr>
          <w:p w14:paraId="6D763C36" w14:textId="77777777" w:rsidR="00BD3273" w:rsidRDefault="00BD3273" w:rsidP="005B0FB1">
            <w:pPr>
              <w:rPr>
                <w:rFonts w:ascii="Cambria" w:hAnsi="Cambria" w:cs="Arial"/>
              </w:rPr>
            </w:pPr>
            <w:r>
              <w:rPr>
                <w:rFonts w:ascii="Cambria" w:hAnsi="Cambria" w:cs="Arial"/>
              </w:rPr>
              <w:t>27</w:t>
            </w:r>
          </w:p>
        </w:tc>
        <w:tc>
          <w:tcPr>
            <w:tcW w:w="4095" w:type="dxa"/>
            <w:vAlign w:val="center"/>
          </w:tcPr>
          <w:p w14:paraId="6BF0C5B2" w14:textId="77777777" w:rsidR="00BD3273" w:rsidRDefault="00BD3273" w:rsidP="005B0FB1">
            <w:pPr>
              <w:jc w:val="center"/>
              <w:rPr>
                <w:rFonts w:ascii="Cambria" w:hAnsi="Cambria" w:cs="Arial"/>
              </w:rPr>
            </w:pPr>
          </w:p>
        </w:tc>
        <w:tc>
          <w:tcPr>
            <w:tcW w:w="1260" w:type="dxa"/>
            <w:vAlign w:val="center"/>
          </w:tcPr>
          <w:p w14:paraId="0EDD3507" w14:textId="77777777" w:rsidR="00BD3273" w:rsidRPr="00AC51DF" w:rsidRDefault="00BD3273" w:rsidP="005B0FB1">
            <w:pPr>
              <w:rPr>
                <w:rFonts w:ascii="Cambria" w:hAnsi="Cambria" w:cs="Arial"/>
                <w:highlight w:val="yellow"/>
              </w:rPr>
            </w:pPr>
          </w:p>
        </w:tc>
      </w:tr>
      <w:tr w:rsidR="007C55EA" w14:paraId="7579CA47" w14:textId="77777777" w:rsidTr="007C55EA">
        <w:tblPrEx>
          <w:tblW w:w="13050" w:type="dxa"/>
          <w:tblLayout w:type="fixed"/>
          <w:tblPrExChange w:id="328" w:author="Sasi Songthong" w:date="2022-06-23T12:28:00Z">
            <w:tblPrEx>
              <w:tblW w:w="13050" w:type="dxa"/>
              <w:tblLayout w:type="fixed"/>
            </w:tblPrEx>
          </w:tblPrExChange>
        </w:tblPrEx>
        <w:trPr>
          <w:trHeight w:val="288"/>
          <w:trPrChange w:id="329" w:author="Sasi Songthong" w:date="2022-06-23T12:28:00Z">
            <w:trPr>
              <w:trHeight w:val="288"/>
            </w:trPr>
          </w:trPrChange>
        </w:trPr>
        <w:tc>
          <w:tcPr>
            <w:tcW w:w="715" w:type="dxa"/>
            <w:vAlign w:val="center"/>
            <w:tcPrChange w:id="330" w:author="Sasi Songthong" w:date="2022-06-23T12:28:00Z">
              <w:tcPr>
                <w:tcW w:w="715" w:type="dxa"/>
                <w:vAlign w:val="center"/>
              </w:tcPr>
            </w:tcPrChange>
          </w:tcPr>
          <w:p w14:paraId="026716F4" w14:textId="77777777" w:rsidR="007C55EA" w:rsidRPr="00AC51DF" w:rsidRDefault="007C55EA" w:rsidP="007C55EA">
            <w:pPr>
              <w:jc w:val="right"/>
              <w:rPr>
                <w:rFonts w:ascii="Cambria" w:hAnsi="Cambria" w:cs="Arial"/>
              </w:rPr>
            </w:pPr>
            <w:r>
              <w:rPr>
                <w:rFonts w:ascii="Cambria" w:hAnsi="Cambria" w:cs="Arial"/>
              </w:rPr>
              <w:t>3</w:t>
            </w:r>
          </w:p>
        </w:tc>
        <w:tc>
          <w:tcPr>
            <w:tcW w:w="2520" w:type="dxa"/>
            <w:vMerge w:val="restart"/>
            <w:vAlign w:val="center"/>
            <w:tcPrChange w:id="331" w:author="Sasi Songthong" w:date="2022-06-23T12:28:00Z">
              <w:tcPr>
                <w:tcW w:w="2520" w:type="dxa"/>
                <w:vMerge w:val="restart"/>
                <w:vAlign w:val="center"/>
              </w:tcPr>
            </w:tcPrChange>
          </w:tcPr>
          <w:p w14:paraId="47E852E6" w14:textId="77777777" w:rsidR="007C55EA" w:rsidRDefault="007C55EA" w:rsidP="007C55EA">
            <w:pPr>
              <w:jc w:val="right"/>
              <w:rPr>
                <w:rFonts w:ascii="Cambria" w:hAnsi="Cambria" w:cs="Arial"/>
              </w:rPr>
            </w:pPr>
            <w:r>
              <w:rPr>
                <w:rFonts w:ascii="Cambria" w:hAnsi="Cambria" w:cs="Arial"/>
              </w:rPr>
              <w:t>Accuracy and Number of Labels</w:t>
            </w:r>
          </w:p>
        </w:tc>
        <w:tc>
          <w:tcPr>
            <w:tcW w:w="4460" w:type="dxa"/>
            <w:vAlign w:val="center"/>
            <w:tcPrChange w:id="332" w:author="Sasi Songthong" w:date="2022-06-23T12:28:00Z">
              <w:tcPr>
                <w:tcW w:w="4460" w:type="dxa"/>
                <w:vAlign w:val="center"/>
              </w:tcPr>
            </w:tcPrChange>
          </w:tcPr>
          <w:p w14:paraId="36C12D9B" w14:textId="6E1A7D47" w:rsidR="007C55EA" w:rsidRDefault="007C55EA" w:rsidP="007C55EA">
            <w:pPr>
              <w:rPr>
                <w:rFonts w:ascii="Cambria" w:hAnsi="Cambria" w:cs="Arial"/>
              </w:rPr>
            </w:pPr>
            <w:r>
              <w:rPr>
                <w:rFonts w:ascii="Cambria" w:hAnsi="Cambria" w:cs="Arial"/>
              </w:rPr>
              <w:t>Correct Initials on all 12 labels</w:t>
            </w:r>
          </w:p>
        </w:tc>
        <w:tc>
          <w:tcPr>
            <w:tcW w:w="4095" w:type="dxa"/>
            <w:vAlign w:val="center"/>
            <w:tcPrChange w:id="333" w:author="Sasi Songthong" w:date="2022-06-23T12:28:00Z">
              <w:tcPr>
                <w:tcW w:w="4095" w:type="dxa"/>
                <w:vAlign w:val="center"/>
              </w:tcPr>
            </w:tcPrChange>
          </w:tcPr>
          <w:p w14:paraId="2BFF5AF1" w14:textId="33086B18" w:rsidR="007C55EA" w:rsidRDefault="007C55EA">
            <w:pPr>
              <w:rPr>
                <w:rFonts w:ascii="Cambria" w:hAnsi="Cambria" w:cs="Arial"/>
              </w:rPr>
              <w:pPrChange w:id="334" w:author="Sasi Songthong" w:date="2022-06-23T12:28:00Z">
                <w:pPr>
                  <w:jc w:val="center"/>
                </w:pPr>
              </w:pPrChange>
            </w:pPr>
            <w:ins w:id="335" w:author="Sasi Songthong" w:date="2022-06-23T12:26: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336" w:author="Sasi Songthong" w:date="2022-06-23T12:28:00Z">
              <w:tcPr>
                <w:tcW w:w="1260" w:type="dxa"/>
                <w:vAlign w:val="center"/>
              </w:tcPr>
            </w:tcPrChange>
          </w:tcPr>
          <w:p w14:paraId="7E509BE6" w14:textId="77777777" w:rsidR="007C55EA" w:rsidRDefault="007C55EA" w:rsidP="007C55EA">
            <w:pPr>
              <w:jc w:val="center"/>
              <w:rPr>
                <w:rFonts w:ascii="Cambria" w:hAnsi="Cambria" w:cs="Arial"/>
              </w:rPr>
            </w:pPr>
          </w:p>
        </w:tc>
      </w:tr>
      <w:tr w:rsidR="007C55EA" w14:paraId="213BB5A2" w14:textId="77777777" w:rsidTr="007C55EA">
        <w:tblPrEx>
          <w:tblW w:w="13050" w:type="dxa"/>
          <w:tblLayout w:type="fixed"/>
          <w:tblPrExChange w:id="337" w:author="Sasi Songthong" w:date="2022-06-23T12:28:00Z">
            <w:tblPrEx>
              <w:tblW w:w="13050" w:type="dxa"/>
              <w:tblLayout w:type="fixed"/>
            </w:tblPrEx>
          </w:tblPrExChange>
        </w:tblPrEx>
        <w:trPr>
          <w:trHeight w:val="288"/>
          <w:trPrChange w:id="338" w:author="Sasi Songthong" w:date="2022-06-23T12:28:00Z">
            <w:trPr>
              <w:trHeight w:val="288"/>
            </w:trPr>
          </w:trPrChange>
        </w:trPr>
        <w:tc>
          <w:tcPr>
            <w:tcW w:w="715" w:type="dxa"/>
            <w:vAlign w:val="center"/>
            <w:tcPrChange w:id="339" w:author="Sasi Songthong" w:date="2022-06-23T12:28:00Z">
              <w:tcPr>
                <w:tcW w:w="715" w:type="dxa"/>
                <w:vAlign w:val="center"/>
              </w:tcPr>
            </w:tcPrChange>
          </w:tcPr>
          <w:p w14:paraId="5C51EC38" w14:textId="77777777" w:rsidR="007C55EA" w:rsidRDefault="007C55EA" w:rsidP="007C55EA">
            <w:pPr>
              <w:jc w:val="right"/>
              <w:rPr>
                <w:rFonts w:ascii="Cambria" w:hAnsi="Cambria" w:cs="Arial"/>
              </w:rPr>
            </w:pPr>
            <w:r>
              <w:rPr>
                <w:rFonts w:ascii="Cambria" w:hAnsi="Cambria" w:cs="Arial"/>
              </w:rPr>
              <w:t>4</w:t>
            </w:r>
          </w:p>
        </w:tc>
        <w:tc>
          <w:tcPr>
            <w:tcW w:w="2520" w:type="dxa"/>
            <w:vMerge/>
            <w:vAlign w:val="center"/>
            <w:tcPrChange w:id="340" w:author="Sasi Songthong" w:date="2022-06-23T12:28:00Z">
              <w:tcPr>
                <w:tcW w:w="2520" w:type="dxa"/>
                <w:vMerge/>
                <w:vAlign w:val="center"/>
              </w:tcPr>
            </w:tcPrChange>
          </w:tcPr>
          <w:p w14:paraId="4DE005DF" w14:textId="77777777" w:rsidR="007C55EA" w:rsidRDefault="007C55EA" w:rsidP="007C55EA">
            <w:pPr>
              <w:jc w:val="right"/>
              <w:rPr>
                <w:rFonts w:ascii="Cambria" w:hAnsi="Cambria" w:cs="Arial"/>
              </w:rPr>
            </w:pPr>
          </w:p>
        </w:tc>
        <w:tc>
          <w:tcPr>
            <w:tcW w:w="4460" w:type="dxa"/>
            <w:vAlign w:val="center"/>
            <w:tcPrChange w:id="341" w:author="Sasi Songthong" w:date="2022-06-23T12:28:00Z">
              <w:tcPr>
                <w:tcW w:w="4460" w:type="dxa"/>
                <w:vAlign w:val="center"/>
              </w:tcPr>
            </w:tcPrChange>
          </w:tcPr>
          <w:p w14:paraId="264E1A93" w14:textId="59C1743C" w:rsidR="007C55EA" w:rsidRDefault="007C55EA" w:rsidP="007C55EA">
            <w:pPr>
              <w:rPr>
                <w:rFonts w:ascii="Cambria" w:hAnsi="Cambria" w:cs="Arial"/>
              </w:rPr>
            </w:pPr>
            <w:r>
              <w:rPr>
                <w:rFonts w:ascii="Cambria" w:hAnsi="Cambria" w:cs="Arial"/>
              </w:rPr>
              <w:t>Each of the 12 labels contains a unique label number (#37 - #48).</w:t>
            </w:r>
          </w:p>
        </w:tc>
        <w:tc>
          <w:tcPr>
            <w:tcW w:w="4095" w:type="dxa"/>
            <w:vAlign w:val="center"/>
            <w:tcPrChange w:id="342" w:author="Sasi Songthong" w:date="2022-06-23T12:28:00Z">
              <w:tcPr>
                <w:tcW w:w="4095" w:type="dxa"/>
                <w:vAlign w:val="center"/>
              </w:tcPr>
            </w:tcPrChange>
          </w:tcPr>
          <w:p w14:paraId="65013C0D" w14:textId="77777777" w:rsidR="007C55EA" w:rsidRDefault="007C55EA">
            <w:pPr>
              <w:rPr>
                <w:ins w:id="343" w:author="Sasi Songthong" w:date="2022-06-23T12:26:00Z"/>
                <w:rFonts w:ascii="Cambria" w:hAnsi="Cambria" w:cs="Arial"/>
              </w:rPr>
              <w:pPrChange w:id="344" w:author="Sasi Songthong" w:date="2022-06-23T12:28:00Z">
                <w:pPr>
                  <w:jc w:val="center"/>
                </w:pPr>
              </w:pPrChange>
            </w:pPr>
            <w:ins w:id="345" w:author="Sasi Songthong" w:date="2022-06-23T12:26: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1D5E35B9" w14:textId="2C174E8B" w:rsidR="007C55EA" w:rsidRDefault="007C55EA">
            <w:pPr>
              <w:rPr>
                <w:rFonts w:ascii="Cambria" w:hAnsi="Cambria" w:cs="Arial"/>
              </w:rPr>
              <w:pPrChange w:id="346" w:author="Sasi Songthong" w:date="2022-06-23T12:28:00Z">
                <w:pPr>
                  <w:jc w:val="center"/>
                </w:pPr>
              </w:pPrChange>
            </w:pPr>
            <w:ins w:id="347" w:author="Sasi Songthong" w:date="2022-06-23T12:26:00Z">
              <w:r>
                <w:rPr>
                  <w:rFonts w:ascii="Cambria" w:hAnsi="Cambria" w:cs="Arial"/>
                </w:rPr>
                <w:t>(#37 - #48).</w:t>
              </w:r>
            </w:ins>
          </w:p>
        </w:tc>
        <w:tc>
          <w:tcPr>
            <w:tcW w:w="1260" w:type="dxa"/>
            <w:vAlign w:val="center"/>
            <w:tcPrChange w:id="348" w:author="Sasi Songthong" w:date="2022-06-23T12:28:00Z">
              <w:tcPr>
                <w:tcW w:w="1260" w:type="dxa"/>
                <w:vAlign w:val="center"/>
              </w:tcPr>
            </w:tcPrChange>
          </w:tcPr>
          <w:p w14:paraId="423FB626" w14:textId="77777777" w:rsidR="007C55EA" w:rsidRDefault="007C55EA" w:rsidP="007C55EA">
            <w:pPr>
              <w:jc w:val="center"/>
              <w:rPr>
                <w:rFonts w:ascii="Cambria" w:hAnsi="Cambria" w:cs="Arial"/>
              </w:rPr>
            </w:pPr>
          </w:p>
        </w:tc>
      </w:tr>
      <w:tr w:rsidR="007C55EA" w14:paraId="79FCF960" w14:textId="77777777" w:rsidTr="007C55EA">
        <w:tblPrEx>
          <w:tblW w:w="13050" w:type="dxa"/>
          <w:tblLayout w:type="fixed"/>
          <w:tblPrExChange w:id="349" w:author="Sasi Songthong" w:date="2022-06-23T12:28:00Z">
            <w:tblPrEx>
              <w:tblW w:w="13050" w:type="dxa"/>
              <w:tblLayout w:type="fixed"/>
            </w:tblPrEx>
          </w:tblPrExChange>
        </w:tblPrEx>
        <w:trPr>
          <w:trHeight w:val="288"/>
          <w:trPrChange w:id="350" w:author="Sasi Songthong" w:date="2022-06-23T12:28:00Z">
            <w:trPr>
              <w:trHeight w:val="288"/>
            </w:trPr>
          </w:trPrChange>
        </w:trPr>
        <w:tc>
          <w:tcPr>
            <w:tcW w:w="715" w:type="dxa"/>
            <w:vAlign w:val="center"/>
            <w:tcPrChange w:id="351" w:author="Sasi Songthong" w:date="2022-06-23T12:28:00Z">
              <w:tcPr>
                <w:tcW w:w="715" w:type="dxa"/>
                <w:vAlign w:val="center"/>
              </w:tcPr>
            </w:tcPrChange>
          </w:tcPr>
          <w:p w14:paraId="772C844F" w14:textId="289D8373" w:rsidR="007C55EA" w:rsidRDefault="007C55EA" w:rsidP="007C55EA">
            <w:pPr>
              <w:jc w:val="right"/>
              <w:rPr>
                <w:rFonts w:ascii="Cambria" w:hAnsi="Cambria" w:cs="Arial"/>
              </w:rPr>
            </w:pPr>
            <w:r>
              <w:rPr>
                <w:rFonts w:ascii="Cambria" w:hAnsi="Cambria" w:cs="Arial"/>
              </w:rPr>
              <w:t>5</w:t>
            </w:r>
          </w:p>
        </w:tc>
        <w:tc>
          <w:tcPr>
            <w:tcW w:w="2520" w:type="dxa"/>
            <w:vAlign w:val="center"/>
            <w:tcPrChange w:id="352" w:author="Sasi Songthong" w:date="2022-06-23T12:28:00Z">
              <w:tcPr>
                <w:tcW w:w="2520" w:type="dxa"/>
                <w:vAlign w:val="center"/>
              </w:tcPr>
            </w:tcPrChange>
          </w:tcPr>
          <w:p w14:paraId="01DCD22C" w14:textId="3DC8A041" w:rsidR="007C55EA" w:rsidRDefault="007C55EA" w:rsidP="007C55EA">
            <w:pPr>
              <w:jc w:val="right"/>
              <w:rPr>
                <w:rFonts w:ascii="Cambria" w:hAnsi="Cambria" w:cs="Arial"/>
              </w:rPr>
            </w:pPr>
            <w:r>
              <w:rPr>
                <w:rFonts w:ascii="Cambria" w:hAnsi="Cambria" w:cs="Arial"/>
              </w:rPr>
              <w:t>Legibility</w:t>
            </w:r>
          </w:p>
        </w:tc>
        <w:tc>
          <w:tcPr>
            <w:tcW w:w="4460" w:type="dxa"/>
            <w:vAlign w:val="center"/>
            <w:tcPrChange w:id="353" w:author="Sasi Songthong" w:date="2022-06-23T12:28:00Z">
              <w:tcPr>
                <w:tcW w:w="4460" w:type="dxa"/>
                <w:vAlign w:val="center"/>
              </w:tcPr>
            </w:tcPrChange>
          </w:tcPr>
          <w:p w14:paraId="0F77A50C" w14:textId="79B3386E" w:rsidR="007C55EA" w:rsidRDefault="007C55EA" w:rsidP="007C55EA">
            <w:pPr>
              <w:rPr>
                <w:rFonts w:ascii="Cambria" w:hAnsi="Cambria" w:cs="Arial"/>
              </w:rPr>
            </w:pPr>
            <w:r>
              <w:rPr>
                <w:rFonts w:ascii="Cambria" w:hAnsi="Cambria" w:cs="Arial"/>
              </w:rPr>
              <w:t>All labels are legible</w:t>
            </w:r>
            <w:ins w:id="354" w:author="Sasi Songthong" w:date="2022-06-23T12:27:00Z">
              <w:r>
                <w:rPr>
                  <w:rFonts w:ascii="Cambria" w:hAnsi="Cambria" w:cs="Arial"/>
                </w:rPr>
                <w:t>.</w:t>
              </w:r>
            </w:ins>
          </w:p>
        </w:tc>
        <w:tc>
          <w:tcPr>
            <w:tcW w:w="4095" w:type="dxa"/>
            <w:vAlign w:val="center"/>
            <w:tcPrChange w:id="355" w:author="Sasi Songthong" w:date="2022-06-23T12:28:00Z">
              <w:tcPr>
                <w:tcW w:w="4095" w:type="dxa"/>
                <w:vAlign w:val="center"/>
              </w:tcPr>
            </w:tcPrChange>
          </w:tcPr>
          <w:p w14:paraId="7C0386A3" w14:textId="152CFB59" w:rsidR="007C55EA" w:rsidRDefault="007C55EA">
            <w:pPr>
              <w:rPr>
                <w:rFonts w:ascii="Cambria" w:hAnsi="Cambria" w:cs="Arial"/>
              </w:rPr>
              <w:pPrChange w:id="356" w:author="Sasi Songthong" w:date="2022-06-23T12:28:00Z">
                <w:pPr>
                  <w:jc w:val="center"/>
                </w:pPr>
              </w:pPrChange>
            </w:pPr>
            <w:ins w:id="357" w:author="Sasi Songthong" w:date="2022-06-23T12:26: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ins w:id="358" w:author="Sasi Songthong" w:date="2022-06-23T12:27:00Z">
              <w:r>
                <w:rPr>
                  <w:rFonts w:ascii="Cambria" w:hAnsi="Cambria" w:cs="Arial"/>
                </w:rPr>
                <w:t>.</w:t>
              </w:r>
            </w:ins>
          </w:p>
        </w:tc>
        <w:tc>
          <w:tcPr>
            <w:tcW w:w="1260" w:type="dxa"/>
            <w:vAlign w:val="center"/>
            <w:tcPrChange w:id="359" w:author="Sasi Songthong" w:date="2022-06-23T12:28:00Z">
              <w:tcPr>
                <w:tcW w:w="1260" w:type="dxa"/>
                <w:vAlign w:val="center"/>
              </w:tcPr>
            </w:tcPrChange>
          </w:tcPr>
          <w:p w14:paraId="2E5124C9" w14:textId="77777777" w:rsidR="007C55EA" w:rsidRDefault="007C55EA" w:rsidP="007C55EA">
            <w:pPr>
              <w:jc w:val="center"/>
              <w:rPr>
                <w:rFonts w:ascii="Cambria" w:hAnsi="Cambria" w:cs="Arial"/>
              </w:rPr>
            </w:pPr>
          </w:p>
        </w:tc>
      </w:tr>
      <w:tr w:rsidR="00AB79DA" w:rsidRPr="00894548" w14:paraId="3108BEEF" w14:textId="77777777" w:rsidTr="007C55EA">
        <w:tblPrEx>
          <w:tblW w:w="13050" w:type="dxa"/>
          <w:tblLayout w:type="fixed"/>
          <w:tblPrExChange w:id="360" w:author="Sasi Songthong" w:date="2022-06-23T12:27:00Z">
            <w:tblPrEx>
              <w:tblW w:w="13050" w:type="dxa"/>
              <w:tblLayout w:type="fixed"/>
            </w:tblPrEx>
          </w:tblPrExChange>
        </w:tblPrEx>
        <w:trPr>
          <w:trHeight w:val="1440"/>
          <w:trPrChange w:id="361" w:author="Sasi Songthong" w:date="2022-06-23T12:27:00Z">
            <w:trPr>
              <w:trHeight w:val="1872"/>
            </w:trPr>
          </w:trPrChange>
        </w:trPr>
        <w:tc>
          <w:tcPr>
            <w:tcW w:w="13050" w:type="dxa"/>
            <w:gridSpan w:val="5"/>
            <w:tcPrChange w:id="362" w:author="Sasi Songthong" w:date="2022-06-23T12:27:00Z">
              <w:tcPr>
                <w:tcW w:w="13050" w:type="dxa"/>
                <w:gridSpan w:val="5"/>
              </w:tcPr>
            </w:tcPrChange>
          </w:tcPr>
          <w:p w14:paraId="0AB3DBED" w14:textId="77777777" w:rsidR="00AB79DA" w:rsidRPr="00894548" w:rsidRDefault="00AB79DA" w:rsidP="00AB79DA">
            <w:pPr>
              <w:rPr>
                <w:rFonts w:ascii="Cambria" w:hAnsi="Cambria" w:cs="Arial"/>
                <w:b/>
                <w:bCs/>
                <w:highlight w:val="yellow"/>
              </w:rPr>
            </w:pPr>
            <w:r w:rsidRPr="00894548">
              <w:rPr>
                <w:rFonts w:ascii="Cambria" w:hAnsi="Cambria" w:cs="Arial"/>
                <w:b/>
                <w:bCs/>
              </w:rPr>
              <w:t>Comments:</w:t>
            </w:r>
          </w:p>
        </w:tc>
      </w:tr>
      <w:tr w:rsidR="00AB79DA" w14:paraId="653CFFCA" w14:textId="77777777" w:rsidTr="005B0FB1">
        <w:trPr>
          <w:trHeight w:val="360"/>
        </w:trPr>
        <w:tc>
          <w:tcPr>
            <w:tcW w:w="3235" w:type="dxa"/>
            <w:gridSpan w:val="2"/>
            <w:shd w:val="clear" w:color="auto" w:fill="F2F2F2" w:themeFill="background1" w:themeFillShade="F2"/>
            <w:vAlign w:val="center"/>
          </w:tcPr>
          <w:p w14:paraId="37919444" w14:textId="77777777" w:rsidR="00AB79DA" w:rsidRDefault="00AB79DA" w:rsidP="00AB79DA">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66F1CC71" w14:textId="77777777" w:rsidR="00AB79DA" w:rsidRDefault="00AB79DA" w:rsidP="00AB79DA">
            <w:pPr>
              <w:rPr>
                <w:rFonts w:ascii="Cambria" w:hAnsi="Cambria" w:cs="Arial"/>
              </w:rPr>
            </w:pPr>
          </w:p>
        </w:tc>
      </w:tr>
      <w:tr w:rsidR="00AB79DA" w14:paraId="5B204CD8" w14:textId="77777777" w:rsidTr="005B0FB1">
        <w:trPr>
          <w:trHeight w:val="360"/>
        </w:trPr>
        <w:tc>
          <w:tcPr>
            <w:tcW w:w="3235" w:type="dxa"/>
            <w:gridSpan w:val="2"/>
            <w:shd w:val="clear" w:color="auto" w:fill="F2F2F2" w:themeFill="background1" w:themeFillShade="F2"/>
            <w:vAlign w:val="center"/>
          </w:tcPr>
          <w:p w14:paraId="702DC212" w14:textId="440A6A6F" w:rsidR="00AB79DA" w:rsidRDefault="00412C29" w:rsidP="00AB79DA">
            <w:pPr>
              <w:jc w:val="right"/>
              <w:rPr>
                <w:rFonts w:ascii="Cambria" w:hAnsi="Cambria" w:cs="Arial"/>
              </w:rPr>
            </w:pPr>
            <w:r>
              <w:rPr>
                <w:rFonts w:ascii="Cambria" w:hAnsi="Cambria" w:cs="Arial"/>
                <w:b/>
                <w:bCs/>
              </w:rPr>
              <w:t>Quality Reviewed By/Date:</w:t>
            </w:r>
          </w:p>
        </w:tc>
        <w:tc>
          <w:tcPr>
            <w:tcW w:w="9815" w:type="dxa"/>
            <w:gridSpan w:val="3"/>
          </w:tcPr>
          <w:p w14:paraId="267B16A4" w14:textId="77777777" w:rsidR="00AB79DA" w:rsidRDefault="00AB79DA" w:rsidP="00AB79DA">
            <w:pPr>
              <w:rPr>
                <w:rFonts w:ascii="Cambria" w:hAnsi="Cambria" w:cs="Arial"/>
              </w:rPr>
            </w:pPr>
          </w:p>
        </w:tc>
      </w:tr>
    </w:tbl>
    <w:p w14:paraId="0D7B048D" w14:textId="77777777" w:rsidR="0036741D" w:rsidRDefault="0036741D" w:rsidP="006F42F7">
      <w:pPr>
        <w:spacing w:after="0"/>
        <w:jc w:val="center"/>
        <w:rPr>
          <w:rFonts w:ascii="Cambria" w:hAnsi="Cambria" w:cs="Arial"/>
          <w:b/>
          <w:bCs/>
        </w:rPr>
        <w:sectPr w:rsidR="0036741D" w:rsidSect="00850246">
          <w:pgSz w:w="15840" w:h="12240" w:orient="landscape"/>
          <w:pgMar w:top="1440" w:right="1440" w:bottom="1440" w:left="1440" w:header="720" w:footer="720" w:gutter="0"/>
          <w:cols w:space="720"/>
          <w:docGrid w:linePitch="360"/>
        </w:sectPr>
      </w:pPr>
    </w:p>
    <w:p w14:paraId="7CA2A9AA" w14:textId="047B6915" w:rsidR="006F42F7" w:rsidRDefault="006F42F7" w:rsidP="006F42F7">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4</w:t>
      </w:r>
      <w:r w:rsidRPr="00023BB8">
        <w:rPr>
          <w:rFonts w:ascii="Cambria" w:hAnsi="Cambria" w:cs="Arial"/>
          <w:b/>
          <w:bCs/>
        </w:rPr>
        <w:t xml:space="preserve"> </w:t>
      </w:r>
      <w:r w:rsidR="00DE6654">
        <w:rPr>
          <w:rFonts w:ascii="Cambria" w:hAnsi="Cambria" w:cs="Arial"/>
          <w:b/>
          <w:bCs/>
        </w:rPr>
        <w:t>AUTOCLAVED ITEMS PREPARATION</w:t>
      </w:r>
    </w:p>
    <w:tbl>
      <w:tblPr>
        <w:tblStyle w:val="TableGrid1"/>
        <w:tblW w:w="9445" w:type="dxa"/>
        <w:tblLayout w:type="fixed"/>
        <w:tblLook w:val="04A0" w:firstRow="1" w:lastRow="0" w:firstColumn="1" w:lastColumn="0" w:noHBand="0" w:noVBand="1"/>
      </w:tblPr>
      <w:tblGrid>
        <w:gridCol w:w="3055"/>
        <w:gridCol w:w="2430"/>
        <w:gridCol w:w="810"/>
        <w:gridCol w:w="3150"/>
      </w:tblGrid>
      <w:tr w:rsidR="006F42F7" w:rsidRPr="00AC51DF" w14:paraId="38DC66D6" w14:textId="77777777" w:rsidTr="00173BEC">
        <w:trPr>
          <w:trHeight w:val="256"/>
        </w:trPr>
        <w:tc>
          <w:tcPr>
            <w:tcW w:w="9445" w:type="dxa"/>
            <w:gridSpan w:val="4"/>
            <w:shd w:val="clear" w:color="auto" w:fill="F2F2F2" w:themeFill="background1" w:themeFillShade="F2"/>
            <w:vAlign w:val="center"/>
          </w:tcPr>
          <w:p w14:paraId="0753E748" w14:textId="0A138D87" w:rsidR="006F42F7" w:rsidRPr="00AC51DF" w:rsidRDefault="00DE6654" w:rsidP="000047FC">
            <w:pPr>
              <w:jc w:val="center"/>
              <w:rPr>
                <w:rFonts w:ascii="Cambria" w:hAnsi="Cambria" w:cs="Arial"/>
                <w:b/>
                <w:bCs/>
              </w:rPr>
            </w:pPr>
            <w:r>
              <w:rPr>
                <w:rFonts w:ascii="Cambria" w:hAnsi="Cambria" w:cs="Arial"/>
                <w:b/>
                <w:bCs/>
              </w:rPr>
              <w:t>Pouched Items</w:t>
            </w:r>
          </w:p>
        </w:tc>
      </w:tr>
      <w:tr w:rsidR="006F42F7" w14:paraId="2C23883B" w14:textId="77777777" w:rsidTr="00173BEC">
        <w:trPr>
          <w:trHeight w:val="256"/>
        </w:trPr>
        <w:tc>
          <w:tcPr>
            <w:tcW w:w="9445" w:type="dxa"/>
            <w:gridSpan w:val="4"/>
            <w:vAlign w:val="center"/>
          </w:tcPr>
          <w:p w14:paraId="7A61E3A0" w14:textId="65E53048" w:rsidR="006F42F7" w:rsidRPr="00894548" w:rsidRDefault="006F42F7" w:rsidP="000047FC">
            <w:pPr>
              <w:rPr>
                <w:rFonts w:ascii="Cambria" w:hAnsi="Cambria" w:cs="Arial"/>
                <w:b/>
                <w:bCs/>
              </w:rPr>
            </w:pPr>
            <w:r w:rsidRPr="00894548">
              <w:rPr>
                <w:rFonts w:ascii="Cambria" w:hAnsi="Cambria" w:cs="Arial"/>
                <w:b/>
                <w:bCs/>
              </w:rPr>
              <w:t>Instructions:</w:t>
            </w:r>
          </w:p>
          <w:p w14:paraId="4280DA1C" w14:textId="2CDC0243" w:rsidR="00044546" w:rsidRDefault="006F42F7" w:rsidP="000047FC">
            <w:pPr>
              <w:rPr>
                <w:rFonts w:ascii="Cambria" w:hAnsi="Cambria" w:cs="Arial"/>
              </w:rPr>
            </w:pPr>
            <w:r>
              <w:rPr>
                <w:rFonts w:ascii="Cambria" w:hAnsi="Cambria" w:cs="Arial"/>
              </w:rPr>
              <w:t xml:space="preserve">1. </w:t>
            </w:r>
            <w:r w:rsidR="00044546">
              <w:rPr>
                <w:rFonts w:ascii="Cambria" w:hAnsi="Cambria" w:cs="Arial"/>
              </w:rPr>
              <w:t>Each of the 3 operators p</w:t>
            </w:r>
            <w:r w:rsidR="00B7409D">
              <w:rPr>
                <w:rFonts w:ascii="Cambria" w:hAnsi="Cambria" w:cs="Arial"/>
              </w:rPr>
              <w:t>repare</w:t>
            </w:r>
            <w:r w:rsidR="00EB68CC">
              <w:rPr>
                <w:rFonts w:ascii="Cambria" w:hAnsi="Cambria" w:cs="Arial"/>
              </w:rPr>
              <w:t>s</w:t>
            </w:r>
            <w:r w:rsidR="00B7409D">
              <w:rPr>
                <w:rFonts w:ascii="Cambria" w:hAnsi="Cambria" w:cs="Arial"/>
              </w:rPr>
              <w:t xml:space="preserve"> </w:t>
            </w:r>
            <w:r w:rsidR="00B8462E">
              <w:rPr>
                <w:rFonts w:ascii="Cambria" w:hAnsi="Cambria" w:cs="Arial"/>
              </w:rPr>
              <w:t>8</w:t>
            </w:r>
            <w:r w:rsidR="00CF3D31">
              <w:rPr>
                <w:rFonts w:ascii="Cambria" w:hAnsi="Cambria" w:cs="Arial"/>
              </w:rPr>
              <w:t xml:space="preserve"> pouched items to be autoclaved</w:t>
            </w:r>
            <w:r w:rsidR="00312157">
              <w:rPr>
                <w:rFonts w:ascii="Cambria" w:hAnsi="Cambria" w:cs="Arial"/>
              </w:rPr>
              <w:t xml:space="preserve"> according to standard</w:t>
            </w:r>
          </w:p>
          <w:p w14:paraId="186660B2" w14:textId="007535C9" w:rsidR="006F42F7" w:rsidRDefault="00312157" w:rsidP="000047FC">
            <w:pPr>
              <w:rPr>
                <w:rFonts w:ascii="Cambria" w:hAnsi="Cambria" w:cs="Arial"/>
              </w:rPr>
            </w:pPr>
            <w:r>
              <w:rPr>
                <w:rFonts w:ascii="Cambria" w:hAnsi="Cambria" w:cs="Arial"/>
              </w:rPr>
              <w:t xml:space="preserve"> </w:t>
            </w:r>
            <w:r w:rsidR="00044546">
              <w:rPr>
                <w:rFonts w:ascii="Cambria" w:hAnsi="Cambria" w:cs="Arial"/>
              </w:rPr>
              <w:t xml:space="preserve">    </w:t>
            </w:r>
            <w:r w:rsidR="00486B6B">
              <w:rPr>
                <w:rFonts w:ascii="Cambria" w:hAnsi="Cambria" w:cs="Arial"/>
              </w:rPr>
              <w:t>p</w:t>
            </w:r>
            <w:r>
              <w:rPr>
                <w:rFonts w:ascii="Cambria" w:hAnsi="Cambria" w:cs="Arial"/>
              </w:rPr>
              <w:t>rocedure</w:t>
            </w:r>
            <w:r w:rsidR="00486B6B">
              <w:rPr>
                <w:rFonts w:ascii="Cambria" w:hAnsi="Cambria" w:cs="Arial"/>
              </w:rPr>
              <w:t>, labels each item as specified in the table below</w:t>
            </w:r>
            <w:r w:rsidR="00B8462E">
              <w:rPr>
                <w:rFonts w:ascii="Cambria" w:hAnsi="Cambria" w:cs="Arial"/>
              </w:rPr>
              <w:t>, and document the completion.</w:t>
            </w:r>
          </w:p>
          <w:p w14:paraId="4F747764" w14:textId="77777777" w:rsidR="00B46D37" w:rsidRDefault="006F42F7" w:rsidP="000047FC">
            <w:pPr>
              <w:tabs>
                <w:tab w:val="left" w:pos="245"/>
              </w:tabs>
              <w:rPr>
                <w:rFonts w:ascii="Cambria" w:hAnsi="Cambria" w:cs="Arial"/>
              </w:rPr>
            </w:pPr>
            <w:r>
              <w:rPr>
                <w:rFonts w:ascii="Cambria" w:hAnsi="Cambria" w:cs="Arial"/>
              </w:rPr>
              <w:tab/>
            </w:r>
            <w:r w:rsidR="00B8462E">
              <w:rPr>
                <w:rFonts w:ascii="Cambria" w:hAnsi="Cambria" w:cs="Arial"/>
              </w:rPr>
              <w:t>1</w:t>
            </w:r>
            <w:r>
              <w:rPr>
                <w:rFonts w:ascii="Cambria" w:hAnsi="Cambria" w:cs="Arial"/>
              </w:rPr>
              <w:t xml:space="preserve">.1 </w:t>
            </w:r>
            <w:r w:rsidR="00383B6B">
              <w:rPr>
                <w:rFonts w:ascii="Cambria" w:hAnsi="Cambria" w:cs="Arial"/>
              </w:rPr>
              <w:t xml:space="preserve">Select the location on the plastic side near </w:t>
            </w:r>
            <w:r w:rsidR="0034432D">
              <w:rPr>
                <w:rFonts w:ascii="Cambria" w:hAnsi="Cambria" w:cs="Arial"/>
              </w:rPr>
              <w:t>the seal flap</w:t>
            </w:r>
            <w:r w:rsidR="00383B6B">
              <w:rPr>
                <w:rFonts w:ascii="Cambria" w:hAnsi="Cambria" w:cs="Arial"/>
              </w:rPr>
              <w:t xml:space="preserve"> </w:t>
            </w:r>
            <w:r w:rsidR="00B46D37">
              <w:rPr>
                <w:rFonts w:ascii="Cambria" w:hAnsi="Cambria" w:cs="Arial"/>
              </w:rPr>
              <w:t>to ensure the label</w:t>
            </w:r>
            <w:r w:rsidR="00383B6B">
              <w:rPr>
                <w:rFonts w:ascii="Cambria" w:hAnsi="Cambria" w:cs="Arial"/>
              </w:rPr>
              <w:t xml:space="preserve"> </w:t>
            </w:r>
            <w:r w:rsidR="004D65C5">
              <w:rPr>
                <w:rFonts w:ascii="Cambria" w:hAnsi="Cambria" w:cs="Arial"/>
              </w:rPr>
              <w:t>does not obstruct</w:t>
            </w:r>
          </w:p>
          <w:p w14:paraId="1DA411E9" w14:textId="7A79945C" w:rsidR="006553EF" w:rsidRDefault="004D65C5" w:rsidP="000047FC">
            <w:pPr>
              <w:tabs>
                <w:tab w:val="left" w:pos="245"/>
              </w:tabs>
              <w:rPr>
                <w:rFonts w:ascii="Cambria" w:hAnsi="Cambria" w:cs="Arial"/>
              </w:rPr>
            </w:pPr>
            <w:r>
              <w:rPr>
                <w:rFonts w:ascii="Cambria" w:hAnsi="Cambria" w:cs="Arial"/>
              </w:rPr>
              <w:t xml:space="preserve"> </w:t>
            </w:r>
            <w:r w:rsidR="00B46D37">
              <w:rPr>
                <w:rFonts w:ascii="Cambria" w:hAnsi="Cambria" w:cs="Arial"/>
              </w:rPr>
              <w:t xml:space="preserve"> </w:t>
            </w:r>
            <w:r w:rsidR="00B46D37">
              <w:rPr>
                <w:rFonts w:ascii="Cambria" w:hAnsi="Cambria" w:cs="Arial"/>
              </w:rPr>
              <w:tab/>
              <w:t xml:space="preserve">       </w:t>
            </w:r>
            <w:r w:rsidR="004E763E">
              <w:rPr>
                <w:rFonts w:ascii="Cambria" w:hAnsi="Cambria" w:cs="Arial"/>
              </w:rPr>
              <w:t xml:space="preserve">Information (e.g., </w:t>
            </w:r>
            <w:r w:rsidR="003B7D3C">
              <w:rPr>
                <w:rFonts w:ascii="Cambria" w:hAnsi="Cambria" w:cs="Arial"/>
              </w:rPr>
              <w:t>serial number</w:t>
            </w:r>
            <w:r w:rsidR="0034432D">
              <w:rPr>
                <w:rFonts w:ascii="Cambria" w:hAnsi="Cambria" w:cs="Arial"/>
              </w:rPr>
              <w:t xml:space="preserve">, quantity, or </w:t>
            </w:r>
            <w:r w:rsidR="003B7D3C">
              <w:rPr>
                <w:rFonts w:ascii="Cambria" w:hAnsi="Cambria" w:cs="Arial"/>
              </w:rPr>
              <w:t>lo</w:t>
            </w:r>
            <w:r w:rsidR="00383B6B">
              <w:rPr>
                <w:rFonts w:ascii="Cambria" w:hAnsi="Cambria" w:cs="Arial"/>
              </w:rPr>
              <w:t>t</w:t>
            </w:r>
            <w:r w:rsidR="003B7D3C">
              <w:rPr>
                <w:rFonts w:ascii="Cambria" w:hAnsi="Cambria" w:cs="Arial"/>
              </w:rPr>
              <w:t xml:space="preserve"> number</w:t>
            </w:r>
            <w:r w:rsidR="004E763E">
              <w:rPr>
                <w:rFonts w:ascii="Cambria" w:hAnsi="Cambria" w:cs="Arial"/>
              </w:rPr>
              <w:t>, etc.)</w:t>
            </w:r>
            <w:r w:rsidR="006553EF">
              <w:rPr>
                <w:rFonts w:ascii="Cambria" w:hAnsi="Cambria" w:cs="Arial"/>
              </w:rPr>
              <w:t xml:space="preserve"> on the instrument or on</w:t>
            </w:r>
          </w:p>
          <w:p w14:paraId="70FF1F60" w14:textId="17D2E384" w:rsidR="003B7D3C" w:rsidRDefault="007D115A" w:rsidP="000047FC">
            <w:pPr>
              <w:tabs>
                <w:tab w:val="left" w:pos="245"/>
              </w:tabs>
              <w:rPr>
                <w:rFonts w:ascii="Cambria" w:hAnsi="Cambria" w:cs="Arial"/>
              </w:rPr>
            </w:pPr>
            <w:r>
              <w:rPr>
                <w:rFonts w:ascii="Cambria" w:hAnsi="Cambria" w:cs="Arial"/>
              </w:rPr>
              <w:tab/>
              <w:t xml:space="preserve">       </w:t>
            </w:r>
            <w:r w:rsidR="006553EF">
              <w:rPr>
                <w:rFonts w:ascii="Cambria" w:hAnsi="Cambria" w:cs="Arial"/>
              </w:rPr>
              <w:t>the pouch</w:t>
            </w:r>
            <w:r w:rsidR="003B7D3C">
              <w:rPr>
                <w:rFonts w:ascii="Cambria" w:hAnsi="Cambria" w:cs="Arial"/>
              </w:rPr>
              <w:t>.</w:t>
            </w:r>
          </w:p>
          <w:p w14:paraId="0F381D03" w14:textId="295DCE30" w:rsidR="00611FB6" w:rsidRDefault="003B7D3C" w:rsidP="000047FC">
            <w:pPr>
              <w:tabs>
                <w:tab w:val="left" w:pos="245"/>
              </w:tabs>
              <w:rPr>
                <w:rFonts w:ascii="Cambria" w:hAnsi="Cambria" w:cs="Arial"/>
              </w:rPr>
            </w:pPr>
            <w:r>
              <w:rPr>
                <w:rFonts w:ascii="Cambria" w:hAnsi="Cambria" w:cs="Arial"/>
              </w:rPr>
              <w:tab/>
            </w:r>
            <w:r w:rsidR="00B46D37">
              <w:rPr>
                <w:rFonts w:ascii="Cambria" w:hAnsi="Cambria" w:cs="Arial"/>
              </w:rPr>
              <w:t>1</w:t>
            </w:r>
            <w:r>
              <w:rPr>
                <w:rFonts w:ascii="Cambria" w:hAnsi="Cambria" w:cs="Arial"/>
              </w:rPr>
              <w:t xml:space="preserve">.2 </w:t>
            </w:r>
            <w:r w:rsidR="00565510">
              <w:rPr>
                <w:rFonts w:ascii="Cambria" w:hAnsi="Cambria" w:cs="Arial"/>
              </w:rPr>
              <w:t>Using a thumb, a</w:t>
            </w:r>
            <w:r w:rsidR="00110BAA">
              <w:rPr>
                <w:rFonts w:ascii="Cambria" w:hAnsi="Cambria" w:cs="Arial"/>
              </w:rPr>
              <w:t>ffix the label on</w:t>
            </w:r>
            <w:r w:rsidR="007D115A">
              <w:rPr>
                <w:rFonts w:ascii="Cambria" w:hAnsi="Cambria" w:cs="Arial"/>
              </w:rPr>
              <w:t>to the pouch.</w:t>
            </w:r>
          </w:p>
          <w:p w14:paraId="7CCB1F18" w14:textId="5884B50D" w:rsidR="006F42F7" w:rsidRPr="00890057" w:rsidRDefault="00611FB6" w:rsidP="00173BEC">
            <w:pPr>
              <w:tabs>
                <w:tab w:val="left" w:pos="245"/>
              </w:tabs>
              <w:rPr>
                <w:rFonts w:ascii="Cambria" w:hAnsi="Cambria" w:cs="Arial"/>
                <w:noProof/>
              </w:rPr>
            </w:pPr>
            <w:r>
              <w:rPr>
                <w:rFonts w:ascii="Cambria" w:hAnsi="Cambria" w:cs="Arial"/>
              </w:rPr>
              <w:tab/>
            </w:r>
            <w:r w:rsidR="00B46D37">
              <w:rPr>
                <w:rFonts w:ascii="Cambria" w:hAnsi="Cambria" w:cs="Arial"/>
              </w:rPr>
              <w:t>1</w:t>
            </w:r>
            <w:r>
              <w:rPr>
                <w:rFonts w:ascii="Cambria" w:hAnsi="Cambria" w:cs="Arial"/>
              </w:rPr>
              <w:t>.</w:t>
            </w:r>
            <w:r w:rsidR="003B7D3C">
              <w:rPr>
                <w:rFonts w:ascii="Cambria" w:hAnsi="Cambria" w:cs="Arial"/>
              </w:rPr>
              <w:t>3</w:t>
            </w:r>
            <w:r>
              <w:rPr>
                <w:rFonts w:ascii="Cambria" w:hAnsi="Cambria" w:cs="Arial"/>
              </w:rPr>
              <w:t xml:space="preserve"> </w:t>
            </w:r>
            <w:r w:rsidR="00565510">
              <w:rPr>
                <w:rFonts w:ascii="Cambria" w:hAnsi="Cambria" w:cs="Arial"/>
                <w:noProof/>
              </w:rPr>
              <w:t xml:space="preserve">Rub thumb across the label to ensure </w:t>
            </w:r>
            <w:r w:rsidR="001E3EAD">
              <w:rPr>
                <w:rFonts w:ascii="Cambria" w:hAnsi="Cambria" w:cs="Arial"/>
                <w:noProof/>
              </w:rPr>
              <w:t>the label is securely affixed to the pouch</w:t>
            </w:r>
            <w:r w:rsidR="007D115A">
              <w:rPr>
                <w:rFonts w:ascii="Cambria" w:hAnsi="Cambria" w:cs="Arial"/>
                <w:noProof/>
              </w:rPr>
              <w:t>.</w:t>
            </w:r>
          </w:p>
          <w:p w14:paraId="458FE587" w14:textId="0CE70343" w:rsidR="006F42F7" w:rsidRDefault="002F71B3" w:rsidP="000047FC">
            <w:pPr>
              <w:rPr>
                <w:rFonts w:ascii="Cambria" w:hAnsi="Cambria" w:cs="Arial"/>
              </w:rPr>
            </w:pPr>
            <w:r>
              <w:rPr>
                <w:rFonts w:ascii="Cambria" w:hAnsi="Cambria" w:cs="Arial"/>
              </w:rPr>
              <w:t>2</w:t>
            </w:r>
            <w:r w:rsidR="006F42F7" w:rsidRPr="00890057">
              <w:rPr>
                <w:rFonts w:ascii="Cambria" w:hAnsi="Cambria" w:cs="Arial"/>
              </w:rPr>
              <w:t>. Record comments and additional information in the “Comments” section or N/A.</w:t>
            </w:r>
          </w:p>
          <w:p w14:paraId="79A438CA" w14:textId="2BBCDB8D" w:rsidR="00CB4467" w:rsidRDefault="002F71B3" w:rsidP="000047FC">
            <w:pPr>
              <w:rPr>
                <w:rFonts w:ascii="Cambria" w:hAnsi="Cambria" w:cs="Arial"/>
              </w:rPr>
            </w:pPr>
            <w:r>
              <w:rPr>
                <w:rFonts w:ascii="Cambria" w:hAnsi="Cambria" w:cs="Arial"/>
              </w:rPr>
              <w:t>3</w:t>
            </w:r>
            <w:r w:rsidR="00CB4467">
              <w:rPr>
                <w:rFonts w:ascii="Cambria" w:hAnsi="Cambria" w:cs="Arial"/>
              </w:rPr>
              <w:t>. Set the labeled pouched items aside</w:t>
            </w:r>
            <w:r w:rsidR="00BF20CC">
              <w:rPr>
                <w:rFonts w:ascii="Cambria" w:hAnsi="Cambria" w:cs="Arial"/>
              </w:rPr>
              <w:t xml:space="preserve"> upon completion</w:t>
            </w:r>
            <w:r w:rsidR="00CB4467">
              <w:rPr>
                <w:rFonts w:ascii="Cambria" w:hAnsi="Cambria" w:cs="Arial"/>
              </w:rPr>
              <w:t>.</w:t>
            </w:r>
          </w:p>
        </w:tc>
      </w:tr>
      <w:tr w:rsidR="00597959" w:rsidRPr="00894548" w14:paraId="5CF7E5AF" w14:textId="77777777" w:rsidTr="00DD1F70">
        <w:trPr>
          <w:trHeight w:val="288"/>
        </w:trPr>
        <w:tc>
          <w:tcPr>
            <w:tcW w:w="5485" w:type="dxa"/>
            <w:gridSpan w:val="2"/>
            <w:shd w:val="clear" w:color="auto" w:fill="F2F2F2" w:themeFill="background1" w:themeFillShade="F2"/>
            <w:vAlign w:val="center"/>
          </w:tcPr>
          <w:p w14:paraId="05AEE28E" w14:textId="50368923" w:rsidR="00597959" w:rsidRPr="00894548" w:rsidRDefault="00597959" w:rsidP="000047FC">
            <w:pPr>
              <w:jc w:val="center"/>
              <w:rPr>
                <w:rFonts w:ascii="Cambria" w:hAnsi="Cambria" w:cs="Arial"/>
                <w:b/>
                <w:bCs/>
              </w:rPr>
            </w:pPr>
            <w:r>
              <w:rPr>
                <w:rFonts w:ascii="Cambria" w:hAnsi="Cambria" w:cs="Arial"/>
                <w:b/>
                <w:bCs/>
              </w:rPr>
              <w:t>Instrument Description</w:t>
            </w:r>
          </w:p>
        </w:tc>
        <w:tc>
          <w:tcPr>
            <w:tcW w:w="810" w:type="dxa"/>
            <w:shd w:val="clear" w:color="auto" w:fill="F2F2F2" w:themeFill="background1" w:themeFillShade="F2"/>
            <w:vAlign w:val="center"/>
          </w:tcPr>
          <w:p w14:paraId="21360986" w14:textId="45988D41" w:rsidR="00597959" w:rsidRPr="00894548" w:rsidRDefault="00597959">
            <w:pPr>
              <w:jc w:val="center"/>
              <w:rPr>
                <w:rFonts w:ascii="Cambria" w:hAnsi="Cambria" w:cs="Arial"/>
                <w:b/>
                <w:bCs/>
              </w:rPr>
            </w:pPr>
            <w:r>
              <w:rPr>
                <w:rFonts w:ascii="Cambria" w:hAnsi="Cambria" w:cs="Arial"/>
                <w:b/>
                <w:bCs/>
              </w:rPr>
              <w:t>Label #</w:t>
            </w:r>
          </w:p>
        </w:tc>
        <w:tc>
          <w:tcPr>
            <w:tcW w:w="3150" w:type="dxa"/>
            <w:shd w:val="clear" w:color="auto" w:fill="F2F2F2" w:themeFill="background1" w:themeFillShade="F2"/>
            <w:vAlign w:val="center"/>
          </w:tcPr>
          <w:p w14:paraId="076C3347" w14:textId="3660605E" w:rsidR="00597959" w:rsidRPr="00894548" w:rsidRDefault="00597959" w:rsidP="000047FC">
            <w:pPr>
              <w:jc w:val="center"/>
              <w:rPr>
                <w:rFonts w:ascii="Cambria" w:hAnsi="Cambria" w:cs="Arial"/>
                <w:b/>
                <w:bCs/>
              </w:rPr>
            </w:pPr>
            <w:r>
              <w:rPr>
                <w:rFonts w:ascii="Cambria" w:hAnsi="Cambria" w:cs="Arial"/>
                <w:b/>
                <w:bCs/>
              </w:rPr>
              <w:t>Items Prepared and Labeled By (initials and date):</w:t>
            </w:r>
          </w:p>
        </w:tc>
      </w:tr>
      <w:tr w:rsidR="0099237F" w14:paraId="337F3347" w14:textId="77777777" w:rsidTr="005F4BC4">
        <w:trPr>
          <w:trHeight w:val="317"/>
        </w:trPr>
        <w:tc>
          <w:tcPr>
            <w:tcW w:w="5485" w:type="dxa"/>
            <w:gridSpan w:val="2"/>
            <w:vAlign w:val="center"/>
          </w:tcPr>
          <w:p w14:paraId="2740F53A" w14:textId="67D0987B" w:rsidR="0099237F" w:rsidRDefault="0099237F" w:rsidP="000047FC">
            <w:pPr>
              <w:jc w:val="right"/>
              <w:rPr>
                <w:rFonts w:ascii="Cambria" w:hAnsi="Cambria" w:cs="Arial"/>
              </w:rPr>
            </w:pPr>
          </w:p>
        </w:tc>
        <w:tc>
          <w:tcPr>
            <w:tcW w:w="810" w:type="dxa"/>
            <w:vAlign w:val="center"/>
          </w:tcPr>
          <w:p w14:paraId="020C7F07" w14:textId="086FC1EC" w:rsidR="0099237F" w:rsidRPr="00173BEC" w:rsidRDefault="0099237F" w:rsidP="00173BEC">
            <w:pPr>
              <w:jc w:val="center"/>
              <w:rPr>
                <w:rFonts w:ascii="Cambria" w:hAnsi="Cambria" w:cs="Arial"/>
                <w:b/>
                <w:bCs/>
              </w:rPr>
            </w:pPr>
            <w:r w:rsidRPr="00173BEC">
              <w:rPr>
                <w:rFonts w:ascii="Cambria" w:hAnsi="Cambria" w:cs="Arial"/>
                <w:b/>
                <w:bCs/>
              </w:rPr>
              <w:t>1</w:t>
            </w:r>
          </w:p>
        </w:tc>
        <w:tc>
          <w:tcPr>
            <w:tcW w:w="3150" w:type="dxa"/>
            <w:vMerge w:val="restart"/>
            <w:shd w:val="clear" w:color="auto" w:fill="auto"/>
            <w:vAlign w:val="center"/>
          </w:tcPr>
          <w:p w14:paraId="0D8146A0" w14:textId="77777777" w:rsidR="0099237F" w:rsidRDefault="0099237F" w:rsidP="000047FC">
            <w:pPr>
              <w:jc w:val="center"/>
              <w:rPr>
                <w:rFonts w:ascii="Cambria" w:hAnsi="Cambria" w:cs="Arial"/>
              </w:rPr>
            </w:pPr>
          </w:p>
        </w:tc>
      </w:tr>
      <w:tr w:rsidR="0099237F" w:rsidRPr="00AC51DF" w14:paraId="76490B17" w14:textId="77777777" w:rsidTr="005F4BC4">
        <w:trPr>
          <w:trHeight w:val="317"/>
        </w:trPr>
        <w:tc>
          <w:tcPr>
            <w:tcW w:w="5485" w:type="dxa"/>
            <w:gridSpan w:val="2"/>
            <w:vAlign w:val="center"/>
          </w:tcPr>
          <w:p w14:paraId="54D2A03D" w14:textId="0926F893" w:rsidR="0099237F" w:rsidRDefault="0099237F" w:rsidP="000047FC">
            <w:pPr>
              <w:jc w:val="right"/>
              <w:rPr>
                <w:rFonts w:ascii="Cambria" w:hAnsi="Cambria" w:cs="Arial"/>
              </w:rPr>
            </w:pPr>
          </w:p>
        </w:tc>
        <w:tc>
          <w:tcPr>
            <w:tcW w:w="810" w:type="dxa"/>
            <w:vAlign w:val="center"/>
          </w:tcPr>
          <w:p w14:paraId="2F5A15AF" w14:textId="426F1CE7" w:rsidR="0099237F" w:rsidRPr="00173BEC" w:rsidRDefault="0099237F" w:rsidP="00173BEC">
            <w:pPr>
              <w:jc w:val="center"/>
              <w:rPr>
                <w:rFonts w:ascii="Cambria" w:hAnsi="Cambria" w:cs="Arial"/>
                <w:b/>
                <w:bCs/>
              </w:rPr>
            </w:pPr>
            <w:r w:rsidRPr="00173BEC">
              <w:rPr>
                <w:rFonts w:ascii="Cambria" w:hAnsi="Cambria" w:cs="Arial"/>
                <w:b/>
                <w:bCs/>
              </w:rPr>
              <w:t>2</w:t>
            </w:r>
          </w:p>
        </w:tc>
        <w:tc>
          <w:tcPr>
            <w:tcW w:w="3150" w:type="dxa"/>
            <w:vMerge/>
            <w:shd w:val="clear" w:color="auto" w:fill="auto"/>
            <w:vAlign w:val="center"/>
          </w:tcPr>
          <w:p w14:paraId="1D343103" w14:textId="77777777" w:rsidR="0099237F" w:rsidRPr="00AC51DF" w:rsidRDefault="0099237F" w:rsidP="000047FC">
            <w:pPr>
              <w:rPr>
                <w:rFonts w:ascii="Cambria" w:hAnsi="Cambria" w:cs="Arial"/>
                <w:highlight w:val="yellow"/>
              </w:rPr>
            </w:pPr>
          </w:p>
        </w:tc>
      </w:tr>
      <w:tr w:rsidR="0099237F" w14:paraId="0FEDA230" w14:textId="77777777" w:rsidTr="005F4BC4">
        <w:trPr>
          <w:trHeight w:val="317"/>
        </w:trPr>
        <w:tc>
          <w:tcPr>
            <w:tcW w:w="5485" w:type="dxa"/>
            <w:gridSpan w:val="2"/>
            <w:vAlign w:val="center"/>
          </w:tcPr>
          <w:p w14:paraId="617AB863" w14:textId="0F32C9FE" w:rsidR="0099237F" w:rsidRDefault="0099237F" w:rsidP="000047FC">
            <w:pPr>
              <w:jc w:val="right"/>
              <w:rPr>
                <w:rFonts w:ascii="Cambria" w:hAnsi="Cambria" w:cs="Arial"/>
              </w:rPr>
            </w:pPr>
          </w:p>
        </w:tc>
        <w:tc>
          <w:tcPr>
            <w:tcW w:w="810" w:type="dxa"/>
            <w:vAlign w:val="center"/>
          </w:tcPr>
          <w:p w14:paraId="3C00A52D" w14:textId="3BB49D2A" w:rsidR="0099237F" w:rsidRPr="00173BEC" w:rsidRDefault="0099237F" w:rsidP="00173BEC">
            <w:pPr>
              <w:jc w:val="center"/>
              <w:rPr>
                <w:rFonts w:ascii="Cambria" w:hAnsi="Cambria" w:cs="Arial"/>
                <w:b/>
                <w:bCs/>
              </w:rPr>
            </w:pPr>
            <w:r w:rsidRPr="00173BEC">
              <w:rPr>
                <w:rFonts w:ascii="Cambria" w:hAnsi="Cambria" w:cs="Arial"/>
                <w:b/>
                <w:bCs/>
              </w:rPr>
              <w:t>3</w:t>
            </w:r>
          </w:p>
        </w:tc>
        <w:tc>
          <w:tcPr>
            <w:tcW w:w="3150" w:type="dxa"/>
            <w:vMerge/>
            <w:shd w:val="clear" w:color="auto" w:fill="auto"/>
            <w:vAlign w:val="center"/>
          </w:tcPr>
          <w:p w14:paraId="0B0668C2" w14:textId="77777777" w:rsidR="0099237F" w:rsidRDefault="0099237F" w:rsidP="000047FC">
            <w:pPr>
              <w:jc w:val="center"/>
              <w:rPr>
                <w:rFonts w:ascii="Cambria" w:hAnsi="Cambria" w:cs="Arial"/>
              </w:rPr>
            </w:pPr>
          </w:p>
        </w:tc>
      </w:tr>
      <w:tr w:rsidR="0099237F" w14:paraId="3D02CEC7" w14:textId="77777777" w:rsidTr="005F4BC4">
        <w:trPr>
          <w:trHeight w:val="317"/>
        </w:trPr>
        <w:tc>
          <w:tcPr>
            <w:tcW w:w="5485" w:type="dxa"/>
            <w:gridSpan w:val="2"/>
            <w:vAlign w:val="center"/>
          </w:tcPr>
          <w:p w14:paraId="3475D3EF" w14:textId="77777777" w:rsidR="0099237F" w:rsidRDefault="0099237F" w:rsidP="000047FC">
            <w:pPr>
              <w:jc w:val="right"/>
              <w:rPr>
                <w:rFonts w:ascii="Cambria" w:hAnsi="Cambria" w:cs="Arial"/>
              </w:rPr>
            </w:pPr>
          </w:p>
        </w:tc>
        <w:tc>
          <w:tcPr>
            <w:tcW w:w="810" w:type="dxa"/>
            <w:vAlign w:val="center"/>
          </w:tcPr>
          <w:p w14:paraId="2750381D" w14:textId="2318F3D1" w:rsidR="0099237F" w:rsidRPr="00173BEC" w:rsidRDefault="0099237F" w:rsidP="00173BEC">
            <w:pPr>
              <w:jc w:val="center"/>
              <w:rPr>
                <w:rFonts w:ascii="Cambria" w:hAnsi="Cambria" w:cs="Arial"/>
                <w:b/>
                <w:bCs/>
              </w:rPr>
            </w:pPr>
            <w:r w:rsidRPr="00173BEC">
              <w:rPr>
                <w:rFonts w:ascii="Cambria" w:hAnsi="Cambria" w:cs="Arial"/>
                <w:b/>
                <w:bCs/>
              </w:rPr>
              <w:t>13</w:t>
            </w:r>
          </w:p>
        </w:tc>
        <w:tc>
          <w:tcPr>
            <w:tcW w:w="3150" w:type="dxa"/>
            <w:vMerge/>
            <w:shd w:val="clear" w:color="auto" w:fill="auto"/>
            <w:vAlign w:val="center"/>
          </w:tcPr>
          <w:p w14:paraId="5C3A20A2" w14:textId="77777777" w:rsidR="0099237F" w:rsidRDefault="0099237F" w:rsidP="000047FC">
            <w:pPr>
              <w:jc w:val="center"/>
              <w:rPr>
                <w:rFonts w:ascii="Cambria" w:hAnsi="Cambria" w:cs="Arial"/>
              </w:rPr>
            </w:pPr>
          </w:p>
        </w:tc>
      </w:tr>
      <w:tr w:rsidR="0099237F" w14:paraId="7A0FCF7B" w14:textId="77777777" w:rsidTr="005F4BC4">
        <w:trPr>
          <w:trHeight w:val="317"/>
        </w:trPr>
        <w:tc>
          <w:tcPr>
            <w:tcW w:w="5485" w:type="dxa"/>
            <w:gridSpan w:val="2"/>
            <w:vAlign w:val="center"/>
          </w:tcPr>
          <w:p w14:paraId="13D2D475" w14:textId="77777777" w:rsidR="0099237F" w:rsidRDefault="0099237F" w:rsidP="000047FC">
            <w:pPr>
              <w:jc w:val="right"/>
              <w:rPr>
                <w:rFonts w:ascii="Cambria" w:hAnsi="Cambria" w:cs="Arial"/>
              </w:rPr>
            </w:pPr>
          </w:p>
        </w:tc>
        <w:tc>
          <w:tcPr>
            <w:tcW w:w="810" w:type="dxa"/>
            <w:vAlign w:val="center"/>
          </w:tcPr>
          <w:p w14:paraId="1A2D4A53" w14:textId="4EA7059C" w:rsidR="0099237F" w:rsidRPr="00173BEC" w:rsidRDefault="0099237F" w:rsidP="00173BEC">
            <w:pPr>
              <w:jc w:val="center"/>
              <w:rPr>
                <w:rFonts w:ascii="Cambria" w:hAnsi="Cambria" w:cs="Arial"/>
                <w:b/>
                <w:bCs/>
              </w:rPr>
            </w:pPr>
            <w:r w:rsidRPr="00173BEC">
              <w:rPr>
                <w:rFonts w:ascii="Cambria" w:hAnsi="Cambria" w:cs="Arial"/>
                <w:b/>
                <w:bCs/>
              </w:rPr>
              <w:t>14</w:t>
            </w:r>
          </w:p>
        </w:tc>
        <w:tc>
          <w:tcPr>
            <w:tcW w:w="3150" w:type="dxa"/>
            <w:vMerge/>
            <w:shd w:val="clear" w:color="auto" w:fill="auto"/>
            <w:vAlign w:val="center"/>
          </w:tcPr>
          <w:p w14:paraId="60D22CDC" w14:textId="77777777" w:rsidR="0099237F" w:rsidRDefault="0099237F" w:rsidP="000047FC">
            <w:pPr>
              <w:jc w:val="center"/>
              <w:rPr>
                <w:rFonts w:ascii="Cambria" w:hAnsi="Cambria" w:cs="Arial"/>
              </w:rPr>
            </w:pPr>
          </w:p>
        </w:tc>
      </w:tr>
      <w:tr w:rsidR="0099237F" w14:paraId="6E611EC6" w14:textId="77777777" w:rsidTr="005F4BC4">
        <w:trPr>
          <w:trHeight w:val="317"/>
        </w:trPr>
        <w:tc>
          <w:tcPr>
            <w:tcW w:w="5485" w:type="dxa"/>
            <w:gridSpan w:val="2"/>
            <w:vAlign w:val="center"/>
          </w:tcPr>
          <w:p w14:paraId="087C06A9" w14:textId="77777777" w:rsidR="0099237F" w:rsidRDefault="0099237F" w:rsidP="000047FC">
            <w:pPr>
              <w:jc w:val="right"/>
              <w:rPr>
                <w:rFonts w:ascii="Cambria" w:hAnsi="Cambria" w:cs="Arial"/>
              </w:rPr>
            </w:pPr>
          </w:p>
        </w:tc>
        <w:tc>
          <w:tcPr>
            <w:tcW w:w="810" w:type="dxa"/>
            <w:vAlign w:val="center"/>
          </w:tcPr>
          <w:p w14:paraId="19183001" w14:textId="222C989A" w:rsidR="0099237F" w:rsidRPr="00173BEC" w:rsidRDefault="0099237F" w:rsidP="00173BEC">
            <w:pPr>
              <w:jc w:val="center"/>
              <w:rPr>
                <w:rFonts w:ascii="Cambria" w:hAnsi="Cambria" w:cs="Arial"/>
                <w:b/>
                <w:bCs/>
              </w:rPr>
            </w:pPr>
            <w:r w:rsidRPr="00173BEC">
              <w:rPr>
                <w:rFonts w:ascii="Cambria" w:hAnsi="Cambria" w:cs="Arial"/>
                <w:b/>
                <w:bCs/>
              </w:rPr>
              <w:t>15</w:t>
            </w:r>
          </w:p>
        </w:tc>
        <w:tc>
          <w:tcPr>
            <w:tcW w:w="3150" w:type="dxa"/>
            <w:vMerge/>
            <w:shd w:val="clear" w:color="auto" w:fill="auto"/>
            <w:vAlign w:val="center"/>
          </w:tcPr>
          <w:p w14:paraId="365ED012" w14:textId="77777777" w:rsidR="0099237F" w:rsidRDefault="0099237F" w:rsidP="000047FC">
            <w:pPr>
              <w:jc w:val="center"/>
              <w:rPr>
                <w:rFonts w:ascii="Cambria" w:hAnsi="Cambria" w:cs="Arial"/>
              </w:rPr>
            </w:pPr>
          </w:p>
        </w:tc>
      </w:tr>
      <w:tr w:rsidR="0099237F" w14:paraId="1286B44F" w14:textId="77777777" w:rsidTr="005F4BC4">
        <w:trPr>
          <w:trHeight w:val="317"/>
        </w:trPr>
        <w:tc>
          <w:tcPr>
            <w:tcW w:w="5485" w:type="dxa"/>
            <w:gridSpan w:val="2"/>
            <w:vAlign w:val="center"/>
          </w:tcPr>
          <w:p w14:paraId="610A078A" w14:textId="77777777" w:rsidR="0099237F" w:rsidRDefault="0099237F" w:rsidP="000047FC">
            <w:pPr>
              <w:jc w:val="right"/>
              <w:rPr>
                <w:rFonts w:ascii="Cambria" w:hAnsi="Cambria" w:cs="Arial"/>
              </w:rPr>
            </w:pPr>
          </w:p>
        </w:tc>
        <w:tc>
          <w:tcPr>
            <w:tcW w:w="810" w:type="dxa"/>
            <w:vAlign w:val="center"/>
          </w:tcPr>
          <w:p w14:paraId="58D01990" w14:textId="71575317" w:rsidR="0099237F" w:rsidRPr="00173BEC" w:rsidRDefault="0099237F" w:rsidP="00173BEC">
            <w:pPr>
              <w:jc w:val="center"/>
              <w:rPr>
                <w:rFonts w:ascii="Cambria" w:hAnsi="Cambria" w:cs="Arial"/>
                <w:b/>
                <w:bCs/>
              </w:rPr>
            </w:pPr>
            <w:r w:rsidRPr="00173BEC">
              <w:rPr>
                <w:rFonts w:ascii="Cambria" w:hAnsi="Cambria" w:cs="Arial"/>
                <w:b/>
                <w:bCs/>
              </w:rPr>
              <w:t>25</w:t>
            </w:r>
          </w:p>
        </w:tc>
        <w:tc>
          <w:tcPr>
            <w:tcW w:w="3150" w:type="dxa"/>
            <w:vMerge/>
            <w:shd w:val="clear" w:color="auto" w:fill="auto"/>
            <w:vAlign w:val="center"/>
          </w:tcPr>
          <w:p w14:paraId="1C30ADC2" w14:textId="77777777" w:rsidR="0099237F" w:rsidRDefault="0099237F" w:rsidP="000047FC">
            <w:pPr>
              <w:jc w:val="center"/>
              <w:rPr>
                <w:rFonts w:ascii="Cambria" w:hAnsi="Cambria" w:cs="Arial"/>
              </w:rPr>
            </w:pPr>
          </w:p>
        </w:tc>
      </w:tr>
      <w:tr w:rsidR="0099237F" w14:paraId="6F0D43D1" w14:textId="77777777" w:rsidTr="005F4BC4">
        <w:trPr>
          <w:trHeight w:val="317"/>
        </w:trPr>
        <w:tc>
          <w:tcPr>
            <w:tcW w:w="5485" w:type="dxa"/>
            <w:gridSpan w:val="2"/>
            <w:tcBorders>
              <w:bottom w:val="double" w:sz="4" w:space="0" w:color="auto"/>
            </w:tcBorders>
            <w:vAlign w:val="center"/>
          </w:tcPr>
          <w:p w14:paraId="66BFFC90" w14:textId="77777777" w:rsidR="0099237F" w:rsidRDefault="0099237F" w:rsidP="000047FC">
            <w:pPr>
              <w:jc w:val="right"/>
              <w:rPr>
                <w:rFonts w:ascii="Cambria" w:hAnsi="Cambria" w:cs="Arial"/>
              </w:rPr>
            </w:pPr>
          </w:p>
        </w:tc>
        <w:tc>
          <w:tcPr>
            <w:tcW w:w="810" w:type="dxa"/>
            <w:tcBorders>
              <w:bottom w:val="double" w:sz="4" w:space="0" w:color="auto"/>
            </w:tcBorders>
            <w:vAlign w:val="center"/>
          </w:tcPr>
          <w:p w14:paraId="6E4916C6" w14:textId="44015325" w:rsidR="0099237F" w:rsidRPr="00173BEC" w:rsidRDefault="0099237F" w:rsidP="00173BEC">
            <w:pPr>
              <w:jc w:val="center"/>
              <w:rPr>
                <w:rFonts w:ascii="Cambria" w:hAnsi="Cambria" w:cs="Arial"/>
                <w:b/>
                <w:bCs/>
              </w:rPr>
            </w:pPr>
            <w:r w:rsidRPr="00173BEC">
              <w:rPr>
                <w:rFonts w:ascii="Cambria" w:hAnsi="Cambria" w:cs="Arial"/>
                <w:b/>
                <w:bCs/>
              </w:rPr>
              <w:t>26</w:t>
            </w:r>
          </w:p>
        </w:tc>
        <w:tc>
          <w:tcPr>
            <w:tcW w:w="3150" w:type="dxa"/>
            <w:vMerge/>
            <w:tcBorders>
              <w:bottom w:val="double" w:sz="4" w:space="0" w:color="auto"/>
            </w:tcBorders>
            <w:shd w:val="clear" w:color="auto" w:fill="auto"/>
            <w:vAlign w:val="center"/>
          </w:tcPr>
          <w:p w14:paraId="40FAC2BA" w14:textId="77777777" w:rsidR="0099237F" w:rsidRDefault="0099237F" w:rsidP="000047FC">
            <w:pPr>
              <w:jc w:val="center"/>
              <w:rPr>
                <w:rFonts w:ascii="Cambria" w:hAnsi="Cambria" w:cs="Arial"/>
              </w:rPr>
            </w:pPr>
          </w:p>
        </w:tc>
      </w:tr>
      <w:tr w:rsidR="0099237F" w14:paraId="7507A535" w14:textId="77777777" w:rsidTr="00653174">
        <w:trPr>
          <w:trHeight w:val="317"/>
        </w:trPr>
        <w:tc>
          <w:tcPr>
            <w:tcW w:w="5485" w:type="dxa"/>
            <w:gridSpan w:val="2"/>
            <w:tcBorders>
              <w:top w:val="double" w:sz="4" w:space="0" w:color="auto"/>
            </w:tcBorders>
            <w:vAlign w:val="center"/>
          </w:tcPr>
          <w:p w14:paraId="7EF7B04E" w14:textId="77777777" w:rsidR="0099237F" w:rsidRDefault="0099237F" w:rsidP="000047FC">
            <w:pPr>
              <w:jc w:val="right"/>
              <w:rPr>
                <w:rFonts w:ascii="Cambria" w:hAnsi="Cambria" w:cs="Arial"/>
              </w:rPr>
            </w:pPr>
          </w:p>
        </w:tc>
        <w:tc>
          <w:tcPr>
            <w:tcW w:w="810" w:type="dxa"/>
            <w:tcBorders>
              <w:top w:val="double" w:sz="4" w:space="0" w:color="auto"/>
            </w:tcBorders>
            <w:vAlign w:val="center"/>
          </w:tcPr>
          <w:p w14:paraId="7F338FFA" w14:textId="77661FB7" w:rsidR="0099237F" w:rsidRPr="00173BEC" w:rsidRDefault="0099237F" w:rsidP="00173BEC">
            <w:pPr>
              <w:jc w:val="center"/>
              <w:rPr>
                <w:rFonts w:ascii="Cambria" w:hAnsi="Cambria" w:cs="Arial"/>
                <w:b/>
                <w:bCs/>
              </w:rPr>
            </w:pPr>
            <w:r w:rsidRPr="00173BEC">
              <w:rPr>
                <w:rFonts w:ascii="Cambria" w:hAnsi="Cambria" w:cs="Arial"/>
                <w:b/>
                <w:bCs/>
              </w:rPr>
              <w:t>27</w:t>
            </w:r>
          </w:p>
        </w:tc>
        <w:tc>
          <w:tcPr>
            <w:tcW w:w="3150" w:type="dxa"/>
            <w:vMerge w:val="restart"/>
            <w:tcBorders>
              <w:top w:val="double" w:sz="4" w:space="0" w:color="auto"/>
            </w:tcBorders>
            <w:shd w:val="clear" w:color="auto" w:fill="auto"/>
            <w:vAlign w:val="center"/>
          </w:tcPr>
          <w:p w14:paraId="1915D135" w14:textId="77777777" w:rsidR="0099237F" w:rsidRDefault="0099237F" w:rsidP="000047FC">
            <w:pPr>
              <w:jc w:val="center"/>
              <w:rPr>
                <w:rFonts w:ascii="Cambria" w:hAnsi="Cambria" w:cs="Arial"/>
              </w:rPr>
            </w:pPr>
          </w:p>
        </w:tc>
      </w:tr>
      <w:tr w:rsidR="0099237F" w14:paraId="1A2DF824" w14:textId="77777777" w:rsidTr="00653174">
        <w:trPr>
          <w:trHeight w:val="317"/>
        </w:trPr>
        <w:tc>
          <w:tcPr>
            <w:tcW w:w="5485" w:type="dxa"/>
            <w:gridSpan w:val="2"/>
            <w:vAlign w:val="center"/>
          </w:tcPr>
          <w:p w14:paraId="6FEA8C25" w14:textId="77777777" w:rsidR="0099237F" w:rsidRDefault="0099237F" w:rsidP="000047FC">
            <w:pPr>
              <w:jc w:val="right"/>
              <w:rPr>
                <w:rFonts w:ascii="Cambria" w:hAnsi="Cambria" w:cs="Arial"/>
              </w:rPr>
            </w:pPr>
          </w:p>
        </w:tc>
        <w:tc>
          <w:tcPr>
            <w:tcW w:w="810" w:type="dxa"/>
            <w:vAlign w:val="center"/>
          </w:tcPr>
          <w:p w14:paraId="140F5D75" w14:textId="3B4C33B7" w:rsidR="0099237F" w:rsidRPr="00173BEC" w:rsidRDefault="0099237F" w:rsidP="00173BEC">
            <w:pPr>
              <w:jc w:val="center"/>
              <w:rPr>
                <w:rFonts w:ascii="Cambria" w:hAnsi="Cambria" w:cs="Arial"/>
                <w:b/>
                <w:bCs/>
              </w:rPr>
            </w:pPr>
            <w:r w:rsidRPr="00173BEC">
              <w:rPr>
                <w:rFonts w:ascii="Cambria" w:hAnsi="Cambria" w:cs="Arial"/>
                <w:b/>
                <w:bCs/>
              </w:rPr>
              <w:t>37</w:t>
            </w:r>
          </w:p>
        </w:tc>
        <w:tc>
          <w:tcPr>
            <w:tcW w:w="3150" w:type="dxa"/>
            <w:vMerge/>
            <w:shd w:val="clear" w:color="auto" w:fill="auto"/>
            <w:vAlign w:val="center"/>
          </w:tcPr>
          <w:p w14:paraId="6D275D2A" w14:textId="77777777" w:rsidR="0099237F" w:rsidRDefault="0099237F" w:rsidP="000047FC">
            <w:pPr>
              <w:jc w:val="center"/>
              <w:rPr>
                <w:rFonts w:ascii="Cambria" w:hAnsi="Cambria" w:cs="Arial"/>
              </w:rPr>
            </w:pPr>
          </w:p>
        </w:tc>
      </w:tr>
      <w:tr w:rsidR="0099237F" w14:paraId="3D7C16C1" w14:textId="77777777" w:rsidTr="00653174">
        <w:trPr>
          <w:trHeight w:val="317"/>
        </w:trPr>
        <w:tc>
          <w:tcPr>
            <w:tcW w:w="5485" w:type="dxa"/>
            <w:gridSpan w:val="2"/>
            <w:vAlign w:val="center"/>
          </w:tcPr>
          <w:p w14:paraId="509F5ED3" w14:textId="77777777" w:rsidR="0099237F" w:rsidRDefault="0099237F" w:rsidP="000047FC">
            <w:pPr>
              <w:jc w:val="right"/>
              <w:rPr>
                <w:rFonts w:ascii="Cambria" w:hAnsi="Cambria" w:cs="Arial"/>
              </w:rPr>
            </w:pPr>
          </w:p>
        </w:tc>
        <w:tc>
          <w:tcPr>
            <w:tcW w:w="810" w:type="dxa"/>
            <w:vAlign w:val="center"/>
          </w:tcPr>
          <w:p w14:paraId="0D05B13A" w14:textId="405AB086" w:rsidR="0099237F" w:rsidRPr="00173BEC" w:rsidRDefault="0099237F" w:rsidP="00173BEC">
            <w:pPr>
              <w:jc w:val="center"/>
              <w:rPr>
                <w:rFonts w:ascii="Cambria" w:hAnsi="Cambria" w:cs="Arial"/>
                <w:b/>
                <w:bCs/>
              </w:rPr>
            </w:pPr>
            <w:r w:rsidRPr="00173BEC">
              <w:rPr>
                <w:rFonts w:ascii="Cambria" w:hAnsi="Cambria" w:cs="Arial"/>
                <w:b/>
                <w:bCs/>
              </w:rPr>
              <w:t>38</w:t>
            </w:r>
          </w:p>
        </w:tc>
        <w:tc>
          <w:tcPr>
            <w:tcW w:w="3150" w:type="dxa"/>
            <w:vMerge/>
            <w:shd w:val="clear" w:color="auto" w:fill="auto"/>
            <w:vAlign w:val="center"/>
          </w:tcPr>
          <w:p w14:paraId="1C066C79" w14:textId="77777777" w:rsidR="0099237F" w:rsidRDefault="0099237F" w:rsidP="000047FC">
            <w:pPr>
              <w:jc w:val="center"/>
              <w:rPr>
                <w:rFonts w:ascii="Cambria" w:hAnsi="Cambria" w:cs="Arial"/>
              </w:rPr>
            </w:pPr>
          </w:p>
        </w:tc>
      </w:tr>
      <w:tr w:rsidR="0099237F" w14:paraId="01B5BD22" w14:textId="77777777" w:rsidTr="00653174">
        <w:trPr>
          <w:trHeight w:val="317"/>
        </w:trPr>
        <w:tc>
          <w:tcPr>
            <w:tcW w:w="5485" w:type="dxa"/>
            <w:gridSpan w:val="2"/>
            <w:vAlign w:val="center"/>
          </w:tcPr>
          <w:p w14:paraId="6F9A3A4F" w14:textId="77777777" w:rsidR="0099237F" w:rsidRDefault="0099237F" w:rsidP="000047FC">
            <w:pPr>
              <w:jc w:val="right"/>
              <w:rPr>
                <w:rFonts w:ascii="Cambria" w:hAnsi="Cambria" w:cs="Arial"/>
              </w:rPr>
            </w:pPr>
          </w:p>
        </w:tc>
        <w:tc>
          <w:tcPr>
            <w:tcW w:w="810" w:type="dxa"/>
            <w:vAlign w:val="center"/>
          </w:tcPr>
          <w:p w14:paraId="0ABBCEC1" w14:textId="258C5A9C" w:rsidR="0099237F" w:rsidRPr="00173BEC" w:rsidRDefault="0099237F" w:rsidP="00173BEC">
            <w:pPr>
              <w:jc w:val="center"/>
              <w:rPr>
                <w:rFonts w:ascii="Cambria" w:hAnsi="Cambria" w:cs="Arial"/>
                <w:b/>
                <w:bCs/>
              </w:rPr>
            </w:pPr>
            <w:r w:rsidRPr="00173BEC">
              <w:rPr>
                <w:rFonts w:ascii="Cambria" w:hAnsi="Cambria" w:cs="Arial"/>
                <w:b/>
                <w:bCs/>
              </w:rPr>
              <w:t>39</w:t>
            </w:r>
          </w:p>
        </w:tc>
        <w:tc>
          <w:tcPr>
            <w:tcW w:w="3150" w:type="dxa"/>
            <w:vMerge/>
            <w:shd w:val="clear" w:color="auto" w:fill="auto"/>
            <w:vAlign w:val="center"/>
          </w:tcPr>
          <w:p w14:paraId="6FB15924" w14:textId="77777777" w:rsidR="0099237F" w:rsidRDefault="0099237F" w:rsidP="000047FC">
            <w:pPr>
              <w:jc w:val="center"/>
              <w:rPr>
                <w:rFonts w:ascii="Cambria" w:hAnsi="Cambria" w:cs="Arial"/>
              </w:rPr>
            </w:pPr>
          </w:p>
        </w:tc>
      </w:tr>
      <w:tr w:rsidR="0099237F" w14:paraId="1ABB0E0B" w14:textId="77777777" w:rsidTr="00653174">
        <w:trPr>
          <w:trHeight w:val="317"/>
        </w:trPr>
        <w:tc>
          <w:tcPr>
            <w:tcW w:w="5485" w:type="dxa"/>
            <w:gridSpan w:val="2"/>
            <w:vAlign w:val="center"/>
          </w:tcPr>
          <w:p w14:paraId="4766FFD9" w14:textId="77777777" w:rsidR="0099237F" w:rsidRDefault="0099237F" w:rsidP="000047FC">
            <w:pPr>
              <w:jc w:val="right"/>
              <w:rPr>
                <w:rFonts w:ascii="Cambria" w:hAnsi="Cambria" w:cs="Arial"/>
              </w:rPr>
            </w:pPr>
          </w:p>
        </w:tc>
        <w:tc>
          <w:tcPr>
            <w:tcW w:w="810" w:type="dxa"/>
            <w:vAlign w:val="center"/>
          </w:tcPr>
          <w:p w14:paraId="5571F3A9" w14:textId="1D6B215F" w:rsidR="0099237F" w:rsidRPr="00173BEC" w:rsidRDefault="0099237F" w:rsidP="00173BEC">
            <w:pPr>
              <w:jc w:val="center"/>
              <w:rPr>
                <w:rFonts w:ascii="Cambria" w:hAnsi="Cambria" w:cs="Arial"/>
                <w:b/>
                <w:bCs/>
              </w:rPr>
            </w:pPr>
            <w:r w:rsidRPr="00173BEC">
              <w:rPr>
                <w:rFonts w:ascii="Cambria" w:hAnsi="Cambria" w:cs="Arial"/>
                <w:b/>
                <w:bCs/>
              </w:rPr>
              <w:t>4</w:t>
            </w:r>
          </w:p>
        </w:tc>
        <w:tc>
          <w:tcPr>
            <w:tcW w:w="3150" w:type="dxa"/>
            <w:vMerge/>
            <w:shd w:val="clear" w:color="auto" w:fill="auto"/>
            <w:vAlign w:val="center"/>
          </w:tcPr>
          <w:p w14:paraId="25787F5E" w14:textId="77777777" w:rsidR="0099237F" w:rsidRDefault="0099237F" w:rsidP="000047FC">
            <w:pPr>
              <w:jc w:val="center"/>
              <w:rPr>
                <w:rFonts w:ascii="Cambria" w:hAnsi="Cambria" w:cs="Arial"/>
              </w:rPr>
            </w:pPr>
          </w:p>
        </w:tc>
      </w:tr>
      <w:tr w:rsidR="0099237F" w14:paraId="2C6D199B" w14:textId="77777777" w:rsidTr="00653174">
        <w:trPr>
          <w:trHeight w:val="317"/>
        </w:trPr>
        <w:tc>
          <w:tcPr>
            <w:tcW w:w="5485" w:type="dxa"/>
            <w:gridSpan w:val="2"/>
            <w:vAlign w:val="center"/>
          </w:tcPr>
          <w:p w14:paraId="141CFF61" w14:textId="77777777" w:rsidR="0099237F" w:rsidRDefault="0099237F" w:rsidP="000047FC">
            <w:pPr>
              <w:jc w:val="right"/>
              <w:rPr>
                <w:rFonts w:ascii="Cambria" w:hAnsi="Cambria" w:cs="Arial"/>
              </w:rPr>
            </w:pPr>
          </w:p>
        </w:tc>
        <w:tc>
          <w:tcPr>
            <w:tcW w:w="810" w:type="dxa"/>
            <w:vAlign w:val="center"/>
          </w:tcPr>
          <w:p w14:paraId="377DDC7E" w14:textId="31EBF6E1" w:rsidR="0099237F" w:rsidRPr="00173BEC" w:rsidRDefault="0099237F" w:rsidP="00173BEC">
            <w:pPr>
              <w:jc w:val="center"/>
              <w:rPr>
                <w:rFonts w:ascii="Cambria" w:hAnsi="Cambria" w:cs="Arial"/>
                <w:b/>
                <w:bCs/>
              </w:rPr>
            </w:pPr>
            <w:r w:rsidRPr="00173BEC">
              <w:rPr>
                <w:rFonts w:ascii="Cambria" w:hAnsi="Cambria" w:cs="Arial"/>
                <w:b/>
                <w:bCs/>
              </w:rPr>
              <w:t>5</w:t>
            </w:r>
          </w:p>
        </w:tc>
        <w:tc>
          <w:tcPr>
            <w:tcW w:w="3150" w:type="dxa"/>
            <w:vMerge/>
            <w:shd w:val="clear" w:color="auto" w:fill="auto"/>
            <w:vAlign w:val="center"/>
          </w:tcPr>
          <w:p w14:paraId="4C888542" w14:textId="77777777" w:rsidR="0099237F" w:rsidRDefault="0099237F" w:rsidP="000047FC">
            <w:pPr>
              <w:jc w:val="center"/>
              <w:rPr>
                <w:rFonts w:ascii="Cambria" w:hAnsi="Cambria" w:cs="Arial"/>
              </w:rPr>
            </w:pPr>
          </w:p>
        </w:tc>
      </w:tr>
      <w:tr w:rsidR="0099237F" w14:paraId="0F26F88E" w14:textId="77777777" w:rsidTr="00653174">
        <w:trPr>
          <w:trHeight w:val="317"/>
        </w:trPr>
        <w:tc>
          <w:tcPr>
            <w:tcW w:w="5485" w:type="dxa"/>
            <w:gridSpan w:val="2"/>
            <w:vAlign w:val="center"/>
          </w:tcPr>
          <w:p w14:paraId="04D34CD7" w14:textId="77777777" w:rsidR="0099237F" w:rsidRDefault="0099237F" w:rsidP="000047FC">
            <w:pPr>
              <w:jc w:val="right"/>
              <w:rPr>
                <w:rFonts w:ascii="Cambria" w:hAnsi="Cambria" w:cs="Arial"/>
              </w:rPr>
            </w:pPr>
          </w:p>
        </w:tc>
        <w:tc>
          <w:tcPr>
            <w:tcW w:w="810" w:type="dxa"/>
            <w:vAlign w:val="center"/>
          </w:tcPr>
          <w:p w14:paraId="393798F7" w14:textId="446AE683" w:rsidR="0099237F" w:rsidRPr="00173BEC" w:rsidRDefault="0099237F" w:rsidP="00173BEC">
            <w:pPr>
              <w:jc w:val="center"/>
              <w:rPr>
                <w:rFonts w:ascii="Cambria" w:hAnsi="Cambria" w:cs="Arial"/>
                <w:b/>
                <w:bCs/>
              </w:rPr>
            </w:pPr>
            <w:r w:rsidRPr="00173BEC">
              <w:rPr>
                <w:rFonts w:ascii="Cambria" w:hAnsi="Cambria" w:cs="Arial"/>
                <w:b/>
                <w:bCs/>
              </w:rPr>
              <w:t>6</w:t>
            </w:r>
          </w:p>
        </w:tc>
        <w:tc>
          <w:tcPr>
            <w:tcW w:w="3150" w:type="dxa"/>
            <w:vMerge/>
            <w:shd w:val="clear" w:color="auto" w:fill="auto"/>
            <w:vAlign w:val="center"/>
          </w:tcPr>
          <w:p w14:paraId="4281F87F" w14:textId="77777777" w:rsidR="0099237F" w:rsidRDefault="0099237F" w:rsidP="000047FC">
            <w:pPr>
              <w:jc w:val="center"/>
              <w:rPr>
                <w:rFonts w:ascii="Cambria" w:hAnsi="Cambria" w:cs="Arial"/>
              </w:rPr>
            </w:pPr>
          </w:p>
        </w:tc>
      </w:tr>
      <w:tr w:rsidR="0099237F" w14:paraId="0A14D5BF" w14:textId="77777777" w:rsidTr="00653174">
        <w:trPr>
          <w:trHeight w:val="317"/>
        </w:trPr>
        <w:tc>
          <w:tcPr>
            <w:tcW w:w="5485" w:type="dxa"/>
            <w:gridSpan w:val="2"/>
            <w:tcBorders>
              <w:bottom w:val="double" w:sz="4" w:space="0" w:color="auto"/>
            </w:tcBorders>
            <w:vAlign w:val="center"/>
          </w:tcPr>
          <w:p w14:paraId="299C501D" w14:textId="77777777" w:rsidR="0099237F" w:rsidRDefault="0099237F" w:rsidP="000047FC">
            <w:pPr>
              <w:jc w:val="right"/>
              <w:rPr>
                <w:rFonts w:ascii="Cambria" w:hAnsi="Cambria" w:cs="Arial"/>
              </w:rPr>
            </w:pPr>
          </w:p>
        </w:tc>
        <w:tc>
          <w:tcPr>
            <w:tcW w:w="810" w:type="dxa"/>
            <w:tcBorders>
              <w:bottom w:val="double" w:sz="4" w:space="0" w:color="auto"/>
            </w:tcBorders>
            <w:vAlign w:val="center"/>
          </w:tcPr>
          <w:p w14:paraId="6CBA3017" w14:textId="04CEDF50" w:rsidR="0099237F" w:rsidRPr="00173BEC" w:rsidRDefault="0099237F" w:rsidP="00173BEC">
            <w:pPr>
              <w:jc w:val="center"/>
              <w:rPr>
                <w:rFonts w:ascii="Cambria" w:hAnsi="Cambria" w:cs="Arial"/>
                <w:b/>
                <w:bCs/>
              </w:rPr>
            </w:pPr>
            <w:r w:rsidRPr="00173BEC">
              <w:rPr>
                <w:rFonts w:ascii="Cambria" w:hAnsi="Cambria" w:cs="Arial"/>
                <w:b/>
                <w:bCs/>
              </w:rPr>
              <w:t>16</w:t>
            </w:r>
          </w:p>
        </w:tc>
        <w:tc>
          <w:tcPr>
            <w:tcW w:w="3150" w:type="dxa"/>
            <w:vMerge/>
            <w:tcBorders>
              <w:bottom w:val="double" w:sz="4" w:space="0" w:color="auto"/>
            </w:tcBorders>
            <w:shd w:val="clear" w:color="auto" w:fill="auto"/>
            <w:vAlign w:val="center"/>
          </w:tcPr>
          <w:p w14:paraId="01969D15" w14:textId="77777777" w:rsidR="0099237F" w:rsidRDefault="0099237F" w:rsidP="000047FC">
            <w:pPr>
              <w:jc w:val="center"/>
              <w:rPr>
                <w:rFonts w:ascii="Cambria" w:hAnsi="Cambria" w:cs="Arial"/>
              </w:rPr>
            </w:pPr>
          </w:p>
        </w:tc>
      </w:tr>
      <w:tr w:rsidR="0099237F" w14:paraId="1C66576C" w14:textId="77777777" w:rsidTr="004A6E84">
        <w:trPr>
          <w:trHeight w:val="317"/>
        </w:trPr>
        <w:tc>
          <w:tcPr>
            <w:tcW w:w="5485" w:type="dxa"/>
            <w:gridSpan w:val="2"/>
            <w:tcBorders>
              <w:top w:val="double" w:sz="4" w:space="0" w:color="auto"/>
            </w:tcBorders>
            <w:vAlign w:val="center"/>
          </w:tcPr>
          <w:p w14:paraId="54DD2896" w14:textId="77777777" w:rsidR="0099237F" w:rsidRDefault="0099237F" w:rsidP="000047FC">
            <w:pPr>
              <w:jc w:val="right"/>
              <w:rPr>
                <w:rFonts w:ascii="Cambria" w:hAnsi="Cambria" w:cs="Arial"/>
              </w:rPr>
            </w:pPr>
          </w:p>
        </w:tc>
        <w:tc>
          <w:tcPr>
            <w:tcW w:w="810" w:type="dxa"/>
            <w:tcBorders>
              <w:top w:val="double" w:sz="4" w:space="0" w:color="auto"/>
            </w:tcBorders>
            <w:vAlign w:val="center"/>
          </w:tcPr>
          <w:p w14:paraId="436ADE94" w14:textId="7C80A6E0" w:rsidR="0099237F" w:rsidRPr="00173BEC" w:rsidRDefault="0099237F" w:rsidP="00173BEC">
            <w:pPr>
              <w:jc w:val="center"/>
              <w:rPr>
                <w:rFonts w:ascii="Cambria" w:hAnsi="Cambria" w:cs="Arial"/>
                <w:b/>
                <w:bCs/>
              </w:rPr>
            </w:pPr>
            <w:r w:rsidRPr="00173BEC">
              <w:rPr>
                <w:rFonts w:ascii="Cambria" w:hAnsi="Cambria" w:cs="Arial"/>
                <w:b/>
                <w:bCs/>
              </w:rPr>
              <w:t>17</w:t>
            </w:r>
          </w:p>
        </w:tc>
        <w:tc>
          <w:tcPr>
            <w:tcW w:w="3150" w:type="dxa"/>
            <w:vMerge w:val="restart"/>
            <w:tcBorders>
              <w:top w:val="double" w:sz="4" w:space="0" w:color="auto"/>
            </w:tcBorders>
            <w:shd w:val="clear" w:color="auto" w:fill="auto"/>
            <w:vAlign w:val="center"/>
          </w:tcPr>
          <w:p w14:paraId="2211B556" w14:textId="77777777" w:rsidR="0099237F" w:rsidRDefault="0099237F" w:rsidP="000047FC">
            <w:pPr>
              <w:jc w:val="center"/>
              <w:rPr>
                <w:rFonts w:ascii="Cambria" w:hAnsi="Cambria" w:cs="Arial"/>
              </w:rPr>
            </w:pPr>
          </w:p>
        </w:tc>
      </w:tr>
      <w:tr w:rsidR="0099237F" w14:paraId="2D764C58" w14:textId="77777777" w:rsidTr="004A6E84">
        <w:trPr>
          <w:trHeight w:val="317"/>
        </w:trPr>
        <w:tc>
          <w:tcPr>
            <w:tcW w:w="5485" w:type="dxa"/>
            <w:gridSpan w:val="2"/>
            <w:vAlign w:val="center"/>
          </w:tcPr>
          <w:p w14:paraId="58C08756" w14:textId="77777777" w:rsidR="0099237F" w:rsidRDefault="0099237F" w:rsidP="000047FC">
            <w:pPr>
              <w:jc w:val="right"/>
              <w:rPr>
                <w:rFonts w:ascii="Cambria" w:hAnsi="Cambria" w:cs="Arial"/>
              </w:rPr>
            </w:pPr>
          </w:p>
        </w:tc>
        <w:tc>
          <w:tcPr>
            <w:tcW w:w="810" w:type="dxa"/>
            <w:vAlign w:val="center"/>
          </w:tcPr>
          <w:p w14:paraId="6D14D9FD" w14:textId="7801DB15" w:rsidR="0099237F" w:rsidRPr="00173BEC" w:rsidRDefault="0099237F" w:rsidP="00173BEC">
            <w:pPr>
              <w:jc w:val="center"/>
              <w:rPr>
                <w:rFonts w:ascii="Cambria" w:hAnsi="Cambria" w:cs="Arial"/>
                <w:b/>
                <w:bCs/>
              </w:rPr>
            </w:pPr>
            <w:r w:rsidRPr="00173BEC">
              <w:rPr>
                <w:rFonts w:ascii="Cambria" w:hAnsi="Cambria" w:cs="Arial"/>
                <w:b/>
                <w:bCs/>
              </w:rPr>
              <w:t>18</w:t>
            </w:r>
          </w:p>
        </w:tc>
        <w:tc>
          <w:tcPr>
            <w:tcW w:w="3150" w:type="dxa"/>
            <w:vMerge/>
            <w:shd w:val="clear" w:color="auto" w:fill="auto"/>
            <w:vAlign w:val="center"/>
          </w:tcPr>
          <w:p w14:paraId="7745024D" w14:textId="77777777" w:rsidR="0099237F" w:rsidRDefault="0099237F" w:rsidP="000047FC">
            <w:pPr>
              <w:jc w:val="center"/>
              <w:rPr>
                <w:rFonts w:ascii="Cambria" w:hAnsi="Cambria" w:cs="Arial"/>
              </w:rPr>
            </w:pPr>
          </w:p>
        </w:tc>
      </w:tr>
      <w:tr w:rsidR="0099237F" w14:paraId="3426DE0E" w14:textId="77777777" w:rsidTr="004A6E84">
        <w:trPr>
          <w:trHeight w:val="317"/>
        </w:trPr>
        <w:tc>
          <w:tcPr>
            <w:tcW w:w="5485" w:type="dxa"/>
            <w:gridSpan w:val="2"/>
            <w:vAlign w:val="center"/>
          </w:tcPr>
          <w:p w14:paraId="6CBE7A24" w14:textId="77777777" w:rsidR="0099237F" w:rsidRDefault="0099237F" w:rsidP="000047FC">
            <w:pPr>
              <w:jc w:val="right"/>
              <w:rPr>
                <w:rFonts w:ascii="Cambria" w:hAnsi="Cambria" w:cs="Arial"/>
              </w:rPr>
            </w:pPr>
          </w:p>
        </w:tc>
        <w:tc>
          <w:tcPr>
            <w:tcW w:w="810" w:type="dxa"/>
            <w:vAlign w:val="center"/>
          </w:tcPr>
          <w:p w14:paraId="6260A36C" w14:textId="5044FCCD" w:rsidR="0099237F" w:rsidRPr="00173BEC" w:rsidRDefault="0099237F" w:rsidP="00173BEC">
            <w:pPr>
              <w:jc w:val="center"/>
              <w:rPr>
                <w:rFonts w:ascii="Cambria" w:hAnsi="Cambria" w:cs="Arial"/>
                <w:b/>
                <w:bCs/>
              </w:rPr>
            </w:pPr>
            <w:r w:rsidRPr="00173BEC">
              <w:rPr>
                <w:rFonts w:ascii="Cambria" w:hAnsi="Cambria" w:cs="Arial"/>
                <w:b/>
                <w:bCs/>
              </w:rPr>
              <w:t>28</w:t>
            </w:r>
          </w:p>
        </w:tc>
        <w:tc>
          <w:tcPr>
            <w:tcW w:w="3150" w:type="dxa"/>
            <w:vMerge/>
            <w:shd w:val="clear" w:color="auto" w:fill="auto"/>
            <w:vAlign w:val="center"/>
          </w:tcPr>
          <w:p w14:paraId="7AEEBF1E" w14:textId="77777777" w:rsidR="0099237F" w:rsidRDefault="0099237F" w:rsidP="000047FC">
            <w:pPr>
              <w:jc w:val="center"/>
              <w:rPr>
                <w:rFonts w:ascii="Cambria" w:hAnsi="Cambria" w:cs="Arial"/>
              </w:rPr>
            </w:pPr>
          </w:p>
        </w:tc>
      </w:tr>
      <w:tr w:rsidR="0099237F" w14:paraId="156AA3E0" w14:textId="77777777" w:rsidTr="004A6E84">
        <w:trPr>
          <w:trHeight w:val="317"/>
        </w:trPr>
        <w:tc>
          <w:tcPr>
            <w:tcW w:w="5485" w:type="dxa"/>
            <w:gridSpan w:val="2"/>
            <w:vAlign w:val="center"/>
          </w:tcPr>
          <w:p w14:paraId="39575540" w14:textId="77777777" w:rsidR="0099237F" w:rsidRDefault="0099237F" w:rsidP="000047FC">
            <w:pPr>
              <w:jc w:val="right"/>
              <w:rPr>
                <w:rFonts w:ascii="Cambria" w:hAnsi="Cambria" w:cs="Arial"/>
              </w:rPr>
            </w:pPr>
          </w:p>
        </w:tc>
        <w:tc>
          <w:tcPr>
            <w:tcW w:w="810" w:type="dxa"/>
            <w:vAlign w:val="center"/>
          </w:tcPr>
          <w:p w14:paraId="666E4280" w14:textId="186D0F42" w:rsidR="0099237F" w:rsidRPr="00173BEC" w:rsidRDefault="0099237F" w:rsidP="00173BEC">
            <w:pPr>
              <w:jc w:val="center"/>
              <w:rPr>
                <w:rFonts w:ascii="Cambria" w:hAnsi="Cambria" w:cs="Arial"/>
                <w:b/>
                <w:bCs/>
              </w:rPr>
            </w:pPr>
            <w:r w:rsidRPr="00173BEC">
              <w:rPr>
                <w:rFonts w:ascii="Cambria" w:hAnsi="Cambria" w:cs="Arial"/>
                <w:b/>
                <w:bCs/>
              </w:rPr>
              <w:t>29</w:t>
            </w:r>
          </w:p>
        </w:tc>
        <w:tc>
          <w:tcPr>
            <w:tcW w:w="3150" w:type="dxa"/>
            <w:vMerge/>
            <w:shd w:val="clear" w:color="auto" w:fill="auto"/>
            <w:vAlign w:val="center"/>
          </w:tcPr>
          <w:p w14:paraId="4E00F2AD" w14:textId="77777777" w:rsidR="0099237F" w:rsidRDefault="0099237F" w:rsidP="000047FC">
            <w:pPr>
              <w:jc w:val="center"/>
              <w:rPr>
                <w:rFonts w:ascii="Cambria" w:hAnsi="Cambria" w:cs="Arial"/>
              </w:rPr>
            </w:pPr>
          </w:p>
        </w:tc>
      </w:tr>
      <w:tr w:rsidR="0099237F" w14:paraId="5FA43B7D" w14:textId="77777777" w:rsidTr="004A6E84">
        <w:trPr>
          <w:trHeight w:val="317"/>
        </w:trPr>
        <w:tc>
          <w:tcPr>
            <w:tcW w:w="5485" w:type="dxa"/>
            <w:gridSpan w:val="2"/>
            <w:vAlign w:val="center"/>
          </w:tcPr>
          <w:p w14:paraId="4077C3CC" w14:textId="77777777" w:rsidR="0099237F" w:rsidRDefault="0099237F" w:rsidP="000047FC">
            <w:pPr>
              <w:jc w:val="right"/>
              <w:rPr>
                <w:rFonts w:ascii="Cambria" w:hAnsi="Cambria" w:cs="Arial"/>
              </w:rPr>
            </w:pPr>
          </w:p>
        </w:tc>
        <w:tc>
          <w:tcPr>
            <w:tcW w:w="810" w:type="dxa"/>
            <w:vAlign w:val="center"/>
          </w:tcPr>
          <w:p w14:paraId="4D9F3490" w14:textId="2ED87CAB" w:rsidR="0099237F" w:rsidRPr="00173BEC" w:rsidRDefault="0099237F" w:rsidP="00173BEC">
            <w:pPr>
              <w:jc w:val="center"/>
              <w:rPr>
                <w:rFonts w:ascii="Cambria" w:hAnsi="Cambria" w:cs="Arial"/>
                <w:b/>
                <w:bCs/>
              </w:rPr>
            </w:pPr>
            <w:r w:rsidRPr="00173BEC">
              <w:rPr>
                <w:rFonts w:ascii="Cambria" w:hAnsi="Cambria" w:cs="Arial"/>
                <w:b/>
                <w:bCs/>
              </w:rPr>
              <w:t>30</w:t>
            </w:r>
          </w:p>
        </w:tc>
        <w:tc>
          <w:tcPr>
            <w:tcW w:w="3150" w:type="dxa"/>
            <w:vMerge/>
            <w:shd w:val="clear" w:color="auto" w:fill="auto"/>
            <w:vAlign w:val="center"/>
          </w:tcPr>
          <w:p w14:paraId="59CB19A9" w14:textId="77777777" w:rsidR="0099237F" w:rsidRDefault="0099237F" w:rsidP="000047FC">
            <w:pPr>
              <w:jc w:val="center"/>
              <w:rPr>
                <w:rFonts w:ascii="Cambria" w:hAnsi="Cambria" w:cs="Arial"/>
              </w:rPr>
            </w:pPr>
          </w:p>
        </w:tc>
      </w:tr>
      <w:tr w:rsidR="0099237F" w14:paraId="6FD816EF" w14:textId="77777777" w:rsidTr="004A6E84">
        <w:trPr>
          <w:trHeight w:val="317"/>
        </w:trPr>
        <w:tc>
          <w:tcPr>
            <w:tcW w:w="5485" w:type="dxa"/>
            <w:gridSpan w:val="2"/>
            <w:vAlign w:val="center"/>
          </w:tcPr>
          <w:p w14:paraId="06F6ADA8" w14:textId="77777777" w:rsidR="0099237F" w:rsidRDefault="0099237F" w:rsidP="000047FC">
            <w:pPr>
              <w:jc w:val="right"/>
              <w:rPr>
                <w:rFonts w:ascii="Cambria" w:hAnsi="Cambria" w:cs="Arial"/>
              </w:rPr>
            </w:pPr>
          </w:p>
        </w:tc>
        <w:tc>
          <w:tcPr>
            <w:tcW w:w="810" w:type="dxa"/>
            <w:vAlign w:val="center"/>
          </w:tcPr>
          <w:p w14:paraId="4070C9B1" w14:textId="4BD2751E" w:rsidR="0099237F" w:rsidRPr="00173BEC" w:rsidRDefault="0099237F" w:rsidP="00173BEC">
            <w:pPr>
              <w:jc w:val="center"/>
              <w:rPr>
                <w:rFonts w:ascii="Cambria" w:hAnsi="Cambria" w:cs="Arial"/>
                <w:b/>
                <w:bCs/>
              </w:rPr>
            </w:pPr>
            <w:r w:rsidRPr="00173BEC">
              <w:rPr>
                <w:rFonts w:ascii="Cambria" w:hAnsi="Cambria" w:cs="Arial"/>
                <w:b/>
                <w:bCs/>
              </w:rPr>
              <w:t>40</w:t>
            </w:r>
          </w:p>
        </w:tc>
        <w:tc>
          <w:tcPr>
            <w:tcW w:w="3150" w:type="dxa"/>
            <w:vMerge/>
            <w:shd w:val="clear" w:color="auto" w:fill="auto"/>
            <w:vAlign w:val="center"/>
          </w:tcPr>
          <w:p w14:paraId="24B28654" w14:textId="77777777" w:rsidR="0099237F" w:rsidRDefault="0099237F" w:rsidP="000047FC">
            <w:pPr>
              <w:jc w:val="center"/>
              <w:rPr>
                <w:rFonts w:ascii="Cambria" w:hAnsi="Cambria" w:cs="Arial"/>
              </w:rPr>
            </w:pPr>
          </w:p>
        </w:tc>
      </w:tr>
      <w:tr w:rsidR="0099237F" w14:paraId="7AFD6E73" w14:textId="77777777" w:rsidTr="004A6E84">
        <w:trPr>
          <w:trHeight w:val="317"/>
        </w:trPr>
        <w:tc>
          <w:tcPr>
            <w:tcW w:w="5485" w:type="dxa"/>
            <w:gridSpan w:val="2"/>
            <w:vAlign w:val="center"/>
          </w:tcPr>
          <w:p w14:paraId="19430C91" w14:textId="77777777" w:rsidR="0099237F" w:rsidRDefault="0099237F" w:rsidP="000047FC">
            <w:pPr>
              <w:jc w:val="right"/>
              <w:rPr>
                <w:rFonts w:ascii="Cambria" w:hAnsi="Cambria" w:cs="Arial"/>
              </w:rPr>
            </w:pPr>
          </w:p>
        </w:tc>
        <w:tc>
          <w:tcPr>
            <w:tcW w:w="810" w:type="dxa"/>
            <w:vAlign w:val="center"/>
          </w:tcPr>
          <w:p w14:paraId="3C45C73B" w14:textId="3A01F85B" w:rsidR="0099237F" w:rsidRPr="00173BEC" w:rsidRDefault="0099237F" w:rsidP="00173BEC">
            <w:pPr>
              <w:jc w:val="center"/>
              <w:rPr>
                <w:rFonts w:ascii="Cambria" w:hAnsi="Cambria" w:cs="Arial"/>
                <w:b/>
                <w:bCs/>
              </w:rPr>
            </w:pPr>
            <w:r w:rsidRPr="00173BEC">
              <w:rPr>
                <w:rFonts w:ascii="Cambria" w:hAnsi="Cambria" w:cs="Arial"/>
                <w:b/>
                <w:bCs/>
              </w:rPr>
              <w:t>41</w:t>
            </w:r>
          </w:p>
        </w:tc>
        <w:tc>
          <w:tcPr>
            <w:tcW w:w="3150" w:type="dxa"/>
            <w:vMerge/>
            <w:shd w:val="clear" w:color="auto" w:fill="auto"/>
            <w:vAlign w:val="center"/>
          </w:tcPr>
          <w:p w14:paraId="783DEEC2" w14:textId="77777777" w:rsidR="0099237F" w:rsidRDefault="0099237F" w:rsidP="000047FC">
            <w:pPr>
              <w:jc w:val="center"/>
              <w:rPr>
                <w:rFonts w:ascii="Cambria" w:hAnsi="Cambria" w:cs="Arial"/>
              </w:rPr>
            </w:pPr>
          </w:p>
        </w:tc>
      </w:tr>
      <w:tr w:rsidR="0099237F" w14:paraId="7AF00DBB" w14:textId="77777777" w:rsidTr="00586AA3">
        <w:trPr>
          <w:trHeight w:val="317"/>
        </w:trPr>
        <w:tc>
          <w:tcPr>
            <w:tcW w:w="5485" w:type="dxa"/>
            <w:gridSpan w:val="2"/>
            <w:tcBorders>
              <w:bottom w:val="double" w:sz="4" w:space="0" w:color="auto"/>
            </w:tcBorders>
            <w:vAlign w:val="center"/>
          </w:tcPr>
          <w:p w14:paraId="48AB48D7" w14:textId="77777777" w:rsidR="0099237F" w:rsidRDefault="0099237F" w:rsidP="000047FC">
            <w:pPr>
              <w:jc w:val="right"/>
              <w:rPr>
                <w:rFonts w:ascii="Cambria" w:hAnsi="Cambria" w:cs="Arial"/>
              </w:rPr>
            </w:pPr>
          </w:p>
        </w:tc>
        <w:tc>
          <w:tcPr>
            <w:tcW w:w="810" w:type="dxa"/>
            <w:tcBorders>
              <w:bottom w:val="double" w:sz="4" w:space="0" w:color="auto"/>
            </w:tcBorders>
            <w:vAlign w:val="center"/>
          </w:tcPr>
          <w:p w14:paraId="6E163A18" w14:textId="678707FF" w:rsidR="0099237F" w:rsidRPr="00173BEC" w:rsidRDefault="0099237F" w:rsidP="00173BEC">
            <w:pPr>
              <w:jc w:val="center"/>
              <w:rPr>
                <w:rFonts w:ascii="Cambria" w:hAnsi="Cambria" w:cs="Arial"/>
                <w:b/>
                <w:bCs/>
              </w:rPr>
            </w:pPr>
            <w:r w:rsidRPr="00173BEC">
              <w:rPr>
                <w:rFonts w:ascii="Cambria" w:hAnsi="Cambria" w:cs="Arial"/>
                <w:b/>
                <w:bCs/>
              </w:rPr>
              <w:t>42</w:t>
            </w:r>
          </w:p>
        </w:tc>
        <w:tc>
          <w:tcPr>
            <w:tcW w:w="3150" w:type="dxa"/>
            <w:vMerge/>
            <w:tcBorders>
              <w:bottom w:val="double" w:sz="4" w:space="0" w:color="auto"/>
            </w:tcBorders>
            <w:shd w:val="clear" w:color="auto" w:fill="auto"/>
            <w:vAlign w:val="center"/>
          </w:tcPr>
          <w:p w14:paraId="002A89AB" w14:textId="77777777" w:rsidR="0099237F" w:rsidRDefault="0099237F" w:rsidP="000047FC">
            <w:pPr>
              <w:jc w:val="center"/>
              <w:rPr>
                <w:rFonts w:ascii="Cambria" w:hAnsi="Cambria" w:cs="Arial"/>
              </w:rPr>
            </w:pPr>
          </w:p>
        </w:tc>
      </w:tr>
      <w:tr w:rsidR="00BF20CC" w:rsidRPr="00894548" w14:paraId="7A05484A" w14:textId="77777777" w:rsidTr="00586AA3">
        <w:trPr>
          <w:trHeight w:val="288"/>
        </w:trPr>
        <w:tc>
          <w:tcPr>
            <w:tcW w:w="9445" w:type="dxa"/>
            <w:gridSpan w:val="4"/>
            <w:tcBorders>
              <w:top w:val="double" w:sz="4" w:space="0" w:color="auto"/>
            </w:tcBorders>
          </w:tcPr>
          <w:p w14:paraId="2FC37FA9" w14:textId="77777777" w:rsidR="006F42F7" w:rsidRPr="00894548" w:rsidRDefault="006F42F7" w:rsidP="000047FC">
            <w:pPr>
              <w:rPr>
                <w:rFonts w:ascii="Cambria" w:hAnsi="Cambria" w:cs="Arial"/>
                <w:b/>
                <w:bCs/>
                <w:highlight w:val="yellow"/>
              </w:rPr>
            </w:pPr>
            <w:r w:rsidRPr="00894548">
              <w:rPr>
                <w:rFonts w:ascii="Cambria" w:hAnsi="Cambria" w:cs="Arial"/>
                <w:b/>
                <w:bCs/>
              </w:rPr>
              <w:t>Comments:</w:t>
            </w:r>
          </w:p>
        </w:tc>
      </w:tr>
      <w:tr w:rsidR="00CF1D26" w14:paraId="4CACC162" w14:textId="77777777" w:rsidTr="00CF1D26">
        <w:trPr>
          <w:trHeight w:val="360"/>
        </w:trPr>
        <w:tc>
          <w:tcPr>
            <w:tcW w:w="3055" w:type="dxa"/>
            <w:shd w:val="clear" w:color="auto" w:fill="F2F2F2" w:themeFill="background1" w:themeFillShade="F2"/>
            <w:vAlign w:val="center"/>
          </w:tcPr>
          <w:p w14:paraId="68D9C6B7" w14:textId="04FA0174" w:rsidR="006F42F7" w:rsidRDefault="00412C29" w:rsidP="000047FC">
            <w:pPr>
              <w:jc w:val="right"/>
              <w:rPr>
                <w:rFonts w:ascii="Cambria" w:hAnsi="Cambria" w:cs="Arial"/>
              </w:rPr>
            </w:pPr>
            <w:r>
              <w:rPr>
                <w:rFonts w:ascii="Cambria" w:hAnsi="Cambria" w:cs="Arial"/>
                <w:b/>
                <w:bCs/>
              </w:rPr>
              <w:t>Quality Reviewed By/Date:</w:t>
            </w:r>
          </w:p>
        </w:tc>
        <w:tc>
          <w:tcPr>
            <w:tcW w:w="6390" w:type="dxa"/>
            <w:gridSpan w:val="3"/>
          </w:tcPr>
          <w:p w14:paraId="05A9584A" w14:textId="77777777" w:rsidR="006F42F7" w:rsidRDefault="006F42F7" w:rsidP="000047FC">
            <w:pPr>
              <w:rPr>
                <w:rFonts w:ascii="Cambria" w:hAnsi="Cambria" w:cs="Arial"/>
              </w:rPr>
            </w:pPr>
          </w:p>
        </w:tc>
      </w:tr>
    </w:tbl>
    <w:p w14:paraId="3C0E0CBE" w14:textId="7AA1A3BE" w:rsidR="00373F90" w:rsidRDefault="00373F90" w:rsidP="006D7D80">
      <w:pPr>
        <w:rPr>
          <w:rFonts w:ascii="Cambria" w:hAnsi="Cambria" w:cs="Arial"/>
          <w:b/>
          <w:u w:val="single"/>
        </w:rPr>
      </w:pPr>
    </w:p>
    <w:p w14:paraId="58D2FB7B" w14:textId="7262F15B" w:rsidR="00373F90" w:rsidRDefault="00373F90" w:rsidP="00373F90">
      <w:pPr>
        <w:spacing w:after="0"/>
        <w:jc w:val="center"/>
        <w:rPr>
          <w:rFonts w:ascii="Cambria" w:hAnsi="Cambria" w:cs="Arial"/>
          <w:b/>
          <w:bCs/>
        </w:rPr>
      </w:pPr>
      <w:r>
        <w:rPr>
          <w:rFonts w:ascii="Cambria" w:hAnsi="Cambria" w:cs="Arial"/>
          <w:b/>
          <w:u w:val="single"/>
        </w:rPr>
        <w:br w:type="page"/>
      </w: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4</w:t>
      </w:r>
      <w:r w:rsidRPr="00023BB8">
        <w:rPr>
          <w:rFonts w:ascii="Cambria" w:hAnsi="Cambria" w:cs="Arial"/>
          <w:b/>
          <w:bCs/>
        </w:rPr>
        <w:t xml:space="preserve"> </w:t>
      </w:r>
      <w:r>
        <w:rPr>
          <w:rFonts w:ascii="Cambria" w:hAnsi="Cambria" w:cs="Arial"/>
          <w:b/>
          <w:bCs/>
        </w:rPr>
        <w:t>AUTOCLAVED ITEMS PREPARATION (</w:t>
      </w:r>
      <w:r w:rsidR="00F9309E">
        <w:rPr>
          <w:rFonts w:ascii="Cambria" w:hAnsi="Cambria" w:cs="Arial"/>
          <w:b/>
          <w:bCs/>
        </w:rPr>
        <w:t>Cont.)</w:t>
      </w:r>
    </w:p>
    <w:tbl>
      <w:tblPr>
        <w:tblStyle w:val="TableGrid1"/>
        <w:tblW w:w="9445" w:type="dxa"/>
        <w:tblLayout w:type="fixed"/>
        <w:tblLook w:val="04A0" w:firstRow="1" w:lastRow="0" w:firstColumn="1" w:lastColumn="0" w:noHBand="0" w:noVBand="1"/>
      </w:tblPr>
      <w:tblGrid>
        <w:gridCol w:w="3055"/>
        <w:gridCol w:w="2430"/>
        <w:gridCol w:w="810"/>
        <w:gridCol w:w="3150"/>
      </w:tblGrid>
      <w:tr w:rsidR="00373F90" w:rsidRPr="00AC51DF" w14:paraId="5F244CDC" w14:textId="77777777" w:rsidTr="000047FC">
        <w:trPr>
          <w:trHeight w:val="256"/>
        </w:trPr>
        <w:tc>
          <w:tcPr>
            <w:tcW w:w="9445" w:type="dxa"/>
            <w:gridSpan w:val="4"/>
            <w:shd w:val="clear" w:color="auto" w:fill="F2F2F2" w:themeFill="background1" w:themeFillShade="F2"/>
            <w:vAlign w:val="center"/>
          </w:tcPr>
          <w:p w14:paraId="310670DB" w14:textId="34094A5A" w:rsidR="00373F90" w:rsidRPr="00AC51DF" w:rsidRDefault="00F9309E" w:rsidP="000047FC">
            <w:pPr>
              <w:jc w:val="center"/>
              <w:rPr>
                <w:rFonts w:ascii="Cambria" w:hAnsi="Cambria" w:cs="Arial"/>
                <w:b/>
                <w:bCs/>
              </w:rPr>
            </w:pPr>
            <w:r>
              <w:rPr>
                <w:rFonts w:ascii="Cambria" w:hAnsi="Cambria" w:cs="Arial"/>
                <w:b/>
                <w:bCs/>
              </w:rPr>
              <w:t>Wrapped</w:t>
            </w:r>
            <w:r w:rsidR="00373F90">
              <w:rPr>
                <w:rFonts w:ascii="Cambria" w:hAnsi="Cambria" w:cs="Arial"/>
                <w:b/>
                <w:bCs/>
              </w:rPr>
              <w:t xml:space="preserve"> Items</w:t>
            </w:r>
          </w:p>
        </w:tc>
      </w:tr>
      <w:tr w:rsidR="00373F90" w14:paraId="13F17564" w14:textId="77777777" w:rsidTr="000047FC">
        <w:trPr>
          <w:trHeight w:val="256"/>
        </w:trPr>
        <w:tc>
          <w:tcPr>
            <w:tcW w:w="9445" w:type="dxa"/>
            <w:gridSpan w:val="4"/>
            <w:vAlign w:val="center"/>
          </w:tcPr>
          <w:p w14:paraId="0EA582D2" w14:textId="77777777" w:rsidR="00373F90" w:rsidRPr="00894548" w:rsidRDefault="00373F90" w:rsidP="000047FC">
            <w:pPr>
              <w:rPr>
                <w:rFonts w:ascii="Cambria" w:hAnsi="Cambria" w:cs="Arial"/>
                <w:b/>
                <w:bCs/>
              </w:rPr>
            </w:pPr>
            <w:r w:rsidRPr="00894548">
              <w:rPr>
                <w:rFonts w:ascii="Cambria" w:hAnsi="Cambria" w:cs="Arial"/>
                <w:b/>
                <w:bCs/>
              </w:rPr>
              <w:t>Instructions:</w:t>
            </w:r>
          </w:p>
          <w:p w14:paraId="7E985F2B" w14:textId="5EFDDD9A" w:rsidR="00373F90" w:rsidRDefault="00373F90" w:rsidP="000047FC">
            <w:pPr>
              <w:rPr>
                <w:rFonts w:ascii="Cambria" w:hAnsi="Cambria" w:cs="Arial"/>
              </w:rPr>
            </w:pPr>
            <w:r>
              <w:rPr>
                <w:rFonts w:ascii="Cambria" w:hAnsi="Cambria" w:cs="Arial"/>
              </w:rPr>
              <w:t xml:space="preserve">1. Each of the 3 operators prepares 8 </w:t>
            </w:r>
            <w:r w:rsidR="00F9309E">
              <w:rPr>
                <w:rFonts w:ascii="Cambria" w:hAnsi="Cambria" w:cs="Arial"/>
              </w:rPr>
              <w:t>wrapp</w:t>
            </w:r>
            <w:r>
              <w:rPr>
                <w:rFonts w:ascii="Cambria" w:hAnsi="Cambria" w:cs="Arial"/>
              </w:rPr>
              <w:t>ed items to be autoclaved according to standard</w:t>
            </w:r>
          </w:p>
          <w:p w14:paraId="3687ED42" w14:textId="77777777" w:rsidR="00373F90" w:rsidRDefault="00373F90" w:rsidP="000047FC">
            <w:pPr>
              <w:rPr>
                <w:rFonts w:ascii="Cambria" w:hAnsi="Cambria" w:cs="Arial"/>
              </w:rPr>
            </w:pPr>
            <w:r>
              <w:rPr>
                <w:rFonts w:ascii="Cambria" w:hAnsi="Cambria" w:cs="Arial"/>
              </w:rPr>
              <w:t xml:space="preserve">     procedure, labels each item as specified in the table below, and document the completion.</w:t>
            </w:r>
          </w:p>
          <w:p w14:paraId="5B740B06" w14:textId="6B264966" w:rsidR="00373F90" w:rsidRDefault="00373F90">
            <w:pPr>
              <w:tabs>
                <w:tab w:val="left" w:pos="245"/>
              </w:tabs>
              <w:rPr>
                <w:rFonts w:ascii="Cambria" w:hAnsi="Cambria" w:cs="Arial"/>
              </w:rPr>
            </w:pPr>
            <w:r>
              <w:rPr>
                <w:rFonts w:ascii="Cambria" w:hAnsi="Cambria" w:cs="Arial"/>
              </w:rPr>
              <w:tab/>
              <w:t xml:space="preserve">1.1 </w:t>
            </w:r>
            <w:r w:rsidR="009A41F9">
              <w:rPr>
                <w:rFonts w:ascii="Cambria" w:hAnsi="Cambria" w:cs="Arial"/>
              </w:rPr>
              <w:t xml:space="preserve">Attach the </w:t>
            </w:r>
            <w:r w:rsidR="00E83C53">
              <w:rPr>
                <w:rFonts w:ascii="Cambria" w:hAnsi="Cambria" w:cs="Arial"/>
              </w:rPr>
              <w:t>labels directly onto the wrap materials.</w:t>
            </w:r>
          </w:p>
          <w:p w14:paraId="0DD7BC1A" w14:textId="77777777" w:rsidR="00373F90" w:rsidRDefault="00373F90" w:rsidP="000047FC">
            <w:pPr>
              <w:tabs>
                <w:tab w:val="left" w:pos="245"/>
              </w:tabs>
              <w:rPr>
                <w:rFonts w:ascii="Cambria" w:hAnsi="Cambria" w:cs="Arial"/>
              </w:rPr>
            </w:pPr>
            <w:r>
              <w:rPr>
                <w:rFonts w:ascii="Cambria" w:hAnsi="Cambria" w:cs="Arial"/>
              </w:rPr>
              <w:tab/>
              <w:t>1.2 Using a thumb, affix the label onto the pouch.</w:t>
            </w:r>
          </w:p>
          <w:p w14:paraId="2857D989" w14:textId="77777777" w:rsidR="00373F90" w:rsidRPr="00890057" w:rsidRDefault="00373F90" w:rsidP="000047FC">
            <w:pPr>
              <w:tabs>
                <w:tab w:val="left" w:pos="245"/>
              </w:tabs>
              <w:rPr>
                <w:rFonts w:ascii="Cambria" w:hAnsi="Cambria" w:cs="Arial"/>
                <w:noProof/>
              </w:rPr>
            </w:pPr>
            <w:r>
              <w:rPr>
                <w:rFonts w:ascii="Cambria" w:hAnsi="Cambria" w:cs="Arial"/>
              </w:rPr>
              <w:tab/>
              <w:t xml:space="preserve">1.3 </w:t>
            </w:r>
            <w:r>
              <w:rPr>
                <w:rFonts w:ascii="Cambria" w:hAnsi="Cambria" w:cs="Arial"/>
                <w:noProof/>
              </w:rPr>
              <w:t>Rub thumb across the label to ensure the label is securely affixed to the pouch.</w:t>
            </w:r>
          </w:p>
          <w:p w14:paraId="4D411710" w14:textId="77777777" w:rsidR="00373F90" w:rsidRDefault="00373F90" w:rsidP="000047FC">
            <w:pPr>
              <w:rPr>
                <w:rFonts w:ascii="Cambria" w:hAnsi="Cambria" w:cs="Arial"/>
              </w:rPr>
            </w:pPr>
            <w:r>
              <w:rPr>
                <w:rFonts w:ascii="Cambria" w:hAnsi="Cambria" w:cs="Arial"/>
              </w:rPr>
              <w:t>2</w:t>
            </w:r>
            <w:r w:rsidRPr="00890057">
              <w:rPr>
                <w:rFonts w:ascii="Cambria" w:hAnsi="Cambria" w:cs="Arial"/>
              </w:rPr>
              <w:t>. Record comments and additional information in the “Comments” section or N/A.</w:t>
            </w:r>
          </w:p>
          <w:p w14:paraId="551EA6CA" w14:textId="48415E81" w:rsidR="00373F90" w:rsidRDefault="00373F90" w:rsidP="000047FC">
            <w:pPr>
              <w:rPr>
                <w:rFonts w:ascii="Cambria" w:hAnsi="Cambria" w:cs="Arial"/>
              </w:rPr>
            </w:pPr>
            <w:r>
              <w:rPr>
                <w:rFonts w:ascii="Cambria" w:hAnsi="Cambria" w:cs="Arial"/>
              </w:rPr>
              <w:t xml:space="preserve">3. Set the labeled </w:t>
            </w:r>
            <w:r w:rsidR="00F9309E">
              <w:rPr>
                <w:rFonts w:ascii="Cambria" w:hAnsi="Cambria" w:cs="Arial"/>
              </w:rPr>
              <w:t>wrapped</w:t>
            </w:r>
            <w:r>
              <w:rPr>
                <w:rFonts w:ascii="Cambria" w:hAnsi="Cambria" w:cs="Arial"/>
              </w:rPr>
              <w:t xml:space="preserve"> items aside upon completion.</w:t>
            </w:r>
          </w:p>
        </w:tc>
      </w:tr>
      <w:tr w:rsidR="00373F90" w:rsidRPr="00894548" w14:paraId="797C1C73" w14:textId="77777777" w:rsidTr="000047FC">
        <w:trPr>
          <w:trHeight w:val="288"/>
        </w:trPr>
        <w:tc>
          <w:tcPr>
            <w:tcW w:w="5485" w:type="dxa"/>
            <w:gridSpan w:val="2"/>
            <w:shd w:val="clear" w:color="auto" w:fill="F2F2F2" w:themeFill="background1" w:themeFillShade="F2"/>
            <w:vAlign w:val="center"/>
          </w:tcPr>
          <w:p w14:paraId="31314749" w14:textId="77777777" w:rsidR="00373F90" w:rsidRPr="00894548" w:rsidRDefault="00373F90" w:rsidP="000047FC">
            <w:pPr>
              <w:jc w:val="center"/>
              <w:rPr>
                <w:rFonts w:ascii="Cambria" w:hAnsi="Cambria" w:cs="Arial"/>
                <w:b/>
                <w:bCs/>
              </w:rPr>
            </w:pPr>
            <w:r>
              <w:rPr>
                <w:rFonts w:ascii="Cambria" w:hAnsi="Cambria" w:cs="Arial"/>
                <w:b/>
                <w:bCs/>
              </w:rPr>
              <w:t>Instrument Description</w:t>
            </w:r>
          </w:p>
        </w:tc>
        <w:tc>
          <w:tcPr>
            <w:tcW w:w="810" w:type="dxa"/>
            <w:shd w:val="clear" w:color="auto" w:fill="F2F2F2" w:themeFill="background1" w:themeFillShade="F2"/>
            <w:vAlign w:val="center"/>
          </w:tcPr>
          <w:p w14:paraId="4A8879B6" w14:textId="77777777" w:rsidR="00373F90" w:rsidRPr="00894548" w:rsidRDefault="00373F90" w:rsidP="000047FC">
            <w:pPr>
              <w:jc w:val="center"/>
              <w:rPr>
                <w:rFonts w:ascii="Cambria" w:hAnsi="Cambria" w:cs="Arial"/>
                <w:b/>
                <w:bCs/>
              </w:rPr>
            </w:pPr>
            <w:r>
              <w:rPr>
                <w:rFonts w:ascii="Cambria" w:hAnsi="Cambria" w:cs="Arial"/>
                <w:b/>
                <w:bCs/>
              </w:rPr>
              <w:t>Label #</w:t>
            </w:r>
          </w:p>
        </w:tc>
        <w:tc>
          <w:tcPr>
            <w:tcW w:w="3150" w:type="dxa"/>
            <w:shd w:val="clear" w:color="auto" w:fill="F2F2F2" w:themeFill="background1" w:themeFillShade="F2"/>
            <w:vAlign w:val="center"/>
          </w:tcPr>
          <w:p w14:paraId="70B20BD0" w14:textId="77777777" w:rsidR="00373F90" w:rsidRPr="00894548" w:rsidRDefault="00373F90" w:rsidP="000047FC">
            <w:pPr>
              <w:jc w:val="center"/>
              <w:rPr>
                <w:rFonts w:ascii="Cambria" w:hAnsi="Cambria" w:cs="Arial"/>
                <w:b/>
                <w:bCs/>
              </w:rPr>
            </w:pPr>
            <w:r>
              <w:rPr>
                <w:rFonts w:ascii="Cambria" w:hAnsi="Cambria" w:cs="Arial"/>
                <w:b/>
                <w:bCs/>
              </w:rPr>
              <w:t>Items Prepared and Labeled By (initials and date):</w:t>
            </w:r>
          </w:p>
        </w:tc>
      </w:tr>
      <w:tr w:rsidR="00373F90" w14:paraId="5AADCF20" w14:textId="77777777" w:rsidTr="000047FC">
        <w:trPr>
          <w:trHeight w:val="317"/>
        </w:trPr>
        <w:tc>
          <w:tcPr>
            <w:tcW w:w="5485" w:type="dxa"/>
            <w:gridSpan w:val="2"/>
            <w:vAlign w:val="center"/>
          </w:tcPr>
          <w:p w14:paraId="295C6B94" w14:textId="77777777" w:rsidR="00373F90" w:rsidRDefault="00373F90" w:rsidP="000047FC">
            <w:pPr>
              <w:jc w:val="right"/>
              <w:rPr>
                <w:rFonts w:ascii="Cambria" w:hAnsi="Cambria" w:cs="Arial"/>
              </w:rPr>
            </w:pPr>
          </w:p>
        </w:tc>
        <w:tc>
          <w:tcPr>
            <w:tcW w:w="810" w:type="dxa"/>
            <w:vAlign w:val="center"/>
          </w:tcPr>
          <w:p w14:paraId="5997D3B9" w14:textId="7A820D03" w:rsidR="00373F90" w:rsidRPr="000047FC" w:rsidRDefault="00BA7990" w:rsidP="000047FC">
            <w:pPr>
              <w:jc w:val="center"/>
              <w:rPr>
                <w:rFonts w:ascii="Cambria" w:hAnsi="Cambria" w:cs="Arial"/>
                <w:b/>
                <w:bCs/>
              </w:rPr>
            </w:pPr>
            <w:r>
              <w:rPr>
                <w:rFonts w:ascii="Cambria" w:hAnsi="Cambria" w:cs="Arial"/>
                <w:b/>
                <w:bCs/>
              </w:rPr>
              <w:t>7</w:t>
            </w:r>
          </w:p>
        </w:tc>
        <w:tc>
          <w:tcPr>
            <w:tcW w:w="3150" w:type="dxa"/>
            <w:vMerge w:val="restart"/>
            <w:shd w:val="clear" w:color="auto" w:fill="auto"/>
            <w:vAlign w:val="center"/>
          </w:tcPr>
          <w:p w14:paraId="30A23A92" w14:textId="77777777" w:rsidR="00373F90" w:rsidRDefault="00373F90" w:rsidP="000047FC">
            <w:pPr>
              <w:jc w:val="center"/>
              <w:rPr>
                <w:rFonts w:ascii="Cambria" w:hAnsi="Cambria" w:cs="Arial"/>
              </w:rPr>
            </w:pPr>
          </w:p>
        </w:tc>
      </w:tr>
      <w:tr w:rsidR="00373F90" w:rsidRPr="00AC51DF" w14:paraId="01205677" w14:textId="77777777" w:rsidTr="000047FC">
        <w:trPr>
          <w:trHeight w:val="317"/>
        </w:trPr>
        <w:tc>
          <w:tcPr>
            <w:tcW w:w="5485" w:type="dxa"/>
            <w:gridSpan w:val="2"/>
            <w:vAlign w:val="center"/>
          </w:tcPr>
          <w:p w14:paraId="58EFE187" w14:textId="77777777" w:rsidR="00373F90" w:rsidRDefault="00373F90" w:rsidP="000047FC">
            <w:pPr>
              <w:jc w:val="right"/>
              <w:rPr>
                <w:rFonts w:ascii="Cambria" w:hAnsi="Cambria" w:cs="Arial"/>
              </w:rPr>
            </w:pPr>
          </w:p>
        </w:tc>
        <w:tc>
          <w:tcPr>
            <w:tcW w:w="810" w:type="dxa"/>
            <w:vAlign w:val="center"/>
          </w:tcPr>
          <w:p w14:paraId="05ABEF42" w14:textId="6A3A1C2E" w:rsidR="00373F90" w:rsidRPr="000047FC" w:rsidRDefault="00BA7990" w:rsidP="000047FC">
            <w:pPr>
              <w:jc w:val="center"/>
              <w:rPr>
                <w:rFonts w:ascii="Cambria" w:hAnsi="Cambria" w:cs="Arial"/>
                <w:b/>
                <w:bCs/>
              </w:rPr>
            </w:pPr>
            <w:r>
              <w:rPr>
                <w:rFonts w:ascii="Cambria" w:hAnsi="Cambria" w:cs="Arial"/>
                <w:b/>
                <w:bCs/>
              </w:rPr>
              <w:t>8</w:t>
            </w:r>
          </w:p>
        </w:tc>
        <w:tc>
          <w:tcPr>
            <w:tcW w:w="3150" w:type="dxa"/>
            <w:vMerge/>
            <w:shd w:val="clear" w:color="auto" w:fill="auto"/>
            <w:vAlign w:val="center"/>
          </w:tcPr>
          <w:p w14:paraId="30066A14" w14:textId="77777777" w:rsidR="00373F90" w:rsidRPr="00AC51DF" w:rsidRDefault="00373F90" w:rsidP="000047FC">
            <w:pPr>
              <w:rPr>
                <w:rFonts w:ascii="Cambria" w:hAnsi="Cambria" w:cs="Arial"/>
                <w:highlight w:val="yellow"/>
              </w:rPr>
            </w:pPr>
          </w:p>
        </w:tc>
      </w:tr>
      <w:tr w:rsidR="00373F90" w14:paraId="700A3013" w14:textId="77777777" w:rsidTr="000047FC">
        <w:trPr>
          <w:trHeight w:val="317"/>
        </w:trPr>
        <w:tc>
          <w:tcPr>
            <w:tcW w:w="5485" w:type="dxa"/>
            <w:gridSpan w:val="2"/>
            <w:vAlign w:val="center"/>
          </w:tcPr>
          <w:p w14:paraId="50A1B47F" w14:textId="77777777" w:rsidR="00373F90" w:rsidRDefault="00373F90" w:rsidP="000047FC">
            <w:pPr>
              <w:jc w:val="right"/>
              <w:rPr>
                <w:rFonts w:ascii="Cambria" w:hAnsi="Cambria" w:cs="Arial"/>
              </w:rPr>
            </w:pPr>
          </w:p>
        </w:tc>
        <w:tc>
          <w:tcPr>
            <w:tcW w:w="810" w:type="dxa"/>
            <w:vAlign w:val="center"/>
          </w:tcPr>
          <w:p w14:paraId="66965EDA" w14:textId="525806B9" w:rsidR="00373F90" w:rsidRPr="000047FC" w:rsidRDefault="00BA7990" w:rsidP="000047FC">
            <w:pPr>
              <w:jc w:val="center"/>
              <w:rPr>
                <w:rFonts w:ascii="Cambria" w:hAnsi="Cambria" w:cs="Arial"/>
                <w:b/>
                <w:bCs/>
              </w:rPr>
            </w:pPr>
            <w:r>
              <w:rPr>
                <w:rFonts w:ascii="Cambria" w:hAnsi="Cambria" w:cs="Arial"/>
                <w:b/>
                <w:bCs/>
              </w:rPr>
              <w:t>9</w:t>
            </w:r>
          </w:p>
        </w:tc>
        <w:tc>
          <w:tcPr>
            <w:tcW w:w="3150" w:type="dxa"/>
            <w:vMerge/>
            <w:shd w:val="clear" w:color="auto" w:fill="auto"/>
            <w:vAlign w:val="center"/>
          </w:tcPr>
          <w:p w14:paraId="31C1BA05" w14:textId="77777777" w:rsidR="00373F90" w:rsidRDefault="00373F90" w:rsidP="000047FC">
            <w:pPr>
              <w:jc w:val="center"/>
              <w:rPr>
                <w:rFonts w:ascii="Cambria" w:hAnsi="Cambria" w:cs="Arial"/>
              </w:rPr>
            </w:pPr>
          </w:p>
        </w:tc>
      </w:tr>
      <w:tr w:rsidR="00373F90" w14:paraId="2E8A9784" w14:textId="77777777" w:rsidTr="000047FC">
        <w:trPr>
          <w:trHeight w:val="317"/>
        </w:trPr>
        <w:tc>
          <w:tcPr>
            <w:tcW w:w="5485" w:type="dxa"/>
            <w:gridSpan w:val="2"/>
            <w:vAlign w:val="center"/>
          </w:tcPr>
          <w:p w14:paraId="51E33612" w14:textId="77777777" w:rsidR="00373F90" w:rsidRDefault="00373F90" w:rsidP="000047FC">
            <w:pPr>
              <w:jc w:val="right"/>
              <w:rPr>
                <w:rFonts w:ascii="Cambria" w:hAnsi="Cambria" w:cs="Arial"/>
              </w:rPr>
            </w:pPr>
          </w:p>
        </w:tc>
        <w:tc>
          <w:tcPr>
            <w:tcW w:w="810" w:type="dxa"/>
            <w:vAlign w:val="center"/>
          </w:tcPr>
          <w:p w14:paraId="149E4368" w14:textId="1CA45579" w:rsidR="00373F90" w:rsidRPr="000047FC" w:rsidRDefault="00BA7990" w:rsidP="000047FC">
            <w:pPr>
              <w:jc w:val="center"/>
              <w:rPr>
                <w:rFonts w:ascii="Cambria" w:hAnsi="Cambria" w:cs="Arial"/>
                <w:b/>
                <w:bCs/>
              </w:rPr>
            </w:pPr>
            <w:r>
              <w:rPr>
                <w:rFonts w:ascii="Cambria" w:hAnsi="Cambria" w:cs="Arial"/>
                <w:b/>
                <w:bCs/>
              </w:rPr>
              <w:t>19</w:t>
            </w:r>
          </w:p>
        </w:tc>
        <w:tc>
          <w:tcPr>
            <w:tcW w:w="3150" w:type="dxa"/>
            <w:vMerge/>
            <w:shd w:val="clear" w:color="auto" w:fill="auto"/>
            <w:vAlign w:val="center"/>
          </w:tcPr>
          <w:p w14:paraId="168CB1B8" w14:textId="77777777" w:rsidR="00373F90" w:rsidRDefault="00373F90" w:rsidP="000047FC">
            <w:pPr>
              <w:jc w:val="center"/>
              <w:rPr>
                <w:rFonts w:ascii="Cambria" w:hAnsi="Cambria" w:cs="Arial"/>
              </w:rPr>
            </w:pPr>
          </w:p>
        </w:tc>
      </w:tr>
      <w:tr w:rsidR="00373F90" w14:paraId="172BAF4F" w14:textId="77777777" w:rsidTr="000047FC">
        <w:trPr>
          <w:trHeight w:val="317"/>
        </w:trPr>
        <w:tc>
          <w:tcPr>
            <w:tcW w:w="5485" w:type="dxa"/>
            <w:gridSpan w:val="2"/>
            <w:vAlign w:val="center"/>
          </w:tcPr>
          <w:p w14:paraId="15E37B39" w14:textId="77777777" w:rsidR="00373F90" w:rsidRDefault="00373F90" w:rsidP="000047FC">
            <w:pPr>
              <w:jc w:val="right"/>
              <w:rPr>
                <w:rFonts w:ascii="Cambria" w:hAnsi="Cambria" w:cs="Arial"/>
              </w:rPr>
            </w:pPr>
          </w:p>
        </w:tc>
        <w:tc>
          <w:tcPr>
            <w:tcW w:w="810" w:type="dxa"/>
            <w:vAlign w:val="center"/>
          </w:tcPr>
          <w:p w14:paraId="52FAEC22" w14:textId="45D5D98E" w:rsidR="00373F90" w:rsidRPr="000047FC" w:rsidRDefault="00BA7990" w:rsidP="000047FC">
            <w:pPr>
              <w:jc w:val="center"/>
              <w:rPr>
                <w:rFonts w:ascii="Cambria" w:hAnsi="Cambria" w:cs="Arial"/>
                <w:b/>
                <w:bCs/>
              </w:rPr>
            </w:pPr>
            <w:r>
              <w:rPr>
                <w:rFonts w:ascii="Cambria" w:hAnsi="Cambria" w:cs="Arial"/>
                <w:b/>
                <w:bCs/>
              </w:rPr>
              <w:t>20</w:t>
            </w:r>
          </w:p>
        </w:tc>
        <w:tc>
          <w:tcPr>
            <w:tcW w:w="3150" w:type="dxa"/>
            <w:vMerge/>
            <w:shd w:val="clear" w:color="auto" w:fill="auto"/>
            <w:vAlign w:val="center"/>
          </w:tcPr>
          <w:p w14:paraId="7F41B78E" w14:textId="77777777" w:rsidR="00373F90" w:rsidRDefault="00373F90" w:rsidP="000047FC">
            <w:pPr>
              <w:jc w:val="center"/>
              <w:rPr>
                <w:rFonts w:ascii="Cambria" w:hAnsi="Cambria" w:cs="Arial"/>
              </w:rPr>
            </w:pPr>
          </w:p>
        </w:tc>
      </w:tr>
      <w:tr w:rsidR="00373F90" w14:paraId="1C9F46E2" w14:textId="77777777" w:rsidTr="000047FC">
        <w:trPr>
          <w:trHeight w:val="317"/>
        </w:trPr>
        <w:tc>
          <w:tcPr>
            <w:tcW w:w="5485" w:type="dxa"/>
            <w:gridSpan w:val="2"/>
            <w:vAlign w:val="center"/>
          </w:tcPr>
          <w:p w14:paraId="01F132C2" w14:textId="77777777" w:rsidR="00373F90" w:rsidRDefault="00373F90" w:rsidP="000047FC">
            <w:pPr>
              <w:jc w:val="right"/>
              <w:rPr>
                <w:rFonts w:ascii="Cambria" w:hAnsi="Cambria" w:cs="Arial"/>
              </w:rPr>
            </w:pPr>
          </w:p>
        </w:tc>
        <w:tc>
          <w:tcPr>
            <w:tcW w:w="810" w:type="dxa"/>
            <w:vAlign w:val="center"/>
          </w:tcPr>
          <w:p w14:paraId="1D34F3C7" w14:textId="22B6BA18" w:rsidR="00373F90" w:rsidRPr="000047FC" w:rsidRDefault="00BA7990" w:rsidP="000047FC">
            <w:pPr>
              <w:jc w:val="center"/>
              <w:rPr>
                <w:rFonts w:ascii="Cambria" w:hAnsi="Cambria" w:cs="Arial"/>
                <w:b/>
                <w:bCs/>
              </w:rPr>
            </w:pPr>
            <w:r>
              <w:rPr>
                <w:rFonts w:ascii="Cambria" w:hAnsi="Cambria" w:cs="Arial"/>
                <w:b/>
                <w:bCs/>
              </w:rPr>
              <w:t>21</w:t>
            </w:r>
          </w:p>
        </w:tc>
        <w:tc>
          <w:tcPr>
            <w:tcW w:w="3150" w:type="dxa"/>
            <w:vMerge/>
            <w:shd w:val="clear" w:color="auto" w:fill="auto"/>
            <w:vAlign w:val="center"/>
          </w:tcPr>
          <w:p w14:paraId="1378CEB9" w14:textId="77777777" w:rsidR="00373F90" w:rsidRDefault="00373F90" w:rsidP="000047FC">
            <w:pPr>
              <w:jc w:val="center"/>
              <w:rPr>
                <w:rFonts w:ascii="Cambria" w:hAnsi="Cambria" w:cs="Arial"/>
              </w:rPr>
            </w:pPr>
          </w:p>
        </w:tc>
      </w:tr>
      <w:tr w:rsidR="00373F90" w14:paraId="1ABD453C" w14:textId="77777777" w:rsidTr="000047FC">
        <w:trPr>
          <w:trHeight w:val="317"/>
        </w:trPr>
        <w:tc>
          <w:tcPr>
            <w:tcW w:w="5485" w:type="dxa"/>
            <w:gridSpan w:val="2"/>
            <w:vAlign w:val="center"/>
          </w:tcPr>
          <w:p w14:paraId="256EFE01" w14:textId="77777777" w:rsidR="00373F90" w:rsidRDefault="00373F90" w:rsidP="000047FC">
            <w:pPr>
              <w:jc w:val="right"/>
              <w:rPr>
                <w:rFonts w:ascii="Cambria" w:hAnsi="Cambria" w:cs="Arial"/>
              </w:rPr>
            </w:pPr>
          </w:p>
        </w:tc>
        <w:tc>
          <w:tcPr>
            <w:tcW w:w="810" w:type="dxa"/>
            <w:vAlign w:val="center"/>
          </w:tcPr>
          <w:p w14:paraId="2E134528" w14:textId="4BB2C315" w:rsidR="00373F90" w:rsidRPr="000047FC" w:rsidRDefault="00BA7990" w:rsidP="000047FC">
            <w:pPr>
              <w:jc w:val="center"/>
              <w:rPr>
                <w:rFonts w:ascii="Cambria" w:hAnsi="Cambria" w:cs="Arial"/>
                <w:b/>
                <w:bCs/>
              </w:rPr>
            </w:pPr>
            <w:r>
              <w:rPr>
                <w:rFonts w:ascii="Cambria" w:hAnsi="Cambria" w:cs="Arial"/>
                <w:b/>
                <w:bCs/>
              </w:rPr>
              <w:t>31</w:t>
            </w:r>
          </w:p>
        </w:tc>
        <w:tc>
          <w:tcPr>
            <w:tcW w:w="3150" w:type="dxa"/>
            <w:vMerge/>
            <w:shd w:val="clear" w:color="auto" w:fill="auto"/>
            <w:vAlign w:val="center"/>
          </w:tcPr>
          <w:p w14:paraId="3450CC60" w14:textId="77777777" w:rsidR="00373F90" w:rsidRDefault="00373F90" w:rsidP="000047FC">
            <w:pPr>
              <w:jc w:val="center"/>
              <w:rPr>
                <w:rFonts w:ascii="Cambria" w:hAnsi="Cambria" w:cs="Arial"/>
              </w:rPr>
            </w:pPr>
          </w:p>
        </w:tc>
      </w:tr>
      <w:tr w:rsidR="00373F90" w14:paraId="02A0A12A" w14:textId="77777777" w:rsidTr="000047FC">
        <w:trPr>
          <w:trHeight w:val="317"/>
        </w:trPr>
        <w:tc>
          <w:tcPr>
            <w:tcW w:w="5485" w:type="dxa"/>
            <w:gridSpan w:val="2"/>
            <w:tcBorders>
              <w:bottom w:val="double" w:sz="4" w:space="0" w:color="auto"/>
            </w:tcBorders>
            <w:vAlign w:val="center"/>
          </w:tcPr>
          <w:p w14:paraId="6A15D7C6" w14:textId="77777777" w:rsidR="00373F90" w:rsidRDefault="00373F90" w:rsidP="000047FC">
            <w:pPr>
              <w:jc w:val="right"/>
              <w:rPr>
                <w:rFonts w:ascii="Cambria" w:hAnsi="Cambria" w:cs="Arial"/>
              </w:rPr>
            </w:pPr>
          </w:p>
        </w:tc>
        <w:tc>
          <w:tcPr>
            <w:tcW w:w="810" w:type="dxa"/>
            <w:tcBorders>
              <w:bottom w:val="double" w:sz="4" w:space="0" w:color="auto"/>
            </w:tcBorders>
            <w:vAlign w:val="center"/>
          </w:tcPr>
          <w:p w14:paraId="6303C3FC" w14:textId="38790FFB" w:rsidR="00373F90" w:rsidRPr="000047FC" w:rsidRDefault="00BA7990" w:rsidP="000047FC">
            <w:pPr>
              <w:jc w:val="center"/>
              <w:rPr>
                <w:rFonts w:ascii="Cambria" w:hAnsi="Cambria" w:cs="Arial"/>
                <w:b/>
                <w:bCs/>
              </w:rPr>
            </w:pPr>
            <w:r>
              <w:rPr>
                <w:rFonts w:ascii="Cambria" w:hAnsi="Cambria" w:cs="Arial"/>
                <w:b/>
                <w:bCs/>
              </w:rPr>
              <w:t>32</w:t>
            </w:r>
          </w:p>
        </w:tc>
        <w:tc>
          <w:tcPr>
            <w:tcW w:w="3150" w:type="dxa"/>
            <w:vMerge/>
            <w:tcBorders>
              <w:bottom w:val="double" w:sz="4" w:space="0" w:color="auto"/>
            </w:tcBorders>
            <w:shd w:val="clear" w:color="auto" w:fill="auto"/>
            <w:vAlign w:val="center"/>
          </w:tcPr>
          <w:p w14:paraId="22827A75" w14:textId="77777777" w:rsidR="00373F90" w:rsidRDefault="00373F90" w:rsidP="000047FC">
            <w:pPr>
              <w:jc w:val="center"/>
              <w:rPr>
                <w:rFonts w:ascii="Cambria" w:hAnsi="Cambria" w:cs="Arial"/>
              </w:rPr>
            </w:pPr>
          </w:p>
        </w:tc>
      </w:tr>
      <w:tr w:rsidR="00373F90" w14:paraId="47B20C60" w14:textId="77777777" w:rsidTr="000047FC">
        <w:trPr>
          <w:trHeight w:val="317"/>
        </w:trPr>
        <w:tc>
          <w:tcPr>
            <w:tcW w:w="5485" w:type="dxa"/>
            <w:gridSpan w:val="2"/>
            <w:tcBorders>
              <w:top w:val="double" w:sz="4" w:space="0" w:color="auto"/>
            </w:tcBorders>
            <w:vAlign w:val="center"/>
          </w:tcPr>
          <w:p w14:paraId="675386BF" w14:textId="77777777" w:rsidR="00373F90" w:rsidRDefault="00373F90" w:rsidP="000047FC">
            <w:pPr>
              <w:jc w:val="right"/>
              <w:rPr>
                <w:rFonts w:ascii="Cambria" w:hAnsi="Cambria" w:cs="Arial"/>
              </w:rPr>
            </w:pPr>
          </w:p>
        </w:tc>
        <w:tc>
          <w:tcPr>
            <w:tcW w:w="810" w:type="dxa"/>
            <w:tcBorders>
              <w:top w:val="double" w:sz="4" w:space="0" w:color="auto"/>
            </w:tcBorders>
            <w:vAlign w:val="center"/>
          </w:tcPr>
          <w:p w14:paraId="0A6539F7" w14:textId="5E4746BA" w:rsidR="00373F90" w:rsidRPr="000047FC" w:rsidRDefault="00BA7990" w:rsidP="000047FC">
            <w:pPr>
              <w:jc w:val="center"/>
              <w:rPr>
                <w:rFonts w:ascii="Cambria" w:hAnsi="Cambria" w:cs="Arial"/>
                <w:b/>
                <w:bCs/>
              </w:rPr>
            </w:pPr>
            <w:r>
              <w:rPr>
                <w:rFonts w:ascii="Cambria" w:hAnsi="Cambria" w:cs="Arial"/>
                <w:b/>
                <w:bCs/>
              </w:rPr>
              <w:t>33</w:t>
            </w:r>
          </w:p>
        </w:tc>
        <w:tc>
          <w:tcPr>
            <w:tcW w:w="3150" w:type="dxa"/>
            <w:vMerge w:val="restart"/>
            <w:tcBorders>
              <w:top w:val="double" w:sz="4" w:space="0" w:color="auto"/>
            </w:tcBorders>
            <w:shd w:val="clear" w:color="auto" w:fill="auto"/>
            <w:vAlign w:val="center"/>
          </w:tcPr>
          <w:p w14:paraId="686D6469" w14:textId="77777777" w:rsidR="00373F90" w:rsidRDefault="00373F90" w:rsidP="000047FC">
            <w:pPr>
              <w:jc w:val="center"/>
              <w:rPr>
                <w:rFonts w:ascii="Cambria" w:hAnsi="Cambria" w:cs="Arial"/>
              </w:rPr>
            </w:pPr>
          </w:p>
        </w:tc>
      </w:tr>
      <w:tr w:rsidR="00373F90" w14:paraId="7D9ADFCC" w14:textId="77777777" w:rsidTr="000047FC">
        <w:trPr>
          <w:trHeight w:val="317"/>
        </w:trPr>
        <w:tc>
          <w:tcPr>
            <w:tcW w:w="5485" w:type="dxa"/>
            <w:gridSpan w:val="2"/>
            <w:vAlign w:val="center"/>
          </w:tcPr>
          <w:p w14:paraId="14919EDC" w14:textId="77777777" w:rsidR="00373F90" w:rsidRDefault="00373F90" w:rsidP="000047FC">
            <w:pPr>
              <w:jc w:val="right"/>
              <w:rPr>
                <w:rFonts w:ascii="Cambria" w:hAnsi="Cambria" w:cs="Arial"/>
              </w:rPr>
            </w:pPr>
          </w:p>
        </w:tc>
        <w:tc>
          <w:tcPr>
            <w:tcW w:w="810" w:type="dxa"/>
            <w:vAlign w:val="center"/>
          </w:tcPr>
          <w:p w14:paraId="31882B8C" w14:textId="6485C75B" w:rsidR="00373F90" w:rsidRPr="000047FC" w:rsidRDefault="00BA7990" w:rsidP="000047FC">
            <w:pPr>
              <w:jc w:val="center"/>
              <w:rPr>
                <w:rFonts w:ascii="Cambria" w:hAnsi="Cambria" w:cs="Arial"/>
                <w:b/>
                <w:bCs/>
              </w:rPr>
            </w:pPr>
            <w:r>
              <w:rPr>
                <w:rFonts w:ascii="Cambria" w:hAnsi="Cambria" w:cs="Arial"/>
                <w:b/>
                <w:bCs/>
              </w:rPr>
              <w:t>43</w:t>
            </w:r>
          </w:p>
        </w:tc>
        <w:tc>
          <w:tcPr>
            <w:tcW w:w="3150" w:type="dxa"/>
            <w:vMerge/>
            <w:shd w:val="clear" w:color="auto" w:fill="auto"/>
            <w:vAlign w:val="center"/>
          </w:tcPr>
          <w:p w14:paraId="4FFB7A97" w14:textId="77777777" w:rsidR="00373F90" w:rsidRDefault="00373F90" w:rsidP="000047FC">
            <w:pPr>
              <w:jc w:val="center"/>
              <w:rPr>
                <w:rFonts w:ascii="Cambria" w:hAnsi="Cambria" w:cs="Arial"/>
              </w:rPr>
            </w:pPr>
          </w:p>
        </w:tc>
      </w:tr>
      <w:tr w:rsidR="00373F90" w14:paraId="1BCDFB01" w14:textId="77777777" w:rsidTr="000047FC">
        <w:trPr>
          <w:trHeight w:val="317"/>
        </w:trPr>
        <w:tc>
          <w:tcPr>
            <w:tcW w:w="5485" w:type="dxa"/>
            <w:gridSpan w:val="2"/>
            <w:vAlign w:val="center"/>
          </w:tcPr>
          <w:p w14:paraId="3988995C" w14:textId="77777777" w:rsidR="00373F90" w:rsidRDefault="00373F90" w:rsidP="000047FC">
            <w:pPr>
              <w:jc w:val="right"/>
              <w:rPr>
                <w:rFonts w:ascii="Cambria" w:hAnsi="Cambria" w:cs="Arial"/>
              </w:rPr>
            </w:pPr>
          </w:p>
        </w:tc>
        <w:tc>
          <w:tcPr>
            <w:tcW w:w="810" w:type="dxa"/>
            <w:vAlign w:val="center"/>
          </w:tcPr>
          <w:p w14:paraId="487028D3" w14:textId="0EF933E6" w:rsidR="00373F90" w:rsidRPr="000047FC" w:rsidRDefault="00BA7990" w:rsidP="000047FC">
            <w:pPr>
              <w:jc w:val="center"/>
              <w:rPr>
                <w:rFonts w:ascii="Cambria" w:hAnsi="Cambria" w:cs="Arial"/>
                <w:b/>
                <w:bCs/>
              </w:rPr>
            </w:pPr>
            <w:r>
              <w:rPr>
                <w:rFonts w:ascii="Cambria" w:hAnsi="Cambria" w:cs="Arial"/>
                <w:b/>
                <w:bCs/>
              </w:rPr>
              <w:t>44</w:t>
            </w:r>
          </w:p>
        </w:tc>
        <w:tc>
          <w:tcPr>
            <w:tcW w:w="3150" w:type="dxa"/>
            <w:vMerge/>
            <w:shd w:val="clear" w:color="auto" w:fill="auto"/>
            <w:vAlign w:val="center"/>
          </w:tcPr>
          <w:p w14:paraId="11DB0EA8" w14:textId="77777777" w:rsidR="00373F90" w:rsidRDefault="00373F90" w:rsidP="000047FC">
            <w:pPr>
              <w:jc w:val="center"/>
              <w:rPr>
                <w:rFonts w:ascii="Cambria" w:hAnsi="Cambria" w:cs="Arial"/>
              </w:rPr>
            </w:pPr>
          </w:p>
        </w:tc>
      </w:tr>
      <w:tr w:rsidR="00373F90" w14:paraId="009B56F9" w14:textId="77777777" w:rsidTr="000047FC">
        <w:trPr>
          <w:trHeight w:val="317"/>
        </w:trPr>
        <w:tc>
          <w:tcPr>
            <w:tcW w:w="5485" w:type="dxa"/>
            <w:gridSpan w:val="2"/>
            <w:vAlign w:val="center"/>
          </w:tcPr>
          <w:p w14:paraId="48232324" w14:textId="77777777" w:rsidR="00373F90" w:rsidRDefault="00373F90" w:rsidP="000047FC">
            <w:pPr>
              <w:jc w:val="right"/>
              <w:rPr>
                <w:rFonts w:ascii="Cambria" w:hAnsi="Cambria" w:cs="Arial"/>
              </w:rPr>
            </w:pPr>
          </w:p>
        </w:tc>
        <w:tc>
          <w:tcPr>
            <w:tcW w:w="810" w:type="dxa"/>
            <w:vAlign w:val="center"/>
          </w:tcPr>
          <w:p w14:paraId="0707E463" w14:textId="45A625C9" w:rsidR="00373F90" w:rsidRPr="000047FC" w:rsidRDefault="00BA7990" w:rsidP="000047FC">
            <w:pPr>
              <w:jc w:val="center"/>
              <w:rPr>
                <w:rFonts w:ascii="Cambria" w:hAnsi="Cambria" w:cs="Arial"/>
                <w:b/>
                <w:bCs/>
              </w:rPr>
            </w:pPr>
            <w:r>
              <w:rPr>
                <w:rFonts w:ascii="Cambria" w:hAnsi="Cambria" w:cs="Arial"/>
                <w:b/>
                <w:bCs/>
              </w:rPr>
              <w:t>45</w:t>
            </w:r>
          </w:p>
        </w:tc>
        <w:tc>
          <w:tcPr>
            <w:tcW w:w="3150" w:type="dxa"/>
            <w:vMerge/>
            <w:shd w:val="clear" w:color="auto" w:fill="auto"/>
            <w:vAlign w:val="center"/>
          </w:tcPr>
          <w:p w14:paraId="54D1684E" w14:textId="77777777" w:rsidR="00373F90" w:rsidRDefault="00373F90" w:rsidP="000047FC">
            <w:pPr>
              <w:jc w:val="center"/>
              <w:rPr>
                <w:rFonts w:ascii="Cambria" w:hAnsi="Cambria" w:cs="Arial"/>
              </w:rPr>
            </w:pPr>
          </w:p>
        </w:tc>
      </w:tr>
      <w:tr w:rsidR="00373F90" w14:paraId="5B402443" w14:textId="77777777" w:rsidTr="000047FC">
        <w:trPr>
          <w:trHeight w:val="317"/>
        </w:trPr>
        <w:tc>
          <w:tcPr>
            <w:tcW w:w="5485" w:type="dxa"/>
            <w:gridSpan w:val="2"/>
            <w:vAlign w:val="center"/>
          </w:tcPr>
          <w:p w14:paraId="626451BE" w14:textId="77777777" w:rsidR="00373F90" w:rsidRDefault="00373F90" w:rsidP="000047FC">
            <w:pPr>
              <w:jc w:val="right"/>
              <w:rPr>
                <w:rFonts w:ascii="Cambria" w:hAnsi="Cambria" w:cs="Arial"/>
              </w:rPr>
            </w:pPr>
          </w:p>
        </w:tc>
        <w:tc>
          <w:tcPr>
            <w:tcW w:w="810" w:type="dxa"/>
            <w:vAlign w:val="center"/>
          </w:tcPr>
          <w:p w14:paraId="3DA0C436" w14:textId="4C8C438B" w:rsidR="00373F90" w:rsidRPr="000047FC" w:rsidRDefault="00BA7990" w:rsidP="000047FC">
            <w:pPr>
              <w:jc w:val="center"/>
              <w:rPr>
                <w:rFonts w:ascii="Cambria" w:hAnsi="Cambria" w:cs="Arial"/>
                <w:b/>
                <w:bCs/>
              </w:rPr>
            </w:pPr>
            <w:r>
              <w:rPr>
                <w:rFonts w:ascii="Cambria" w:hAnsi="Cambria" w:cs="Arial"/>
                <w:b/>
                <w:bCs/>
              </w:rPr>
              <w:t>10</w:t>
            </w:r>
          </w:p>
        </w:tc>
        <w:tc>
          <w:tcPr>
            <w:tcW w:w="3150" w:type="dxa"/>
            <w:vMerge/>
            <w:shd w:val="clear" w:color="auto" w:fill="auto"/>
            <w:vAlign w:val="center"/>
          </w:tcPr>
          <w:p w14:paraId="5B9416EB" w14:textId="77777777" w:rsidR="00373F90" w:rsidRDefault="00373F90" w:rsidP="000047FC">
            <w:pPr>
              <w:jc w:val="center"/>
              <w:rPr>
                <w:rFonts w:ascii="Cambria" w:hAnsi="Cambria" w:cs="Arial"/>
              </w:rPr>
            </w:pPr>
          </w:p>
        </w:tc>
      </w:tr>
      <w:tr w:rsidR="00373F90" w14:paraId="3E0BDA79" w14:textId="77777777" w:rsidTr="000047FC">
        <w:trPr>
          <w:trHeight w:val="317"/>
        </w:trPr>
        <w:tc>
          <w:tcPr>
            <w:tcW w:w="5485" w:type="dxa"/>
            <w:gridSpan w:val="2"/>
            <w:vAlign w:val="center"/>
          </w:tcPr>
          <w:p w14:paraId="46BC17F3" w14:textId="77777777" w:rsidR="00373F90" w:rsidRDefault="00373F90" w:rsidP="000047FC">
            <w:pPr>
              <w:jc w:val="right"/>
              <w:rPr>
                <w:rFonts w:ascii="Cambria" w:hAnsi="Cambria" w:cs="Arial"/>
              </w:rPr>
            </w:pPr>
          </w:p>
        </w:tc>
        <w:tc>
          <w:tcPr>
            <w:tcW w:w="810" w:type="dxa"/>
            <w:vAlign w:val="center"/>
          </w:tcPr>
          <w:p w14:paraId="38EF978D" w14:textId="1D006C0D" w:rsidR="00373F90" w:rsidRPr="000047FC" w:rsidRDefault="00BA7990" w:rsidP="000047FC">
            <w:pPr>
              <w:jc w:val="center"/>
              <w:rPr>
                <w:rFonts w:ascii="Cambria" w:hAnsi="Cambria" w:cs="Arial"/>
                <w:b/>
                <w:bCs/>
              </w:rPr>
            </w:pPr>
            <w:r>
              <w:rPr>
                <w:rFonts w:ascii="Cambria" w:hAnsi="Cambria" w:cs="Arial"/>
                <w:b/>
                <w:bCs/>
              </w:rPr>
              <w:t>11</w:t>
            </w:r>
          </w:p>
        </w:tc>
        <w:tc>
          <w:tcPr>
            <w:tcW w:w="3150" w:type="dxa"/>
            <w:vMerge/>
            <w:shd w:val="clear" w:color="auto" w:fill="auto"/>
            <w:vAlign w:val="center"/>
          </w:tcPr>
          <w:p w14:paraId="5A95C0A2" w14:textId="77777777" w:rsidR="00373F90" w:rsidRDefault="00373F90" w:rsidP="000047FC">
            <w:pPr>
              <w:jc w:val="center"/>
              <w:rPr>
                <w:rFonts w:ascii="Cambria" w:hAnsi="Cambria" w:cs="Arial"/>
              </w:rPr>
            </w:pPr>
          </w:p>
        </w:tc>
      </w:tr>
      <w:tr w:rsidR="00373F90" w14:paraId="6FE82293" w14:textId="77777777" w:rsidTr="000047FC">
        <w:trPr>
          <w:trHeight w:val="317"/>
        </w:trPr>
        <w:tc>
          <w:tcPr>
            <w:tcW w:w="5485" w:type="dxa"/>
            <w:gridSpan w:val="2"/>
            <w:vAlign w:val="center"/>
          </w:tcPr>
          <w:p w14:paraId="67C922B4" w14:textId="77777777" w:rsidR="00373F90" w:rsidRDefault="00373F90" w:rsidP="000047FC">
            <w:pPr>
              <w:jc w:val="right"/>
              <w:rPr>
                <w:rFonts w:ascii="Cambria" w:hAnsi="Cambria" w:cs="Arial"/>
              </w:rPr>
            </w:pPr>
          </w:p>
        </w:tc>
        <w:tc>
          <w:tcPr>
            <w:tcW w:w="810" w:type="dxa"/>
            <w:vAlign w:val="center"/>
          </w:tcPr>
          <w:p w14:paraId="2A454FEC" w14:textId="48012ED5" w:rsidR="00373F90" w:rsidRPr="000047FC" w:rsidRDefault="00BA7990" w:rsidP="000047FC">
            <w:pPr>
              <w:jc w:val="center"/>
              <w:rPr>
                <w:rFonts w:ascii="Cambria" w:hAnsi="Cambria" w:cs="Arial"/>
                <w:b/>
                <w:bCs/>
              </w:rPr>
            </w:pPr>
            <w:r>
              <w:rPr>
                <w:rFonts w:ascii="Cambria" w:hAnsi="Cambria" w:cs="Arial"/>
                <w:b/>
                <w:bCs/>
              </w:rPr>
              <w:t>12</w:t>
            </w:r>
          </w:p>
        </w:tc>
        <w:tc>
          <w:tcPr>
            <w:tcW w:w="3150" w:type="dxa"/>
            <w:vMerge/>
            <w:shd w:val="clear" w:color="auto" w:fill="auto"/>
            <w:vAlign w:val="center"/>
          </w:tcPr>
          <w:p w14:paraId="4017E63A" w14:textId="77777777" w:rsidR="00373F90" w:rsidRDefault="00373F90" w:rsidP="000047FC">
            <w:pPr>
              <w:jc w:val="center"/>
              <w:rPr>
                <w:rFonts w:ascii="Cambria" w:hAnsi="Cambria" w:cs="Arial"/>
              </w:rPr>
            </w:pPr>
          </w:p>
        </w:tc>
      </w:tr>
      <w:tr w:rsidR="00373F90" w14:paraId="0DC9546A" w14:textId="77777777" w:rsidTr="00173BEC">
        <w:trPr>
          <w:trHeight w:val="317"/>
        </w:trPr>
        <w:tc>
          <w:tcPr>
            <w:tcW w:w="5485" w:type="dxa"/>
            <w:gridSpan w:val="2"/>
            <w:tcBorders>
              <w:bottom w:val="double" w:sz="4" w:space="0" w:color="auto"/>
            </w:tcBorders>
            <w:vAlign w:val="center"/>
          </w:tcPr>
          <w:p w14:paraId="378343A2" w14:textId="77777777" w:rsidR="00373F90" w:rsidRDefault="00373F90" w:rsidP="000047FC">
            <w:pPr>
              <w:jc w:val="right"/>
              <w:rPr>
                <w:rFonts w:ascii="Cambria" w:hAnsi="Cambria" w:cs="Arial"/>
              </w:rPr>
            </w:pPr>
          </w:p>
        </w:tc>
        <w:tc>
          <w:tcPr>
            <w:tcW w:w="810" w:type="dxa"/>
            <w:tcBorders>
              <w:bottom w:val="double" w:sz="4" w:space="0" w:color="auto"/>
            </w:tcBorders>
            <w:vAlign w:val="center"/>
          </w:tcPr>
          <w:p w14:paraId="41C67CC9" w14:textId="5B0C52E9" w:rsidR="00373F90" w:rsidRPr="000047FC" w:rsidRDefault="00BA7990" w:rsidP="000047FC">
            <w:pPr>
              <w:jc w:val="center"/>
              <w:rPr>
                <w:rFonts w:ascii="Cambria" w:hAnsi="Cambria" w:cs="Arial"/>
                <w:b/>
                <w:bCs/>
              </w:rPr>
            </w:pPr>
            <w:r>
              <w:rPr>
                <w:rFonts w:ascii="Cambria" w:hAnsi="Cambria" w:cs="Arial"/>
                <w:b/>
                <w:bCs/>
              </w:rPr>
              <w:t>22</w:t>
            </w:r>
          </w:p>
        </w:tc>
        <w:tc>
          <w:tcPr>
            <w:tcW w:w="3150" w:type="dxa"/>
            <w:vMerge/>
            <w:tcBorders>
              <w:bottom w:val="double" w:sz="4" w:space="0" w:color="auto"/>
            </w:tcBorders>
            <w:shd w:val="clear" w:color="auto" w:fill="auto"/>
            <w:vAlign w:val="center"/>
          </w:tcPr>
          <w:p w14:paraId="76AE0A2D" w14:textId="77777777" w:rsidR="00373F90" w:rsidRDefault="00373F90" w:rsidP="000047FC">
            <w:pPr>
              <w:jc w:val="center"/>
              <w:rPr>
                <w:rFonts w:ascii="Cambria" w:hAnsi="Cambria" w:cs="Arial"/>
              </w:rPr>
            </w:pPr>
          </w:p>
        </w:tc>
      </w:tr>
      <w:tr w:rsidR="00373F90" w14:paraId="4938E33D" w14:textId="77777777" w:rsidTr="000047FC">
        <w:trPr>
          <w:trHeight w:val="317"/>
        </w:trPr>
        <w:tc>
          <w:tcPr>
            <w:tcW w:w="5485" w:type="dxa"/>
            <w:gridSpan w:val="2"/>
            <w:tcBorders>
              <w:top w:val="double" w:sz="4" w:space="0" w:color="auto"/>
            </w:tcBorders>
            <w:vAlign w:val="center"/>
          </w:tcPr>
          <w:p w14:paraId="7FB827EB" w14:textId="77777777" w:rsidR="00373F90" w:rsidRDefault="00373F90" w:rsidP="000047FC">
            <w:pPr>
              <w:jc w:val="right"/>
              <w:rPr>
                <w:rFonts w:ascii="Cambria" w:hAnsi="Cambria" w:cs="Arial"/>
              </w:rPr>
            </w:pPr>
          </w:p>
        </w:tc>
        <w:tc>
          <w:tcPr>
            <w:tcW w:w="810" w:type="dxa"/>
            <w:tcBorders>
              <w:top w:val="double" w:sz="4" w:space="0" w:color="auto"/>
            </w:tcBorders>
            <w:vAlign w:val="center"/>
          </w:tcPr>
          <w:p w14:paraId="56E0522A" w14:textId="3D1C6274" w:rsidR="00373F90" w:rsidRPr="000047FC" w:rsidRDefault="00D92451" w:rsidP="000047FC">
            <w:pPr>
              <w:jc w:val="center"/>
              <w:rPr>
                <w:rFonts w:ascii="Cambria" w:hAnsi="Cambria" w:cs="Arial"/>
                <w:b/>
                <w:bCs/>
              </w:rPr>
            </w:pPr>
            <w:r>
              <w:rPr>
                <w:rFonts w:ascii="Cambria" w:hAnsi="Cambria" w:cs="Arial"/>
                <w:b/>
                <w:bCs/>
              </w:rPr>
              <w:t>23</w:t>
            </w:r>
          </w:p>
        </w:tc>
        <w:tc>
          <w:tcPr>
            <w:tcW w:w="3150" w:type="dxa"/>
            <w:vMerge w:val="restart"/>
            <w:tcBorders>
              <w:top w:val="double" w:sz="4" w:space="0" w:color="auto"/>
            </w:tcBorders>
            <w:shd w:val="clear" w:color="auto" w:fill="auto"/>
            <w:vAlign w:val="center"/>
          </w:tcPr>
          <w:p w14:paraId="76BCEF65" w14:textId="77777777" w:rsidR="00373F90" w:rsidRDefault="00373F90" w:rsidP="000047FC">
            <w:pPr>
              <w:jc w:val="center"/>
              <w:rPr>
                <w:rFonts w:ascii="Cambria" w:hAnsi="Cambria" w:cs="Arial"/>
              </w:rPr>
            </w:pPr>
          </w:p>
        </w:tc>
      </w:tr>
      <w:tr w:rsidR="00373F90" w14:paraId="0E0B572F" w14:textId="77777777" w:rsidTr="000047FC">
        <w:trPr>
          <w:trHeight w:val="317"/>
        </w:trPr>
        <w:tc>
          <w:tcPr>
            <w:tcW w:w="5485" w:type="dxa"/>
            <w:gridSpan w:val="2"/>
            <w:vAlign w:val="center"/>
          </w:tcPr>
          <w:p w14:paraId="26726438" w14:textId="77777777" w:rsidR="00373F90" w:rsidRDefault="00373F90" w:rsidP="000047FC">
            <w:pPr>
              <w:jc w:val="right"/>
              <w:rPr>
                <w:rFonts w:ascii="Cambria" w:hAnsi="Cambria" w:cs="Arial"/>
              </w:rPr>
            </w:pPr>
          </w:p>
        </w:tc>
        <w:tc>
          <w:tcPr>
            <w:tcW w:w="810" w:type="dxa"/>
            <w:vAlign w:val="center"/>
          </w:tcPr>
          <w:p w14:paraId="0D7B6FA5" w14:textId="71ECF982" w:rsidR="00373F90" w:rsidRPr="000047FC" w:rsidRDefault="00D92451" w:rsidP="000047FC">
            <w:pPr>
              <w:jc w:val="center"/>
              <w:rPr>
                <w:rFonts w:ascii="Cambria" w:hAnsi="Cambria" w:cs="Arial"/>
                <w:b/>
                <w:bCs/>
              </w:rPr>
            </w:pPr>
            <w:r>
              <w:rPr>
                <w:rFonts w:ascii="Cambria" w:hAnsi="Cambria" w:cs="Arial"/>
                <w:b/>
                <w:bCs/>
              </w:rPr>
              <w:t>24</w:t>
            </w:r>
          </w:p>
        </w:tc>
        <w:tc>
          <w:tcPr>
            <w:tcW w:w="3150" w:type="dxa"/>
            <w:vMerge/>
            <w:shd w:val="clear" w:color="auto" w:fill="auto"/>
            <w:vAlign w:val="center"/>
          </w:tcPr>
          <w:p w14:paraId="5376C25D" w14:textId="77777777" w:rsidR="00373F90" w:rsidRDefault="00373F90" w:rsidP="000047FC">
            <w:pPr>
              <w:jc w:val="center"/>
              <w:rPr>
                <w:rFonts w:ascii="Cambria" w:hAnsi="Cambria" w:cs="Arial"/>
              </w:rPr>
            </w:pPr>
          </w:p>
        </w:tc>
      </w:tr>
      <w:tr w:rsidR="00373F90" w14:paraId="25B777A2" w14:textId="77777777" w:rsidTr="000047FC">
        <w:trPr>
          <w:trHeight w:val="317"/>
        </w:trPr>
        <w:tc>
          <w:tcPr>
            <w:tcW w:w="5485" w:type="dxa"/>
            <w:gridSpan w:val="2"/>
            <w:vAlign w:val="center"/>
          </w:tcPr>
          <w:p w14:paraId="641C610A" w14:textId="77777777" w:rsidR="00373F90" w:rsidRDefault="00373F90" w:rsidP="000047FC">
            <w:pPr>
              <w:jc w:val="right"/>
              <w:rPr>
                <w:rFonts w:ascii="Cambria" w:hAnsi="Cambria" w:cs="Arial"/>
              </w:rPr>
            </w:pPr>
          </w:p>
        </w:tc>
        <w:tc>
          <w:tcPr>
            <w:tcW w:w="810" w:type="dxa"/>
            <w:vAlign w:val="center"/>
          </w:tcPr>
          <w:p w14:paraId="2FC3BAF7" w14:textId="6560A10F" w:rsidR="00373F90" w:rsidRPr="000047FC" w:rsidRDefault="00DB7E5B" w:rsidP="000047FC">
            <w:pPr>
              <w:jc w:val="center"/>
              <w:rPr>
                <w:rFonts w:ascii="Cambria" w:hAnsi="Cambria" w:cs="Arial"/>
                <w:b/>
                <w:bCs/>
              </w:rPr>
            </w:pPr>
            <w:r>
              <w:rPr>
                <w:rFonts w:ascii="Cambria" w:hAnsi="Cambria" w:cs="Arial"/>
                <w:b/>
                <w:bCs/>
              </w:rPr>
              <w:t>34</w:t>
            </w:r>
          </w:p>
        </w:tc>
        <w:tc>
          <w:tcPr>
            <w:tcW w:w="3150" w:type="dxa"/>
            <w:vMerge/>
            <w:shd w:val="clear" w:color="auto" w:fill="auto"/>
            <w:vAlign w:val="center"/>
          </w:tcPr>
          <w:p w14:paraId="02E852A7" w14:textId="77777777" w:rsidR="00373F90" w:rsidRDefault="00373F90" w:rsidP="000047FC">
            <w:pPr>
              <w:jc w:val="center"/>
              <w:rPr>
                <w:rFonts w:ascii="Cambria" w:hAnsi="Cambria" w:cs="Arial"/>
              </w:rPr>
            </w:pPr>
          </w:p>
        </w:tc>
      </w:tr>
      <w:tr w:rsidR="00373F90" w14:paraId="3BF691B7" w14:textId="77777777" w:rsidTr="000047FC">
        <w:trPr>
          <w:trHeight w:val="317"/>
        </w:trPr>
        <w:tc>
          <w:tcPr>
            <w:tcW w:w="5485" w:type="dxa"/>
            <w:gridSpan w:val="2"/>
            <w:vAlign w:val="center"/>
          </w:tcPr>
          <w:p w14:paraId="0A7546B7" w14:textId="77777777" w:rsidR="00373F90" w:rsidRDefault="00373F90" w:rsidP="000047FC">
            <w:pPr>
              <w:jc w:val="right"/>
              <w:rPr>
                <w:rFonts w:ascii="Cambria" w:hAnsi="Cambria" w:cs="Arial"/>
              </w:rPr>
            </w:pPr>
          </w:p>
        </w:tc>
        <w:tc>
          <w:tcPr>
            <w:tcW w:w="810" w:type="dxa"/>
            <w:vAlign w:val="center"/>
          </w:tcPr>
          <w:p w14:paraId="5026A230" w14:textId="4194468A" w:rsidR="00373F90" w:rsidRPr="000047FC" w:rsidRDefault="00DB7E5B" w:rsidP="000047FC">
            <w:pPr>
              <w:jc w:val="center"/>
              <w:rPr>
                <w:rFonts w:ascii="Cambria" w:hAnsi="Cambria" w:cs="Arial"/>
                <w:b/>
                <w:bCs/>
              </w:rPr>
            </w:pPr>
            <w:r>
              <w:rPr>
                <w:rFonts w:ascii="Cambria" w:hAnsi="Cambria" w:cs="Arial"/>
                <w:b/>
                <w:bCs/>
              </w:rPr>
              <w:t>35</w:t>
            </w:r>
          </w:p>
        </w:tc>
        <w:tc>
          <w:tcPr>
            <w:tcW w:w="3150" w:type="dxa"/>
            <w:vMerge/>
            <w:shd w:val="clear" w:color="auto" w:fill="auto"/>
            <w:vAlign w:val="center"/>
          </w:tcPr>
          <w:p w14:paraId="7528DEC1" w14:textId="77777777" w:rsidR="00373F90" w:rsidRDefault="00373F90" w:rsidP="000047FC">
            <w:pPr>
              <w:jc w:val="center"/>
              <w:rPr>
                <w:rFonts w:ascii="Cambria" w:hAnsi="Cambria" w:cs="Arial"/>
              </w:rPr>
            </w:pPr>
          </w:p>
        </w:tc>
      </w:tr>
      <w:tr w:rsidR="00373F90" w14:paraId="226BAED2" w14:textId="77777777" w:rsidTr="000047FC">
        <w:trPr>
          <w:trHeight w:val="317"/>
        </w:trPr>
        <w:tc>
          <w:tcPr>
            <w:tcW w:w="5485" w:type="dxa"/>
            <w:gridSpan w:val="2"/>
            <w:vAlign w:val="center"/>
          </w:tcPr>
          <w:p w14:paraId="7D410034" w14:textId="77777777" w:rsidR="00373F90" w:rsidRDefault="00373F90" w:rsidP="000047FC">
            <w:pPr>
              <w:jc w:val="right"/>
              <w:rPr>
                <w:rFonts w:ascii="Cambria" w:hAnsi="Cambria" w:cs="Arial"/>
              </w:rPr>
            </w:pPr>
          </w:p>
        </w:tc>
        <w:tc>
          <w:tcPr>
            <w:tcW w:w="810" w:type="dxa"/>
            <w:vAlign w:val="center"/>
          </w:tcPr>
          <w:p w14:paraId="41B1CC38" w14:textId="1E720F6B" w:rsidR="00373F90" w:rsidRPr="000047FC" w:rsidRDefault="00DB7E5B" w:rsidP="000047FC">
            <w:pPr>
              <w:jc w:val="center"/>
              <w:rPr>
                <w:rFonts w:ascii="Cambria" w:hAnsi="Cambria" w:cs="Arial"/>
                <w:b/>
                <w:bCs/>
              </w:rPr>
            </w:pPr>
            <w:r>
              <w:rPr>
                <w:rFonts w:ascii="Cambria" w:hAnsi="Cambria" w:cs="Arial"/>
                <w:b/>
                <w:bCs/>
              </w:rPr>
              <w:t>36</w:t>
            </w:r>
          </w:p>
        </w:tc>
        <w:tc>
          <w:tcPr>
            <w:tcW w:w="3150" w:type="dxa"/>
            <w:vMerge/>
            <w:shd w:val="clear" w:color="auto" w:fill="auto"/>
            <w:vAlign w:val="center"/>
          </w:tcPr>
          <w:p w14:paraId="5CF44799" w14:textId="77777777" w:rsidR="00373F90" w:rsidRDefault="00373F90" w:rsidP="000047FC">
            <w:pPr>
              <w:jc w:val="center"/>
              <w:rPr>
                <w:rFonts w:ascii="Cambria" w:hAnsi="Cambria" w:cs="Arial"/>
              </w:rPr>
            </w:pPr>
          </w:p>
        </w:tc>
      </w:tr>
      <w:tr w:rsidR="00373F90" w14:paraId="75AF25B7" w14:textId="77777777" w:rsidTr="000047FC">
        <w:trPr>
          <w:trHeight w:val="317"/>
        </w:trPr>
        <w:tc>
          <w:tcPr>
            <w:tcW w:w="5485" w:type="dxa"/>
            <w:gridSpan w:val="2"/>
            <w:vAlign w:val="center"/>
          </w:tcPr>
          <w:p w14:paraId="181E79E5" w14:textId="77777777" w:rsidR="00373F90" w:rsidRDefault="00373F90" w:rsidP="000047FC">
            <w:pPr>
              <w:jc w:val="right"/>
              <w:rPr>
                <w:rFonts w:ascii="Cambria" w:hAnsi="Cambria" w:cs="Arial"/>
              </w:rPr>
            </w:pPr>
          </w:p>
        </w:tc>
        <w:tc>
          <w:tcPr>
            <w:tcW w:w="810" w:type="dxa"/>
            <w:vAlign w:val="center"/>
          </w:tcPr>
          <w:p w14:paraId="6437043B" w14:textId="0732AE13" w:rsidR="00373F90" w:rsidRPr="000047FC" w:rsidRDefault="00DB7E5B" w:rsidP="000047FC">
            <w:pPr>
              <w:jc w:val="center"/>
              <w:rPr>
                <w:rFonts w:ascii="Cambria" w:hAnsi="Cambria" w:cs="Arial"/>
                <w:b/>
                <w:bCs/>
              </w:rPr>
            </w:pPr>
            <w:r>
              <w:rPr>
                <w:rFonts w:ascii="Cambria" w:hAnsi="Cambria" w:cs="Arial"/>
                <w:b/>
                <w:bCs/>
              </w:rPr>
              <w:t>46</w:t>
            </w:r>
          </w:p>
        </w:tc>
        <w:tc>
          <w:tcPr>
            <w:tcW w:w="3150" w:type="dxa"/>
            <w:vMerge/>
            <w:shd w:val="clear" w:color="auto" w:fill="auto"/>
            <w:vAlign w:val="center"/>
          </w:tcPr>
          <w:p w14:paraId="2DAA348F" w14:textId="77777777" w:rsidR="00373F90" w:rsidRDefault="00373F90" w:rsidP="000047FC">
            <w:pPr>
              <w:jc w:val="center"/>
              <w:rPr>
                <w:rFonts w:ascii="Cambria" w:hAnsi="Cambria" w:cs="Arial"/>
              </w:rPr>
            </w:pPr>
          </w:p>
        </w:tc>
      </w:tr>
      <w:tr w:rsidR="00373F90" w14:paraId="5297999D" w14:textId="77777777" w:rsidTr="000047FC">
        <w:trPr>
          <w:trHeight w:val="317"/>
        </w:trPr>
        <w:tc>
          <w:tcPr>
            <w:tcW w:w="5485" w:type="dxa"/>
            <w:gridSpan w:val="2"/>
            <w:vAlign w:val="center"/>
          </w:tcPr>
          <w:p w14:paraId="5B46E087" w14:textId="77777777" w:rsidR="00373F90" w:rsidRDefault="00373F90" w:rsidP="000047FC">
            <w:pPr>
              <w:jc w:val="right"/>
              <w:rPr>
                <w:rFonts w:ascii="Cambria" w:hAnsi="Cambria" w:cs="Arial"/>
              </w:rPr>
            </w:pPr>
          </w:p>
        </w:tc>
        <w:tc>
          <w:tcPr>
            <w:tcW w:w="810" w:type="dxa"/>
            <w:vAlign w:val="center"/>
          </w:tcPr>
          <w:p w14:paraId="49208F68" w14:textId="2334049E" w:rsidR="00373F90" w:rsidRPr="000047FC" w:rsidRDefault="00DB7E5B" w:rsidP="000047FC">
            <w:pPr>
              <w:jc w:val="center"/>
              <w:rPr>
                <w:rFonts w:ascii="Cambria" w:hAnsi="Cambria" w:cs="Arial"/>
                <w:b/>
                <w:bCs/>
              </w:rPr>
            </w:pPr>
            <w:r>
              <w:rPr>
                <w:rFonts w:ascii="Cambria" w:hAnsi="Cambria" w:cs="Arial"/>
                <w:b/>
                <w:bCs/>
              </w:rPr>
              <w:t>47</w:t>
            </w:r>
          </w:p>
        </w:tc>
        <w:tc>
          <w:tcPr>
            <w:tcW w:w="3150" w:type="dxa"/>
            <w:vMerge/>
            <w:shd w:val="clear" w:color="auto" w:fill="auto"/>
            <w:vAlign w:val="center"/>
          </w:tcPr>
          <w:p w14:paraId="012A65FF" w14:textId="77777777" w:rsidR="00373F90" w:rsidRDefault="00373F90" w:rsidP="000047FC">
            <w:pPr>
              <w:jc w:val="center"/>
              <w:rPr>
                <w:rFonts w:ascii="Cambria" w:hAnsi="Cambria" w:cs="Arial"/>
              </w:rPr>
            </w:pPr>
          </w:p>
        </w:tc>
      </w:tr>
      <w:tr w:rsidR="00373F90" w14:paraId="1B271245" w14:textId="77777777" w:rsidTr="00586AA3">
        <w:trPr>
          <w:trHeight w:val="317"/>
        </w:trPr>
        <w:tc>
          <w:tcPr>
            <w:tcW w:w="5485" w:type="dxa"/>
            <w:gridSpan w:val="2"/>
            <w:tcBorders>
              <w:bottom w:val="double" w:sz="4" w:space="0" w:color="auto"/>
            </w:tcBorders>
            <w:vAlign w:val="center"/>
          </w:tcPr>
          <w:p w14:paraId="1CECFBCC" w14:textId="77777777" w:rsidR="00373F90" w:rsidRDefault="00373F90" w:rsidP="000047FC">
            <w:pPr>
              <w:jc w:val="right"/>
              <w:rPr>
                <w:rFonts w:ascii="Cambria" w:hAnsi="Cambria" w:cs="Arial"/>
              </w:rPr>
            </w:pPr>
          </w:p>
        </w:tc>
        <w:tc>
          <w:tcPr>
            <w:tcW w:w="810" w:type="dxa"/>
            <w:tcBorders>
              <w:bottom w:val="double" w:sz="4" w:space="0" w:color="auto"/>
            </w:tcBorders>
            <w:vAlign w:val="center"/>
          </w:tcPr>
          <w:p w14:paraId="4A84854B" w14:textId="670B490B" w:rsidR="00373F90" w:rsidRPr="000047FC" w:rsidRDefault="00DB7E5B" w:rsidP="000047FC">
            <w:pPr>
              <w:jc w:val="center"/>
              <w:rPr>
                <w:rFonts w:ascii="Cambria" w:hAnsi="Cambria" w:cs="Arial"/>
                <w:b/>
                <w:bCs/>
              </w:rPr>
            </w:pPr>
            <w:r>
              <w:rPr>
                <w:rFonts w:ascii="Cambria" w:hAnsi="Cambria" w:cs="Arial"/>
                <w:b/>
                <w:bCs/>
              </w:rPr>
              <w:t>48</w:t>
            </w:r>
          </w:p>
        </w:tc>
        <w:tc>
          <w:tcPr>
            <w:tcW w:w="3150" w:type="dxa"/>
            <w:vMerge/>
            <w:tcBorders>
              <w:bottom w:val="double" w:sz="4" w:space="0" w:color="auto"/>
            </w:tcBorders>
            <w:shd w:val="clear" w:color="auto" w:fill="auto"/>
            <w:vAlign w:val="center"/>
          </w:tcPr>
          <w:p w14:paraId="58FA7353" w14:textId="77777777" w:rsidR="00373F90" w:rsidRDefault="00373F90" w:rsidP="000047FC">
            <w:pPr>
              <w:jc w:val="center"/>
              <w:rPr>
                <w:rFonts w:ascii="Cambria" w:hAnsi="Cambria" w:cs="Arial"/>
              </w:rPr>
            </w:pPr>
          </w:p>
        </w:tc>
      </w:tr>
      <w:tr w:rsidR="00373F90" w:rsidRPr="00894548" w14:paraId="753B7271" w14:textId="77777777" w:rsidTr="00173BEC">
        <w:trPr>
          <w:trHeight w:val="720"/>
        </w:trPr>
        <w:tc>
          <w:tcPr>
            <w:tcW w:w="9445" w:type="dxa"/>
            <w:gridSpan w:val="4"/>
            <w:tcBorders>
              <w:top w:val="double" w:sz="4" w:space="0" w:color="auto"/>
            </w:tcBorders>
          </w:tcPr>
          <w:p w14:paraId="44F48FBF" w14:textId="77777777" w:rsidR="00373F90" w:rsidRPr="00894548" w:rsidRDefault="00373F90" w:rsidP="000047FC">
            <w:pPr>
              <w:rPr>
                <w:rFonts w:ascii="Cambria" w:hAnsi="Cambria" w:cs="Arial"/>
                <w:b/>
                <w:bCs/>
                <w:highlight w:val="yellow"/>
              </w:rPr>
            </w:pPr>
            <w:r w:rsidRPr="00894548">
              <w:rPr>
                <w:rFonts w:ascii="Cambria" w:hAnsi="Cambria" w:cs="Arial"/>
                <w:b/>
                <w:bCs/>
              </w:rPr>
              <w:t>Comments:</w:t>
            </w:r>
          </w:p>
        </w:tc>
      </w:tr>
      <w:tr w:rsidR="00373F90" w14:paraId="0A728970" w14:textId="77777777" w:rsidTr="000047FC">
        <w:trPr>
          <w:trHeight w:val="360"/>
        </w:trPr>
        <w:tc>
          <w:tcPr>
            <w:tcW w:w="3055" w:type="dxa"/>
            <w:shd w:val="clear" w:color="auto" w:fill="F2F2F2" w:themeFill="background1" w:themeFillShade="F2"/>
            <w:vAlign w:val="center"/>
          </w:tcPr>
          <w:p w14:paraId="04A25403" w14:textId="282C1292" w:rsidR="00373F90" w:rsidRDefault="00412C29" w:rsidP="000047FC">
            <w:pPr>
              <w:jc w:val="right"/>
              <w:rPr>
                <w:rFonts w:ascii="Cambria" w:hAnsi="Cambria" w:cs="Arial"/>
              </w:rPr>
            </w:pPr>
            <w:r>
              <w:rPr>
                <w:rFonts w:ascii="Cambria" w:hAnsi="Cambria" w:cs="Arial"/>
                <w:b/>
                <w:bCs/>
              </w:rPr>
              <w:t>Quality Reviewed By/Date:</w:t>
            </w:r>
          </w:p>
        </w:tc>
        <w:tc>
          <w:tcPr>
            <w:tcW w:w="6390" w:type="dxa"/>
            <w:gridSpan w:val="3"/>
          </w:tcPr>
          <w:p w14:paraId="627DAD69" w14:textId="77777777" w:rsidR="00373F90" w:rsidRDefault="00373F90" w:rsidP="000047FC">
            <w:pPr>
              <w:rPr>
                <w:rFonts w:ascii="Cambria" w:hAnsi="Cambria" w:cs="Arial"/>
              </w:rPr>
            </w:pPr>
          </w:p>
        </w:tc>
      </w:tr>
    </w:tbl>
    <w:p w14:paraId="3E10351E" w14:textId="77777777" w:rsidR="00806B71" w:rsidRDefault="00806B71">
      <w:pPr>
        <w:rPr>
          <w:rFonts w:ascii="Cambria" w:hAnsi="Cambria" w:cs="Arial"/>
          <w:b/>
          <w:u w:val="single"/>
        </w:rPr>
      </w:pPr>
      <w:r>
        <w:rPr>
          <w:rFonts w:ascii="Cambria" w:hAnsi="Cambria" w:cs="Arial"/>
          <w:b/>
          <w:u w:val="single"/>
        </w:rPr>
        <w:br w:type="page"/>
      </w:r>
    </w:p>
    <w:p w14:paraId="35284F25" w14:textId="77777777" w:rsidR="00817D5A" w:rsidRDefault="00817D5A" w:rsidP="00806B71">
      <w:pPr>
        <w:spacing w:after="0"/>
        <w:jc w:val="center"/>
        <w:rPr>
          <w:rFonts w:ascii="Cambria" w:hAnsi="Cambria" w:cs="Arial"/>
          <w:b/>
          <w:bCs/>
        </w:rPr>
        <w:sectPr w:rsidR="00817D5A" w:rsidSect="0036741D">
          <w:pgSz w:w="12240" w:h="15840"/>
          <w:pgMar w:top="1440" w:right="1440" w:bottom="1440" w:left="1440" w:header="720" w:footer="720" w:gutter="0"/>
          <w:cols w:space="720"/>
          <w:docGrid w:linePitch="360"/>
        </w:sectPr>
      </w:pPr>
    </w:p>
    <w:p w14:paraId="0ED29E16" w14:textId="3DBE6CE8" w:rsidR="00806B71" w:rsidRDefault="00806B71" w:rsidP="00806B71">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Pr>
          <w:rFonts w:ascii="Cambria" w:hAnsi="Cambria" w:cs="Arial"/>
          <w:b/>
          <w:bCs/>
        </w:rPr>
        <w:t>SIM</w:t>
      </w:r>
      <w:r w:rsidR="00E52A91">
        <w:rPr>
          <w:rFonts w:ascii="Cambria" w:hAnsi="Cambria" w:cs="Arial"/>
          <w:b/>
          <w:bCs/>
        </w:rPr>
        <w:t xml:space="preserve">ULATED HANDLING </w:t>
      </w:r>
      <w:r w:rsidR="00F67380">
        <w:rPr>
          <w:rFonts w:ascii="Cambria" w:hAnsi="Cambria" w:cs="Arial"/>
          <w:b/>
          <w:bCs/>
        </w:rPr>
        <w:t xml:space="preserve">&amp; INSPECTION </w:t>
      </w:r>
      <w:r w:rsidR="00E52A91">
        <w:rPr>
          <w:rFonts w:ascii="Cambria" w:hAnsi="Cambria" w:cs="Arial"/>
          <w:b/>
          <w:bCs/>
        </w:rPr>
        <w:t>BEFORE STERILIZATION</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63">
          <w:tblGrid>
            <w:gridCol w:w="805"/>
            <w:gridCol w:w="1800"/>
            <w:gridCol w:w="450"/>
            <w:gridCol w:w="1350"/>
            <w:gridCol w:w="1800"/>
            <w:gridCol w:w="1800"/>
            <w:gridCol w:w="1800"/>
            <w:gridCol w:w="900"/>
            <w:gridCol w:w="900"/>
            <w:gridCol w:w="1260"/>
          </w:tblGrid>
        </w:tblGridChange>
      </w:tblGrid>
      <w:tr w:rsidR="00806B71" w:rsidRPr="00AC51DF" w14:paraId="55A6C8ED" w14:textId="77777777" w:rsidTr="00173BEC">
        <w:trPr>
          <w:trHeight w:val="256"/>
        </w:trPr>
        <w:tc>
          <w:tcPr>
            <w:tcW w:w="12865" w:type="dxa"/>
            <w:gridSpan w:val="10"/>
            <w:shd w:val="clear" w:color="auto" w:fill="F2F2F2" w:themeFill="background1" w:themeFillShade="F2"/>
            <w:vAlign w:val="center"/>
          </w:tcPr>
          <w:p w14:paraId="410771D5" w14:textId="0D2D1780" w:rsidR="00806B71" w:rsidRPr="00AC51DF" w:rsidRDefault="005B1A53" w:rsidP="000047FC">
            <w:pPr>
              <w:jc w:val="center"/>
              <w:rPr>
                <w:rFonts w:ascii="Cambria" w:hAnsi="Cambria" w:cs="Arial"/>
                <w:b/>
                <w:bCs/>
              </w:rPr>
            </w:pPr>
            <w:r>
              <w:rPr>
                <w:rFonts w:ascii="Cambria" w:hAnsi="Cambria" w:cs="Arial"/>
                <w:b/>
                <w:bCs/>
              </w:rPr>
              <w:t>Labels 1- 8</w:t>
            </w:r>
          </w:p>
        </w:tc>
      </w:tr>
      <w:tr w:rsidR="00806B71" w14:paraId="5469EF39" w14:textId="77777777" w:rsidTr="00173BEC">
        <w:trPr>
          <w:trHeight w:val="256"/>
        </w:trPr>
        <w:tc>
          <w:tcPr>
            <w:tcW w:w="12865" w:type="dxa"/>
            <w:gridSpan w:val="10"/>
            <w:vAlign w:val="center"/>
          </w:tcPr>
          <w:p w14:paraId="7A77100C" w14:textId="77777777" w:rsidR="00806B71" w:rsidRPr="00894548" w:rsidRDefault="00806B71" w:rsidP="000047FC">
            <w:pPr>
              <w:rPr>
                <w:rFonts w:ascii="Cambria" w:hAnsi="Cambria" w:cs="Arial"/>
                <w:b/>
                <w:bCs/>
              </w:rPr>
            </w:pPr>
            <w:r w:rsidRPr="00894548">
              <w:rPr>
                <w:rFonts w:ascii="Cambria" w:hAnsi="Cambria" w:cs="Arial"/>
                <w:b/>
                <w:bCs/>
              </w:rPr>
              <w:t>Instructions:</w:t>
            </w:r>
          </w:p>
          <w:p w14:paraId="21DC3DA1" w14:textId="7A39A563" w:rsidR="00806B71" w:rsidRDefault="00806B71">
            <w:pPr>
              <w:rPr>
                <w:rFonts w:ascii="Cambria" w:hAnsi="Cambria" w:cs="Arial"/>
              </w:rPr>
            </w:pPr>
            <w:r>
              <w:rPr>
                <w:rFonts w:ascii="Cambria" w:hAnsi="Cambria" w:cs="Arial"/>
              </w:rPr>
              <w:t xml:space="preserve">1. </w:t>
            </w:r>
            <w:r w:rsidR="004A5B0B">
              <w:rPr>
                <w:rFonts w:ascii="Cambria" w:hAnsi="Cambria" w:cs="Arial"/>
              </w:rPr>
              <w:t xml:space="preserve">Gather </w:t>
            </w:r>
            <w:proofErr w:type="gramStart"/>
            <w:r w:rsidR="004A5B0B">
              <w:rPr>
                <w:rFonts w:ascii="Cambria" w:hAnsi="Cambria" w:cs="Arial"/>
              </w:rPr>
              <w:t>pouched</w:t>
            </w:r>
            <w:proofErr w:type="gramEnd"/>
            <w:r w:rsidR="004A5B0B">
              <w:rPr>
                <w:rFonts w:ascii="Cambria" w:hAnsi="Cambria" w:cs="Arial"/>
              </w:rPr>
              <w:t xml:space="preserve"> and wrapped packag</w:t>
            </w:r>
            <w:r w:rsidR="009B122A">
              <w:rPr>
                <w:rFonts w:ascii="Cambria" w:hAnsi="Cambria" w:cs="Arial"/>
              </w:rPr>
              <w:t xml:space="preserve">es labeled with </w:t>
            </w:r>
            <w:r w:rsidR="00AE7962">
              <w:rPr>
                <w:rFonts w:ascii="Cambria" w:hAnsi="Cambria" w:cs="Arial"/>
              </w:rPr>
              <w:t>label numbers</w:t>
            </w:r>
            <w:r w:rsidR="009B122A">
              <w:rPr>
                <w:rFonts w:ascii="Cambria" w:hAnsi="Cambria" w:cs="Arial"/>
              </w:rPr>
              <w:t xml:space="preserve"> 1 through </w:t>
            </w:r>
            <w:r w:rsidR="002D7052">
              <w:rPr>
                <w:rFonts w:ascii="Cambria" w:hAnsi="Cambria" w:cs="Arial"/>
              </w:rPr>
              <w:t>8</w:t>
            </w:r>
            <w:r w:rsidR="009B122A">
              <w:rPr>
                <w:rFonts w:ascii="Cambria" w:hAnsi="Cambria" w:cs="Arial"/>
              </w:rPr>
              <w:t>.</w:t>
            </w:r>
          </w:p>
          <w:p w14:paraId="0F73C548" w14:textId="5E5B5DBA" w:rsidR="00F745FA" w:rsidRDefault="00F87861" w:rsidP="000047FC">
            <w:pPr>
              <w:tabs>
                <w:tab w:val="left" w:pos="245"/>
              </w:tabs>
              <w:rPr>
                <w:rFonts w:ascii="Cambria" w:hAnsi="Cambria" w:cs="Arial"/>
              </w:rPr>
            </w:pPr>
            <w:r>
              <w:rPr>
                <w:rFonts w:ascii="Cambria" w:hAnsi="Cambria" w:cs="Arial"/>
              </w:rPr>
              <w:t>2.</w:t>
            </w:r>
            <w:r w:rsidR="00B102C8">
              <w:rPr>
                <w:rFonts w:ascii="Cambria" w:hAnsi="Cambria" w:cs="Arial"/>
              </w:rPr>
              <w:t xml:space="preserve"> </w:t>
            </w:r>
            <w:r w:rsidR="001F0762">
              <w:rPr>
                <w:rFonts w:ascii="Cambria" w:hAnsi="Cambria" w:cs="Arial"/>
              </w:rPr>
              <w:t xml:space="preserve">Lightly rub </w:t>
            </w:r>
            <w:r w:rsidR="00F745FA">
              <w:rPr>
                <w:rFonts w:ascii="Cambria" w:hAnsi="Cambria" w:cs="Arial"/>
              </w:rPr>
              <w:t xml:space="preserve">labels </w:t>
            </w:r>
            <w:r w:rsidR="00E13506">
              <w:rPr>
                <w:rFonts w:ascii="Cambria" w:hAnsi="Cambria" w:cs="Arial"/>
              </w:rPr>
              <w:t xml:space="preserve">20 times </w:t>
            </w:r>
            <w:r w:rsidR="00F745FA">
              <w:rPr>
                <w:rFonts w:ascii="Cambria" w:hAnsi="Cambria" w:cs="Arial"/>
              </w:rPr>
              <w:t>with gloved hand.</w:t>
            </w:r>
            <w:r w:rsidR="005C0839">
              <w:rPr>
                <w:rFonts w:ascii="Cambria" w:hAnsi="Cambria" w:cs="Arial"/>
              </w:rPr>
              <w:t xml:space="preserve">  Indicate “Yes” when complete.</w:t>
            </w:r>
          </w:p>
          <w:p w14:paraId="26442897" w14:textId="17169892" w:rsidR="00B62471" w:rsidRDefault="008B0506" w:rsidP="000047FC">
            <w:pPr>
              <w:tabs>
                <w:tab w:val="left" w:pos="245"/>
              </w:tabs>
              <w:rPr>
                <w:rFonts w:ascii="Cambria" w:hAnsi="Cambria" w:cs="Arial"/>
              </w:rPr>
            </w:pPr>
            <w:r>
              <w:rPr>
                <w:rFonts w:ascii="Cambria" w:hAnsi="Cambria" w:cs="Arial"/>
              </w:rPr>
              <w:t xml:space="preserve">3. </w:t>
            </w:r>
            <w:r w:rsidR="002C7A41">
              <w:rPr>
                <w:rFonts w:ascii="Cambria" w:hAnsi="Cambria" w:cs="Arial"/>
              </w:rPr>
              <w:t xml:space="preserve">Lightly rub labels 20 times with gloved hand, which have been </w:t>
            </w:r>
            <w:del w:id="364" w:author="Sasi Songthong" w:date="2022-06-23T12:39:00Z">
              <w:r w:rsidR="002C7A41" w:rsidDel="003319D2">
                <w:rPr>
                  <w:rFonts w:ascii="Cambria" w:hAnsi="Cambria" w:cs="Arial"/>
                </w:rPr>
                <w:delText>e</w:delText>
              </w:r>
              <w:r w:rsidDel="003319D2">
                <w:rPr>
                  <w:rFonts w:ascii="Cambria" w:hAnsi="Cambria" w:cs="Arial"/>
                </w:rPr>
                <w:delText xml:space="preserve">xposed </w:delText>
              </w:r>
              <w:r w:rsidR="000D3704" w:rsidDel="003319D2">
                <w:rPr>
                  <w:rFonts w:ascii="Cambria" w:hAnsi="Cambria" w:cs="Arial"/>
                </w:rPr>
                <w:delText>to</w:delText>
              </w:r>
            </w:del>
            <w:ins w:id="365" w:author="Sasi Songthong" w:date="2022-06-23T12:39:00Z">
              <w:r w:rsidR="003319D2">
                <w:rPr>
                  <w:rFonts w:ascii="Cambria" w:hAnsi="Cambria" w:cs="Arial"/>
                </w:rPr>
                <w:t>wiped with</w:t>
              </w:r>
            </w:ins>
            <w:r w:rsidR="000D3704">
              <w:rPr>
                <w:rFonts w:ascii="Cambria" w:hAnsi="Cambria" w:cs="Arial"/>
              </w:rPr>
              <w:t xml:space="preserve"> 70% IPA</w:t>
            </w:r>
            <w:r w:rsidR="00132444">
              <w:rPr>
                <w:rFonts w:ascii="Cambria" w:hAnsi="Cambria" w:cs="Arial"/>
              </w:rPr>
              <w:t>. Indicate “Yes” when complete.</w:t>
            </w:r>
          </w:p>
          <w:p w14:paraId="5CE9FB3F" w14:textId="19D2C440" w:rsidR="00F745FA" w:rsidRDefault="00C448AD" w:rsidP="000047FC">
            <w:pPr>
              <w:tabs>
                <w:tab w:val="left" w:pos="245"/>
              </w:tabs>
              <w:rPr>
                <w:rFonts w:ascii="Cambria" w:hAnsi="Cambria" w:cs="Arial"/>
              </w:rPr>
            </w:pPr>
            <w:r>
              <w:rPr>
                <w:rFonts w:ascii="Cambria" w:hAnsi="Cambria" w:cs="Arial"/>
              </w:rPr>
              <w:t>4</w:t>
            </w:r>
            <w:r w:rsidR="00F745FA">
              <w:rPr>
                <w:rFonts w:ascii="Cambria" w:hAnsi="Cambria" w:cs="Arial"/>
              </w:rPr>
              <w:t xml:space="preserve">. </w:t>
            </w:r>
            <w:r w:rsidR="005C0839">
              <w:rPr>
                <w:rFonts w:ascii="Cambria" w:hAnsi="Cambria" w:cs="Arial"/>
              </w:rPr>
              <w:t xml:space="preserve">Lightly rub labels 20 times with gloved hand, which have been </w:t>
            </w:r>
            <w:ins w:id="366" w:author="Sasi Songthong" w:date="2022-06-23T12:39:00Z">
              <w:r w:rsidR="003319D2">
                <w:rPr>
                  <w:rFonts w:ascii="Cambria" w:hAnsi="Cambria" w:cs="Arial"/>
                </w:rPr>
                <w:t xml:space="preserve">wiped with </w:t>
              </w:r>
            </w:ins>
            <w:del w:id="367" w:author="Sasi Songthong" w:date="2022-06-23T12:39:00Z">
              <w:r w:rsidR="005C0839" w:rsidDel="003319D2">
                <w:rPr>
                  <w:rFonts w:ascii="Cambria" w:hAnsi="Cambria" w:cs="Arial"/>
                </w:rPr>
                <w:delText xml:space="preserve">exposed to </w:delText>
              </w:r>
            </w:del>
            <w:r>
              <w:rPr>
                <w:rFonts w:ascii="Cambria" w:hAnsi="Cambria" w:cs="Arial"/>
              </w:rPr>
              <w:t xml:space="preserve">prepared </w:t>
            </w:r>
            <w:proofErr w:type="spellStart"/>
            <w:r>
              <w:rPr>
                <w:rFonts w:ascii="Cambria" w:hAnsi="Cambria" w:cs="Arial"/>
              </w:rPr>
              <w:t>Vesphene</w:t>
            </w:r>
            <w:proofErr w:type="spellEnd"/>
            <w:r>
              <w:rPr>
                <w:rFonts w:ascii="Cambria" w:hAnsi="Cambria" w:cs="Arial"/>
              </w:rPr>
              <w:t xml:space="preserve"> III.  Indicate “Yes” when complete.</w:t>
            </w:r>
          </w:p>
          <w:p w14:paraId="5BEB360A" w14:textId="1467AD56" w:rsidR="00132444" w:rsidRDefault="00C448AD" w:rsidP="00132444">
            <w:pPr>
              <w:tabs>
                <w:tab w:val="left" w:pos="245"/>
              </w:tabs>
              <w:rPr>
                <w:rFonts w:ascii="Cambria" w:hAnsi="Cambria" w:cs="Arial"/>
              </w:rPr>
            </w:pPr>
            <w:r>
              <w:rPr>
                <w:rFonts w:ascii="Cambria" w:hAnsi="Cambria" w:cs="Arial"/>
              </w:rPr>
              <w:t>5</w:t>
            </w:r>
            <w:r w:rsidR="00132444">
              <w:rPr>
                <w:rFonts w:ascii="Cambria" w:hAnsi="Cambria" w:cs="Arial"/>
              </w:rPr>
              <w:t xml:space="preserve">. Lightly rub labels 20 times with gloved hand, which have been </w:t>
            </w:r>
            <w:ins w:id="368" w:author="Sasi Songthong" w:date="2022-06-23T12:39:00Z">
              <w:r w:rsidR="003319D2">
                <w:rPr>
                  <w:rFonts w:ascii="Cambria" w:hAnsi="Cambria" w:cs="Arial"/>
                </w:rPr>
                <w:t xml:space="preserve">wiped with </w:t>
              </w:r>
            </w:ins>
            <w:del w:id="369" w:author="Sasi Songthong" w:date="2022-06-23T12:39:00Z">
              <w:r w:rsidR="00132444" w:rsidDel="003319D2">
                <w:rPr>
                  <w:rFonts w:ascii="Cambria" w:hAnsi="Cambria" w:cs="Arial"/>
                </w:rPr>
                <w:delText xml:space="preserve">exposed to </w:delText>
              </w:r>
            </w:del>
            <w:del w:id="370" w:author="Sasi Songthong" w:date="2022-06-23T13:07:00Z">
              <w:r w:rsidDel="00FF2FDD">
                <w:rPr>
                  <w:rFonts w:ascii="Cambria" w:hAnsi="Cambria" w:cs="Arial"/>
                </w:rPr>
                <w:delText>Spore-Klenz</w:delText>
              </w:r>
            </w:del>
            <w:proofErr w:type="spellStart"/>
            <w:ins w:id="371"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r>
              <w:rPr>
                <w:rFonts w:ascii="Cambria" w:hAnsi="Cambria" w:cs="Arial"/>
              </w:rPr>
              <w:t>.</w:t>
            </w:r>
            <w:proofErr w:type="gramEnd"/>
            <w:r>
              <w:rPr>
                <w:rFonts w:ascii="Cambria" w:hAnsi="Cambria" w:cs="Arial"/>
              </w:rPr>
              <w:t xml:space="preserve"> Indicate “Yes” when complete.</w:t>
            </w:r>
          </w:p>
          <w:p w14:paraId="079B621A" w14:textId="67C4B800" w:rsidR="001D52B7" w:rsidRDefault="001D52B7" w:rsidP="00132444">
            <w:pPr>
              <w:tabs>
                <w:tab w:val="left" w:pos="245"/>
              </w:tabs>
              <w:rPr>
                <w:rFonts w:ascii="Cambria" w:hAnsi="Cambria" w:cs="Arial"/>
              </w:rPr>
            </w:pPr>
            <w:r>
              <w:rPr>
                <w:rFonts w:ascii="Cambria" w:hAnsi="Cambria" w:cs="Arial"/>
              </w:rPr>
              <w:t>6. Shuffled</w:t>
            </w:r>
            <w:r w:rsidR="00360374">
              <w:rPr>
                <w:rFonts w:ascii="Cambria" w:hAnsi="Cambria" w:cs="Arial"/>
              </w:rPr>
              <w:t xml:space="preserve"> </w:t>
            </w:r>
            <w:r w:rsidR="00F8014C">
              <w:rPr>
                <w:rFonts w:ascii="Cambria" w:hAnsi="Cambria" w:cs="Arial"/>
              </w:rPr>
              <w:t>/ rub with</w:t>
            </w:r>
            <w:r w:rsidR="00360374">
              <w:rPr>
                <w:rFonts w:ascii="Cambria" w:hAnsi="Cambria" w:cs="Arial"/>
              </w:rPr>
              <w:t xml:space="preserve"> each package </w:t>
            </w:r>
            <w:r w:rsidR="00F8014C">
              <w:rPr>
                <w:rFonts w:ascii="Cambria" w:hAnsi="Cambria" w:cs="Arial"/>
              </w:rPr>
              <w:t xml:space="preserve">with </w:t>
            </w:r>
            <w:r w:rsidR="00186604">
              <w:rPr>
                <w:rFonts w:ascii="Cambria" w:hAnsi="Cambria" w:cs="Arial"/>
              </w:rPr>
              <w:t>1 or more other</w:t>
            </w:r>
            <w:r w:rsidR="00F8014C">
              <w:rPr>
                <w:rFonts w:ascii="Cambria" w:hAnsi="Cambria" w:cs="Arial"/>
              </w:rPr>
              <w:t xml:space="preserve"> package 20 times</w:t>
            </w:r>
            <w:r w:rsidR="00186604">
              <w:rPr>
                <w:rFonts w:ascii="Cambria" w:hAnsi="Cambria" w:cs="Arial"/>
              </w:rPr>
              <w:t>.  Indicate “Yes” when complete.</w:t>
            </w:r>
          </w:p>
          <w:p w14:paraId="50424CC4" w14:textId="3B882DB5" w:rsidR="00806B71" w:rsidRDefault="00186604" w:rsidP="000047FC">
            <w:pPr>
              <w:tabs>
                <w:tab w:val="left" w:pos="245"/>
              </w:tabs>
              <w:rPr>
                <w:rFonts w:ascii="Cambria" w:hAnsi="Cambria" w:cs="Arial"/>
              </w:rPr>
            </w:pPr>
            <w:r>
              <w:rPr>
                <w:rFonts w:ascii="Cambria" w:hAnsi="Cambria" w:cs="Arial"/>
              </w:rPr>
              <w:t>7. Visually In</w:t>
            </w:r>
            <w:r w:rsidR="00C97B7D">
              <w:rPr>
                <w:rFonts w:ascii="Cambria" w:hAnsi="Cambria" w:cs="Arial"/>
              </w:rPr>
              <w:t>spect legibility</w:t>
            </w:r>
            <w:r w:rsidR="00D378B2">
              <w:rPr>
                <w:rFonts w:ascii="Cambria" w:hAnsi="Cambria" w:cs="Arial"/>
              </w:rPr>
              <w:t xml:space="preserve"> of each label and verify </w:t>
            </w:r>
            <w:del w:id="372" w:author="Sasi Songthong" w:date="2022-06-23T12:38:00Z">
              <w:r w:rsidR="00400E9B" w:rsidDel="003A75FE">
                <w:rPr>
                  <w:rFonts w:ascii="Cambria" w:hAnsi="Cambria" w:cs="Arial"/>
                </w:rPr>
                <w:delText>the label remains secur</w:delText>
              </w:r>
              <w:r w:rsidR="00D370F4" w:rsidDel="003A75FE">
                <w:rPr>
                  <w:rFonts w:ascii="Cambria" w:hAnsi="Cambria" w:cs="Arial"/>
                </w:rPr>
                <w:delText>ely</w:delText>
              </w:r>
              <w:r w:rsidR="00400E9B" w:rsidDel="003A75FE">
                <w:rPr>
                  <w:rFonts w:ascii="Cambria" w:hAnsi="Cambria" w:cs="Arial"/>
                </w:rPr>
                <w:delText xml:space="preserve"> affixed to</w:delText>
              </w:r>
            </w:del>
            <w:ins w:id="373" w:author="Sasi Songthong" w:date="2022-06-23T12:38:00Z">
              <w:r w:rsidR="003A75FE">
                <w:rPr>
                  <w:rFonts w:ascii="Cambria" w:hAnsi="Cambria" w:cs="Arial"/>
                </w:rPr>
                <w:t>pre</w:t>
              </w:r>
              <w:r w:rsidR="00034E03">
                <w:rPr>
                  <w:rFonts w:ascii="Cambria" w:hAnsi="Cambria" w:cs="Arial"/>
                </w:rPr>
                <w:t>sence of la</w:t>
              </w:r>
            </w:ins>
            <w:ins w:id="374" w:author="Sasi Songthong" w:date="2022-06-23T12:39:00Z">
              <w:r w:rsidR="00034E03">
                <w:rPr>
                  <w:rFonts w:ascii="Cambria" w:hAnsi="Cambria" w:cs="Arial"/>
                </w:rPr>
                <w:t>bel on each</w:t>
              </w:r>
            </w:ins>
            <w:del w:id="375" w:author="Sasi Songthong" w:date="2022-06-23T12:39:00Z">
              <w:r w:rsidR="00400E9B" w:rsidDel="00034E03">
                <w:rPr>
                  <w:rFonts w:ascii="Cambria" w:hAnsi="Cambria" w:cs="Arial"/>
                </w:rPr>
                <w:delText xml:space="preserve"> the</w:delText>
              </w:r>
            </w:del>
            <w:r w:rsidR="00400E9B">
              <w:rPr>
                <w:rFonts w:ascii="Cambria" w:hAnsi="Cambria" w:cs="Arial"/>
              </w:rPr>
              <w:t xml:space="preserve"> package.</w:t>
            </w:r>
            <w:r w:rsidR="00D370F4">
              <w:rPr>
                <w:rFonts w:ascii="Cambria" w:hAnsi="Cambria" w:cs="Arial"/>
              </w:rPr>
              <w:t xml:space="preserve">  Document results.</w:t>
            </w:r>
          </w:p>
          <w:p w14:paraId="2E3C0798" w14:textId="272C478C" w:rsidR="00D370F4" w:rsidRPr="00890057" w:rsidRDefault="00D370F4" w:rsidP="000047FC">
            <w:pPr>
              <w:tabs>
                <w:tab w:val="left" w:pos="245"/>
              </w:tabs>
              <w:rPr>
                <w:rFonts w:ascii="Cambria" w:hAnsi="Cambria" w:cs="Arial"/>
                <w:noProof/>
              </w:rPr>
            </w:pPr>
            <w:r>
              <w:rPr>
                <w:rFonts w:ascii="Cambria" w:hAnsi="Cambria" w:cs="Arial"/>
              </w:rPr>
              <w:t xml:space="preserve">8. </w:t>
            </w:r>
            <w:r w:rsidR="002443E2">
              <w:rPr>
                <w:rFonts w:ascii="Cambria" w:hAnsi="Cambria" w:cs="Arial"/>
              </w:rPr>
              <w:t xml:space="preserve">Specify P (Pass) if </w:t>
            </w:r>
            <w:r w:rsidR="005F134C">
              <w:rPr>
                <w:rFonts w:ascii="Cambria" w:hAnsi="Cambria" w:cs="Arial"/>
              </w:rPr>
              <w:t>“Yes” is indicated in the results column.</w:t>
            </w:r>
          </w:p>
          <w:p w14:paraId="66332D9E" w14:textId="3D9C6BED" w:rsidR="00806B71" w:rsidRDefault="005F134C" w:rsidP="000047FC">
            <w:pPr>
              <w:rPr>
                <w:rFonts w:ascii="Cambria" w:hAnsi="Cambria" w:cs="Arial"/>
              </w:rPr>
            </w:pPr>
            <w:r>
              <w:rPr>
                <w:rFonts w:ascii="Cambria" w:hAnsi="Cambria" w:cs="Arial"/>
              </w:rPr>
              <w:t>9</w:t>
            </w:r>
            <w:r w:rsidR="00806B71" w:rsidRPr="00890057">
              <w:rPr>
                <w:rFonts w:ascii="Cambria" w:hAnsi="Cambria" w:cs="Arial"/>
              </w:rPr>
              <w:t>. Record comments and additional information in the “Comments” section or N/A.</w:t>
            </w:r>
          </w:p>
        </w:tc>
      </w:tr>
      <w:tr w:rsidR="00504E12" w:rsidRPr="00894548" w14:paraId="2FC80D3F" w14:textId="77777777" w:rsidTr="00F72BC3">
        <w:tblPrEx>
          <w:tblW w:w="12865" w:type="dxa"/>
          <w:tblLayout w:type="fixed"/>
          <w:tblPrExChange w:id="376" w:author="Sasi Songthong" w:date="2022-06-23T12:43:00Z">
            <w:tblPrEx>
              <w:tblW w:w="12865" w:type="dxa"/>
              <w:tblLayout w:type="fixed"/>
            </w:tblPrEx>
          </w:tblPrExChange>
        </w:tblPrEx>
        <w:trPr>
          <w:trHeight w:val="288"/>
          <w:trPrChange w:id="377" w:author="Sasi Songthong" w:date="2022-06-23T12:43:00Z">
            <w:trPr>
              <w:trHeight w:val="288"/>
            </w:trPr>
          </w:trPrChange>
        </w:trPr>
        <w:tc>
          <w:tcPr>
            <w:tcW w:w="805" w:type="dxa"/>
            <w:shd w:val="clear" w:color="auto" w:fill="F2F2F2" w:themeFill="background1" w:themeFillShade="F2"/>
            <w:vAlign w:val="center"/>
            <w:tcPrChange w:id="378" w:author="Sasi Songthong" w:date="2022-06-23T12:43:00Z">
              <w:tcPr>
                <w:tcW w:w="805" w:type="dxa"/>
                <w:shd w:val="clear" w:color="auto" w:fill="F2F2F2" w:themeFill="background1" w:themeFillShade="F2"/>
                <w:vAlign w:val="center"/>
              </w:tcPr>
            </w:tcPrChange>
          </w:tcPr>
          <w:p w14:paraId="5F109FAC" w14:textId="77777777" w:rsidR="00504E12" w:rsidRPr="00894548" w:rsidRDefault="00504E12" w:rsidP="00AE7962">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79" w:author="Sasi Songthong" w:date="2022-06-23T12:43:00Z">
              <w:tcPr>
                <w:tcW w:w="1800" w:type="dxa"/>
                <w:shd w:val="clear" w:color="auto" w:fill="F2F2F2" w:themeFill="background1" w:themeFillShade="F2"/>
                <w:vAlign w:val="center"/>
              </w:tcPr>
            </w:tcPrChange>
          </w:tcPr>
          <w:p w14:paraId="066A0144" w14:textId="1FA823BB" w:rsidR="00504E12" w:rsidRPr="00894548" w:rsidRDefault="00504E12" w:rsidP="00AE7962">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80" w:author="Sasi Songthong" w:date="2022-06-23T12:43:00Z">
              <w:tcPr>
                <w:tcW w:w="1800" w:type="dxa"/>
                <w:gridSpan w:val="2"/>
                <w:shd w:val="clear" w:color="auto" w:fill="F2F2F2" w:themeFill="background1" w:themeFillShade="F2"/>
                <w:vAlign w:val="center"/>
              </w:tcPr>
            </w:tcPrChange>
          </w:tcPr>
          <w:p w14:paraId="2E47B744" w14:textId="01FE6E09" w:rsidR="00504E12" w:rsidRPr="00894548" w:rsidRDefault="00504E12" w:rsidP="00AE7962">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81" w:author="Sasi Songthong" w:date="2022-06-23T12:43:00Z">
              <w:tcPr>
                <w:tcW w:w="1800" w:type="dxa"/>
                <w:shd w:val="clear" w:color="auto" w:fill="F2F2F2" w:themeFill="background1" w:themeFillShade="F2"/>
                <w:vAlign w:val="center"/>
              </w:tcPr>
            </w:tcPrChange>
          </w:tcPr>
          <w:p w14:paraId="104E6EB1" w14:textId="64B4CC54" w:rsidR="00504E12" w:rsidRPr="00894548" w:rsidRDefault="00504E12" w:rsidP="00AE7962">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82" w:author="Sasi Songthong" w:date="2022-06-23T12:43:00Z">
              <w:tcPr>
                <w:tcW w:w="1800" w:type="dxa"/>
                <w:shd w:val="clear" w:color="auto" w:fill="F2F2F2" w:themeFill="background1" w:themeFillShade="F2"/>
                <w:vAlign w:val="center"/>
              </w:tcPr>
            </w:tcPrChange>
          </w:tcPr>
          <w:p w14:paraId="2BF93E9D" w14:textId="6871726A" w:rsidR="00504E12" w:rsidRPr="00894548" w:rsidRDefault="00504E12" w:rsidP="00AE7962">
            <w:pPr>
              <w:jc w:val="center"/>
              <w:rPr>
                <w:rFonts w:ascii="Cambria" w:hAnsi="Cambria" w:cs="Arial"/>
                <w:b/>
                <w:bCs/>
              </w:rPr>
            </w:pPr>
            <w:r>
              <w:rPr>
                <w:rFonts w:ascii="Cambria" w:hAnsi="Cambria" w:cs="Arial"/>
                <w:b/>
                <w:bCs/>
              </w:rPr>
              <w:t xml:space="preserve">20 x </w:t>
            </w:r>
            <w:del w:id="383" w:author="Sasi Songthong" w:date="2022-06-23T13:07:00Z">
              <w:r w:rsidDel="00FF2FDD">
                <w:rPr>
                  <w:rFonts w:ascii="Cambria" w:hAnsi="Cambria" w:cs="Arial"/>
                  <w:b/>
                  <w:bCs/>
                </w:rPr>
                <w:delText>Spore-Klenz</w:delText>
              </w:r>
            </w:del>
            <w:proofErr w:type="spellStart"/>
            <w:ins w:id="384"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85" w:author="Sasi Songthong" w:date="2022-06-23T12:43:00Z">
              <w:tcPr>
                <w:tcW w:w="1800" w:type="dxa"/>
                <w:shd w:val="clear" w:color="auto" w:fill="F2F2F2" w:themeFill="background1" w:themeFillShade="F2"/>
                <w:vAlign w:val="center"/>
              </w:tcPr>
            </w:tcPrChange>
          </w:tcPr>
          <w:p w14:paraId="13E3DD5C" w14:textId="612A5604" w:rsidR="00504E12" w:rsidRPr="00894548" w:rsidRDefault="00504E12" w:rsidP="00AE7962">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86" w:author="Sasi Songthong" w:date="2022-06-23T12:43:00Z">
              <w:tcPr>
                <w:tcW w:w="900" w:type="dxa"/>
                <w:shd w:val="clear" w:color="auto" w:fill="F2F2F2" w:themeFill="background1" w:themeFillShade="F2"/>
                <w:vAlign w:val="center"/>
              </w:tcPr>
            </w:tcPrChange>
          </w:tcPr>
          <w:p w14:paraId="6BFC7990" w14:textId="77777777" w:rsidR="00504E12" w:rsidRPr="00A86AE9" w:rsidRDefault="00504E12" w:rsidP="00AE7962">
            <w:pPr>
              <w:jc w:val="center"/>
              <w:rPr>
                <w:ins w:id="387" w:author="Sasi Songthong" w:date="2022-06-23T12:46:00Z"/>
                <w:rFonts w:ascii="Cambria" w:hAnsi="Cambria" w:cs="Arial"/>
                <w:b/>
                <w:bCs/>
                <w:rPrChange w:id="388" w:author="Sasi Songthong" w:date="2022-06-23T12:47:00Z">
                  <w:rPr>
                    <w:ins w:id="389" w:author="Sasi Songthong" w:date="2022-06-23T12:46:00Z"/>
                    <w:rFonts w:ascii="Cambria" w:hAnsi="Cambria" w:cs="Arial"/>
                    <w:b/>
                    <w:bCs/>
                    <w:color w:val="FF0000"/>
                  </w:rPr>
                </w:rPrChange>
              </w:rPr>
            </w:pPr>
            <w:r w:rsidRPr="00A86AE9">
              <w:rPr>
                <w:rFonts w:ascii="Cambria" w:hAnsi="Cambria" w:cs="Arial"/>
                <w:b/>
                <w:bCs/>
              </w:rPr>
              <w:t>Results:</w:t>
            </w:r>
          </w:p>
          <w:p w14:paraId="74B2CC1E" w14:textId="0B55A004" w:rsidR="00F50B35" w:rsidRPr="00A86AE9" w:rsidRDefault="00F50B35" w:rsidP="00AE7962">
            <w:pPr>
              <w:jc w:val="center"/>
              <w:rPr>
                <w:rFonts w:ascii="Cambria" w:hAnsi="Cambria" w:cs="Arial"/>
                <w:b/>
                <w:bCs/>
              </w:rPr>
            </w:pPr>
            <w:ins w:id="390" w:author="Sasi Songthong" w:date="2022-06-23T12:46:00Z">
              <w:r w:rsidRPr="00A86AE9">
                <w:rPr>
                  <w:rFonts w:ascii="Cambria" w:hAnsi="Cambria" w:cs="Arial"/>
                  <w:b/>
                  <w:bCs/>
                  <w:rPrChange w:id="391" w:author="Sasi Songthong" w:date="2022-06-23T12:47:00Z">
                    <w:rPr>
                      <w:rFonts w:ascii="Cambria" w:hAnsi="Cambria" w:cs="Arial"/>
                      <w:b/>
                      <w:bCs/>
                      <w:color w:val="FF0000"/>
                    </w:rPr>
                  </w:rPrChange>
                </w:rPr>
                <w:t>Label legible?</w:t>
              </w:r>
            </w:ins>
          </w:p>
        </w:tc>
        <w:tc>
          <w:tcPr>
            <w:tcW w:w="1543" w:type="dxa"/>
            <w:shd w:val="clear" w:color="auto" w:fill="F2F2F2" w:themeFill="background1" w:themeFillShade="F2"/>
            <w:vAlign w:val="center"/>
            <w:tcPrChange w:id="392" w:author="Sasi Songthong" w:date="2022-06-23T12:43:00Z">
              <w:tcPr>
                <w:tcW w:w="900" w:type="dxa"/>
                <w:shd w:val="clear" w:color="auto" w:fill="F2F2F2" w:themeFill="background1" w:themeFillShade="F2"/>
                <w:vAlign w:val="center"/>
              </w:tcPr>
            </w:tcPrChange>
          </w:tcPr>
          <w:p w14:paraId="03644951" w14:textId="77777777" w:rsidR="00A86AE9" w:rsidRPr="00A86AE9" w:rsidRDefault="00A86AE9" w:rsidP="00A86AE9">
            <w:pPr>
              <w:jc w:val="center"/>
              <w:rPr>
                <w:ins w:id="393" w:author="Sasi Songthong" w:date="2022-06-23T12:46:00Z"/>
                <w:rFonts w:ascii="Cambria" w:hAnsi="Cambria" w:cs="Arial"/>
                <w:b/>
                <w:bCs/>
                <w:rPrChange w:id="394" w:author="Sasi Songthong" w:date="2022-06-23T12:47:00Z">
                  <w:rPr>
                    <w:ins w:id="395" w:author="Sasi Songthong" w:date="2022-06-23T12:46:00Z"/>
                    <w:rFonts w:ascii="Cambria" w:hAnsi="Cambria" w:cs="Arial"/>
                    <w:b/>
                    <w:bCs/>
                    <w:color w:val="FF0000"/>
                  </w:rPr>
                </w:rPrChange>
              </w:rPr>
            </w:pPr>
            <w:ins w:id="396" w:author="Sasi Songthong" w:date="2022-06-23T12:46:00Z">
              <w:r w:rsidRPr="00A86AE9">
                <w:rPr>
                  <w:rFonts w:ascii="Cambria" w:hAnsi="Cambria" w:cs="Arial"/>
                  <w:b/>
                  <w:bCs/>
                  <w:rPrChange w:id="397" w:author="Sasi Songthong" w:date="2022-06-23T12:47:00Z">
                    <w:rPr>
                      <w:rFonts w:ascii="Cambria" w:hAnsi="Cambria" w:cs="Arial"/>
                      <w:b/>
                      <w:bCs/>
                      <w:color w:val="FF0000"/>
                    </w:rPr>
                  </w:rPrChange>
                </w:rPr>
                <w:t>Results:</w:t>
              </w:r>
            </w:ins>
          </w:p>
          <w:p w14:paraId="27AFE179" w14:textId="07D96F1C" w:rsidR="00504E12" w:rsidRPr="00A86AE9" w:rsidRDefault="00504E12" w:rsidP="00AE7962">
            <w:pPr>
              <w:jc w:val="center"/>
              <w:rPr>
                <w:rFonts w:ascii="Cambria" w:hAnsi="Cambria" w:cs="Arial"/>
                <w:b/>
                <w:bCs/>
              </w:rPr>
            </w:pPr>
            <w:r w:rsidRPr="00A86AE9">
              <w:rPr>
                <w:rFonts w:ascii="Cambria" w:hAnsi="Cambria" w:cs="Arial"/>
                <w:b/>
                <w:bCs/>
              </w:rPr>
              <w:t xml:space="preserve">Label </w:t>
            </w:r>
            <w:del w:id="398" w:author="Sasi Songthong" w:date="2022-06-23T12:46:00Z">
              <w:r w:rsidRPr="00A86AE9" w:rsidDel="00F50B35">
                <w:rPr>
                  <w:rFonts w:ascii="Cambria" w:hAnsi="Cambria" w:cs="Arial"/>
                  <w:b/>
                  <w:bCs/>
                </w:rPr>
                <w:delText>legible and remain affixed</w:delText>
              </w:r>
            </w:del>
            <w:ins w:id="399" w:author="Sasi Songthong" w:date="2022-06-23T12:46:00Z">
              <w:r w:rsidR="00A86AE9" w:rsidRPr="00A86AE9">
                <w:rPr>
                  <w:rFonts w:ascii="Cambria" w:hAnsi="Cambria" w:cs="Arial"/>
                  <w:b/>
                  <w:bCs/>
                  <w:rPrChange w:id="400" w:author="Sasi Songthong" w:date="2022-06-23T12:47:00Z">
                    <w:rPr>
                      <w:rFonts w:ascii="Cambria" w:hAnsi="Cambria" w:cs="Arial"/>
                      <w:b/>
                      <w:bCs/>
                      <w:color w:val="FF0000"/>
                    </w:rPr>
                  </w:rPrChange>
                </w:rPr>
                <w:t>Present</w:t>
              </w:r>
            </w:ins>
            <w:r w:rsidRPr="00A86AE9">
              <w:rPr>
                <w:rFonts w:ascii="Cambria" w:hAnsi="Cambria" w:cs="Arial"/>
                <w:b/>
                <w:bCs/>
              </w:rPr>
              <w:t>?</w:t>
            </w:r>
          </w:p>
        </w:tc>
        <w:tc>
          <w:tcPr>
            <w:tcW w:w="1260" w:type="dxa"/>
            <w:shd w:val="clear" w:color="auto" w:fill="F2F2F2" w:themeFill="background1" w:themeFillShade="F2"/>
            <w:vAlign w:val="center"/>
            <w:tcPrChange w:id="401" w:author="Sasi Songthong" w:date="2022-06-23T12:43:00Z">
              <w:tcPr>
                <w:tcW w:w="1260" w:type="dxa"/>
                <w:shd w:val="clear" w:color="auto" w:fill="F2F2F2" w:themeFill="background1" w:themeFillShade="F2"/>
                <w:vAlign w:val="center"/>
              </w:tcPr>
            </w:tcPrChange>
          </w:tcPr>
          <w:p w14:paraId="7553ED6B" w14:textId="73578C93" w:rsidR="00504E12" w:rsidRPr="00894548" w:rsidRDefault="00504E12" w:rsidP="00AE7962">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F72BC3" w14:paraId="0CF034D6" w14:textId="77777777" w:rsidTr="00F72BC3">
        <w:tblPrEx>
          <w:tblW w:w="12865" w:type="dxa"/>
          <w:tblLayout w:type="fixed"/>
          <w:tblPrExChange w:id="402" w:author="Sasi Songthong" w:date="2022-06-23T12:43:00Z">
            <w:tblPrEx>
              <w:tblW w:w="12865" w:type="dxa"/>
              <w:tblLayout w:type="fixed"/>
            </w:tblPrEx>
          </w:tblPrExChange>
        </w:tblPrEx>
        <w:trPr>
          <w:trHeight w:val="404"/>
          <w:trPrChange w:id="403" w:author="Sasi Songthong" w:date="2022-06-23T12:43:00Z">
            <w:trPr>
              <w:trHeight w:val="404"/>
            </w:trPr>
          </w:trPrChange>
        </w:trPr>
        <w:tc>
          <w:tcPr>
            <w:tcW w:w="805" w:type="dxa"/>
            <w:vAlign w:val="center"/>
            <w:tcPrChange w:id="404" w:author="Sasi Songthong" w:date="2022-06-23T12:43:00Z">
              <w:tcPr>
                <w:tcW w:w="805" w:type="dxa"/>
                <w:vAlign w:val="center"/>
              </w:tcPr>
            </w:tcPrChange>
          </w:tcPr>
          <w:p w14:paraId="183CEB1A" w14:textId="111A093A" w:rsidR="00F72BC3" w:rsidRPr="00173BEC" w:rsidRDefault="00F72BC3" w:rsidP="00F72BC3">
            <w:pPr>
              <w:jc w:val="center"/>
              <w:rPr>
                <w:rFonts w:ascii="Cambria" w:hAnsi="Cambria" w:cs="Arial"/>
                <w:b/>
                <w:bCs/>
              </w:rPr>
            </w:pPr>
            <w:r w:rsidRPr="00173BEC">
              <w:rPr>
                <w:rFonts w:ascii="Cambria" w:hAnsi="Cambria" w:cs="Arial"/>
                <w:b/>
                <w:bCs/>
              </w:rPr>
              <w:t>1</w:t>
            </w:r>
          </w:p>
        </w:tc>
        <w:tc>
          <w:tcPr>
            <w:tcW w:w="1542" w:type="dxa"/>
            <w:vAlign w:val="center"/>
            <w:tcPrChange w:id="405" w:author="Sasi Songthong" w:date="2022-06-23T12:43:00Z">
              <w:tcPr>
                <w:tcW w:w="1800" w:type="dxa"/>
                <w:vAlign w:val="center"/>
              </w:tcPr>
            </w:tcPrChange>
          </w:tcPr>
          <w:p w14:paraId="74141404" w14:textId="7CFD00F1" w:rsidR="00F72BC3" w:rsidRDefault="00F72BC3" w:rsidP="00F72BC3">
            <w:pPr>
              <w:jc w:val="center"/>
              <w:rPr>
                <w:rFonts w:ascii="Cambria" w:hAnsi="Cambria" w:cs="Arial"/>
              </w:rPr>
            </w:pPr>
            <w:r>
              <w:rPr>
                <w:rFonts w:ascii="Cambria" w:hAnsi="Cambria" w:cs="Arial"/>
              </w:rPr>
              <w:t>Yes / No</w:t>
            </w:r>
          </w:p>
        </w:tc>
        <w:tc>
          <w:tcPr>
            <w:tcW w:w="1543" w:type="dxa"/>
            <w:gridSpan w:val="2"/>
            <w:vAlign w:val="center"/>
            <w:tcPrChange w:id="406" w:author="Sasi Songthong" w:date="2022-06-23T12:43:00Z">
              <w:tcPr>
                <w:tcW w:w="1800" w:type="dxa"/>
                <w:gridSpan w:val="2"/>
                <w:vAlign w:val="center"/>
              </w:tcPr>
            </w:tcPrChange>
          </w:tcPr>
          <w:p w14:paraId="4150D9E9" w14:textId="73E9A1BF" w:rsidR="00F72BC3" w:rsidRDefault="00F72BC3" w:rsidP="00F72BC3">
            <w:pPr>
              <w:jc w:val="center"/>
              <w:rPr>
                <w:rFonts w:ascii="Cambria" w:hAnsi="Cambria" w:cs="Arial"/>
              </w:rPr>
            </w:pPr>
            <w:r>
              <w:rPr>
                <w:rFonts w:ascii="Cambria" w:hAnsi="Cambria" w:cs="Arial"/>
              </w:rPr>
              <w:t>Yes / No</w:t>
            </w:r>
          </w:p>
        </w:tc>
        <w:tc>
          <w:tcPr>
            <w:tcW w:w="1543" w:type="dxa"/>
            <w:vAlign w:val="center"/>
            <w:tcPrChange w:id="407" w:author="Sasi Songthong" w:date="2022-06-23T12:43:00Z">
              <w:tcPr>
                <w:tcW w:w="1800" w:type="dxa"/>
                <w:vAlign w:val="center"/>
              </w:tcPr>
            </w:tcPrChange>
          </w:tcPr>
          <w:p w14:paraId="55C48E3E" w14:textId="78A16654" w:rsidR="00F72BC3" w:rsidRDefault="00F72BC3" w:rsidP="00F72BC3">
            <w:pPr>
              <w:jc w:val="center"/>
              <w:rPr>
                <w:rFonts w:ascii="Cambria" w:hAnsi="Cambria" w:cs="Arial"/>
              </w:rPr>
            </w:pPr>
            <w:r>
              <w:rPr>
                <w:rFonts w:ascii="Cambria" w:hAnsi="Cambria" w:cs="Arial"/>
              </w:rPr>
              <w:t>Yes / No</w:t>
            </w:r>
          </w:p>
        </w:tc>
        <w:tc>
          <w:tcPr>
            <w:tcW w:w="1543" w:type="dxa"/>
            <w:vAlign w:val="center"/>
            <w:tcPrChange w:id="408" w:author="Sasi Songthong" w:date="2022-06-23T12:43:00Z">
              <w:tcPr>
                <w:tcW w:w="1800" w:type="dxa"/>
                <w:vAlign w:val="center"/>
              </w:tcPr>
            </w:tcPrChange>
          </w:tcPr>
          <w:p w14:paraId="7091CF1D" w14:textId="2DC821F0" w:rsidR="00F72BC3" w:rsidRDefault="00F72BC3" w:rsidP="00F72BC3">
            <w:pPr>
              <w:jc w:val="center"/>
              <w:rPr>
                <w:rFonts w:ascii="Cambria" w:hAnsi="Cambria" w:cs="Arial"/>
              </w:rPr>
            </w:pPr>
            <w:r>
              <w:rPr>
                <w:rFonts w:ascii="Cambria" w:hAnsi="Cambria" w:cs="Arial"/>
              </w:rPr>
              <w:t>Yes / No</w:t>
            </w:r>
          </w:p>
        </w:tc>
        <w:tc>
          <w:tcPr>
            <w:tcW w:w="1543" w:type="dxa"/>
            <w:vAlign w:val="center"/>
            <w:tcPrChange w:id="409" w:author="Sasi Songthong" w:date="2022-06-23T12:43:00Z">
              <w:tcPr>
                <w:tcW w:w="1800" w:type="dxa"/>
                <w:vAlign w:val="center"/>
              </w:tcPr>
            </w:tcPrChange>
          </w:tcPr>
          <w:p w14:paraId="24C38FA3" w14:textId="716ECAFF" w:rsidR="00F72BC3" w:rsidRDefault="00F72BC3" w:rsidP="00F72BC3">
            <w:pPr>
              <w:jc w:val="center"/>
              <w:rPr>
                <w:rFonts w:ascii="Cambria" w:hAnsi="Cambria" w:cs="Arial"/>
              </w:rPr>
            </w:pPr>
            <w:r>
              <w:rPr>
                <w:rFonts w:ascii="Cambria" w:hAnsi="Cambria" w:cs="Arial"/>
              </w:rPr>
              <w:t>Yes / No</w:t>
            </w:r>
          </w:p>
        </w:tc>
        <w:tc>
          <w:tcPr>
            <w:tcW w:w="1543" w:type="dxa"/>
            <w:vAlign w:val="center"/>
            <w:tcPrChange w:id="410" w:author="Sasi Songthong" w:date="2022-06-23T12:43:00Z">
              <w:tcPr>
                <w:tcW w:w="900" w:type="dxa"/>
                <w:vAlign w:val="center"/>
              </w:tcPr>
            </w:tcPrChange>
          </w:tcPr>
          <w:p w14:paraId="48AF9035" w14:textId="7E452D3D" w:rsidR="00F72BC3" w:rsidDel="001C57D7" w:rsidRDefault="00F72BC3" w:rsidP="00F72BC3">
            <w:pPr>
              <w:jc w:val="center"/>
              <w:rPr>
                <w:del w:id="411" w:author="Sasi Songthong" w:date="2022-06-23T12:42:00Z"/>
                <w:rFonts w:ascii="Cambria" w:hAnsi="Cambria" w:cs="Arial"/>
              </w:rPr>
            </w:pPr>
            <w:r>
              <w:rPr>
                <w:rFonts w:ascii="Cambria" w:hAnsi="Cambria" w:cs="Arial"/>
              </w:rPr>
              <w:t>Yes / No</w:t>
            </w:r>
          </w:p>
          <w:p w14:paraId="123C286F" w14:textId="0B5E70FD" w:rsidR="00F72BC3" w:rsidDel="001C57D7" w:rsidRDefault="00F72BC3" w:rsidP="00F72BC3">
            <w:pPr>
              <w:jc w:val="center"/>
              <w:rPr>
                <w:del w:id="412" w:author="Sasi Songthong" w:date="2022-06-23T12:42:00Z"/>
                <w:rFonts w:ascii="Cambria" w:hAnsi="Cambria" w:cs="Arial"/>
              </w:rPr>
            </w:pPr>
            <w:del w:id="413" w:author="Sasi Songthong" w:date="2022-06-23T12:42:00Z">
              <w:r w:rsidRPr="00BF1CE3" w:rsidDel="001C57D7">
                <w:rPr>
                  <w:rFonts w:ascii="Cambria" w:hAnsi="Cambria" w:cs="Arial"/>
                </w:rPr>
                <w:delText>Yes / No</w:delText>
              </w:r>
            </w:del>
          </w:p>
          <w:p w14:paraId="28E7E25F" w14:textId="36E49227" w:rsidR="00F72BC3" w:rsidDel="001C57D7" w:rsidRDefault="00F72BC3" w:rsidP="00F72BC3">
            <w:pPr>
              <w:jc w:val="center"/>
              <w:rPr>
                <w:del w:id="414" w:author="Sasi Songthong" w:date="2022-06-23T12:42:00Z"/>
                <w:rFonts w:ascii="Cambria" w:hAnsi="Cambria" w:cs="Arial"/>
              </w:rPr>
            </w:pPr>
            <w:del w:id="415" w:author="Sasi Songthong" w:date="2022-06-23T12:42:00Z">
              <w:r w:rsidRPr="00BF1CE3" w:rsidDel="001C57D7">
                <w:rPr>
                  <w:rFonts w:ascii="Cambria" w:hAnsi="Cambria" w:cs="Arial"/>
                </w:rPr>
                <w:delText>Yes / No</w:delText>
              </w:r>
            </w:del>
          </w:p>
          <w:p w14:paraId="20DE8FA3" w14:textId="79C7BA5B" w:rsidR="00F72BC3" w:rsidRDefault="00F72BC3" w:rsidP="00F72BC3">
            <w:pPr>
              <w:jc w:val="center"/>
              <w:rPr>
                <w:rFonts w:ascii="Cambria" w:hAnsi="Cambria" w:cs="Arial"/>
              </w:rPr>
            </w:pPr>
            <w:del w:id="416" w:author="Sasi Songthong" w:date="2022-06-23T12:42:00Z">
              <w:r w:rsidRPr="00BF1CE3" w:rsidDel="001C57D7">
                <w:rPr>
                  <w:rFonts w:ascii="Cambria" w:hAnsi="Cambria" w:cs="Arial"/>
                </w:rPr>
                <w:delText>Yes / No</w:delText>
              </w:r>
            </w:del>
          </w:p>
        </w:tc>
        <w:tc>
          <w:tcPr>
            <w:tcW w:w="1543" w:type="dxa"/>
            <w:vAlign w:val="center"/>
            <w:tcPrChange w:id="417" w:author="Sasi Songthong" w:date="2022-06-23T12:43:00Z">
              <w:tcPr>
                <w:tcW w:w="900" w:type="dxa"/>
                <w:vAlign w:val="center"/>
              </w:tcPr>
            </w:tcPrChange>
          </w:tcPr>
          <w:p w14:paraId="665C4729" w14:textId="2618FDF6" w:rsidR="00F72BC3" w:rsidDel="00C12B12" w:rsidRDefault="00F72BC3" w:rsidP="00F72BC3">
            <w:pPr>
              <w:jc w:val="center"/>
              <w:rPr>
                <w:del w:id="418" w:author="Sasi Songthong" w:date="2022-06-23T12:42:00Z"/>
                <w:rFonts w:ascii="Cambria" w:hAnsi="Cambria" w:cs="Arial"/>
              </w:rPr>
            </w:pPr>
            <w:ins w:id="419" w:author="Sasi Songthong" w:date="2022-06-23T12:42:00Z">
              <w:r>
                <w:rPr>
                  <w:rFonts w:ascii="Cambria" w:hAnsi="Cambria" w:cs="Arial"/>
                </w:rPr>
                <w:t>Yes / No</w:t>
              </w:r>
            </w:ins>
            <w:del w:id="420" w:author="Sasi Songthong" w:date="2022-06-23T12:42:00Z">
              <w:r w:rsidRPr="00BF1CE3" w:rsidDel="00C12B12">
                <w:rPr>
                  <w:rFonts w:ascii="Cambria" w:hAnsi="Cambria" w:cs="Arial"/>
                </w:rPr>
                <w:delText>Yes / No</w:delText>
              </w:r>
            </w:del>
          </w:p>
          <w:p w14:paraId="7D22D4F8" w14:textId="2DF4D6EA" w:rsidR="00F72BC3" w:rsidDel="00C12B12" w:rsidRDefault="00F72BC3" w:rsidP="00F72BC3">
            <w:pPr>
              <w:jc w:val="center"/>
              <w:rPr>
                <w:del w:id="421" w:author="Sasi Songthong" w:date="2022-06-23T12:42:00Z"/>
                <w:rFonts w:ascii="Cambria" w:hAnsi="Cambria" w:cs="Arial"/>
              </w:rPr>
            </w:pPr>
            <w:del w:id="422" w:author="Sasi Songthong" w:date="2022-06-23T12:42:00Z">
              <w:r w:rsidRPr="00BF1CE3" w:rsidDel="00C12B12">
                <w:rPr>
                  <w:rFonts w:ascii="Cambria" w:hAnsi="Cambria" w:cs="Arial"/>
                </w:rPr>
                <w:delText>Yes / No</w:delText>
              </w:r>
            </w:del>
          </w:p>
          <w:p w14:paraId="3C512F92" w14:textId="16C83E52" w:rsidR="00F72BC3" w:rsidDel="00C12B12" w:rsidRDefault="00F72BC3" w:rsidP="00F72BC3">
            <w:pPr>
              <w:jc w:val="center"/>
              <w:rPr>
                <w:del w:id="423" w:author="Sasi Songthong" w:date="2022-06-23T12:42:00Z"/>
                <w:rFonts w:ascii="Cambria" w:hAnsi="Cambria" w:cs="Arial"/>
              </w:rPr>
            </w:pPr>
            <w:del w:id="424" w:author="Sasi Songthong" w:date="2022-06-23T12:42:00Z">
              <w:r w:rsidRPr="00BF1CE3" w:rsidDel="00C12B12">
                <w:rPr>
                  <w:rFonts w:ascii="Cambria" w:hAnsi="Cambria" w:cs="Arial"/>
                </w:rPr>
                <w:delText>Yes / No</w:delText>
              </w:r>
            </w:del>
          </w:p>
          <w:p w14:paraId="7D6A1CAE" w14:textId="1B0B9327" w:rsidR="00F72BC3" w:rsidRDefault="00F72BC3" w:rsidP="00F72BC3">
            <w:pPr>
              <w:jc w:val="center"/>
              <w:rPr>
                <w:rFonts w:ascii="Cambria" w:hAnsi="Cambria" w:cs="Arial"/>
              </w:rPr>
            </w:pPr>
            <w:del w:id="425" w:author="Sasi Songthong" w:date="2022-06-23T12:42:00Z">
              <w:r w:rsidRPr="00BF1CE3" w:rsidDel="00C12B12">
                <w:rPr>
                  <w:rFonts w:ascii="Cambria" w:hAnsi="Cambria" w:cs="Arial"/>
                </w:rPr>
                <w:delText>Yes / No</w:delText>
              </w:r>
            </w:del>
          </w:p>
        </w:tc>
        <w:tc>
          <w:tcPr>
            <w:tcW w:w="1260" w:type="dxa"/>
            <w:vAlign w:val="center"/>
            <w:tcPrChange w:id="426" w:author="Sasi Songthong" w:date="2022-06-23T12:43:00Z">
              <w:tcPr>
                <w:tcW w:w="1260" w:type="dxa"/>
                <w:vAlign w:val="center"/>
              </w:tcPr>
            </w:tcPrChange>
          </w:tcPr>
          <w:p w14:paraId="72C50F7D" w14:textId="5A3401FB" w:rsidR="00F72BC3" w:rsidRDefault="00F72BC3" w:rsidP="00F72BC3">
            <w:pPr>
              <w:jc w:val="center"/>
              <w:rPr>
                <w:rFonts w:ascii="Cambria" w:hAnsi="Cambria" w:cs="Arial"/>
              </w:rPr>
            </w:pPr>
          </w:p>
        </w:tc>
      </w:tr>
      <w:tr w:rsidR="00F72BC3" w14:paraId="300B7E2D" w14:textId="77777777" w:rsidTr="00F72BC3">
        <w:tblPrEx>
          <w:tblW w:w="12865" w:type="dxa"/>
          <w:tblLayout w:type="fixed"/>
          <w:tblPrExChange w:id="427" w:author="Sasi Songthong" w:date="2022-06-23T12:43:00Z">
            <w:tblPrEx>
              <w:tblW w:w="12865" w:type="dxa"/>
              <w:tblLayout w:type="fixed"/>
            </w:tblPrEx>
          </w:tblPrExChange>
        </w:tblPrEx>
        <w:trPr>
          <w:trHeight w:val="392"/>
          <w:trPrChange w:id="428" w:author="Sasi Songthong" w:date="2022-06-23T12:43:00Z">
            <w:trPr>
              <w:trHeight w:val="392"/>
            </w:trPr>
          </w:trPrChange>
        </w:trPr>
        <w:tc>
          <w:tcPr>
            <w:tcW w:w="805" w:type="dxa"/>
            <w:vAlign w:val="center"/>
            <w:tcPrChange w:id="429" w:author="Sasi Songthong" w:date="2022-06-23T12:43:00Z">
              <w:tcPr>
                <w:tcW w:w="805" w:type="dxa"/>
                <w:vAlign w:val="center"/>
              </w:tcPr>
            </w:tcPrChange>
          </w:tcPr>
          <w:p w14:paraId="208F2E06" w14:textId="2EE0C13A" w:rsidR="00F72BC3" w:rsidRPr="00173BEC" w:rsidRDefault="00F72BC3" w:rsidP="00F72BC3">
            <w:pPr>
              <w:jc w:val="center"/>
              <w:rPr>
                <w:rFonts w:ascii="Cambria" w:hAnsi="Cambria" w:cs="Arial"/>
                <w:b/>
                <w:bCs/>
              </w:rPr>
            </w:pPr>
            <w:r w:rsidRPr="00173BEC">
              <w:rPr>
                <w:rFonts w:ascii="Cambria" w:hAnsi="Cambria" w:cs="Arial"/>
                <w:b/>
                <w:bCs/>
              </w:rPr>
              <w:t>2</w:t>
            </w:r>
          </w:p>
        </w:tc>
        <w:tc>
          <w:tcPr>
            <w:tcW w:w="1542" w:type="dxa"/>
            <w:vAlign w:val="center"/>
            <w:tcPrChange w:id="430" w:author="Sasi Songthong" w:date="2022-06-23T12:43:00Z">
              <w:tcPr>
                <w:tcW w:w="1800" w:type="dxa"/>
                <w:vAlign w:val="center"/>
              </w:tcPr>
            </w:tcPrChange>
          </w:tcPr>
          <w:p w14:paraId="2FE55307" w14:textId="76280494"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vAlign w:val="center"/>
            <w:tcPrChange w:id="431" w:author="Sasi Songthong" w:date="2022-06-23T12:43:00Z">
              <w:tcPr>
                <w:tcW w:w="1800" w:type="dxa"/>
                <w:gridSpan w:val="2"/>
                <w:vAlign w:val="center"/>
              </w:tcPr>
            </w:tcPrChange>
          </w:tcPr>
          <w:p w14:paraId="0BAF0BE3" w14:textId="64EF2115"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32" w:author="Sasi Songthong" w:date="2022-06-23T12:43:00Z">
              <w:tcPr>
                <w:tcW w:w="1800" w:type="dxa"/>
                <w:vAlign w:val="center"/>
              </w:tcPr>
            </w:tcPrChange>
          </w:tcPr>
          <w:p w14:paraId="5567BCDC" w14:textId="62DFB02E"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33" w:author="Sasi Songthong" w:date="2022-06-23T12:43:00Z">
              <w:tcPr>
                <w:tcW w:w="1800" w:type="dxa"/>
                <w:vAlign w:val="center"/>
              </w:tcPr>
            </w:tcPrChange>
          </w:tcPr>
          <w:p w14:paraId="07C52302" w14:textId="71CACA94"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34" w:author="Sasi Songthong" w:date="2022-06-23T12:43:00Z">
              <w:tcPr>
                <w:tcW w:w="1800" w:type="dxa"/>
                <w:vAlign w:val="center"/>
              </w:tcPr>
            </w:tcPrChange>
          </w:tcPr>
          <w:p w14:paraId="30DCCA76" w14:textId="426E82CF"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35" w:author="Sasi Songthong" w:date="2022-06-23T12:43:00Z">
              <w:tcPr>
                <w:tcW w:w="900" w:type="dxa"/>
                <w:vAlign w:val="center"/>
              </w:tcPr>
            </w:tcPrChange>
          </w:tcPr>
          <w:p w14:paraId="25391C90" w14:textId="790EAA2A" w:rsidR="00F72BC3" w:rsidRDefault="00F72BC3">
            <w:pPr>
              <w:jc w:val="center"/>
              <w:rPr>
                <w:rFonts w:ascii="Cambria" w:hAnsi="Cambria" w:cs="Arial"/>
              </w:rPr>
            </w:pPr>
            <w:ins w:id="436" w:author="Sasi Songthong" w:date="2022-06-23T12:42:00Z">
              <w:r w:rsidRPr="00BF1CE3">
                <w:rPr>
                  <w:rFonts w:ascii="Cambria" w:hAnsi="Cambria" w:cs="Arial"/>
                </w:rPr>
                <w:t>Yes / No</w:t>
              </w:r>
            </w:ins>
          </w:p>
        </w:tc>
        <w:tc>
          <w:tcPr>
            <w:tcW w:w="1543" w:type="dxa"/>
            <w:vAlign w:val="center"/>
            <w:tcPrChange w:id="437" w:author="Sasi Songthong" w:date="2022-06-23T12:43:00Z">
              <w:tcPr>
                <w:tcW w:w="900" w:type="dxa"/>
                <w:vAlign w:val="center"/>
              </w:tcPr>
            </w:tcPrChange>
          </w:tcPr>
          <w:p w14:paraId="214FD654" w14:textId="27D38216" w:rsidR="00F72BC3" w:rsidRDefault="00F72BC3" w:rsidP="00F72BC3">
            <w:pPr>
              <w:jc w:val="center"/>
              <w:rPr>
                <w:rFonts w:ascii="Cambria" w:hAnsi="Cambria" w:cs="Arial"/>
              </w:rPr>
            </w:pPr>
            <w:ins w:id="438" w:author="Sasi Songthong" w:date="2022-06-23T12:42:00Z">
              <w:r w:rsidRPr="00BF1CE3">
                <w:rPr>
                  <w:rFonts w:ascii="Cambria" w:hAnsi="Cambria" w:cs="Arial"/>
                </w:rPr>
                <w:t>Yes / No</w:t>
              </w:r>
            </w:ins>
          </w:p>
        </w:tc>
        <w:tc>
          <w:tcPr>
            <w:tcW w:w="1260" w:type="dxa"/>
            <w:vAlign w:val="center"/>
            <w:tcPrChange w:id="439" w:author="Sasi Songthong" w:date="2022-06-23T12:43:00Z">
              <w:tcPr>
                <w:tcW w:w="1260" w:type="dxa"/>
                <w:vAlign w:val="center"/>
              </w:tcPr>
            </w:tcPrChange>
          </w:tcPr>
          <w:p w14:paraId="4730A3DF" w14:textId="560F35C8" w:rsidR="00F72BC3" w:rsidRDefault="00F72BC3" w:rsidP="00F72BC3">
            <w:pPr>
              <w:jc w:val="center"/>
              <w:rPr>
                <w:rFonts w:ascii="Cambria" w:hAnsi="Cambria" w:cs="Arial"/>
              </w:rPr>
            </w:pPr>
          </w:p>
        </w:tc>
      </w:tr>
      <w:tr w:rsidR="00F72BC3" w14:paraId="0D758FA7" w14:textId="77777777" w:rsidTr="00F72BC3">
        <w:tblPrEx>
          <w:tblW w:w="12865" w:type="dxa"/>
          <w:tblLayout w:type="fixed"/>
          <w:tblPrExChange w:id="440" w:author="Sasi Songthong" w:date="2022-06-23T12:43:00Z">
            <w:tblPrEx>
              <w:tblW w:w="12865" w:type="dxa"/>
              <w:tblLayout w:type="fixed"/>
            </w:tblPrEx>
          </w:tblPrExChange>
        </w:tblPrEx>
        <w:trPr>
          <w:trHeight w:val="392"/>
          <w:trPrChange w:id="441" w:author="Sasi Songthong" w:date="2022-06-23T12:43:00Z">
            <w:trPr>
              <w:trHeight w:val="392"/>
            </w:trPr>
          </w:trPrChange>
        </w:trPr>
        <w:tc>
          <w:tcPr>
            <w:tcW w:w="805" w:type="dxa"/>
            <w:vAlign w:val="center"/>
            <w:tcPrChange w:id="442" w:author="Sasi Songthong" w:date="2022-06-23T12:43:00Z">
              <w:tcPr>
                <w:tcW w:w="805" w:type="dxa"/>
                <w:vAlign w:val="center"/>
              </w:tcPr>
            </w:tcPrChange>
          </w:tcPr>
          <w:p w14:paraId="3F7EDF30" w14:textId="7F6188A9" w:rsidR="00F72BC3" w:rsidRPr="00173BEC" w:rsidRDefault="00F72BC3" w:rsidP="00F72BC3">
            <w:pPr>
              <w:jc w:val="center"/>
              <w:rPr>
                <w:rFonts w:ascii="Cambria" w:hAnsi="Cambria" w:cs="Arial"/>
                <w:b/>
                <w:bCs/>
              </w:rPr>
            </w:pPr>
            <w:r w:rsidRPr="00173BEC">
              <w:rPr>
                <w:rFonts w:ascii="Cambria" w:hAnsi="Cambria" w:cs="Arial"/>
                <w:b/>
                <w:bCs/>
              </w:rPr>
              <w:t>3</w:t>
            </w:r>
          </w:p>
        </w:tc>
        <w:tc>
          <w:tcPr>
            <w:tcW w:w="1542" w:type="dxa"/>
            <w:vAlign w:val="center"/>
            <w:tcPrChange w:id="443" w:author="Sasi Songthong" w:date="2022-06-23T12:43:00Z">
              <w:tcPr>
                <w:tcW w:w="1800" w:type="dxa"/>
                <w:vAlign w:val="center"/>
              </w:tcPr>
            </w:tcPrChange>
          </w:tcPr>
          <w:p w14:paraId="0145054A" w14:textId="78449560"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vAlign w:val="center"/>
            <w:tcPrChange w:id="444" w:author="Sasi Songthong" w:date="2022-06-23T12:43:00Z">
              <w:tcPr>
                <w:tcW w:w="1800" w:type="dxa"/>
                <w:gridSpan w:val="2"/>
                <w:vAlign w:val="center"/>
              </w:tcPr>
            </w:tcPrChange>
          </w:tcPr>
          <w:p w14:paraId="4FE89AFC" w14:textId="44D516D8"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45" w:author="Sasi Songthong" w:date="2022-06-23T12:43:00Z">
              <w:tcPr>
                <w:tcW w:w="1800" w:type="dxa"/>
                <w:vAlign w:val="center"/>
              </w:tcPr>
            </w:tcPrChange>
          </w:tcPr>
          <w:p w14:paraId="298E8ABE" w14:textId="3A76C4BB"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46" w:author="Sasi Songthong" w:date="2022-06-23T12:43:00Z">
              <w:tcPr>
                <w:tcW w:w="1800" w:type="dxa"/>
                <w:vAlign w:val="center"/>
              </w:tcPr>
            </w:tcPrChange>
          </w:tcPr>
          <w:p w14:paraId="5C6D6E1E" w14:textId="0BCA7A2B"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47" w:author="Sasi Songthong" w:date="2022-06-23T12:43:00Z">
              <w:tcPr>
                <w:tcW w:w="1800" w:type="dxa"/>
                <w:vAlign w:val="center"/>
              </w:tcPr>
            </w:tcPrChange>
          </w:tcPr>
          <w:p w14:paraId="6D265F98" w14:textId="249D27E0"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48" w:author="Sasi Songthong" w:date="2022-06-23T12:43:00Z">
              <w:tcPr>
                <w:tcW w:w="900" w:type="dxa"/>
                <w:vAlign w:val="center"/>
              </w:tcPr>
            </w:tcPrChange>
          </w:tcPr>
          <w:p w14:paraId="18FEBEBE" w14:textId="7C2CC4D6" w:rsidR="00F72BC3" w:rsidRDefault="00F72BC3">
            <w:pPr>
              <w:jc w:val="center"/>
              <w:rPr>
                <w:rFonts w:ascii="Cambria" w:hAnsi="Cambria" w:cs="Arial"/>
              </w:rPr>
            </w:pPr>
            <w:ins w:id="449" w:author="Sasi Songthong" w:date="2022-06-23T12:42:00Z">
              <w:r w:rsidRPr="00BF1CE3">
                <w:rPr>
                  <w:rFonts w:ascii="Cambria" w:hAnsi="Cambria" w:cs="Arial"/>
                </w:rPr>
                <w:t>Yes / No</w:t>
              </w:r>
            </w:ins>
          </w:p>
        </w:tc>
        <w:tc>
          <w:tcPr>
            <w:tcW w:w="1543" w:type="dxa"/>
            <w:vAlign w:val="center"/>
            <w:tcPrChange w:id="450" w:author="Sasi Songthong" w:date="2022-06-23T12:43:00Z">
              <w:tcPr>
                <w:tcW w:w="900" w:type="dxa"/>
                <w:vAlign w:val="center"/>
              </w:tcPr>
            </w:tcPrChange>
          </w:tcPr>
          <w:p w14:paraId="742E3D3B" w14:textId="783256E9" w:rsidR="00F72BC3" w:rsidRDefault="00F72BC3" w:rsidP="00F72BC3">
            <w:pPr>
              <w:jc w:val="center"/>
              <w:rPr>
                <w:rFonts w:ascii="Cambria" w:hAnsi="Cambria" w:cs="Arial"/>
              </w:rPr>
            </w:pPr>
            <w:ins w:id="451" w:author="Sasi Songthong" w:date="2022-06-23T12:42:00Z">
              <w:r w:rsidRPr="00BF1CE3">
                <w:rPr>
                  <w:rFonts w:ascii="Cambria" w:hAnsi="Cambria" w:cs="Arial"/>
                </w:rPr>
                <w:t>Yes / No</w:t>
              </w:r>
            </w:ins>
          </w:p>
        </w:tc>
        <w:tc>
          <w:tcPr>
            <w:tcW w:w="1260" w:type="dxa"/>
            <w:vAlign w:val="center"/>
            <w:tcPrChange w:id="452" w:author="Sasi Songthong" w:date="2022-06-23T12:43:00Z">
              <w:tcPr>
                <w:tcW w:w="1260" w:type="dxa"/>
                <w:vAlign w:val="center"/>
              </w:tcPr>
            </w:tcPrChange>
          </w:tcPr>
          <w:p w14:paraId="43F447DC" w14:textId="5B2898E8" w:rsidR="00F72BC3" w:rsidRDefault="00F72BC3" w:rsidP="00F72BC3">
            <w:pPr>
              <w:jc w:val="center"/>
              <w:rPr>
                <w:rFonts w:ascii="Cambria" w:hAnsi="Cambria" w:cs="Arial"/>
              </w:rPr>
            </w:pPr>
          </w:p>
        </w:tc>
      </w:tr>
      <w:tr w:rsidR="00F72BC3" w14:paraId="1E43361E" w14:textId="77777777" w:rsidTr="00F72BC3">
        <w:tblPrEx>
          <w:tblW w:w="12865" w:type="dxa"/>
          <w:tblLayout w:type="fixed"/>
          <w:tblPrExChange w:id="453" w:author="Sasi Songthong" w:date="2022-06-23T12:43:00Z">
            <w:tblPrEx>
              <w:tblW w:w="12865" w:type="dxa"/>
              <w:tblLayout w:type="fixed"/>
            </w:tblPrEx>
          </w:tblPrExChange>
        </w:tblPrEx>
        <w:trPr>
          <w:trHeight w:val="392"/>
          <w:trPrChange w:id="454" w:author="Sasi Songthong" w:date="2022-06-23T12:43:00Z">
            <w:trPr>
              <w:trHeight w:val="392"/>
            </w:trPr>
          </w:trPrChange>
        </w:trPr>
        <w:tc>
          <w:tcPr>
            <w:tcW w:w="805" w:type="dxa"/>
            <w:vAlign w:val="center"/>
            <w:tcPrChange w:id="455" w:author="Sasi Songthong" w:date="2022-06-23T12:43:00Z">
              <w:tcPr>
                <w:tcW w:w="805" w:type="dxa"/>
                <w:vAlign w:val="center"/>
              </w:tcPr>
            </w:tcPrChange>
          </w:tcPr>
          <w:p w14:paraId="1E353C79" w14:textId="5BC4BD3E" w:rsidR="00F72BC3" w:rsidRPr="00173BEC" w:rsidRDefault="00F72BC3" w:rsidP="00F72BC3">
            <w:pPr>
              <w:jc w:val="center"/>
              <w:rPr>
                <w:rFonts w:ascii="Cambria" w:hAnsi="Cambria" w:cs="Arial"/>
                <w:b/>
                <w:bCs/>
              </w:rPr>
            </w:pPr>
            <w:r w:rsidRPr="00173BEC">
              <w:rPr>
                <w:rFonts w:ascii="Cambria" w:hAnsi="Cambria" w:cs="Arial"/>
                <w:b/>
                <w:bCs/>
              </w:rPr>
              <w:t>4</w:t>
            </w:r>
          </w:p>
        </w:tc>
        <w:tc>
          <w:tcPr>
            <w:tcW w:w="1542" w:type="dxa"/>
            <w:vAlign w:val="center"/>
            <w:tcPrChange w:id="456" w:author="Sasi Songthong" w:date="2022-06-23T12:43:00Z">
              <w:tcPr>
                <w:tcW w:w="1800" w:type="dxa"/>
                <w:vAlign w:val="center"/>
              </w:tcPr>
            </w:tcPrChange>
          </w:tcPr>
          <w:p w14:paraId="7B5DACAB" w14:textId="7A238E90"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vAlign w:val="center"/>
            <w:tcPrChange w:id="457" w:author="Sasi Songthong" w:date="2022-06-23T12:43:00Z">
              <w:tcPr>
                <w:tcW w:w="1800" w:type="dxa"/>
                <w:gridSpan w:val="2"/>
                <w:vAlign w:val="center"/>
              </w:tcPr>
            </w:tcPrChange>
          </w:tcPr>
          <w:p w14:paraId="53B61D99" w14:textId="3DDA2BBE"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58" w:author="Sasi Songthong" w:date="2022-06-23T12:43:00Z">
              <w:tcPr>
                <w:tcW w:w="1800" w:type="dxa"/>
                <w:vAlign w:val="center"/>
              </w:tcPr>
            </w:tcPrChange>
          </w:tcPr>
          <w:p w14:paraId="0C9A4BA1" w14:textId="7966029C"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59" w:author="Sasi Songthong" w:date="2022-06-23T12:43:00Z">
              <w:tcPr>
                <w:tcW w:w="1800" w:type="dxa"/>
                <w:vAlign w:val="center"/>
              </w:tcPr>
            </w:tcPrChange>
          </w:tcPr>
          <w:p w14:paraId="16541930" w14:textId="71BD7466"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60" w:author="Sasi Songthong" w:date="2022-06-23T12:43:00Z">
              <w:tcPr>
                <w:tcW w:w="1800" w:type="dxa"/>
                <w:vAlign w:val="center"/>
              </w:tcPr>
            </w:tcPrChange>
          </w:tcPr>
          <w:p w14:paraId="3356F4AB" w14:textId="3C0F8CB3"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61" w:author="Sasi Songthong" w:date="2022-06-23T12:43:00Z">
              <w:tcPr>
                <w:tcW w:w="900" w:type="dxa"/>
                <w:vAlign w:val="center"/>
              </w:tcPr>
            </w:tcPrChange>
          </w:tcPr>
          <w:p w14:paraId="1C19733E" w14:textId="727A4C09" w:rsidR="00F72BC3" w:rsidRDefault="00F72BC3" w:rsidP="00F72BC3">
            <w:pPr>
              <w:jc w:val="center"/>
              <w:rPr>
                <w:rFonts w:ascii="Cambria" w:hAnsi="Cambria" w:cs="Arial"/>
              </w:rPr>
            </w:pPr>
            <w:ins w:id="462" w:author="Sasi Songthong" w:date="2022-06-23T12:42:00Z">
              <w:r w:rsidRPr="00BF1CE3">
                <w:rPr>
                  <w:rFonts w:ascii="Cambria" w:hAnsi="Cambria" w:cs="Arial"/>
                </w:rPr>
                <w:t>Yes / No</w:t>
              </w:r>
            </w:ins>
          </w:p>
        </w:tc>
        <w:tc>
          <w:tcPr>
            <w:tcW w:w="1543" w:type="dxa"/>
            <w:vAlign w:val="center"/>
            <w:tcPrChange w:id="463" w:author="Sasi Songthong" w:date="2022-06-23T12:43:00Z">
              <w:tcPr>
                <w:tcW w:w="900" w:type="dxa"/>
                <w:vAlign w:val="center"/>
              </w:tcPr>
            </w:tcPrChange>
          </w:tcPr>
          <w:p w14:paraId="29F520BC" w14:textId="3E3D2F71" w:rsidR="00F72BC3" w:rsidRDefault="00F72BC3" w:rsidP="00F72BC3">
            <w:pPr>
              <w:jc w:val="center"/>
              <w:rPr>
                <w:rFonts w:ascii="Cambria" w:hAnsi="Cambria" w:cs="Arial"/>
              </w:rPr>
            </w:pPr>
            <w:ins w:id="464" w:author="Sasi Songthong" w:date="2022-06-23T12:42:00Z">
              <w:r w:rsidRPr="00BF1CE3">
                <w:rPr>
                  <w:rFonts w:ascii="Cambria" w:hAnsi="Cambria" w:cs="Arial"/>
                </w:rPr>
                <w:t>Yes / No</w:t>
              </w:r>
            </w:ins>
          </w:p>
        </w:tc>
        <w:tc>
          <w:tcPr>
            <w:tcW w:w="1260" w:type="dxa"/>
            <w:vAlign w:val="center"/>
            <w:tcPrChange w:id="465" w:author="Sasi Songthong" w:date="2022-06-23T12:43:00Z">
              <w:tcPr>
                <w:tcW w:w="1260" w:type="dxa"/>
                <w:vAlign w:val="center"/>
              </w:tcPr>
            </w:tcPrChange>
          </w:tcPr>
          <w:p w14:paraId="7214AD24" w14:textId="58BB22DC" w:rsidR="00F72BC3" w:rsidRDefault="00F72BC3" w:rsidP="00F72BC3">
            <w:pPr>
              <w:jc w:val="center"/>
              <w:rPr>
                <w:rFonts w:ascii="Cambria" w:hAnsi="Cambria" w:cs="Arial"/>
              </w:rPr>
            </w:pPr>
          </w:p>
        </w:tc>
      </w:tr>
      <w:tr w:rsidR="00F72BC3" w14:paraId="295E4511" w14:textId="77777777" w:rsidTr="00F72BC3">
        <w:tblPrEx>
          <w:tblW w:w="12865" w:type="dxa"/>
          <w:tblLayout w:type="fixed"/>
          <w:tblPrExChange w:id="466" w:author="Sasi Songthong" w:date="2022-06-23T12:43:00Z">
            <w:tblPrEx>
              <w:tblW w:w="12865" w:type="dxa"/>
              <w:tblLayout w:type="fixed"/>
            </w:tblPrEx>
          </w:tblPrExChange>
        </w:tblPrEx>
        <w:trPr>
          <w:trHeight w:val="392"/>
          <w:trPrChange w:id="467" w:author="Sasi Songthong" w:date="2022-06-23T12:43:00Z">
            <w:trPr>
              <w:trHeight w:val="392"/>
            </w:trPr>
          </w:trPrChange>
        </w:trPr>
        <w:tc>
          <w:tcPr>
            <w:tcW w:w="805" w:type="dxa"/>
            <w:vAlign w:val="center"/>
            <w:tcPrChange w:id="468" w:author="Sasi Songthong" w:date="2022-06-23T12:43:00Z">
              <w:tcPr>
                <w:tcW w:w="805" w:type="dxa"/>
                <w:vAlign w:val="center"/>
              </w:tcPr>
            </w:tcPrChange>
          </w:tcPr>
          <w:p w14:paraId="2BD99887" w14:textId="259CEB7C" w:rsidR="00F72BC3" w:rsidRPr="00173BEC" w:rsidRDefault="00F72BC3" w:rsidP="00F72BC3">
            <w:pPr>
              <w:jc w:val="center"/>
              <w:rPr>
                <w:rFonts w:ascii="Cambria" w:hAnsi="Cambria" w:cs="Arial"/>
                <w:b/>
                <w:bCs/>
              </w:rPr>
            </w:pPr>
            <w:r w:rsidRPr="00173BEC">
              <w:rPr>
                <w:rFonts w:ascii="Cambria" w:hAnsi="Cambria" w:cs="Arial"/>
                <w:b/>
                <w:bCs/>
              </w:rPr>
              <w:t>5</w:t>
            </w:r>
          </w:p>
        </w:tc>
        <w:tc>
          <w:tcPr>
            <w:tcW w:w="1542" w:type="dxa"/>
            <w:vAlign w:val="center"/>
            <w:tcPrChange w:id="469" w:author="Sasi Songthong" w:date="2022-06-23T12:43:00Z">
              <w:tcPr>
                <w:tcW w:w="1800" w:type="dxa"/>
                <w:vAlign w:val="center"/>
              </w:tcPr>
            </w:tcPrChange>
          </w:tcPr>
          <w:p w14:paraId="55BD4264" w14:textId="412132E8"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vAlign w:val="center"/>
            <w:tcPrChange w:id="470" w:author="Sasi Songthong" w:date="2022-06-23T12:43:00Z">
              <w:tcPr>
                <w:tcW w:w="1800" w:type="dxa"/>
                <w:gridSpan w:val="2"/>
                <w:vAlign w:val="center"/>
              </w:tcPr>
            </w:tcPrChange>
          </w:tcPr>
          <w:p w14:paraId="58A8DDE1" w14:textId="75CCF89A"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71" w:author="Sasi Songthong" w:date="2022-06-23T12:43:00Z">
              <w:tcPr>
                <w:tcW w:w="1800" w:type="dxa"/>
                <w:vAlign w:val="center"/>
              </w:tcPr>
            </w:tcPrChange>
          </w:tcPr>
          <w:p w14:paraId="6154DBA0" w14:textId="597F2237"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72" w:author="Sasi Songthong" w:date="2022-06-23T12:43:00Z">
              <w:tcPr>
                <w:tcW w:w="1800" w:type="dxa"/>
                <w:vAlign w:val="center"/>
              </w:tcPr>
            </w:tcPrChange>
          </w:tcPr>
          <w:p w14:paraId="0F7A6FA1" w14:textId="0C27506A"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73" w:author="Sasi Songthong" w:date="2022-06-23T12:43:00Z">
              <w:tcPr>
                <w:tcW w:w="1800" w:type="dxa"/>
                <w:vAlign w:val="center"/>
              </w:tcPr>
            </w:tcPrChange>
          </w:tcPr>
          <w:p w14:paraId="6719398B" w14:textId="3B957E14"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74" w:author="Sasi Songthong" w:date="2022-06-23T12:43:00Z">
              <w:tcPr>
                <w:tcW w:w="900" w:type="dxa"/>
                <w:vAlign w:val="center"/>
              </w:tcPr>
            </w:tcPrChange>
          </w:tcPr>
          <w:p w14:paraId="700C4AA7" w14:textId="1297648A" w:rsidR="00F72BC3" w:rsidRDefault="00F72BC3" w:rsidP="00F72BC3">
            <w:pPr>
              <w:jc w:val="center"/>
              <w:rPr>
                <w:rFonts w:ascii="Cambria" w:hAnsi="Cambria" w:cs="Arial"/>
              </w:rPr>
            </w:pPr>
            <w:ins w:id="475" w:author="Sasi Songthong" w:date="2022-06-23T12:42:00Z">
              <w:r>
                <w:rPr>
                  <w:rFonts w:ascii="Cambria" w:hAnsi="Cambria" w:cs="Arial"/>
                </w:rPr>
                <w:t>Yes / No</w:t>
              </w:r>
            </w:ins>
          </w:p>
        </w:tc>
        <w:tc>
          <w:tcPr>
            <w:tcW w:w="1543" w:type="dxa"/>
            <w:vAlign w:val="center"/>
            <w:tcPrChange w:id="476" w:author="Sasi Songthong" w:date="2022-06-23T12:43:00Z">
              <w:tcPr>
                <w:tcW w:w="900" w:type="dxa"/>
                <w:vAlign w:val="center"/>
              </w:tcPr>
            </w:tcPrChange>
          </w:tcPr>
          <w:p w14:paraId="4DC18354" w14:textId="4C51D333" w:rsidR="00F72BC3" w:rsidRDefault="00F72BC3" w:rsidP="00F72BC3">
            <w:pPr>
              <w:jc w:val="center"/>
              <w:rPr>
                <w:rFonts w:ascii="Cambria" w:hAnsi="Cambria" w:cs="Arial"/>
              </w:rPr>
            </w:pPr>
            <w:ins w:id="477" w:author="Sasi Songthong" w:date="2022-06-23T12:42:00Z">
              <w:r>
                <w:rPr>
                  <w:rFonts w:ascii="Cambria" w:hAnsi="Cambria" w:cs="Arial"/>
                </w:rPr>
                <w:t>Yes / No</w:t>
              </w:r>
            </w:ins>
          </w:p>
        </w:tc>
        <w:tc>
          <w:tcPr>
            <w:tcW w:w="1260" w:type="dxa"/>
            <w:vAlign w:val="center"/>
            <w:tcPrChange w:id="478" w:author="Sasi Songthong" w:date="2022-06-23T12:43:00Z">
              <w:tcPr>
                <w:tcW w:w="1260" w:type="dxa"/>
                <w:vAlign w:val="center"/>
              </w:tcPr>
            </w:tcPrChange>
          </w:tcPr>
          <w:p w14:paraId="137FD014" w14:textId="74D85FA1" w:rsidR="00F72BC3" w:rsidRDefault="00F72BC3" w:rsidP="00F72BC3">
            <w:pPr>
              <w:jc w:val="center"/>
              <w:rPr>
                <w:rFonts w:ascii="Cambria" w:hAnsi="Cambria" w:cs="Arial"/>
              </w:rPr>
            </w:pPr>
          </w:p>
        </w:tc>
      </w:tr>
      <w:tr w:rsidR="00F72BC3" w14:paraId="44660CAA" w14:textId="77777777" w:rsidTr="00F72BC3">
        <w:tblPrEx>
          <w:tblW w:w="12865" w:type="dxa"/>
          <w:tblLayout w:type="fixed"/>
          <w:tblPrExChange w:id="479" w:author="Sasi Songthong" w:date="2022-06-23T12:43:00Z">
            <w:tblPrEx>
              <w:tblW w:w="12865" w:type="dxa"/>
              <w:tblLayout w:type="fixed"/>
            </w:tblPrEx>
          </w:tblPrExChange>
        </w:tblPrEx>
        <w:trPr>
          <w:trHeight w:val="392"/>
          <w:trPrChange w:id="480" w:author="Sasi Songthong" w:date="2022-06-23T12:43:00Z">
            <w:trPr>
              <w:trHeight w:val="392"/>
            </w:trPr>
          </w:trPrChange>
        </w:trPr>
        <w:tc>
          <w:tcPr>
            <w:tcW w:w="805" w:type="dxa"/>
            <w:vAlign w:val="center"/>
            <w:tcPrChange w:id="481" w:author="Sasi Songthong" w:date="2022-06-23T12:43:00Z">
              <w:tcPr>
                <w:tcW w:w="805" w:type="dxa"/>
                <w:vAlign w:val="center"/>
              </w:tcPr>
            </w:tcPrChange>
          </w:tcPr>
          <w:p w14:paraId="19CADC6B" w14:textId="1002C679" w:rsidR="00F72BC3" w:rsidRPr="00173BEC" w:rsidRDefault="00F72BC3" w:rsidP="00F72BC3">
            <w:pPr>
              <w:jc w:val="center"/>
              <w:rPr>
                <w:rFonts w:ascii="Cambria" w:hAnsi="Cambria" w:cs="Arial"/>
                <w:b/>
                <w:bCs/>
              </w:rPr>
            </w:pPr>
            <w:r w:rsidRPr="00173BEC">
              <w:rPr>
                <w:rFonts w:ascii="Cambria" w:hAnsi="Cambria" w:cs="Arial"/>
                <w:b/>
                <w:bCs/>
              </w:rPr>
              <w:t>6</w:t>
            </w:r>
          </w:p>
        </w:tc>
        <w:tc>
          <w:tcPr>
            <w:tcW w:w="1542" w:type="dxa"/>
            <w:vAlign w:val="center"/>
            <w:tcPrChange w:id="482" w:author="Sasi Songthong" w:date="2022-06-23T12:43:00Z">
              <w:tcPr>
                <w:tcW w:w="1800" w:type="dxa"/>
                <w:vAlign w:val="center"/>
              </w:tcPr>
            </w:tcPrChange>
          </w:tcPr>
          <w:p w14:paraId="1676A727" w14:textId="31AACD37"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vAlign w:val="center"/>
            <w:tcPrChange w:id="483" w:author="Sasi Songthong" w:date="2022-06-23T12:43:00Z">
              <w:tcPr>
                <w:tcW w:w="1800" w:type="dxa"/>
                <w:gridSpan w:val="2"/>
                <w:vAlign w:val="center"/>
              </w:tcPr>
            </w:tcPrChange>
          </w:tcPr>
          <w:p w14:paraId="60F73212" w14:textId="536A3151"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84" w:author="Sasi Songthong" w:date="2022-06-23T12:43:00Z">
              <w:tcPr>
                <w:tcW w:w="1800" w:type="dxa"/>
                <w:vAlign w:val="center"/>
              </w:tcPr>
            </w:tcPrChange>
          </w:tcPr>
          <w:p w14:paraId="0648D182" w14:textId="7D508872"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85" w:author="Sasi Songthong" w:date="2022-06-23T12:43:00Z">
              <w:tcPr>
                <w:tcW w:w="1800" w:type="dxa"/>
                <w:vAlign w:val="center"/>
              </w:tcPr>
            </w:tcPrChange>
          </w:tcPr>
          <w:p w14:paraId="329A0A18" w14:textId="5B44A096"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86" w:author="Sasi Songthong" w:date="2022-06-23T12:43:00Z">
              <w:tcPr>
                <w:tcW w:w="1800" w:type="dxa"/>
                <w:vAlign w:val="center"/>
              </w:tcPr>
            </w:tcPrChange>
          </w:tcPr>
          <w:p w14:paraId="5A821874" w14:textId="711290F1"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487" w:author="Sasi Songthong" w:date="2022-06-23T12:43:00Z">
              <w:tcPr>
                <w:tcW w:w="900" w:type="dxa"/>
                <w:vAlign w:val="center"/>
              </w:tcPr>
            </w:tcPrChange>
          </w:tcPr>
          <w:p w14:paraId="07635F47" w14:textId="54F8CD82" w:rsidR="00F72BC3" w:rsidRDefault="00F72BC3" w:rsidP="00F72BC3">
            <w:pPr>
              <w:jc w:val="center"/>
              <w:rPr>
                <w:rFonts w:ascii="Cambria" w:hAnsi="Cambria" w:cs="Arial"/>
              </w:rPr>
            </w:pPr>
            <w:ins w:id="488" w:author="Sasi Songthong" w:date="2022-06-23T12:42:00Z">
              <w:r w:rsidRPr="00BF1CE3">
                <w:rPr>
                  <w:rFonts w:ascii="Cambria" w:hAnsi="Cambria" w:cs="Arial"/>
                </w:rPr>
                <w:t>Yes / No</w:t>
              </w:r>
            </w:ins>
          </w:p>
        </w:tc>
        <w:tc>
          <w:tcPr>
            <w:tcW w:w="1543" w:type="dxa"/>
            <w:vAlign w:val="center"/>
            <w:tcPrChange w:id="489" w:author="Sasi Songthong" w:date="2022-06-23T12:43:00Z">
              <w:tcPr>
                <w:tcW w:w="900" w:type="dxa"/>
                <w:vAlign w:val="center"/>
              </w:tcPr>
            </w:tcPrChange>
          </w:tcPr>
          <w:p w14:paraId="4BF0FCE5" w14:textId="7A201A80" w:rsidR="00F72BC3" w:rsidRDefault="00F72BC3" w:rsidP="00F72BC3">
            <w:pPr>
              <w:jc w:val="center"/>
              <w:rPr>
                <w:rFonts w:ascii="Cambria" w:hAnsi="Cambria" w:cs="Arial"/>
              </w:rPr>
            </w:pPr>
            <w:ins w:id="490" w:author="Sasi Songthong" w:date="2022-06-23T12:42:00Z">
              <w:r w:rsidRPr="00BF1CE3">
                <w:rPr>
                  <w:rFonts w:ascii="Cambria" w:hAnsi="Cambria" w:cs="Arial"/>
                </w:rPr>
                <w:t>Yes / No</w:t>
              </w:r>
            </w:ins>
          </w:p>
        </w:tc>
        <w:tc>
          <w:tcPr>
            <w:tcW w:w="1260" w:type="dxa"/>
            <w:vAlign w:val="center"/>
            <w:tcPrChange w:id="491" w:author="Sasi Songthong" w:date="2022-06-23T12:43:00Z">
              <w:tcPr>
                <w:tcW w:w="1260" w:type="dxa"/>
                <w:vAlign w:val="center"/>
              </w:tcPr>
            </w:tcPrChange>
          </w:tcPr>
          <w:p w14:paraId="208C60B0" w14:textId="0680E481" w:rsidR="00F72BC3" w:rsidRDefault="00F72BC3" w:rsidP="00F72BC3">
            <w:pPr>
              <w:jc w:val="center"/>
              <w:rPr>
                <w:rFonts w:ascii="Cambria" w:hAnsi="Cambria" w:cs="Arial"/>
              </w:rPr>
            </w:pPr>
          </w:p>
        </w:tc>
      </w:tr>
      <w:tr w:rsidR="00F72BC3" w14:paraId="275D5241" w14:textId="77777777" w:rsidTr="00F72BC3">
        <w:tblPrEx>
          <w:tblW w:w="12865" w:type="dxa"/>
          <w:tblLayout w:type="fixed"/>
          <w:tblPrExChange w:id="492" w:author="Sasi Songthong" w:date="2022-06-23T12:43:00Z">
            <w:tblPrEx>
              <w:tblW w:w="12865" w:type="dxa"/>
              <w:tblLayout w:type="fixed"/>
            </w:tblPrEx>
          </w:tblPrExChange>
        </w:tblPrEx>
        <w:trPr>
          <w:trHeight w:val="392"/>
          <w:trPrChange w:id="493" w:author="Sasi Songthong" w:date="2022-06-23T12:43:00Z">
            <w:trPr>
              <w:trHeight w:val="392"/>
            </w:trPr>
          </w:trPrChange>
        </w:trPr>
        <w:tc>
          <w:tcPr>
            <w:tcW w:w="805" w:type="dxa"/>
            <w:tcBorders>
              <w:bottom w:val="single" w:sz="4" w:space="0" w:color="auto"/>
            </w:tcBorders>
            <w:vAlign w:val="center"/>
            <w:tcPrChange w:id="494" w:author="Sasi Songthong" w:date="2022-06-23T12:43:00Z">
              <w:tcPr>
                <w:tcW w:w="805" w:type="dxa"/>
                <w:tcBorders>
                  <w:bottom w:val="single" w:sz="4" w:space="0" w:color="auto"/>
                </w:tcBorders>
                <w:vAlign w:val="center"/>
              </w:tcPr>
            </w:tcPrChange>
          </w:tcPr>
          <w:p w14:paraId="4400EC3E" w14:textId="5584BBF0" w:rsidR="00F72BC3" w:rsidRPr="00173BEC" w:rsidRDefault="00F72BC3" w:rsidP="00F72BC3">
            <w:pPr>
              <w:jc w:val="center"/>
              <w:rPr>
                <w:rFonts w:ascii="Cambria" w:hAnsi="Cambria" w:cs="Arial"/>
                <w:b/>
                <w:bCs/>
              </w:rPr>
            </w:pPr>
            <w:r w:rsidRPr="00173BEC">
              <w:rPr>
                <w:rFonts w:ascii="Cambria" w:hAnsi="Cambria" w:cs="Arial"/>
                <w:b/>
                <w:bCs/>
              </w:rPr>
              <w:t>7</w:t>
            </w:r>
          </w:p>
        </w:tc>
        <w:tc>
          <w:tcPr>
            <w:tcW w:w="1542" w:type="dxa"/>
            <w:tcBorders>
              <w:bottom w:val="single" w:sz="4" w:space="0" w:color="auto"/>
            </w:tcBorders>
            <w:vAlign w:val="center"/>
            <w:tcPrChange w:id="495" w:author="Sasi Songthong" w:date="2022-06-23T12:43:00Z">
              <w:tcPr>
                <w:tcW w:w="1800" w:type="dxa"/>
                <w:tcBorders>
                  <w:bottom w:val="single" w:sz="4" w:space="0" w:color="auto"/>
                </w:tcBorders>
                <w:vAlign w:val="center"/>
              </w:tcPr>
            </w:tcPrChange>
          </w:tcPr>
          <w:p w14:paraId="7273EE99" w14:textId="008F9625"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96" w:author="Sasi Songthong" w:date="2022-06-23T12:43:00Z">
              <w:tcPr>
                <w:tcW w:w="1800" w:type="dxa"/>
                <w:gridSpan w:val="2"/>
                <w:tcBorders>
                  <w:bottom w:val="single" w:sz="4" w:space="0" w:color="auto"/>
                </w:tcBorders>
                <w:vAlign w:val="center"/>
              </w:tcPr>
            </w:tcPrChange>
          </w:tcPr>
          <w:p w14:paraId="649548E2" w14:textId="2BF2D68E"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97" w:author="Sasi Songthong" w:date="2022-06-23T12:43:00Z">
              <w:tcPr>
                <w:tcW w:w="1800" w:type="dxa"/>
                <w:tcBorders>
                  <w:bottom w:val="single" w:sz="4" w:space="0" w:color="auto"/>
                </w:tcBorders>
                <w:vAlign w:val="center"/>
              </w:tcPr>
            </w:tcPrChange>
          </w:tcPr>
          <w:p w14:paraId="4E19F61E" w14:textId="158F6FE8"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98" w:author="Sasi Songthong" w:date="2022-06-23T12:43:00Z">
              <w:tcPr>
                <w:tcW w:w="1800" w:type="dxa"/>
                <w:tcBorders>
                  <w:bottom w:val="single" w:sz="4" w:space="0" w:color="auto"/>
                </w:tcBorders>
                <w:vAlign w:val="center"/>
              </w:tcPr>
            </w:tcPrChange>
          </w:tcPr>
          <w:p w14:paraId="5503CBF1" w14:textId="72D18F87"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99" w:author="Sasi Songthong" w:date="2022-06-23T12:43:00Z">
              <w:tcPr>
                <w:tcW w:w="1800" w:type="dxa"/>
                <w:tcBorders>
                  <w:bottom w:val="single" w:sz="4" w:space="0" w:color="auto"/>
                </w:tcBorders>
                <w:vAlign w:val="center"/>
              </w:tcPr>
            </w:tcPrChange>
          </w:tcPr>
          <w:p w14:paraId="0DB3BDBC" w14:textId="704F58EC" w:rsidR="00F72BC3" w:rsidRDefault="00F72BC3" w:rsidP="00F72BC3">
            <w:pPr>
              <w:jc w:val="center"/>
              <w:rPr>
                <w:rFonts w:ascii="Cambria" w:hAnsi="Cambria" w:cs="Arial"/>
              </w:rPr>
            </w:pPr>
            <w:r w:rsidRPr="00BF1CE3">
              <w:rPr>
                <w:rFonts w:ascii="Cambria" w:hAnsi="Cambria" w:cs="Arial"/>
              </w:rPr>
              <w:t>Yes / No</w:t>
            </w:r>
          </w:p>
        </w:tc>
        <w:tc>
          <w:tcPr>
            <w:tcW w:w="1543" w:type="dxa"/>
            <w:vAlign w:val="center"/>
            <w:tcPrChange w:id="500" w:author="Sasi Songthong" w:date="2022-06-23T12:43:00Z">
              <w:tcPr>
                <w:tcW w:w="900" w:type="dxa"/>
                <w:vAlign w:val="center"/>
              </w:tcPr>
            </w:tcPrChange>
          </w:tcPr>
          <w:p w14:paraId="3FB888E9" w14:textId="67F0EA16" w:rsidR="00F72BC3" w:rsidRDefault="00F72BC3" w:rsidP="00F72BC3">
            <w:pPr>
              <w:jc w:val="center"/>
              <w:rPr>
                <w:rFonts w:ascii="Cambria" w:hAnsi="Cambria" w:cs="Arial"/>
              </w:rPr>
            </w:pPr>
            <w:ins w:id="501" w:author="Sasi Songthong" w:date="2022-06-23T12:42:00Z">
              <w:r w:rsidRPr="00BF1CE3">
                <w:rPr>
                  <w:rFonts w:ascii="Cambria" w:hAnsi="Cambria" w:cs="Arial"/>
                </w:rPr>
                <w:t>Yes / No</w:t>
              </w:r>
            </w:ins>
          </w:p>
        </w:tc>
        <w:tc>
          <w:tcPr>
            <w:tcW w:w="1543" w:type="dxa"/>
            <w:vAlign w:val="center"/>
            <w:tcPrChange w:id="502" w:author="Sasi Songthong" w:date="2022-06-23T12:43:00Z">
              <w:tcPr>
                <w:tcW w:w="900" w:type="dxa"/>
                <w:vAlign w:val="center"/>
              </w:tcPr>
            </w:tcPrChange>
          </w:tcPr>
          <w:p w14:paraId="43829F53" w14:textId="3CA58B93" w:rsidR="00F72BC3" w:rsidRDefault="00F72BC3" w:rsidP="00F72BC3">
            <w:pPr>
              <w:jc w:val="center"/>
              <w:rPr>
                <w:rFonts w:ascii="Cambria" w:hAnsi="Cambria" w:cs="Arial"/>
              </w:rPr>
            </w:pPr>
            <w:ins w:id="503" w:author="Sasi Songthong" w:date="2022-06-23T12:42:00Z">
              <w:r w:rsidRPr="00BF1CE3">
                <w:rPr>
                  <w:rFonts w:ascii="Cambria" w:hAnsi="Cambria" w:cs="Arial"/>
                </w:rPr>
                <w:t>Yes / No</w:t>
              </w:r>
            </w:ins>
          </w:p>
        </w:tc>
        <w:tc>
          <w:tcPr>
            <w:tcW w:w="1260" w:type="dxa"/>
            <w:tcBorders>
              <w:bottom w:val="single" w:sz="4" w:space="0" w:color="auto"/>
            </w:tcBorders>
            <w:vAlign w:val="center"/>
            <w:tcPrChange w:id="504" w:author="Sasi Songthong" w:date="2022-06-23T12:43:00Z">
              <w:tcPr>
                <w:tcW w:w="1260" w:type="dxa"/>
                <w:tcBorders>
                  <w:bottom w:val="single" w:sz="4" w:space="0" w:color="auto"/>
                </w:tcBorders>
                <w:vAlign w:val="center"/>
              </w:tcPr>
            </w:tcPrChange>
          </w:tcPr>
          <w:p w14:paraId="1A00AF99" w14:textId="08FBEEB3" w:rsidR="00F72BC3" w:rsidRDefault="00F72BC3" w:rsidP="00F72BC3">
            <w:pPr>
              <w:jc w:val="center"/>
              <w:rPr>
                <w:rFonts w:ascii="Cambria" w:hAnsi="Cambria" w:cs="Arial"/>
              </w:rPr>
            </w:pPr>
          </w:p>
        </w:tc>
      </w:tr>
      <w:tr w:rsidR="00F72BC3" w14:paraId="487B3197" w14:textId="77777777" w:rsidTr="00F72BC3">
        <w:tblPrEx>
          <w:tblW w:w="12865" w:type="dxa"/>
          <w:tblLayout w:type="fixed"/>
          <w:tblPrExChange w:id="505" w:author="Sasi Songthong" w:date="2022-06-23T12:43:00Z">
            <w:tblPrEx>
              <w:tblW w:w="12865" w:type="dxa"/>
              <w:tblLayout w:type="fixed"/>
            </w:tblPrEx>
          </w:tblPrExChange>
        </w:tblPrEx>
        <w:trPr>
          <w:trHeight w:val="392"/>
          <w:trPrChange w:id="506" w:author="Sasi Songthong" w:date="2022-06-23T12:43:00Z">
            <w:trPr>
              <w:trHeight w:val="392"/>
            </w:trPr>
          </w:trPrChange>
        </w:trPr>
        <w:tc>
          <w:tcPr>
            <w:tcW w:w="805" w:type="dxa"/>
            <w:tcBorders>
              <w:bottom w:val="single" w:sz="4" w:space="0" w:color="auto"/>
            </w:tcBorders>
            <w:vAlign w:val="center"/>
            <w:tcPrChange w:id="507" w:author="Sasi Songthong" w:date="2022-06-23T12:43:00Z">
              <w:tcPr>
                <w:tcW w:w="805" w:type="dxa"/>
                <w:tcBorders>
                  <w:bottom w:val="single" w:sz="4" w:space="0" w:color="auto"/>
                </w:tcBorders>
                <w:vAlign w:val="center"/>
              </w:tcPr>
            </w:tcPrChange>
          </w:tcPr>
          <w:p w14:paraId="7475AB36" w14:textId="602AD7ED" w:rsidR="00F72BC3" w:rsidRPr="00173BEC" w:rsidRDefault="00F72BC3" w:rsidP="00F72BC3">
            <w:pPr>
              <w:jc w:val="center"/>
              <w:rPr>
                <w:rFonts w:ascii="Cambria" w:hAnsi="Cambria" w:cs="Arial"/>
                <w:b/>
                <w:bCs/>
              </w:rPr>
            </w:pPr>
            <w:r w:rsidRPr="00173BEC">
              <w:rPr>
                <w:rFonts w:ascii="Cambria" w:hAnsi="Cambria" w:cs="Arial"/>
                <w:b/>
                <w:bCs/>
              </w:rPr>
              <w:t>8</w:t>
            </w:r>
          </w:p>
        </w:tc>
        <w:tc>
          <w:tcPr>
            <w:tcW w:w="1542" w:type="dxa"/>
            <w:tcBorders>
              <w:bottom w:val="single" w:sz="4" w:space="0" w:color="auto"/>
            </w:tcBorders>
            <w:vAlign w:val="center"/>
            <w:tcPrChange w:id="508" w:author="Sasi Songthong" w:date="2022-06-23T12:43:00Z">
              <w:tcPr>
                <w:tcW w:w="1800" w:type="dxa"/>
                <w:tcBorders>
                  <w:bottom w:val="single" w:sz="4" w:space="0" w:color="auto"/>
                </w:tcBorders>
                <w:vAlign w:val="center"/>
              </w:tcPr>
            </w:tcPrChange>
          </w:tcPr>
          <w:p w14:paraId="61363C36" w14:textId="1F7FB0C8" w:rsidR="00F72BC3" w:rsidRPr="00173BEC" w:rsidRDefault="00F72BC3" w:rsidP="00F72BC3">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509" w:author="Sasi Songthong" w:date="2022-06-23T12:43:00Z">
              <w:tcPr>
                <w:tcW w:w="1800" w:type="dxa"/>
                <w:gridSpan w:val="2"/>
                <w:tcBorders>
                  <w:bottom w:val="single" w:sz="4" w:space="0" w:color="auto"/>
                </w:tcBorders>
                <w:vAlign w:val="center"/>
              </w:tcPr>
            </w:tcPrChange>
          </w:tcPr>
          <w:p w14:paraId="78B0DEB9" w14:textId="1E1DCF2B"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510" w:author="Sasi Songthong" w:date="2022-06-23T12:43:00Z">
              <w:tcPr>
                <w:tcW w:w="1800" w:type="dxa"/>
                <w:tcBorders>
                  <w:bottom w:val="single" w:sz="4" w:space="0" w:color="auto"/>
                </w:tcBorders>
                <w:vAlign w:val="center"/>
              </w:tcPr>
            </w:tcPrChange>
          </w:tcPr>
          <w:p w14:paraId="345D49C2" w14:textId="3AC4DFBD"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511" w:author="Sasi Songthong" w:date="2022-06-23T12:43:00Z">
              <w:tcPr>
                <w:tcW w:w="1800" w:type="dxa"/>
                <w:tcBorders>
                  <w:bottom w:val="single" w:sz="4" w:space="0" w:color="auto"/>
                </w:tcBorders>
                <w:vAlign w:val="center"/>
              </w:tcPr>
            </w:tcPrChange>
          </w:tcPr>
          <w:p w14:paraId="79E35657" w14:textId="6C7C239A"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512" w:author="Sasi Songthong" w:date="2022-06-23T12:43:00Z">
              <w:tcPr>
                <w:tcW w:w="1800" w:type="dxa"/>
                <w:tcBorders>
                  <w:bottom w:val="single" w:sz="4" w:space="0" w:color="auto"/>
                </w:tcBorders>
                <w:vAlign w:val="center"/>
              </w:tcPr>
            </w:tcPrChange>
          </w:tcPr>
          <w:p w14:paraId="217430A8" w14:textId="2F133AD0" w:rsidR="00F72BC3" w:rsidRDefault="00F72BC3" w:rsidP="00F72BC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513" w:author="Sasi Songthong" w:date="2022-06-23T12:43:00Z">
              <w:tcPr>
                <w:tcW w:w="900" w:type="dxa"/>
                <w:tcBorders>
                  <w:bottom w:val="single" w:sz="4" w:space="0" w:color="auto"/>
                </w:tcBorders>
                <w:vAlign w:val="center"/>
              </w:tcPr>
            </w:tcPrChange>
          </w:tcPr>
          <w:p w14:paraId="0F7F1545" w14:textId="2051437B" w:rsidR="00F72BC3" w:rsidRDefault="00F72BC3" w:rsidP="00F72BC3">
            <w:pPr>
              <w:jc w:val="center"/>
              <w:rPr>
                <w:rFonts w:ascii="Cambria" w:hAnsi="Cambria" w:cs="Arial"/>
              </w:rPr>
            </w:pPr>
            <w:ins w:id="514" w:author="Sasi Songthong" w:date="2022-06-23T12:42:00Z">
              <w:r w:rsidRPr="00BF1CE3">
                <w:rPr>
                  <w:rFonts w:ascii="Cambria" w:hAnsi="Cambria" w:cs="Arial"/>
                </w:rPr>
                <w:t>Yes / No</w:t>
              </w:r>
            </w:ins>
          </w:p>
        </w:tc>
        <w:tc>
          <w:tcPr>
            <w:tcW w:w="1543" w:type="dxa"/>
            <w:tcBorders>
              <w:bottom w:val="single" w:sz="4" w:space="0" w:color="auto"/>
            </w:tcBorders>
            <w:vAlign w:val="center"/>
            <w:tcPrChange w:id="515" w:author="Sasi Songthong" w:date="2022-06-23T12:43:00Z">
              <w:tcPr>
                <w:tcW w:w="900" w:type="dxa"/>
                <w:tcBorders>
                  <w:bottom w:val="single" w:sz="4" w:space="0" w:color="auto"/>
                </w:tcBorders>
                <w:vAlign w:val="center"/>
              </w:tcPr>
            </w:tcPrChange>
          </w:tcPr>
          <w:p w14:paraId="017B69FD" w14:textId="35E84F9C" w:rsidR="00F72BC3" w:rsidRDefault="00F72BC3" w:rsidP="00F72BC3">
            <w:pPr>
              <w:jc w:val="center"/>
              <w:rPr>
                <w:rFonts w:ascii="Cambria" w:hAnsi="Cambria" w:cs="Arial"/>
              </w:rPr>
            </w:pPr>
            <w:ins w:id="516" w:author="Sasi Songthong" w:date="2022-06-23T12:42:00Z">
              <w:r w:rsidRPr="00BF1CE3">
                <w:rPr>
                  <w:rFonts w:ascii="Cambria" w:hAnsi="Cambria" w:cs="Arial"/>
                </w:rPr>
                <w:t>Yes / No</w:t>
              </w:r>
            </w:ins>
          </w:p>
        </w:tc>
        <w:tc>
          <w:tcPr>
            <w:tcW w:w="1260" w:type="dxa"/>
            <w:tcBorders>
              <w:bottom w:val="single" w:sz="4" w:space="0" w:color="auto"/>
            </w:tcBorders>
            <w:vAlign w:val="center"/>
            <w:tcPrChange w:id="517" w:author="Sasi Songthong" w:date="2022-06-23T12:43:00Z">
              <w:tcPr>
                <w:tcW w:w="1260" w:type="dxa"/>
                <w:tcBorders>
                  <w:bottom w:val="single" w:sz="4" w:space="0" w:color="auto"/>
                </w:tcBorders>
                <w:vAlign w:val="center"/>
              </w:tcPr>
            </w:tcPrChange>
          </w:tcPr>
          <w:p w14:paraId="42296101" w14:textId="101799D8" w:rsidR="00F72BC3" w:rsidRDefault="00F72BC3" w:rsidP="00F72BC3">
            <w:pPr>
              <w:jc w:val="center"/>
              <w:rPr>
                <w:rFonts w:ascii="Cambria" w:hAnsi="Cambria" w:cs="Arial"/>
              </w:rPr>
            </w:pPr>
          </w:p>
        </w:tc>
      </w:tr>
      <w:tr w:rsidR="00AE7962" w:rsidRPr="00894548" w14:paraId="34FDF50A" w14:textId="77777777" w:rsidTr="00173BEC">
        <w:trPr>
          <w:trHeight w:val="720"/>
        </w:trPr>
        <w:tc>
          <w:tcPr>
            <w:tcW w:w="12865" w:type="dxa"/>
            <w:gridSpan w:val="10"/>
            <w:tcBorders>
              <w:top w:val="single" w:sz="4" w:space="0" w:color="auto"/>
            </w:tcBorders>
          </w:tcPr>
          <w:p w14:paraId="71BB2EC3" w14:textId="77777777" w:rsidR="00AE7962" w:rsidRPr="00894548" w:rsidRDefault="00AE7962" w:rsidP="00AE7962">
            <w:pPr>
              <w:rPr>
                <w:rFonts w:ascii="Cambria" w:hAnsi="Cambria" w:cs="Arial"/>
                <w:b/>
                <w:bCs/>
                <w:highlight w:val="yellow"/>
              </w:rPr>
            </w:pPr>
            <w:r w:rsidRPr="00894548">
              <w:rPr>
                <w:rFonts w:ascii="Cambria" w:hAnsi="Cambria" w:cs="Arial"/>
                <w:b/>
                <w:bCs/>
              </w:rPr>
              <w:t>Comments:</w:t>
            </w:r>
          </w:p>
        </w:tc>
      </w:tr>
      <w:tr w:rsidR="00AE7962" w14:paraId="33DDE416" w14:textId="77777777" w:rsidTr="00173BEC">
        <w:trPr>
          <w:trHeight w:val="360"/>
        </w:trPr>
        <w:tc>
          <w:tcPr>
            <w:tcW w:w="3055" w:type="dxa"/>
            <w:gridSpan w:val="3"/>
            <w:shd w:val="clear" w:color="auto" w:fill="F2F2F2" w:themeFill="background1" w:themeFillShade="F2"/>
            <w:vAlign w:val="center"/>
          </w:tcPr>
          <w:p w14:paraId="70E98A51" w14:textId="19E24442" w:rsidR="00AE7962" w:rsidRPr="00894548" w:rsidRDefault="00790B15">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4A6C3299" w14:textId="77777777" w:rsidR="00AE7962" w:rsidRDefault="00AE7962" w:rsidP="00AE7962">
            <w:pPr>
              <w:rPr>
                <w:rFonts w:ascii="Cambria" w:hAnsi="Cambria" w:cs="Arial"/>
              </w:rPr>
            </w:pPr>
          </w:p>
        </w:tc>
      </w:tr>
      <w:tr w:rsidR="00790B15" w14:paraId="4668EF71" w14:textId="77777777" w:rsidTr="00817D5A">
        <w:trPr>
          <w:trHeight w:val="360"/>
        </w:trPr>
        <w:tc>
          <w:tcPr>
            <w:tcW w:w="3055" w:type="dxa"/>
            <w:gridSpan w:val="3"/>
            <w:shd w:val="clear" w:color="auto" w:fill="F2F2F2" w:themeFill="background1" w:themeFillShade="F2"/>
            <w:vAlign w:val="center"/>
          </w:tcPr>
          <w:p w14:paraId="3C644D87" w14:textId="1C416BF8" w:rsidR="00790B15" w:rsidRPr="00894548" w:rsidRDefault="00412C29" w:rsidP="00AE7962">
            <w:pPr>
              <w:jc w:val="right"/>
              <w:rPr>
                <w:rFonts w:ascii="Cambria" w:hAnsi="Cambria" w:cs="Arial"/>
                <w:b/>
                <w:bCs/>
              </w:rPr>
            </w:pPr>
            <w:r>
              <w:rPr>
                <w:rFonts w:ascii="Cambria" w:hAnsi="Cambria" w:cs="Arial"/>
                <w:b/>
                <w:bCs/>
              </w:rPr>
              <w:t>Quality Reviewed By/Date:</w:t>
            </w:r>
          </w:p>
        </w:tc>
        <w:tc>
          <w:tcPr>
            <w:tcW w:w="9810" w:type="dxa"/>
            <w:gridSpan w:val="7"/>
          </w:tcPr>
          <w:p w14:paraId="6EFEF77A" w14:textId="77777777" w:rsidR="00790B15" w:rsidRDefault="00790B15" w:rsidP="00AE7962">
            <w:pPr>
              <w:rPr>
                <w:rFonts w:ascii="Cambria" w:hAnsi="Cambria" w:cs="Arial"/>
              </w:rPr>
            </w:pPr>
          </w:p>
        </w:tc>
      </w:tr>
    </w:tbl>
    <w:p w14:paraId="3AF22A8B" w14:textId="3E391976" w:rsidR="004E4C2C" w:rsidRDefault="004E4C2C" w:rsidP="004E4C2C">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sidR="00F67380">
        <w:rPr>
          <w:rFonts w:ascii="Cambria" w:hAnsi="Cambria" w:cs="Arial"/>
          <w:b/>
          <w:bCs/>
        </w:rPr>
        <w:t xml:space="preserve">SIMULATED HANDLING &amp; INSPECTION BEFORE STERILIZATION </w:t>
      </w:r>
      <w:r>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518">
          <w:tblGrid>
            <w:gridCol w:w="805"/>
            <w:gridCol w:w="1800"/>
            <w:gridCol w:w="450"/>
            <w:gridCol w:w="1350"/>
            <w:gridCol w:w="1800"/>
            <w:gridCol w:w="1800"/>
            <w:gridCol w:w="1800"/>
            <w:gridCol w:w="900"/>
            <w:gridCol w:w="900"/>
            <w:gridCol w:w="1260"/>
          </w:tblGrid>
        </w:tblGridChange>
      </w:tblGrid>
      <w:tr w:rsidR="004E4C2C" w:rsidRPr="00AC51DF" w14:paraId="5D4EE4EA" w14:textId="77777777" w:rsidTr="000047FC">
        <w:trPr>
          <w:trHeight w:val="256"/>
        </w:trPr>
        <w:tc>
          <w:tcPr>
            <w:tcW w:w="12865" w:type="dxa"/>
            <w:gridSpan w:val="10"/>
            <w:shd w:val="clear" w:color="auto" w:fill="F2F2F2" w:themeFill="background1" w:themeFillShade="F2"/>
            <w:vAlign w:val="center"/>
          </w:tcPr>
          <w:p w14:paraId="7756F055" w14:textId="05CA8F05" w:rsidR="004E4C2C" w:rsidRPr="00AC51DF" w:rsidRDefault="004E4C2C" w:rsidP="000047FC">
            <w:pPr>
              <w:jc w:val="center"/>
              <w:rPr>
                <w:rFonts w:ascii="Cambria" w:hAnsi="Cambria" w:cs="Arial"/>
                <w:b/>
                <w:bCs/>
              </w:rPr>
            </w:pPr>
            <w:r>
              <w:rPr>
                <w:rFonts w:ascii="Cambria" w:hAnsi="Cambria" w:cs="Arial"/>
                <w:b/>
                <w:bCs/>
              </w:rPr>
              <w:t>Labels 9-16</w:t>
            </w:r>
          </w:p>
        </w:tc>
      </w:tr>
      <w:tr w:rsidR="004E4C2C" w14:paraId="66A07904" w14:textId="77777777" w:rsidTr="000047FC">
        <w:trPr>
          <w:trHeight w:val="256"/>
        </w:trPr>
        <w:tc>
          <w:tcPr>
            <w:tcW w:w="12865" w:type="dxa"/>
            <w:gridSpan w:val="10"/>
            <w:vAlign w:val="center"/>
          </w:tcPr>
          <w:p w14:paraId="09C966E1" w14:textId="77777777" w:rsidR="00851474" w:rsidRPr="00894548" w:rsidRDefault="00851474" w:rsidP="00851474">
            <w:pPr>
              <w:rPr>
                <w:ins w:id="519" w:author="Sasi Songthong" w:date="2022-06-23T12:48:00Z"/>
                <w:rFonts w:ascii="Cambria" w:hAnsi="Cambria" w:cs="Arial"/>
                <w:b/>
                <w:bCs/>
              </w:rPr>
            </w:pPr>
            <w:ins w:id="520" w:author="Sasi Songthong" w:date="2022-06-23T12:48:00Z">
              <w:r w:rsidRPr="00894548">
                <w:rPr>
                  <w:rFonts w:ascii="Cambria" w:hAnsi="Cambria" w:cs="Arial"/>
                  <w:b/>
                  <w:bCs/>
                </w:rPr>
                <w:t>Instructions:</w:t>
              </w:r>
            </w:ins>
          </w:p>
          <w:p w14:paraId="0E7C6B21" w14:textId="2193FD47" w:rsidR="00851474" w:rsidRDefault="00851474" w:rsidP="00851474">
            <w:pPr>
              <w:rPr>
                <w:ins w:id="521" w:author="Sasi Songthong" w:date="2022-06-23T12:48:00Z"/>
                <w:rFonts w:ascii="Cambria" w:hAnsi="Cambria" w:cs="Arial"/>
              </w:rPr>
            </w:pPr>
            <w:ins w:id="522" w:author="Sasi Songthong" w:date="2022-06-23T12:48:00Z">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9 through 16.</w:t>
              </w:r>
            </w:ins>
          </w:p>
          <w:p w14:paraId="56269CF7" w14:textId="77777777" w:rsidR="00851474" w:rsidRDefault="00851474" w:rsidP="00851474">
            <w:pPr>
              <w:tabs>
                <w:tab w:val="left" w:pos="245"/>
              </w:tabs>
              <w:rPr>
                <w:ins w:id="523" w:author="Sasi Songthong" w:date="2022-06-23T12:48:00Z"/>
                <w:rFonts w:ascii="Cambria" w:hAnsi="Cambria" w:cs="Arial"/>
              </w:rPr>
            </w:pPr>
            <w:ins w:id="524" w:author="Sasi Songthong" w:date="2022-06-23T12:48:00Z">
              <w:r>
                <w:rPr>
                  <w:rFonts w:ascii="Cambria" w:hAnsi="Cambria" w:cs="Arial"/>
                </w:rPr>
                <w:t>2. Lightly rub labels 20 times with gloved hand.  Indicate “Yes” when complete.</w:t>
              </w:r>
            </w:ins>
          </w:p>
          <w:p w14:paraId="2260909D" w14:textId="77777777" w:rsidR="00851474" w:rsidRDefault="00851474" w:rsidP="00851474">
            <w:pPr>
              <w:tabs>
                <w:tab w:val="left" w:pos="245"/>
              </w:tabs>
              <w:rPr>
                <w:ins w:id="525" w:author="Sasi Songthong" w:date="2022-06-23T12:48:00Z"/>
                <w:rFonts w:ascii="Cambria" w:hAnsi="Cambria" w:cs="Arial"/>
              </w:rPr>
            </w:pPr>
            <w:ins w:id="526" w:author="Sasi Songthong" w:date="2022-06-23T12:48:00Z">
              <w:r>
                <w:rPr>
                  <w:rFonts w:ascii="Cambria" w:hAnsi="Cambria" w:cs="Arial"/>
                </w:rPr>
                <w:t>3. Lightly rub labels 20 times with gloved hand, which have been wiped with 70% IPA. Indicate “Yes” when complete.</w:t>
              </w:r>
            </w:ins>
          </w:p>
          <w:p w14:paraId="6D98AB8D" w14:textId="77777777" w:rsidR="00851474" w:rsidRDefault="00851474" w:rsidP="00851474">
            <w:pPr>
              <w:tabs>
                <w:tab w:val="left" w:pos="245"/>
              </w:tabs>
              <w:rPr>
                <w:ins w:id="527" w:author="Sasi Songthong" w:date="2022-06-23T12:48:00Z"/>
                <w:rFonts w:ascii="Cambria" w:hAnsi="Cambria" w:cs="Arial"/>
              </w:rPr>
            </w:pPr>
            <w:ins w:id="528" w:author="Sasi Songthong" w:date="2022-06-23T12:48: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14FA3C3B" w14:textId="0A8F0069" w:rsidR="00851474" w:rsidRDefault="00851474" w:rsidP="00851474">
            <w:pPr>
              <w:tabs>
                <w:tab w:val="left" w:pos="245"/>
              </w:tabs>
              <w:rPr>
                <w:ins w:id="529" w:author="Sasi Songthong" w:date="2022-06-23T12:48:00Z"/>
                <w:rFonts w:ascii="Cambria" w:hAnsi="Cambria" w:cs="Arial"/>
              </w:rPr>
            </w:pPr>
            <w:ins w:id="530" w:author="Sasi Songthong" w:date="2022-06-23T12:48:00Z">
              <w:r>
                <w:rPr>
                  <w:rFonts w:ascii="Cambria" w:hAnsi="Cambria" w:cs="Arial"/>
                </w:rPr>
                <w:t xml:space="preserve">5. Lightly rub labels 20 times with gloved hand, which have been wiped with </w:t>
              </w:r>
            </w:ins>
            <w:proofErr w:type="spellStart"/>
            <w:ins w:id="531"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532" w:author="Sasi Songthong" w:date="2022-06-23T12:48:00Z">
              <w:r>
                <w:rPr>
                  <w:rFonts w:ascii="Cambria" w:hAnsi="Cambria" w:cs="Arial"/>
                </w:rPr>
                <w:t>.</w:t>
              </w:r>
              <w:proofErr w:type="gramEnd"/>
              <w:r>
                <w:rPr>
                  <w:rFonts w:ascii="Cambria" w:hAnsi="Cambria" w:cs="Arial"/>
                </w:rPr>
                <w:t xml:space="preserve"> Indicate “Yes” when complete.</w:t>
              </w:r>
            </w:ins>
          </w:p>
          <w:p w14:paraId="5EE56E96" w14:textId="77777777" w:rsidR="00851474" w:rsidRDefault="00851474" w:rsidP="00851474">
            <w:pPr>
              <w:tabs>
                <w:tab w:val="left" w:pos="245"/>
              </w:tabs>
              <w:rPr>
                <w:ins w:id="533" w:author="Sasi Songthong" w:date="2022-06-23T12:48:00Z"/>
                <w:rFonts w:ascii="Cambria" w:hAnsi="Cambria" w:cs="Arial"/>
              </w:rPr>
            </w:pPr>
            <w:ins w:id="534" w:author="Sasi Songthong" w:date="2022-06-23T12:48:00Z">
              <w:r>
                <w:rPr>
                  <w:rFonts w:ascii="Cambria" w:hAnsi="Cambria" w:cs="Arial"/>
                </w:rPr>
                <w:t>6. Shuffled / rub with each package with 1 or more other package 20 times.  Indicate “Yes” when complete.</w:t>
              </w:r>
            </w:ins>
          </w:p>
          <w:p w14:paraId="22D05174" w14:textId="77777777" w:rsidR="00851474" w:rsidRDefault="00851474" w:rsidP="00851474">
            <w:pPr>
              <w:tabs>
                <w:tab w:val="left" w:pos="245"/>
              </w:tabs>
              <w:rPr>
                <w:ins w:id="535" w:author="Sasi Songthong" w:date="2022-06-23T12:48:00Z"/>
                <w:rFonts w:ascii="Cambria" w:hAnsi="Cambria" w:cs="Arial"/>
              </w:rPr>
            </w:pPr>
            <w:ins w:id="536" w:author="Sasi Songthong" w:date="2022-06-23T12:48:00Z">
              <w:r>
                <w:rPr>
                  <w:rFonts w:ascii="Cambria" w:hAnsi="Cambria" w:cs="Arial"/>
                </w:rPr>
                <w:t>7. Visually Inspect legibility of each label and verify presence of label on each package.  Document results.</w:t>
              </w:r>
            </w:ins>
          </w:p>
          <w:p w14:paraId="2CD18444" w14:textId="77777777" w:rsidR="00851474" w:rsidRPr="00890057" w:rsidRDefault="00851474" w:rsidP="00851474">
            <w:pPr>
              <w:tabs>
                <w:tab w:val="left" w:pos="245"/>
              </w:tabs>
              <w:rPr>
                <w:ins w:id="537" w:author="Sasi Songthong" w:date="2022-06-23T12:48:00Z"/>
                <w:rFonts w:ascii="Cambria" w:hAnsi="Cambria" w:cs="Arial"/>
                <w:noProof/>
              </w:rPr>
            </w:pPr>
            <w:ins w:id="538" w:author="Sasi Songthong" w:date="2022-06-23T12:48:00Z">
              <w:r>
                <w:rPr>
                  <w:rFonts w:ascii="Cambria" w:hAnsi="Cambria" w:cs="Arial"/>
                </w:rPr>
                <w:t>8. Specify P (Pass) if “Yes” is indicated in the results column.</w:t>
              </w:r>
            </w:ins>
          </w:p>
          <w:p w14:paraId="36B0BE8C" w14:textId="7CCBF639" w:rsidR="004E4C2C" w:rsidRPr="00894548" w:rsidDel="00036792" w:rsidRDefault="00851474" w:rsidP="00851474">
            <w:pPr>
              <w:rPr>
                <w:del w:id="539" w:author="Sasi Songthong" w:date="2022-06-23T12:44:00Z"/>
                <w:rFonts w:ascii="Cambria" w:hAnsi="Cambria" w:cs="Arial"/>
                <w:b/>
                <w:bCs/>
              </w:rPr>
            </w:pPr>
            <w:ins w:id="540" w:author="Sasi Songthong" w:date="2022-06-23T12:48:00Z">
              <w:r>
                <w:rPr>
                  <w:rFonts w:ascii="Cambria" w:hAnsi="Cambria" w:cs="Arial"/>
                </w:rPr>
                <w:t>9</w:t>
              </w:r>
              <w:r w:rsidRPr="00890057">
                <w:rPr>
                  <w:rFonts w:ascii="Cambria" w:hAnsi="Cambria" w:cs="Arial"/>
                </w:rPr>
                <w:t>. Record comments and additional information in the “Comments” section or N/A.</w:t>
              </w:r>
            </w:ins>
            <w:del w:id="541" w:author="Sasi Songthong" w:date="2022-06-23T12:44:00Z">
              <w:r w:rsidR="004E4C2C" w:rsidRPr="00894548" w:rsidDel="00036792">
                <w:rPr>
                  <w:rFonts w:ascii="Cambria" w:hAnsi="Cambria" w:cs="Arial"/>
                  <w:b/>
                  <w:bCs/>
                </w:rPr>
                <w:delText>Instructions:</w:delText>
              </w:r>
            </w:del>
          </w:p>
          <w:p w14:paraId="358ADD06" w14:textId="7FD782FF" w:rsidR="004E4C2C" w:rsidDel="00036792" w:rsidRDefault="004E4C2C" w:rsidP="00036792">
            <w:pPr>
              <w:rPr>
                <w:del w:id="542" w:author="Sasi Songthong" w:date="2022-06-23T12:44:00Z"/>
                <w:rFonts w:ascii="Cambria" w:hAnsi="Cambria" w:cs="Arial"/>
              </w:rPr>
            </w:pPr>
            <w:del w:id="543" w:author="Sasi Songthong" w:date="2022-06-23T12:44:00Z">
              <w:r w:rsidDel="00036792">
                <w:rPr>
                  <w:rFonts w:ascii="Cambria" w:hAnsi="Cambria" w:cs="Arial"/>
                </w:rPr>
                <w:delText xml:space="preserve">1. Gather pouched and wrapped packages labeled with label numbers </w:delText>
              </w:r>
              <w:r w:rsidR="004B1FDB" w:rsidDel="00036792">
                <w:rPr>
                  <w:rFonts w:ascii="Cambria" w:hAnsi="Cambria" w:cs="Arial"/>
                </w:rPr>
                <w:delText>9</w:delText>
              </w:r>
              <w:r w:rsidDel="00036792">
                <w:rPr>
                  <w:rFonts w:ascii="Cambria" w:hAnsi="Cambria" w:cs="Arial"/>
                </w:rPr>
                <w:delText xml:space="preserve"> through </w:delText>
              </w:r>
              <w:r w:rsidR="004B1FDB" w:rsidDel="00036792">
                <w:rPr>
                  <w:rFonts w:ascii="Cambria" w:hAnsi="Cambria" w:cs="Arial"/>
                </w:rPr>
                <w:delText>16</w:delText>
              </w:r>
              <w:r w:rsidDel="00036792">
                <w:rPr>
                  <w:rFonts w:ascii="Cambria" w:hAnsi="Cambria" w:cs="Arial"/>
                </w:rPr>
                <w:delText>.</w:delText>
              </w:r>
            </w:del>
          </w:p>
          <w:p w14:paraId="2B4DF2B1" w14:textId="1771979A" w:rsidR="004E4C2C" w:rsidDel="00036792" w:rsidRDefault="004E4C2C" w:rsidP="000047FC">
            <w:pPr>
              <w:tabs>
                <w:tab w:val="left" w:pos="245"/>
              </w:tabs>
              <w:rPr>
                <w:del w:id="544" w:author="Sasi Songthong" w:date="2022-06-23T12:44:00Z"/>
                <w:rFonts w:ascii="Cambria" w:hAnsi="Cambria" w:cs="Arial"/>
              </w:rPr>
            </w:pPr>
            <w:del w:id="545" w:author="Sasi Songthong" w:date="2022-06-23T12:44:00Z">
              <w:r w:rsidDel="00036792">
                <w:rPr>
                  <w:rFonts w:ascii="Cambria" w:hAnsi="Cambria" w:cs="Arial"/>
                </w:rPr>
                <w:delText>2. Lightly rub labels 20 times with gloved hand.  Indicate “Yes” when complete.</w:delText>
              </w:r>
            </w:del>
          </w:p>
          <w:p w14:paraId="68643D06" w14:textId="754C8413" w:rsidR="004E4C2C" w:rsidDel="00036792" w:rsidRDefault="004E4C2C" w:rsidP="000047FC">
            <w:pPr>
              <w:tabs>
                <w:tab w:val="left" w:pos="245"/>
              </w:tabs>
              <w:rPr>
                <w:del w:id="546" w:author="Sasi Songthong" w:date="2022-06-23T12:44:00Z"/>
                <w:rFonts w:ascii="Cambria" w:hAnsi="Cambria" w:cs="Arial"/>
              </w:rPr>
            </w:pPr>
            <w:del w:id="547" w:author="Sasi Songthong" w:date="2022-06-23T12:44:00Z">
              <w:r w:rsidDel="00036792">
                <w:rPr>
                  <w:rFonts w:ascii="Cambria" w:hAnsi="Cambria" w:cs="Arial"/>
                </w:rPr>
                <w:delText>3. Lightly rub labels 20 times with gloved hand, which have been exposed to 70% IPA. Indicate “Yes” when complete.</w:delText>
              </w:r>
            </w:del>
          </w:p>
          <w:p w14:paraId="68860F61" w14:textId="5D22F009" w:rsidR="004E4C2C" w:rsidDel="00036792" w:rsidRDefault="004E4C2C" w:rsidP="000047FC">
            <w:pPr>
              <w:tabs>
                <w:tab w:val="left" w:pos="245"/>
              </w:tabs>
              <w:rPr>
                <w:del w:id="548" w:author="Sasi Songthong" w:date="2022-06-23T12:44:00Z"/>
                <w:rFonts w:ascii="Cambria" w:hAnsi="Cambria" w:cs="Arial"/>
              </w:rPr>
            </w:pPr>
            <w:del w:id="549" w:author="Sasi Songthong" w:date="2022-06-23T12:44:00Z">
              <w:r w:rsidDel="00036792">
                <w:rPr>
                  <w:rFonts w:ascii="Cambria" w:hAnsi="Cambria" w:cs="Arial"/>
                </w:rPr>
                <w:delText>4. Lightly rub labels 20 times with gloved hand, which have been exposed to prepared Vesphene III.  Indicate “Yes” when complete.</w:delText>
              </w:r>
            </w:del>
          </w:p>
          <w:p w14:paraId="7A08F445" w14:textId="2AE826F7" w:rsidR="004E4C2C" w:rsidDel="00036792" w:rsidRDefault="004E4C2C" w:rsidP="000047FC">
            <w:pPr>
              <w:tabs>
                <w:tab w:val="left" w:pos="245"/>
              </w:tabs>
              <w:rPr>
                <w:del w:id="550" w:author="Sasi Songthong" w:date="2022-06-23T12:44:00Z"/>
                <w:rFonts w:ascii="Cambria" w:hAnsi="Cambria" w:cs="Arial"/>
              </w:rPr>
            </w:pPr>
            <w:del w:id="551" w:author="Sasi Songthong" w:date="2022-06-23T12:44:00Z">
              <w:r w:rsidDel="00036792">
                <w:rPr>
                  <w:rFonts w:ascii="Cambria" w:hAnsi="Cambria" w:cs="Arial"/>
                </w:rPr>
                <w:delText>5. Lightly rub labels 20 times with gloved hand, which have been exposed to Spore-Klenz. Indicate “Yes” when complete.</w:delText>
              </w:r>
            </w:del>
          </w:p>
          <w:p w14:paraId="448FFAD2" w14:textId="51BDCD92" w:rsidR="004E4C2C" w:rsidDel="00036792" w:rsidRDefault="004E4C2C" w:rsidP="000047FC">
            <w:pPr>
              <w:tabs>
                <w:tab w:val="left" w:pos="245"/>
              </w:tabs>
              <w:rPr>
                <w:del w:id="552" w:author="Sasi Songthong" w:date="2022-06-23T12:44:00Z"/>
                <w:rFonts w:ascii="Cambria" w:hAnsi="Cambria" w:cs="Arial"/>
              </w:rPr>
            </w:pPr>
            <w:del w:id="553" w:author="Sasi Songthong" w:date="2022-06-23T12:44:00Z">
              <w:r w:rsidDel="00036792">
                <w:rPr>
                  <w:rFonts w:ascii="Cambria" w:hAnsi="Cambria" w:cs="Arial"/>
                </w:rPr>
                <w:delText>6. Shuffled / rub with each package with 1 or more other package 20 times.  Indicate “Yes” when complete.</w:delText>
              </w:r>
            </w:del>
          </w:p>
          <w:p w14:paraId="62961896" w14:textId="62F1ABF0" w:rsidR="004E4C2C" w:rsidDel="00036792" w:rsidRDefault="004E4C2C" w:rsidP="000047FC">
            <w:pPr>
              <w:tabs>
                <w:tab w:val="left" w:pos="245"/>
              </w:tabs>
              <w:rPr>
                <w:del w:id="554" w:author="Sasi Songthong" w:date="2022-06-23T12:44:00Z"/>
                <w:rFonts w:ascii="Cambria" w:hAnsi="Cambria" w:cs="Arial"/>
              </w:rPr>
            </w:pPr>
            <w:del w:id="555" w:author="Sasi Songthong" w:date="2022-06-23T12:44:00Z">
              <w:r w:rsidDel="00036792">
                <w:rPr>
                  <w:rFonts w:ascii="Cambria" w:hAnsi="Cambria" w:cs="Arial"/>
                </w:rPr>
                <w:delText>7. Visually Inspect legibility of each label and verify the label remains securely affixed to the package.  Document results.</w:delText>
              </w:r>
            </w:del>
          </w:p>
          <w:p w14:paraId="333A2B94" w14:textId="57EF6E98" w:rsidR="004E4C2C" w:rsidRPr="00890057" w:rsidDel="00036792" w:rsidRDefault="004E4C2C" w:rsidP="000047FC">
            <w:pPr>
              <w:tabs>
                <w:tab w:val="left" w:pos="245"/>
              </w:tabs>
              <w:rPr>
                <w:del w:id="556" w:author="Sasi Songthong" w:date="2022-06-23T12:44:00Z"/>
                <w:rFonts w:ascii="Cambria" w:hAnsi="Cambria" w:cs="Arial"/>
                <w:noProof/>
              </w:rPr>
            </w:pPr>
            <w:del w:id="557" w:author="Sasi Songthong" w:date="2022-06-23T12:44:00Z">
              <w:r w:rsidDel="00036792">
                <w:rPr>
                  <w:rFonts w:ascii="Cambria" w:hAnsi="Cambria" w:cs="Arial"/>
                </w:rPr>
                <w:delText>8. Specify P (Pass) if “Yes” is indicated in the results column.</w:delText>
              </w:r>
            </w:del>
          </w:p>
          <w:p w14:paraId="59A6949F" w14:textId="2533486E" w:rsidR="004E4C2C" w:rsidRDefault="004E4C2C" w:rsidP="000047FC">
            <w:pPr>
              <w:rPr>
                <w:rFonts w:ascii="Cambria" w:hAnsi="Cambria" w:cs="Arial"/>
              </w:rPr>
            </w:pPr>
            <w:del w:id="558" w:author="Sasi Songthong" w:date="2022-06-23T12:44:00Z">
              <w:r w:rsidDel="00036792">
                <w:rPr>
                  <w:rFonts w:ascii="Cambria" w:hAnsi="Cambria" w:cs="Arial"/>
                </w:rPr>
                <w:delText>9</w:delText>
              </w:r>
              <w:r w:rsidRPr="00890057" w:rsidDel="00036792">
                <w:rPr>
                  <w:rFonts w:ascii="Cambria" w:hAnsi="Cambria" w:cs="Arial"/>
                </w:rPr>
                <w:delText>. Record comments and additional information in the “Comments” section or N/A.</w:delText>
              </w:r>
            </w:del>
          </w:p>
        </w:tc>
      </w:tr>
      <w:tr w:rsidR="008F73CB" w:rsidRPr="00894548" w14:paraId="793353F9" w14:textId="77777777" w:rsidTr="008F73CB">
        <w:tblPrEx>
          <w:tblW w:w="12865" w:type="dxa"/>
          <w:tblLayout w:type="fixed"/>
          <w:tblPrExChange w:id="559" w:author="Sasi Songthong" w:date="2022-06-23T12:47:00Z">
            <w:tblPrEx>
              <w:tblW w:w="12865" w:type="dxa"/>
              <w:tblLayout w:type="fixed"/>
            </w:tblPrEx>
          </w:tblPrExChange>
        </w:tblPrEx>
        <w:trPr>
          <w:trHeight w:val="288"/>
          <w:trPrChange w:id="560" w:author="Sasi Songthong" w:date="2022-06-23T12:47:00Z">
            <w:trPr>
              <w:trHeight w:val="288"/>
            </w:trPr>
          </w:trPrChange>
        </w:trPr>
        <w:tc>
          <w:tcPr>
            <w:tcW w:w="805" w:type="dxa"/>
            <w:shd w:val="clear" w:color="auto" w:fill="F2F2F2" w:themeFill="background1" w:themeFillShade="F2"/>
            <w:vAlign w:val="center"/>
            <w:tcPrChange w:id="561" w:author="Sasi Songthong" w:date="2022-06-23T12:47:00Z">
              <w:tcPr>
                <w:tcW w:w="805" w:type="dxa"/>
                <w:shd w:val="clear" w:color="auto" w:fill="F2F2F2" w:themeFill="background1" w:themeFillShade="F2"/>
                <w:vAlign w:val="center"/>
              </w:tcPr>
            </w:tcPrChange>
          </w:tcPr>
          <w:p w14:paraId="354F85D1" w14:textId="77777777" w:rsidR="008F73CB" w:rsidRPr="00894548" w:rsidRDefault="008F73CB" w:rsidP="008F73CB">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562" w:author="Sasi Songthong" w:date="2022-06-23T12:47:00Z">
              <w:tcPr>
                <w:tcW w:w="1800" w:type="dxa"/>
                <w:shd w:val="clear" w:color="auto" w:fill="F2F2F2" w:themeFill="background1" w:themeFillShade="F2"/>
                <w:vAlign w:val="center"/>
              </w:tcPr>
            </w:tcPrChange>
          </w:tcPr>
          <w:p w14:paraId="46CD63F7" w14:textId="77777777" w:rsidR="008F73CB" w:rsidRPr="00894548" w:rsidRDefault="008F73CB" w:rsidP="008F73CB">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563" w:author="Sasi Songthong" w:date="2022-06-23T12:47:00Z">
              <w:tcPr>
                <w:tcW w:w="1800" w:type="dxa"/>
                <w:gridSpan w:val="2"/>
                <w:shd w:val="clear" w:color="auto" w:fill="F2F2F2" w:themeFill="background1" w:themeFillShade="F2"/>
                <w:vAlign w:val="center"/>
              </w:tcPr>
            </w:tcPrChange>
          </w:tcPr>
          <w:p w14:paraId="5080C7AE" w14:textId="77777777" w:rsidR="008F73CB" w:rsidRPr="00894548" w:rsidRDefault="008F73CB" w:rsidP="008F73CB">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564" w:author="Sasi Songthong" w:date="2022-06-23T12:47:00Z">
              <w:tcPr>
                <w:tcW w:w="1800" w:type="dxa"/>
                <w:shd w:val="clear" w:color="auto" w:fill="F2F2F2" w:themeFill="background1" w:themeFillShade="F2"/>
                <w:vAlign w:val="center"/>
              </w:tcPr>
            </w:tcPrChange>
          </w:tcPr>
          <w:p w14:paraId="77794CF4" w14:textId="77777777" w:rsidR="008F73CB" w:rsidRPr="00894548" w:rsidRDefault="008F73CB" w:rsidP="008F73CB">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565" w:author="Sasi Songthong" w:date="2022-06-23T12:47:00Z">
              <w:tcPr>
                <w:tcW w:w="1800" w:type="dxa"/>
                <w:shd w:val="clear" w:color="auto" w:fill="F2F2F2" w:themeFill="background1" w:themeFillShade="F2"/>
                <w:vAlign w:val="center"/>
              </w:tcPr>
            </w:tcPrChange>
          </w:tcPr>
          <w:p w14:paraId="038A1851" w14:textId="2B0F717F" w:rsidR="008F73CB" w:rsidRPr="00894548" w:rsidRDefault="008F73CB" w:rsidP="008F73CB">
            <w:pPr>
              <w:jc w:val="center"/>
              <w:rPr>
                <w:rFonts w:ascii="Cambria" w:hAnsi="Cambria" w:cs="Arial"/>
                <w:b/>
                <w:bCs/>
              </w:rPr>
            </w:pPr>
            <w:r>
              <w:rPr>
                <w:rFonts w:ascii="Cambria" w:hAnsi="Cambria" w:cs="Arial"/>
                <w:b/>
                <w:bCs/>
              </w:rPr>
              <w:t xml:space="preserve">20 x </w:t>
            </w:r>
            <w:del w:id="566" w:author="Sasi Songthong" w:date="2022-06-23T13:07:00Z">
              <w:r w:rsidDel="00FF2FDD">
                <w:rPr>
                  <w:rFonts w:ascii="Cambria" w:hAnsi="Cambria" w:cs="Arial"/>
                  <w:b/>
                  <w:bCs/>
                </w:rPr>
                <w:delText>Spore-Klenz</w:delText>
              </w:r>
            </w:del>
            <w:proofErr w:type="spellStart"/>
            <w:ins w:id="567"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568" w:author="Sasi Songthong" w:date="2022-06-23T12:47:00Z">
              <w:tcPr>
                <w:tcW w:w="1800" w:type="dxa"/>
                <w:shd w:val="clear" w:color="auto" w:fill="F2F2F2" w:themeFill="background1" w:themeFillShade="F2"/>
                <w:vAlign w:val="center"/>
              </w:tcPr>
            </w:tcPrChange>
          </w:tcPr>
          <w:p w14:paraId="63D38FA6" w14:textId="77777777" w:rsidR="008F73CB" w:rsidRPr="00894548" w:rsidRDefault="008F73CB" w:rsidP="008F73CB">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569" w:author="Sasi Songthong" w:date="2022-06-23T12:47:00Z">
              <w:tcPr>
                <w:tcW w:w="900" w:type="dxa"/>
                <w:shd w:val="clear" w:color="auto" w:fill="F2F2F2" w:themeFill="background1" w:themeFillShade="F2"/>
                <w:vAlign w:val="center"/>
              </w:tcPr>
            </w:tcPrChange>
          </w:tcPr>
          <w:p w14:paraId="1FD9A8AB" w14:textId="77777777" w:rsidR="008F73CB" w:rsidRPr="001E738F" w:rsidRDefault="008F73CB" w:rsidP="008F73CB">
            <w:pPr>
              <w:jc w:val="center"/>
              <w:rPr>
                <w:ins w:id="570" w:author="Sasi Songthong" w:date="2022-06-23T12:47:00Z"/>
                <w:rFonts w:ascii="Cambria" w:hAnsi="Cambria" w:cs="Arial"/>
                <w:b/>
                <w:bCs/>
              </w:rPr>
            </w:pPr>
            <w:ins w:id="571" w:author="Sasi Songthong" w:date="2022-06-23T12:47:00Z">
              <w:r w:rsidRPr="001E738F">
                <w:rPr>
                  <w:rFonts w:ascii="Cambria" w:hAnsi="Cambria" w:cs="Arial"/>
                  <w:b/>
                  <w:bCs/>
                </w:rPr>
                <w:t>Results:</w:t>
              </w:r>
            </w:ins>
          </w:p>
          <w:p w14:paraId="52C3D21F" w14:textId="7C287585" w:rsidR="008F73CB" w:rsidDel="00036792" w:rsidRDefault="008F73CB" w:rsidP="008F73CB">
            <w:pPr>
              <w:jc w:val="center"/>
              <w:rPr>
                <w:rFonts w:ascii="Cambria" w:hAnsi="Cambria" w:cs="Arial"/>
                <w:b/>
                <w:bCs/>
              </w:rPr>
            </w:pPr>
            <w:ins w:id="572" w:author="Sasi Songthong" w:date="2022-06-23T12:47:00Z">
              <w:r w:rsidRPr="001E738F">
                <w:rPr>
                  <w:rFonts w:ascii="Cambria" w:hAnsi="Cambria" w:cs="Arial"/>
                  <w:b/>
                  <w:bCs/>
                </w:rPr>
                <w:t>Label legible?</w:t>
              </w:r>
            </w:ins>
            <w:del w:id="573" w:author="Sasi Songthong" w:date="2022-06-23T12:44:00Z">
              <w:r w:rsidDel="00036792">
                <w:rPr>
                  <w:rFonts w:ascii="Cambria" w:hAnsi="Cambria" w:cs="Arial"/>
                  <w:b/>
                  <w:bCs/>
                </w:rPr>
                <w:delText>Results:</w:delText>
              </w:r>
            </w:del>
          </w:p>
        </w:tc>
        <w:tc>
          <w:tcPr>
            <w:tcW w:w="1543" w:type="dxa"/>
            <w:shd w:val="clear" w:color="auto" w:fill="F2F2F2" w:themeFill="background1" w:themeFillShade="F2"/>
            <w:vAlign w:val="center"/>
            <w:tcPrChange w:id="574" w:author="Sasi Songthong" w:date="2022-06-23T12:47:00Z">
              <w:tcPr>
                <w:tcW w:w="900" w:type="dxa"/>
                <w:shd w:val="clear" w:color="auto" w:fill="F2F2F2" w:themeFill="background1" w:themeFillShade="F2"/>
                <w:vAlign w:val="center"/>
              </w:tcPr>
            </w:tcPrChange>
          </w:tcPr>
          <w:p w14:paraId="37316182" w14:textId="77777777" w:rsidR="008F73CB" w:rsidRPr="001E738F" w:rsidRDefault="008F73CB" w:rsidP="008F73CB">
            <w:pPr>
              <w:jc w:val="center"/>
              <w:rPr>
                <w:ins w:id="575" w:author="Sasi Songthong" w:date="2022-06-23T12:47:00Z"/>
                <w:rFonts w:ascii="Cambria" w:hAnsi="Cambria" w:cs="Arial"/>
                <w:b/>
                <w:bCs/>
              </w:rPr>
            </w:pPr>
            <w:ins w:id="576" w:author="Sasi Songthong" w:date="2022-06-23T12:47:00Z">
              <w:r w:rsidRPr="001E738F">
                <w:rPr>
                  <w:rFonts w:ascii="Cambria" w:hAnsi="Cambria" w:cs="Arial"/>
                  <w:b/>
                  <w:bCs/>
                </w:rPr>
                <w:t>Results:</w:t>
              </w:r>
            </w:ins>
          </w:p>
          <w:p w14:paraId="57896E27" w14:textId="7C768B2B" w:rsidR="008F73CB" w:rsidRPr="00894548" w:rsidRDefault="008F73CB" w:rsidP="008F73CB">
            <w:pPr>
              <w:jc w:val="center"/>
              <w:rPr>
                <w:rFonts w:ascii="Cambria" w:hAnsi="Cambria" w:cs="Arial"/>
                <w:b/>
                <w:bCs/>
              </w:rPr>
            </w:pPr>
            <w:ins w:id="577" w:author="Sasi Songthong" w:date="2022-06-23T12:47:00Z">
              <w:r w:rsidRPr="001E738F">
                <w:rPr>
                  <w:rFonts w:ascii="Cambria" w:hAnsi="Cambria" w:cs="Arial"/>
                  <w:b/>
                  <w:bCs/>
                </w:rPr>
                <w:t>Label Present?</w:t>
              </w:r>
            </w:ins>
            <w:del w:id="578" w:author="Sasi Songthong" w:date="2022-06-23T12:44:00Z">
              <w:r w:rsidDel="00036792">
                <w:rPr>
                  <w:rFonts w:ascii="Cambria" w:hAnsi="Cambria" w:cs="Arial"/>
                  <w:b/>
                  <w:bCs/>
                </w:rPr>
                <w:delText>Label legible and remain affixed?</w:delText>
              </w:r>
            </w:del>
          </w:p>
        </w:tc>
        <w:tc>
          <w:tcPr>
            <w:tcW w:w="1260" w:type="dxa"/>
            <w:shd w:val="clear" w:color="auto" w:fill="F2F2F2" w:themeFill="background1" w:themeFillShade="F2"/>
            <w:vAlign w:val="center"/>
            <w:tcPrChange w:id="579" w:author="Sasi Songthong" w:date="2022-06-23T12:47:00Z">
              <w:tcPr>
                <w:tcW w:w="1260" w:type="dxa"/>
                <w:shd w:val="clear" w:color="auto" w:fill="F2F2F2" w:themeFill="background1" w:themeFillShade="F2"/>
                <w:vAlign w:val="center"/>
              </w:tcPr>
            </w:tcPrChange>
          </w:tcPr>
          <w:p w14:paraId="4E53A024" w14:textId="77777777" w:rsidR="008F73CB" w:rsidRPr="00894548" w:rsidRDefault="008F73CB" w:rsidP="008F73CB">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F73CB" w14:paraId="115A1DE7" w14:textId="77777777" w:rsidTr="008F73CB">
        <w:tblPrEx>
          <w:tblW w:w="12865" w:type="dxa"/>
          <w:tblLayout w:type="fixed"/>
          <w:tblPrExChange w:id="580" w:author="Sasi Songthong" w:date="2022-06-23T12:47:00Z">
            <w:tblPrEx>
              <w:tblW w:w="12865" w:type="dxa"/>
              <w:tblLayout w:type="fixed"/>
            </w:tblPrEx>
          </w:tblPrExChange>
        </w:tblPrEx>
        <w:trPr>
          <w:trHeight w:val="404"/>
          <w:trPrChange w:id="581" w:author="Sasi Songthong" w:date="2022-06-23T12:47:00Z">
            <w:trPr>
              <w:trHeight w:val="404"/>
            </w:trPr>
          </w:trPrChange>
        </w:trPr>
        <w:tc>
          <w:tcPr>
            <w:tcW w:w="805" w:type="dxa"/>
            <w:vAlign w:val="center"/>
            <w:tcPrChange w:id="582" w:author="Sasi Songthong" w:date="2022-06-23T12:47:00Z">
              <w:tcPr>
                <w:tcW w:w="805" w:type="dxa"/>
                <w:vAlign w:val="center"/>
              </w:tcPr>
            </w:tcPrChange>
          </w:tcPr>
          <w:p w14:paraId="412981ED" w14:textId="70784BB5" w:rsidR="008F73CB" w:rsidRPr="000047FC" w:rsidRDefault="008F73CB" w:rsidP="008F73CB">
            <w:pPr>
              <w:jc w:val="center"/>
              <w:rPr>
                <w:rFonts w:ascii="Cambria" w:hAnsi="Cambria" w:cs="Arial"/>
                <w:b/>
                <w:bCs/>
              </w:rPr>
            </w:pPr>
            <w:r>
              <w:rPr>
                <w:rFonts w:ascii="Cambria" w:hAnsi="Cambria" w:cs="Arial"/>
                <w:b/>
                <w:bCs/>
              </w:rPr>
              <w:t>9</w:t>
            </w:r>
          </w:p>
        </w:tc>
        <w:tc>
          <w:tcPr>
            <w:tcW w:w="1542" w:type="dxa"/>
            <w:vAlign w:val="center"/>
            <w:tcPrChange w:id="583" w:author="Sasi Songthong" w:date="2022-06-23T12:47:00Z">
              <w:tcPr>
                <w:tcW w:w="1800" w:type="dxa"/>
                <w:vAlign w:val="center"/>
              </w:tcPr>
            </w:tcPrChange>
          </w:tcPr>
          <w:p w14:paraId="706A2E59" w14:textId="77777777" w:rsidR="008F73CB" w:rsidRDefault="008F73CB" w:rsidP="008F73CB">
            <w:pPr>
              <w:jc w:val="center"/>
              <w:rPr>
                <w:rFonts w:ascii="Cambria" w:hAnsi="Cambria" w:cs="Arial"/>
              </w:rPr>
            </w:pPr>
            <w:r>
              <w:rPr>
                <w:rFonts w:ascii="Cambria" w:hAnsi="Cambria" w:cs="Arial"/>
              </w:rPr>
              <w:t>Yes / No</w:t>
            </w:r>
          </w:p>
        </w:tc>
        <w:tc>
          <w:tcPr>
            <w:tcW w:w="1543" w:type="dxa"/>
            <w:gridSpan w:val="2"/>
            <w:vAlign w:val="center"/>
            <w:tcPrChange w:id="584" w:author="Sasi Songthong" w:date="2022-06-23T12:47:00Z">
              <w:tcPr>
                <w:tcW w:w="1800" w:type="dxa"/>
                <w:gridSpan w:val="2"/>
                <w:vAlign w:val="center"/>
              </w:tcPr>
            </w:tcPrChange>
          </w:tcPr>
          <w:p w14:paraId="3480F096" w14:textId="77777777" w:rsidR="008F73CB" w:rsidRDefault="008F73CB" w:rsidP="008F73CB">
            <w:pPr>
              <w:jc w:val="center"/>
              <w:rPr>
                <w:rFonts w:ascii="Cambria" w:hAnsi="Cambria" w:cs="Arial"/>
              </w:rPr>
            </w:pPr>
            <w:r>
              <w:rPr>
                <w:rFonts w:ascii="Cambria" w:hAnsi="Cambria" w:cs="Arial"/>
              </w:rPr>
              <w:t>Yes / No</w:t>
            </w:r>
          </w:p>
        </w:tc>
        <w:tc>
          <w:tcPr>
            <w:tcW w:w="1543" w:type="dxa"/>
            <w:vAlign w:val="center"/>
            <w:tcPrChange w:id="585" w:author="Sasi Songthong" w:date="2022-06-23T12:47:00Z">
              <w:tcPr>
                <w:tcW w:w="1800" w:type="dxa"/>
                <w:vAlign w:val="center"/>
              </w:tcPr>
            </w:tcPrChange>
          </w:tcPr>
          <w:p w14:paraId="519A85D4" w14:textId="77777777" w:rsidR="008F73CB" w:rsidRDefault="008F73CB" w:rsidP="008F73CB">
            <w:pPr>
              <w:jc w:val="center"/>
              <w:rPr>
                <w:rFonts w:ascii="Cambria" w:hAnsi="Cambria" w:cs="Arial"/>
              </w:rPr>
            </w:pPr>
            <w:r>
              <w:rPr>
                <w:rFonts w:ascii="Cambria" w:hAnsi="Cambria" w:cs="Arial"/>
              </w:rPr>
              <w:t>Yes / No</w:t>
            </w:r>
          </w:p>
        </w:tc>
        <w:tc>
          <w:tcPr>
            <w:tcW w:w="1543" w:type="dxa"/>
            <w:vAlign w:val="center"/>
            <w:tcPrChange w:id="586" w:author="Sasi Songthong" w:date="2022-06-23T12:47:00Z">
              <w:tcPr>
                <w:tcW w:w="1800" w:type="dxa"/>
                <w:vAlign w:val="center"/>
              </w:tcPr>
            </w:tcPrChange>
          </w:tcPr>
          <w:p w14:paraId="300CFFF7" w14:textId="77777777" w:rsidR="008F73CB" w:rsidRDefault="008F73CB" w:rsidP="008F73CB">
            <w:pPr>
              <w:jc w:val="center"/>
              <w:rPr>
                <w:rFonts w:ascii="Cambria" w:hAnsi="Cambria" w:cs="Arial"/>
              </w:rPr>
            </w:pPr>
            <w:r>
              <w:rPr>
                <w:rFonts w:ascii="Cambria" w:hAnsi="Cambria" w:cs="Arial"/>
              </w:rPr>
              <w:t>Yes / No</w:t>
            </w:r>
          </w:p>
        </w:tc>
        <w:tc>
          <w:tcPr>
            <w:tcW w:w="1543" w:type="dxa"/>
            <w:vAlign w:val="center"/>
            <w:tcPrChange w:id="587" w:author="Sasi Songthong" w:date="2022-06-23T12:47:00Z">
              <w:tcPr>
                <w:tcW w:w="1800" w:type="dxa"/>
                <w:vAlign w:val="center"/>
              </w:tcPr>
            </w:tcPrChange>
          </w:tcPr>
          <w:p w14:paraId="7DC47A6C" w14:textId="77777777" w:rsidR="008F73CB" w:rsidRDefault="008F73CB" w:rsidP="008F73CB">
            <w:pPr>
              <w:jc w:val="center"/>
              <w:rPr>
                <w:rFonts w:ascii="Cambria" w:hAnsi="Cambria" w:cs="Arial"/>
              </w:rPr>
            </w:pPr>
            <w:r>
              <w:rPr>
                <w:rFonts w:ascii="Cambria" w:hAnsi="Cambria" w:cs="Arial"/>
              </w:rPr>
              <w:t>Yes / No</w:t>
            </w:r>
          </w:p>
        </w:tc>
        <w:tc>
          <w:tcPr>
            <w:tcW w:w="1543" w:type="dxa"/>
            <w:vAlign w:val="center"/>
            <w:tcPrChange w:id="588" w:author="Sasi Songthong" w:date="2022-06-23T12:47:00Z">
              <w:tcPr>
                <w:tcW w:w="900" w:type="dxa"/>
                <w:vAlign w:val="center"/>
              </w:tcPr>
            </w:tcPrChange>
          </w:tcPr>
          <w:p w14:paraId="116281EA" w14:textId="6AC5F3BE" w:rsidR="008F73CB" w:rsidDel="008F73CB" w:rsidRDefault="008F73CB" w:rsidP="008F73CB">
            <w:pPr>
              <w:jc w:val="center"/>
              <w:rPr>
                <w:del w:id="589" w:author="Sasi Songthong" w:date="2022-06-23T12:47:00Z"/>
                <w:rFonts w:ascii="Cambria" w:hAnsi="Cambria" w:cs="Arial"/>
              </w:rPr>
            </w:pPr>
            <w:ins w:id="590" w:author="Sasi Songthong" w:date="2022-06-23T12:47:00Z">
              <w:r>
                <w:rPr>
                  <w:rFonts w:ascii="Cambria" w:hAnsi="Cambria" w:cs="Arial"/>
                </w:rPr>
                <w:t>Yes / No</w:t>
              </w:r>
            </w:ins>
            <w:del w:id="591" w:author="Sasi Songthong" w:date="2022-06-23T12:44:00Z">
              <w:r w:rsidDel="00036792">
                <w:rPr>
                  <w:rFonts w:ascii="Cambria" w:hAnsi="Cambria" w:cs="Arial"/>
                </w:rPr>
                <w:delText>Yes / No</w:delText>
              </w:r>
            </w:del>
          </w:p>
          <w:p w14:paraId="0B1EB9B0" w14:textId="07E88FC4" w:rsidR="008F73CB" w:rsidDel="008F73CB" w:rsidRDefault="008F73CB" w:rsidP="008F73CB">
            <w:pPr>
              <w:jc w:val="center"/>
              <w:rPr>
                <w:del w:id="592" w:author="Sasi Songthong" w:date="2022-06-23T12:47:00Z"/>
                <w:rFonts w:ascii="Cambria" w:hAnsi="Cambria" w:cs="Arial"/>
              </w:rPr>
            </w:pPr>
            <w:del w:id="593" w:author="Sasi Songthong" w:date="2022-06-23T12:44:00Z">
              <w:r w:rsidRPr="00BF1CE3" w:rsidDel="00036792">
                <w:rPr>
                  <w:rFonts w:ascii="Cambria" w:hAnsi="Cambria" w:cs="Arial"/>
                </w:rPr>
                <w:delText>Yes / No</w:delText>
              </w:r>
            </w:del>
          </w:p>
          <w:p w14:paraId="34C659F3" w14:textId="7FE00347" w:rsidR="008F73CB" w:rsidDel="008F73CB" w:rsidRDefault="008F73CB">
            <w:pPr>
              <w:jc w:val="center"/>
              <w:rPr>
                <w:del w:id="594" w:author="Sasi Songthong" w:date="2022-06-23T12:47:00Z"/>
                <w:rFonts w:ascii="Cambria" w:hAnsi="Cambria" w:cs="Arial"/>
              </w:rPr>
            </w:pPr>
            <w:del w:id="595" w:author="Sasi Songthong" w:date="2022-06-23T12:44:00Z">
              <w:r w:rsidRPr="00BF1CE3" w:rsidDel="00036792">
                <w:rPr>
                  <w:rFonts w:ascii="Cambria" w:hAnsi="Cambria" w:cs="Arial"/>
                </w:rPr>
                <w:delText>Yes / No</w:delText>
              </w:r>
            </w:del>
          </w:p>
          <w:p w14:paraId="3FC97D13" w14:textId="77777777" w:rsidR="008F73CB" w:rsidRDefault="008F73CB">
            <w:pPr>
              <w:jc w:val="center"/>
              <w:rPr>
                <w:rFonts w:ascii="Cambria" w:hAnsi="Cambria" w:cs="Arial"/>
              </w:rPr>
            </w:pPr>
            <w:del w:id="596" w:author="Sasi Songthong" w:date="2022-06-23T12:44:00Z">
              <w:r w:rsidRPr="00BF1CE3" w:rsidDel="00036792">
                <w:rPr>
                  <w:rFonts w:ascii="Cambria" w:hAnsi="Cambria" w:cs="Arial"/>
                </w:rPr>
                <w:delText>Yes / No</w:delText>
              </w:r>
            </w:del>
          </w:p>
        </w:tc>
        <w:tc>
          <w:tcPr>
            <w:tcW w:w="1543" w:type="dxa"/>
            <w:vAlign w:val="center"/>
            <w:tcPrChange w:id="597" w:author="Sasi Songthong" w:date="2022-06-23T12:47:00Z">
              <w:tcPr>
                <w:tcW w:w="900" w:type="dxa"/>
                <w:vAlign w:val="center"/>
              </w:tcPr>
            </w:tcPrChange>
          </w:tcPr>
          <w:p w14:paraId="0E6C7485" w14:textId="4724BB6E" w:rsidR="008F73CB" w:rsidDel="008F73CB" w:rsidRDefault="008F73CB" w:rsidP="008F73CB">
            <w:pPr>
              <w:jc w:val="center"/>
              <w:rPr>
                <w:del w:id="598" w:author="Sasi Songthong" w:date="2022-06-23T12:47:00Z"/>
                <w:rFonts w:ascii="Cambria" w:hAnsi="Cambria" w:cs="Arial"/>
              </w:rPr>
            </w:pPr>
            <w:ins w:id="599" w:author="Sasi Songthong" w:date="2022-06-23T12:47:00Z">
              <w:r>
                <w:rPr>
                  <w:rFonts w:ascii="Cambria" w:hAnsi="Cambria" w:cs="Arial"/>
                </w:rPr>
                <w:t>Yes / No</w:t>
              </w:r>
            </w:ins>
            <w:del w:id="600" w:author="Sasi Songthong" w:date="2022-06-23T12:44:00Z">
              <w:r w:rsidRPr="00BF1CE3" w:rsidDel="00036792">
                <w:rPr>
                  <w:rFonts w:ascii="Cambria" w:hAnsi="Cambria" w:cs="Arial"/>
                </w:rPr>
                <w:delText>Yes / No</w:delText>
              </w:r>
            </w:del>
          </w:p>
          <w:p w14:paraId="71BEC51D" w14:textId="4FEABA05" w:rsidR="008F73CB" w:rsidDel="008F73CB" w:rsidRDefault="008F73CB" w:rsidP="008F73CB">
            <w:pPr>
              <w:jc w:val="center"/>
              <w:rPr>
                <w:del w:id="601" w:author="Sasi Songthong" w:date="2022-06-23T12:47:00Z"/>
                <w:rFonts w:ascii="Cambria" w:hAnsi="Cambria" w:cs="Arial"/>
              </w:rPr>
            </w:pPr>
            <w:del w:id="602" w:author="Sasi Songthong" w:date="2022-06-23T12:44:00Z">
              <w:r w:rsidRPr="00BF1CE3" w:rsidDel="00036792">
                <w:rPr>
                  <w:rFonts w:ascii="Cambria" w:hAnsi="Cambria" w:cs="Arial"/>
                </w:rPr>
                <w:delText>Yes / No</w:delText>
              </w:r>
            </w:del>
          </w:p>
          <w:p w14:paraId="3E9CEF95" w14:textId="7AEF3C23" w:rsidR="008F73CB" w:rsidDel="008F73CB" w:rsidRDefault="008F73CB">
            <w:pPr>
              <w:jc w:val="center"/>
              <w:rPr>
                <w:del w:id="603" w:author="Sasi Songthong" w:date="2022-06-23T12:47:00Z"/>
                <w:rFonts w:ascii="Cambria" w:hAnsi="Cambria" w:cs="Arial"/>
              </w:rPr>
            </w:pPr>
            <w:del w:id="604" w:author="Sasi Songthong" w:date="2022-06-23T12:44:00Z">
              <w:r w:rsidRPr="00BF1CE3" w:rsidDel="00036792">
                <w:rPr>
                  <w:rFonts w:ascii="Cambria" w:hAnsi="Cambria" w:cs="Arial"/>
                </w:rPr>
                <w:delText>Yes / No</w:delText>
              </w:r>
            </w:del>
          </w:p>
          <w:p w14:paraId="75997D50" w14:textId="259FFF52" w:rsidR="008F73CB" w:rsidRDefault="008F73CB">
            <w:pPr>
              <w:jc w:val="center"/>
              <w:rPr>
                <w:rFonts w:ascii="Cambria" w:hAnsi="Cambria" w:cs="Arial"/>
              </w:rPr>
            </w:pPr>
            <w:del w:id="605" w:author="Sasi Songthong" w:date="2022-06-23T12:44:00Z">
              <w:r w:rsidRPr="00BF1CE3" w:rsidDel="00036792">
                <w:rPr>
                  <w:rFonts w:ascii="Cambria" w:hAnsi="Cambria" w:cs="Arial"/>
                </w:rPr>
                <w:delText>Yes / No</w:delText>
              </w:r>
            </w:del>
          </w:p>
        </w:tc>
        <w:tc>
          <w:tcPr>
            <w:tcW w:w="1260" w:type="dxa"/>
            <w:vAlign w:val="center"/>
            <w:tcPrChange w:id="606" w:author="Sasi Songthong" w:date="2022-06-23T12:47:00Z">
              <w:tcPr>
                <w:tcW w:w="1260" w:type="dxa"/>
                <w:vAlign w:val="center"/>
              </w:tcPr>
            </w:tcPrChange>
          </w:tcPr>
          <w:p w14:paraId="1C695E7A" w14:textId="77777777" w:rsidR="008F73CB" w:rsidRDefault="008F73CB" w:rsidP="008F73CB">
            <w:pPr>
              <w:jc w:val="center"/>
              <w:rPr>
                <w:rFonts w:ascii="Cambria" w:hAnsi="Cambria" w:cs="Arial"/>
              </w:rPr>
            </w:pPr>
          </w:p>
        </w:tc>
      </w:tr>
      <w:tr w:rsidR="008F73CB" w14:paraId="21E90CF9" w14:textId="77777777" w:rsidTr="008F73CB">
        <w:tblPrEx>
          <w:tblW w:w="12865" w:type="dxa"/>
          <w:tblLayout w:type="fixed"/>
          <w:tblPrExChange w:id="607" w:author="Sasi Songthong" w:date="2022-06-23T12:47:00Z">
            <w:tblPrEx>
              <w:tblW w:w="12865" w:type="dxa"/>
              <w:tblLayout w:type="fixed"/>
            </w:tblPrEx>
          </w:tblPrExChange>
        </w:tblPrEx>
        <w:trPr>
          <w:trHeight w:val="392"/>
          <w:trPrChange w:id="608" w:author="Sasi Songthong" w:date="2022-06-23T12:47:00Z">
            <w:trPr>
              <w:trHeight w:val="392"/>
            </w:trPr>
          </w:trPrChange>
        </w:trPr>
        <w:tc>
          <w:tcPr>
            <w:tcW w:w="805" w:type="dxa"/>
            <w:vAlign w:val="center"/>
            <w:tcPrChange w:id="609" w:author="Sasi Songthong" w:date="2022-06-23T12:47:00Z">
              <w:tcPr>
                <w:tcW w:w="805" w:type="dxa"/>
                <w:vAlign w:val="center"/>
              </w:tcPr>
            </w:tcPrChange>
          </w:tcPr>
          <w:p w14:paraId="4939E782" w14:textId="7EDA9E10" w:rsidR="008F73CB" w:rsidRPr="000047FC" w:rsidRDefault="008F73CB" w:rsidP="008F73CB">
            <w:pPr>
              <w:jc w:val="center"/>
              <w:rPr>
                <w:rFonts w:ascii="Cambria" w:hAnsi="Cambria" w:cs="Arial"/>
                <w:b/>
                <w:bCs/>
              </w:rPr>
            </w:pPr>
            <w:r>
              <w:rPr>
                <w:rFonts w:ascii="Cambria" w:hAnsi="Cambria" w:cs="Arial"/>
                <w:b/>
                <w:bCs/>
              </w:rPr>
              <w:t>10</w:t>
            </w:r>
          </w:p>
        </w:tc>
        <w:tc>
          <w:tcPr>
            <w:tcW w:w="1542" w:type="dxa"/>
            <w:vAlign w:val="center"/>
            <w:tcPrChange w:id="610" w:author="Sasi Songthong" w:date="2022-06-23T12:47:00Z">
              <w:tcPr>
                <w:tcW w:w="1800" w:type="dxa"/>
                <w:vAlign w:val="center"/>
              </w:tcPr>
            </w:tcPrChange>
          </w:tcPr>
          <w:p w14:paraId="4D732FBB"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vAlign w:val="center"/>
            <w:tcPrChange w:id="611" w:author="Sasi Songthong" w:date="2022-06-23T12:47:00Z">
              <w:tcPr>
                <w:tcW w:w="1800" w:type="dxa"/>
                <w:gridSpan w:val="2"/>
                <w:vAlign w:val="center"/>
              </w:tcPr>
            </w:tcPrChange>
          </w:tcPr>
          <w:p w14:paraId="56FAFA0A"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12" w:author="Sasi Songthong" w:date="2022-06-23T12:47:00Z">
              <w:tcPr>
                <w:tcW w:w="1800" w:type="dxa"/>
                <w:vAlign w:val="center"/>
              </w:tcPr>
            </w:tcPrChange>
          </w:tcPr>
          <w:p w14:paraId="75573B0E"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13" w:author="Sasi Songthong" w:date="2022-06-23T12:47:00Z">
              <w:tcPr>
                <w:tcW w:w="1800" w:type="dxa"/>
                <w:vAlign w:val="center"/>
              </w:tcPr>
            </w:tcPrChange>
          </w:tcPr>
          <w:p w14:paraId="2E8177BB"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14" w:author="Sasi Songthong" w:date="2022-06-23T12:47:00Z">
              <w:tcPr>
                <w:tcW w:w="1800" w:type="dxa"/>
                <w:vAlign w:val="center"/>
              </w:tcPr>
            </w:tcPrChange>
          </w:tcPr>
          <w:p w14:paraId="37DB0D49"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15" w:author="Sasi Songthong" w:date="2022-06-23T12:47:00Z">
              <w:tcPr>
                <w:tcW w:w="900" w:type="dxa"/>
                <w:vAlign w:val="center"/>
              </w:tcPr>
            </w:tcPrChange>
          </w:tcPr>
          <w:p w14:paraId="1B85160D" w14:textId="67374B18" w:rsidR="008F73CB" w:rsidRDefault="008F73CB" w:rsidP="008F73CB">
            <w:pPr>
              <w:jc w:val="center"/>
              <w:rPr>
                <w:rFonts w:ascii="Cambria" w:hAnsi="Cambria" w:cs="Arial"/>
              </w:rPr>
            </w:pPr>
            <w:ins w:id="616" w:author="Sasi Songthong" w:date="2022-06-23T12:47:00Z">
              <w:r w:rsidRPr="00BF1CE3">
                <w:rPr>
                  <w:rFonts w:ascii="Cambria" w:hAnsi="Cambria" w:cs="Arial"/>
                </w:rPr>
                <w:t>Yes / No</w:t>
              </w:r>
            </w:ins>
          </w:p>
        </w:tc>
        <w:tc>
          <w:tcPr>
            <w:tcW w:w="1543" w:type="dxa"/>
            <w:vAlign w:val="center"/>
            <w:tcPrChange w:id="617" w:author="Sasi Songthong" w:date="2022-06-23T12:47:00Z">
              <w:tcPr>
                <w:tcW w:w="900" w:type="dxa"/>
                <w:vAlign w:val="center"/>
              </w:tcPr>
            </w:tcPrChange>
          </w:tcPr>
          <w:p w14:paraId="699986E1" w14:textId="4F48B348" w:rsidR="008F73CB" w:rsidRDefault="008F73CB" w:rsidP="008F73CB">
            <w:pPr>
              <w:jc w:val="center"/>
              <w:rPr>
                <w:rFonts w:ascii="Cambria" w:hAnsi="Cambria" w:cs="Arial"/>
              </w:rPr>
            </w:pPr>
            <w:ins w:id="618" w:author="Sasi Songthong" w:date="2022-06-23T12:47:00Z">
              <w:r w:rsidRPr="00BF1CE3">
                <w:rPr>
                  <w:rFonts w:ascii="Cambria" w:hAnsi="Cambria" w:cs="Arial"/>
                </w:rPr>
                <w:t>Yes / No</w:t>
              </w:r>
            </w:ins>
          </w:p>
        </w:tc>
        <w:tc>
          <w:tcPr>
            <w:tcW w:w="1260" w:type="dxa"/>
            <w:vAlign w:val="center"/>
            <w:tcPrChange w:id="619" w:author="Sasi Songthong" w:date="2022-06-23T12:47:00Z">
              <w:tcPr>
                <w:tcW w:w="1260" w:type="dxa"/>
                <w:vAlign w:val="center"/>
              </w:tcPr>
            </w:tcPrChange>
          </w:tcPr>
          <w:p w14:paraId="41D84C04" w14:textId="77777777" w:rsidR="008F73CB" w:rsidRDefault="008F73CB" w:rsidP="008F73CB">
            <w:pPr>
              <w:jc w:val="center"/>
              <w:rPr>
                <w:rFonts w:ascii="Cambria" w:hAnsi="Cambria" w:cs="Arial"/>
              </w:rPr>
            </w:pPr>
          </w:p>
        </w:tc>
      </w:tr>
      <w:tr w:rsidR="008F73CB" w14:paraId="19DA9190" w14:textId="77777777" w:rsidTr="008F73CB">
        <w:tblPrEx>
          <w:tblW w:w="12865" w:type="dxa"/>
          <w:tblLayout w:type="fixed"/>
          <w:tblPrExChange w:id="620" w:author="Sasi Songthong" w:date="2022-06-23T12:47:00Z">
            <w:tblPrEx>
              <w:tblW w:w="12865" w:type="dxa"/>
              <w:tblLayout w:type="fixed"/>
            </w:tblPrEx>
          </w:tblPrExChange>
        </w:tblPrEx>
        <w:trPr>
          <w:trHeight w:val="392"/>
          <w:trPrChange w:id="621" w:author="Sasi Songthong" w:date="2022-06-23T12:47:00Z">
            <w:trPr>
              <w:trHeight w:val="392"/>
            </w:trPr>
          </w:trPrChange>
        </w:trPr>
        <w:tc>
          <w:tcPr>
            <w:tcW w:w="805" w:type="dxa"/>
            <w:vAlign w:val="center"/>
            <w:tcPrChange w:id="622" w:author="Sasi Songthong" w:date="2022-06-23T12:47:00Z">
              <w:tcPr>
                <w:tcW w:w="805" w:type="dxa"/>
                <w:vAlign w:val="center"/>
              </w:tcPr>
            </w:tcPrChange>
          </w:tcPr>
          <w:p w14:paraId="04A365EE" w14:textId="19C53669" w:rsidR="008F73CB" w:rsidRPr="000047FC" w:rsidRDefault="008F73CB" w:rsidP="008F73CB">
            <w:pPr>
              <w:jc w:val="center"/>
              <w:rPr>
                <w:rFonts w:ascii="Cambria" w:hAnsi="Cambria" w:cs="Arial"/>
                <w:b/>
                <w:bCs/>
              </w:rPr>
            </w:pPr>
            <w:r>
              <w:rPr>
                <w:rFonts w:ascii="Cambria" w:hAnsi="Cambria" w:cs="Arial"/>
                <w:b/>
                <w:bCs/>
              </w:rPr>
              <w:t>11</w:t>
            </w:r>
          </w:p>
        </w:tc>
        <w:tc>
          <w:tcPr>
            <w:tcW w:w="1542" w:type="dxa"/>
            <w:vAlign w:val="center"/>
            <w:tcPrChange w:id="623" w:author="Sasi Songthong" w:date="2022-06-23T12:47:00Z">
              <w:tcPr>
                <w:tcW w:w="1800" w:type="dxa"/>
                <w:vAlign w:val="center"/>
              </w:tcPr>
            </w:tcPrChange>
          </w:tcPr>
          <w:p w14:paraId="0B8A1B27"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vAlign w:val="center"/>
            <w:tcPrChange w:id="624" w:author="Sasi Songthong" w:date="2022-06-23T12:47:00Z">
              <w:tcPr>
                <w:tcW w:w="1800" w:type="dxa"/>
                <w:gridSpan w:val="2"/>
                <w:vAlign w:val="center"/>
              </w:tcPr>
            </w:tcPrChange>
          </w:tcPr>
          <w:p w14:paraId="4C4069C7"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25" w:author="Sasi Songthong" w:date="2022-06-23T12:47:00Z">
              <w:tcPr>
                <w:tcW w:w="1800" w:type="dxa"/>
                <w:vAlign w:val="center"/>
              </w:tcPr>
            </w:tcPrChange>
          </w:tcPr>
          <w:p w14:paraId="5E26E37D"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26" w:author="Sasi Songthong" w:date="2022-06-23T12:47:00Z">
              <w:tcPr>
                <w:tcW w:w="1800" w:type="dxa"/>
                <w:vAlign w:val="center"/>
              </w:tcPr>
            </w:tcPrChange>
          </w:tcPr>
          <w:p w14:paraId="14F21757"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27" w:author="Sasi Songthong" w:date="2022-06-23T12:47:00Z">
              <w:tcPr>
                <w:tcW w:w="1800" w:type="dxa"/>
                <w:vAlign w:val="center"/>
              </w:tcPr>
            </w:tcPrChange>
          </w:tcPr>
          <w:p w14:paraId="267631C9"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28" w:author="Sasi Songthong" w:date="2022-06-23T12:47:00Z">
              <w:tcPr>
                <w:tcW w:w="900" w:type="dxa"/>
                <w:vAlign w:val="center"/>
              </w:tcPr>
            </w:tcPrChange>
          </w:tcPr>
          <w:p w14:paraId="64C47AB5" w14:textId="3312A9A6" w:rsidR="008F73CB" w:rsidRDefault="008F73CB" w:rsidP="008F73CB">
            <w:pPr>
              <w:jc w:val="center"/>
              <w:rPr>
                <w:rFonts w:ascii="Cambria" w:hAnsi="Cambria" w:cs="Arial"/>
              </w:rPr>
            </w:pPr>
            <w:ins w:id="629" w:author="Sasi Songthong" w:date="2022-06-23T12:47:00Z">
              <w:r w:rsidRPr="00BF1CE3">
                <w:rPr>
                  <w:rFonts w:ascii="Cambria" w:hAnsi="Cambria" w:cs="Arial"/>
                </w:rPr>
                <w:t>Yes / No</w:t>
              </w:r>
            </w:ins>
          </w:p>
        </w:tc>
        <w:tc>
          <w:tcPr>
            <w:tcW w:w="1543" w:type="dxa"/>
            <w:vAlign w:val="center"/>
            <w:tcPrChange w:id="630" w:author="Sasi Songthong" w:date="2022-06-23T12:47:00Z">
              <w:tcPr>
                <w:tcW w:w="900" w:type="dxa"/>
                <w:vAlign w:val="center"/>
              </w:tcPr>
            </w:tcPrChange>
          </w:tcPr>
          <w:p w14:paraId="1F60A2F2" w14:textId="6E030CA2" w:rsidR="008F73CB" w:rsidRDefault="008F73CB" w:rsidP="008F73CB">
            <w:pPr>
              <w:jc w:val="center"/>
              <w:rPr>
                <w:rFonts w:ascii="Cambria" w:hAnsi="Cambria" w:cs="Arial"/>
              </w:rPr>
            </w:pPr>
            <w:ins w:id="631" w:author="Sasi Songthong" w:date="2022-06-23T12:47:00Z">
              <w:r w:rsidRPr="00BF1CE3">
                <w:rPr>
                  <w:rFonts w:ascii="Cambria" w:hAnsi="Cambria" w:cs="Arial"/>
                </w:rPr>
                <w:t>Yes / No</w:t>
              </w:r>
            </w:ins>
          </w:p>
        </w:tc>
        <w:tc>
          <w:tcPr>
            <w:tcW w:w="1260" w:type="dxa"/>
            <w:vAlign w:val="center"/>
            <w:tcPrChange w:id="632" w:author="Sasi Songthong" w:date="2022-06-23T12:47:00Z">
              <w:tcPr>
                <w:tcW w:w="1260" w:type="dxa"/>
                <w:vAlign w:val="center"/>
              </w:tcPr>
            </w:tcPrChange>
          </w:tcPr>
          <w:p w14:paraId="5957D6DC" w14:textId="77777777" w:rsidR="008F73CB" w:rsidRDefault="008F73CB" w:rsidP="008F73CB">
            <w:pPr>
              <w:jc w:val="center"/>
              <w:rPr>
                <w:rFonts w:ascii="Cambria" w:hAnsi="Cambria" w:cs="Arial"/>
              </w:rPr>
            </w:pPr>
          </w:p>
        </w:tc>
      </w:tr>
      <w:tr w:rsidR="008F73CB" w14:paraId="58CF8AA8" w14:textId="77777777" w:rsidTr="008F73CB">
        <w:tblPrEx>
          <w:tblW w:w="12865" w:type="dxa"/>
          <w:tblLayout w:type="fixed"/>
          <w:tblPrExChange w:id="633" w:author="Sasi Songthong" w:date="2022-06-23T12:47:00Z">
            <w:tblPrEx>
              <w:tblW w:w="12865" w:type="dxa"/>
              <w:tblLayout w:type="fixed"/>
            </w:tblPrEx>
          </w:tblPrExChange>
        </w:tblPrEx>
        <w:trPr>
          <w:trHeight w:val="392"/>
          <w:trPrChange w:id="634" w:author="Sasi Songthong" w:date="2022-06-23T12:47:00Z">
            <w:trPr>
              <w:trHeight w:val="392"/>
            </w:trPr>
          </w:trPrChange>
        </w:trPr>
        <w:tc>
          <w:tcPr>
            <w:tcW w:w="805" w:type="dxa"/>
            <w:vAlign w:val="center"/>
            <w:tcPrChange w:id="635" w:author="Sasi Songthong" w:date="2022-06-23T12:47:00Z">
              <w:tcPr>
                <w:tcW w:w="805" w:type="dxa"/>
                <w:vAlign w:val="center"/>
              </w:tcPr>
            </w:tcPrChange>
          </w:tcPr>
          <w:p w14:paraId="710EFA68" w14:textId="4B3283BC" w:rsidR="008F73CB" w:rsidRPr="000047FC" w:rsidRDefault="008F73CB" w:rsidP="008F73CB">
            <w:pPr>
              <w:jc w:val="center"/>
              <w:rPr>
                <w:rFonts w:ascii="Cambria" w:hAnsi="Cambria" w:cs="Arial"/>
                <w:b/>
                <w:bCs/>
              </w:rPr>
            </w:pPr>
            <w:r>
              <w:rPr>
                <w:rFonts w:ascii="Cambria" w:hAnsi="Cambria" w:cs="Arial"/>
                <w:b/>
                <w:bCs/>
              </w:rPr>
              <w:t>12</w:t>
            </w:r>
          </w:p>
        </w:tc>
        <w:tc>
          <w:tcPr>
            <w:tcW w:w="1542" w:type="dxa"/>
            <w:vAlign w:val="center"/>
            <w:tcPrChange w:id="636" w:author="Sasi Songthong" w:date="2022-06-23T12:47:00Z">
              <w:tcPr>
                <w:tcW w:w="1800" w:type="dxa"/>
                <w:vAlign w:val="center"/>
              </w:tcPr>
            </w:tcPrChange>
          </w:tcPr>
          <w:p w14:paraId="66A9515A"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vAlign w:val="center"/>
            <w:tcPrChange w:id="637" w:author="Sasi Songthong" w:date="2022-06-23T12:47:00Z">
              <w:tcPr>
                <w:tcW w:w="1800" w:type="dxa"/>
                <w:gridSpan w:val="2"/>
                <w:vAlign w:val="center"/>
              </w:tcPr>
            </w:tcPrChange>
          </w:tcPr>
          <w:p w14:paraId="08A2E75B"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38" w:author="Sasi Songthong" w:date="2022-06-23T12:47:00Z">
              <w:tcPr>
                <w:tcW w:w="1800" w:type="dxa"/>
                <w:vAlign w:val="center"/>
              </w:tcPr>
            </w:tcPrChange>
          </w:tcPr>
          <w:p w14:paraId="6C92329F"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39" w:author="Sasi Songthong" w:date="2022-06-23T12:47:00Z">
              <w:tcPr>
                <w:tcW w:w="1800" w:type="dxa"/>
                <w:vAlign w:val="center"/>
              </w:tcPr>
            </w:tcPrChange>
          </w:tcPr>
          <w:p w14:paraId="3FACF02D"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40" w:author="Sasi Songthong" w:date="2022-06-23T12:47:00Z">
              <w:tcPr>
                <w:tcW w:w="1800" w:type="dxa"/>
                <w:vAlign w:val="center"/>
              </w:tcPr>
            </w:tcPrChange>
          </w:tcPr>
          <w:p w14:paraId="6886D645"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41" w:author="Sasi Songthong" w:date="2022-06-23T12:47:00Z">
              <w:tcPr>
                <w:tcW w:w="900" w:type="dxa"/>
                <w:vAlign w:val="center"/>
              </w:tcPr>
            </w:tcPrChange>
          </w:tcPr>
          <w:p w14:paraId="4DE9D0A5" w14:textId="0608A010" w:rsidR="008F73CB" w:rsidRDefault="008F73CB" w:rsidP="008F73CB">
            <w:pPr>
              <w:jc w:val="center"/>
              <w:rPr>
                <w:rFonts w:ascii="Cambria" w:hAnsi="Cambria" w:cs="Arial"/>
              </w:rPr>
            </w:pPr>
            <w:ins w:id="642" w:author="Sasi Songthong" w:date="2022-06-23T12:47:00Z">
              <w:r w:rsidRPr="00BF1CE3">
                <w:rPr>
                  <w:rFonts w:ascii="Cambria" w:hAnsi="Cambria" w:cs="Arial"/>
                </w:rPr>
                <w:t>Yes / No</w:t>
              </w:r>
            </w:ins>
          </w:p>
        </w:tc>
        <w:tc>
          <w:tcPr>
            <w:tcW w:w="1543" w:type="dxa"/>
            <w:vAlign w:val="center"/>
            <w:tcPrChange w:id="643" w:author="Sasi Songthong" w:date="2022-06-23T12:47:00Z">
              <w:tcPr>
                <w:tcW w:w="900" w:type="dxa"/>
                <w:vAlign w:val="center"/>
              </w:tcPr>
            </w:tcPrChange>
          </w:tcPr>
          <w:p w14:paraId="17D712CD" w14:textId="13F12702" w:rsidR="008F73CB" w:rsidRDefault="008F73CB" w:rsidP="008F73CB">
            <w:pPr>
              <w:jc w:val="center"/>
              <w:rPr>
                <w:rFonts w:ascii="Cambria" w:hAnsi="Cambria" w:cs="Arial"/>
              </w:rPr>
            </w:pPr>
            <w:ins w:id="644" w:author="Sasi Songthong" w:date="2022-06-23T12:47:00Z">
              <w:r w:rsidRPr="00BF1CE3">
                <w:rPr>
                  <w:rFonts w:ascii="Cambria" w:hAnsi="Cambria" w:cs="Arial"/>
                </w:rPr>
                <w:t>Yes / No</w:t>
              </w:r>
            </w:ins>
          </w:p>
        </w:tc>
        <w:tc>
          <w:tcPr>
            <w:tcW w:w="1260" w:type="dxa"/>
            <w:vAlign w:val="center"/>
            <w:tcPrChange w:id="645" w:author="Sasi Songthong" w:date="2022-06-23T12:47:00Z">
              <w:tcPr>
                <w:tcW w:w="1260" w:type="dxa"/>
                <w:vAlign w:val="center"/>
              </w:tcPr>
            </w:tcPrChange>
          </w:tcPr>
          <w:p w14:paraId="30F8EE02" w14:textId="77777777" w:rsidR="008F73CB" w:rsidRDefault="008F73CB" w:rsidP="008F73CB">
            <w:pPr>
              <w:jc w:val="center"/>
              <w:rPr>
                <w:rFonts w:ascii="Cambria" w:hAnsi="Cambria" w:cs="Arial"/>
              </w:rPr>
            </w:pPr>
          </w:p>
        </w:tc>
      </w:tr>
      <w:tr w:rsidR="008F73CB" w14:paraId="4987610F" w14:textId="77777777" w:rsidTr="008F73CB">
        <w:tblPrEx>
          <w:tblW w:w="12865" w:type="dxa"/>
          <w:tblLayout w:type="fixed"/>
          <w:tblPrExChange w:id="646" w:author="Sasi Songthong" w:date="2022-06-23T12:47:00Z">
            <w:tblPrEx>
              <w:tblW w:w="12865" w:type="dxa"/>
              <w:tblLayout w:type="fixed"/>
            </w:tblPrEx>
          </w:tblPrExChange>
        </w:tblPrEx>
        <w:trPr>
          <w:trHeight w:val="392"/>
          <w:trPrChange w:id="647" w:author="Sasi Songthong" w:date="2022-06-23T12:47:00Z">
            <w:trPr>
              <w:trHeight w:val="392"/>
            </w:trPr>
          </w:trPrChange>
        </w:trPr>
        <w:tc>
          <w:tcPr>
            <w:tcW w:w="805" w:type="dxa"/>
            <w:vAlign w:val="center"/>
            <w:tcPrChange w:id="648" w:author="Sasi Songthong" w:date="2022-06-23T12:47:00Z">
              <w:tcPr>
                <w:tcW w:w="805" w:type="dxa"/>
                <w:vAlign w:val="center"/>
              </w:tcPr>
            </w:tcPrChange>
          </w:tcPr>
          <w:p w14:paraId="2D073742" w14:textId="247EDF65" w:rsidR="008F73CB" w:rsidRPr="000047FC" w:rsidRDefault="008F73CB" w:rsidP="008F73CB">
            <w:pPr>
              <w:jc w:val="center"/>
              <w:rPr>
                <w:rFonts w:ascii="Cambria" w:hAnsi="Cambria" w:cs="Arial"/>
                <w:b/>
                <w:bCs/>
              </w:rPr>
            </w:pPr>
            <w:r>
              <w:rPr>
                <w:rFonts w:ascii="Cambria" w:hAnsi="Cambria" w:cs="Arial"/>
                <w:b/>
                <w:bCs/>
              </w:rPr>
              <w:t>13</w:t>
            </w:r>
          </w:p>
        </w:tc>
        <w:tc>
          <w:tcPr>
            <w:tcW w:w="1542" w:type="dxa"/>
            <w:vAlign w:val="center"/>
            <w:tcPrChange w:id="649" w:author="Sasi Songthong" w:date="2022-06-23T12:47:00Z">
              <w:tcPr>
                <w:tcW w:w="1800" w:type="dxa"/>
                <w:vAlign w:val="center"/>
              </w:tcPr>
            </w:tcPrChange>
          </w:tcPr>
          <w:p w14:paraId="08DFABDB"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vAlign w:val="center"/>
            <w:tcPrChange w:id="650" w:author="Sasi Songthong" w:date="2022-06-23T12:47:00Z">
              <w:tcPr>
                <w:tcW w:w="1800" w:type="dxa"/>
                <w:gridSpan w:val="2"/>
                <w:vAlign w:val="center"/>
              </w:tcPr>
            </w:tcPrChange>
          </w:tcPr>
          <w:p w14:paraId="07D0B1FA"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51" w:author="Sasi Songthong" w:date="2022-06-23T12:47:00Z">
              <w:tcPr>
                <w:tcW w:w="1800" w:type="dxa"/>
                <w:vAlign w:val="center"/>
              </w:tcPr>
            </w:tcPrChange>
          </w:tcPr>
          <w:p w14:paraId="6C4866E2"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52" w:author="Sasi Songthong" w:date="2022-06-23T12:47:00Z">
              <w:tcPr>
                <w:tcW w:w="1800" w:type="dxa"/>
                <w:vAlign w:val="center"/>
              </w:tcPr>
            </w:tcPrChange>
          </w:tcPr>
          <w:p w14:paraId="309FEC9B"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53" w:author="Sasi Songthong" w:date="2022-06-23T12:47:00Z">
              <w:tcPr>
                <w:tcW w:w="1800" w:type="dxa"/>
                <w:vAlign w:val="center"/>
              </w:tcPr>
            </w:tcPrChange>
          </w:tcPr>
          <w:p w14:paraId="0244BD92"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54" w:author="Sasi Songthong" w:date="2022-06-23T12:47:00Z">
              <w:tcPr>
                <w:tcW w:w="900" w:type="dxa"/>
                <w:vAlign w:val="center"/>
              </w:tcPr>
            </w:tcPrChange>
          </w:tcPr>
          <w:p w14:paraId="4DDD8DBA" w14:textId="25723D1D" w:rsidR="008F73CB" w:rsidRDefault="008F73CB" w:rsidP="008F73CB">
            <w:pPr>
              <w:jc w:val="center"/>
              <w:rPr>
                <w:rFonts w:ascii="Cambria" w:hAnsi="Cambria" w:cs="Arial"/>
              </w:rPr>
            </w:pPr>
            <w:ins w:id="655" w:author="Sasi Songthong" w:date="2022-06-23T12:47:00Z">
              <w:r>
                <w:rPr>
                  <w:rFonts w:ascii="Cambria" w:hAnsi="Cambria" w:cs="Arial"/>
                </w:rPr>
                <w:t>Yes / No</w:t>
              </w:r>
            </w:ins>
          </w:p>
        </w:tc>
        <w:tc>
          <w:tcPr>
            <w:tcW w:w="1543" w:type="dxa"/>
            <w:vAlign w:val="center"/>
            <w:tcPrChange w:id="656" w:author="Sasi Songthong" w:date="2022-06-23T12:47:00Z">
              <w:tcPr>
                <w:tcW w:w="900" w:type="dxa"/>
                <w:vAlign w:val="center"/>
              </w:tcPr>
            </w:tcPrChange>
          </w:tcPr>
          <w:p w14:paraId="2229338D" w14:textId="2A9F3CA8" w:rsidR="008F73CB" w:rsidRDefault="008F73CB" w:rsidP="008F73CB">
            <w:pPr>
              <w:jc w:val="center"/>
              <w:rPr>
                <w:rFonts w:ascii="Cambria" w:hAnsi="Cambria" w:cs="Arial"/>
              </w:rPr>
            </w:pPr>
            <w:ins w:id="657" w:author="Sasi Songthong" w:date="2022-06-23T12:47:00Z">
              <w:r>
                <w:rPr>
                  <w:rFonts w:ascii="Cambria" w:hAnsi="Cambria" w:cs="Arial"/>
                </w:rPr>
                <w:t>Yes / No</w:t>
              </w:r>
            </w:ins>
          </w:p>
        </w:tc>
        <w:tc>
          <w:tcPr>
            <w:tcW w:w="1260" w:type="dxa"/>
            <w:vAlign w:val="center"/>
            <w:tcPrChange w:id="658" w:author="Sasi Songthong" w:date="2022-06-23T12:47:00Z">
              <w:tcPr>
                <w:tcW w:w="1260" w:type="dxa"/>
                <w:vAlign w:val="center"/>
              </w:tcPr>
            </w:tcPrChange>
          </w:tcPr>
          <w:p w14:paraId="21AB73D4" w14:textId="77777777" w:rsidR="008F73CB" w:rsidRDefault="008F73CB" w:rsidP="008F73CB">
            <w:pPr>
              <w:jc w:val="center"/>
              <w:rPr>
                <w:rFonts w:ascii="Cambria" w:hAnsi="Cambria" w:cs="Arial"/>
              </w:rPr>
            </w:pPr>
          </w:p>
        </w:tc>
      </w:tr>
      <w:tr w:rsidR="008F73CB" w14:paraId="110BD18E" w14:textId="77777777" w:rsidTr="008F73CB">
        <w:tblPrEx>
          <w:tblW w:w="12865" w:type="dxa"/>
          <w:tblLayout w:type="fixed"/>
          <w:tblPrExChange w:id="659" w:author="Sasi Songthong" w:date="2022-06-23T12:47:00Z">
            <w:tblPrEx>
              <w:tblW w:w="12865" w:type="dxa"/>
              <w:tblLayout w:type="fixed"/>
            </w:tblPrEx>
          </w:tblPrExChange>
        </w:tblPrEx>
        <w:trPr>
          <w:trHeight w:val="392"/>
          <w:trPrChange w:id="660" w:author="Sasi Songthong" w:date="2022-06-23T12:47:00Z">
            <w:trPr>
              <w:trHeight w:val="392"/>
            </w:trPr>
          </w:trPrChange>
        </w:trPr>
        <w:tc>
          <w:tcPr>
            <w:tcW w:w="805" w:type="dxa"/>
            <w:vAlign w:val="center"/>
            <w:tcPrChange w:id="661" w:author="Sasi Songthong" w:date="2022-06-23T12:47:00Z">
              <w:tcPr>
                <w:tcW w:w="805" w:type="dxa"/>
                <w:vAlign w:val="center"/>
              </w:tcPr>
            </w:tcPrChange>
          </w:tcPr>
          <w:p w14:paraId="69A35C81" w14:textId="4B7E7DE9" w:rsidR="008F73CB" w:rsidRPr="000047FC" w:rsidRDefault="008F73CB" w:rsidP="008F73CB">
            <w:pPr>
              <w:jc w:val="center"/>
              <w:rPr>
                <w:rFonts w:ascii="Cambria" w:hAnsi="Cambria" w:cs="Arial"/>
                <w:b/>
                <w:bCs/>
              </w:rPr>
            </w:pPr>
            <w:r>
              <w:rPr>
                <w:rFonts w:ascii="Cambria" w:hAnsi="Cambria" w:cs="Arial"/>
                <w:b/>
                <w:bCs/>
              </w:rPr>
              <w:t>14</w:t>
            </w:r>
          </w:p>
        </w:tc>
        <w:tc>
          <w:tcPr>
            <w:tcW w:w="1542" w:type="dxa"/>
            <w:vAlign w:val="center"/>
            <w:tcPrChange w:id="662" w:author="Sasi Songthong" w:date="2022-06-23T12:47:00Z">
              <w:tcPr>
                <w:tcW w:w="1800" w:type="dxa"/>
                <w:vAlign w:val="center"/>
              </w:tcPr>
            </w:tcPrChange>
          </w:tcPr>
          <w:p w14:paraId="3B20BBD2"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vAlign w:val="center"/>
            <w:tcPrChange w:id="663" w:author="Sasi Songthong" w:date="2022-06-23T12:47:00Z">
              <w:tcPr>
                <w:tcW w:w="1800" w:type="dxa"/>
                <w:gridSpan w:val="2"/>
                <w:vAlign w:val="center"/>
              </w:tcPr>
            </w:tcPrChange>
          </w:tcPr>
          <w:p w14:paraId="71D243E6"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64" w:author="Sasi Songthong" w:date="2022-06-23T12:47:00Z">
              <w:tcPr>
                <w:tcW w:w="1800" w:type="dxa"/>
                <w:vAlign w:val="center"/>
              </w:tcPr>
            </w:tcPrChange>
          </w:tcPr>
          <w:p w14:paraId="2A83BBE0"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65" w:author="Sasi Songthong" w:date="2022-06-23T12:47:00Z">
              <w:tcPr>
                <w:tcW w:w="1800" w:type="dxa"/>
                <w:vAlign w:val="center"/>
              </w:tcPr>
            </w:tcPrChange>
          </w:tcPr>
          <w:p w14:paraId="1ACB5AD1"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66" w:author="Sasi Songthong" w:date="2022-06-23T12:47:00Z">
              <w:tcPr>
                <w:tcW w:w="1800" w:type="dxa"/>
                <w:vAlign w:val="center"/>
              </w:tcPr>
            </w:tcPrChange>
          </w:tcPr>
          <w:p w14:paraId="0667C09F"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67" w:author="Sasi Songthong" w:date="2022-06-23T12:47:00Z">
              <w:tcPr>
                <w:tcW w:w="900" w:type="dxa"/>
                <w:vAlign w:val="center"/>
              </w:tcPr>
            </w:tcPrChange>
          </w:tcPr>
          <w:p w14:paraId="433C6484" w14:textId="39E6B892" w:rsidR="008F73CB" w:rsidRDefault="008F73CB" w:rsidP="008F73CB">
            <w:pPr>
              <w:jc w:val="center"/>
              <w:rPr>
                <w:rFonts w:ascii="Cambria" w:hAnsi="Cambria" w:cs="Arial"/>
              </w:rPr>
            </w:pPr>
            <w:ins w:id="668" w:author="Sasi Songthong" w:date="2022-06-23T12:47:00Z">
              <w:r w:rsidRPr="00BF1CE3">
                <w:rPr>
                  <w:rFonts w:ascii="Cambria" w:hAnsi="Cambria" w:cs="Arial"/>
                </w:rPr>
                <w:t>Yes / No</w:t>
              </w:r>
            </w:ins>
          </w:p>
        </w:tc>
        <w:tc>
          <w:tcPr>
            <w:tcW w:w="1543" w:type="dxa"/>
            <w:vAlign w:val="center"/>
            <w:tcPrChange w:id="669" w:author="Sasi Songthong" w:date="2022-06-23T12:47:00Z">
              <w:tcPr>
                <w:tcW w:w="900" w:type="dxa"/>
                <w:vAlign w:val="center"/>
              </w:tcPr>
            </w:tcPrChange>
          </w:tcPr>
          <w:p w14:paraId="55554C2F" w14:textId="63439413" w:rsidR="008F73CB" w:rsidRDefault="008F73CB" w:rsidP="008F73CB">
            <w:pPr>
              <w:jc w:val="center"/>
              <w:rPr>
                <w:rFonts w:ascii="Cambria" w:hAnsi="Cambria" w:cs="Arial"/>
              </w:rPr>
            </w:pPr>
            <w:ins w:id="670" w:author="Sasi Songthong" w:date="2022-06-23T12:47:00Z">
              <w:r w:rsidRPr="00BF1CE3">
                <w:rPr>
                  <w:rFonts w:ascii="Cambria" w:hAnsi="Cambria" w:cs="Arial"/>
                </w:rPr>
                <w:t>Yes / No</w:t>
              </w:r>
            </w:ins>
          </w:p>
        </w:tc>
        <w:tc>
          <w:tcPr>
            <w:tcW w:w="1260" w:type="dxa"/>
            <w:vAlign w:val="center"/>
            <w:tcPrChange w:id="671" w:author="Sasi Songthong" w:date="2022-06-23T12:47:00Z">
              <w:tcPr>
                <w:tcW w:w="1260" w:type="dxa"/>
                <w:vAlign w:val="center"/>
              </w:tcPr>
            </w:tcPrChange>
          </w:tcPr>
          <w:p w14:paraId="4458784C" w14:textId="77777777" w:rsidR="008F73CB" w:rsidRDefault="008F73CB" w:rsidP="008F73CB">
            <w:pPr>
              <w:jc w:val="center"/>
              <w:rPr>
                <w:rFonts w:ascii="Cambria" w:hAnsi="Cambria" w:cs="Arial"/>
              </w:rPr>
            </w:pPr>
          </w:p>
        </w:tc>
      </w:tr>
      <w:tr w:rsidR="008F73CB" w14:paraId="1C2D4D1C" w14:textId="77777777" w:rsidTr="008F73CB">
        <w:tblPrEx>
          <w:tblW w:w="12865" w:type="dxa"/>
          <w:tblLayout w:type="fixed"/>
          <w:tblPrExChange w:id="672" w:author="Sasi Songthong" w:date="2022-06-23T12:47:00Z">
            <w:tblPrEx>
              <w:tblW w:w="12865" w:type="dxa"/>
              <w:tblLayout w:type="fixed"/>
            </w:tblPrEx>
          </w:tblPrExChange>
        </w:tblPrEx>
        <w:trPr>
          <w:trHeight w:val="392"/>
          <w:trPrChange w:id="673" w:author="Sasi Songthong" w:date="2022-06-23T12:47:00Z">
            <w:trPr>
              <w:trHeight w:val="392"/>
            </w:trPr>
          </w:trPrChange>
        </w:trPr>
        <w:tc>
          <w:tcPr>
            <w:tcW w:w="805" w:type="dxa"/>
            <w:tcBorders>
              <w:bottom w:val="single" w:sz="4" w:space="0" w:color="auto"/>
            </w:tcBorders>
            <w:vAlign w:val="center"/>
            <w:tcPrChange w:id="674" w:author="Sasi Songthong" w:date="2022-06-23T12:47:00Z">
              <w:tcPr>
                <w:tcW w:w="805" w:type="dxa"/>
                <w:tcBorders>
                  <w:bottom w:val="single" w:sz="4" w:space="0" w:color="auto"/>
                </w:tcBorders>
                <w:vAlign w:val="center"/>
              </w:tcPr>
            </w:tcPrChange>
          </w:tcPr>
          <w:p w14:paraId="0D72F52D" w14:textId="7E97FACD" w:rsidR="008F73CB" w:rsidRPr="000047FC" w:rsidRDefault="008F73CB" w:rsidP="008F73CB">
            <w:pPr>
              <w:jc w:val="center"/>
              <w:rPr>
                <w:rFonts w:ascii="Cambria" w:hAnsi="Cambria" w:cs="Arial"/>
                <w:b/>
                <w:bCs/>
              </w:rPr>
            </w:pPr>
            <w:r>
              <w:rPr>
                <w:rFonts w:ascii="Cambria" w:hAnsi="Cambria" w:cs="Arial"/>
                <w:b/>
                <w:bCs/>
              </w:rPr>
              <w:t>15</w:t>
            </w:r>
          </w:p>
        </w:tc>
        <w:tc>
          <w:tcPr>
            <w:tcW w:w="1542" w:type="dxa"/>
            <w:tcBorders>
              <w:bottom w:val="single" w:sz="4" w:space="0" w:color="auto"/>
            </w:tcBorders>
            <w:vAlign w:val="center"/>
            <w:tcPrChange w:id="675" w:author="Sasi Songthong" w:date="2022-06-23T12:47:00Z">
              <w:tcPr>
                <w:tcW w:w="1800" w:type="dxa"/>
                <w:tcBorders>
                  <w:bottom w:val="single" w:sz="4" w:space="0" w:color="auto"/>
                </w:tcBorders>
                <w:vAlign w:val="center"/>
              </w:tcPr>
            </w:tcPrChange>
          </w:tcPr>
          <w:p w14:paraId="0E3488DB"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676" w:author="Sasi Songthong" w:date="2022-06-23T12:47:00Z">
              <w:tcPr>
                <w:tcW w:w="1800" w:type="dxa"/>
                <w:gridSpan w:val="2"/>
                <w:tcBorders>
                  <w:bottom w:val="single" w:sz="4" w:space="0" w:color="auto"/>
                </w:tcBorders>
                <w:vAlign w:val="center"/>
              </w:tcPr>
            </w:tcPrChange>
          </w:tcPr>
          <w:p w14:paraId="1072F44E"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77" w:author="Sasi Songthong" w:date="2022-06-23T12:47:00Z">
              <w:tcPr>
                <w:tcW w:w="1800" w:type="dxa"/>
                <w:tcBorders>
                  <w:bottom w:val="single" w:sz="4" w:space="0" w:color="auto"/>
                </w:tcBorders>
                <w:vAlign w:val="center"/>
              </w:tcPr>
            </w:tcPrChange>
          </w:tcPr>
          <w:p w14:paraId="25131766"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78" w:author="Sasi Songthong" w:date="2022-06-23T12:47:00Z">
              <w:tcPr>
                <w:tcW w:w="1800" w:type="dxa"/>
                <w:tcBorders>
                  <w:bottom w:val="single" w:sz="4" w:space="0" w:color="auto"/>
                </w:tcBorders>
                <w:vAlign w:val="center"/>
              </w:tcPr>
            </w:tcPrChange>
          </w:tcPr>
          <w:p w14:paraId="68756D55"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79" w:author="Sasi Songthong" w:date="2022-06-23T12:47:00Z">
              <w:tcPr>
                <w:tcW w:w="1800" w:type="dxa"/>
                <w:tcBorders>
                  <w:bottom w:val="single" w:sz="4" w:space="0" w:color="auto"/>
                </w:tcBorders>
                <w:vAlign w:val="center"/>
              </w:tcPr>
            </w:tcPrChange>
          </w:tcPr>
          <w:p w14:paraId="7BF04871"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vAlign w:val="center"/>
            <w:tcPrChange w:id="680" w:author="Sasi Songthong" w:date="2022-06-23T12:47:00Z">
              <w:tcPr>
                <w:tcW w:w="900" w:type="dxa"/>
                <w:vAlign w:val="center"/>
              </w:tcPr>
            </w:tcPrChange>
          </w:tcPr>
          <w:p w14:paraId="7486F2A5" w14:textId="32949158" w:rsidR="008F73CB" w:rsidRDefault="008F73CB" w:rsidP="008F73CB">
            <w:pPr>
              <w:jc w:val="center"/>
              <w:rPr>
                <w:rFonts w:ascii="Cambria" w:hAnsi="Cambria" w:cs="Arial"/>
              </w:rPr>
            </w:pPr>
            <w:ins w:id="681" w:author="Sasi Songthong" w:date="2022-06-23T12:47:00Z">
              <w:r w:rsidRPr="00BF1CE3">
                <w:rPr>
                  <w:rFonts w:ascii="Cambria" w:hAnsi="Cambria" w:cs="Arial"/>
                </w:rPr>
                <w:t>Yes / No</w:t>
              </w:r>
            </w:ins>
          </w:p>
        </w:tc>
        <w:tc>
          <w:tcPr>
            <w:tcW w:w="1543" w:type="dxa"/>
            <w:vAlign w:val="center"/>
            <w:tcPrChange w:id="682" w:author="Sasi Songthong" w:date="2022-06-23T12:47:00Z">
              <w:tcPr>
                <w:tcW w:w="900" w:type="dxa"/>
                <w:vAlign w:val="center"/>
              </w:tcPr>
            </w:tcPrChange>
          </w:tcPr>
          <w:p w14:paraId="4C180CD6" w14:textId="08989ACA" w:rsidR="008F73CB" w:rsidRDefault="008F73CB" w:rsidP="008F73CB">
            <w:pPr>
              <w:jc w:val="center"/>
              <w:rPr>
                <w:rFonts w:ascii="Cambria" w:hAnsi="Cambria" w:cs="Arial"/>
              </w:rPr>
            </w:pPr>
            <w:ins w:id="683" w:author="Sasi Songthong" w:date="2022-06-23T12:47:00Z">
              <w:r w:rsidRPr="00BF1CE3">
                <w:rPr>
                  <w:rFonts w:ascii="Cambria" w:hAnsi="Cambria" w:cs="Arial"/>
                </w:rPr>
                <w:t>Yes / No</w:t>
              </w:r>
            </w:ins>
          </w:p>
        </w:tc>
        <w:tc>
          <w:tcPr>
            <w:tcW w:w="1260" w:type="dxa"/>
            <w:tcBorders>
              <w:bottom w:val="single" w:sz="4" w:space="0" w:color="auto"/>
            </w:tcBorders>
            <w:vAlign w:val="center"/>
            <w:tcPrChange w:id="684" w:author="Sasi Songthong" w:date="2022-06-23T12:47:00Z">
              <w:tcPr>
                <w:tcW w:w="1260" w:type="dxa"/>
                <w:tcBorders>
                  <w:bottom w:val="single" w:sz="4" w:space="0" w:color="auto"/>
                </w:tcBorders>
                <w:vAlign w:val="center"/>
              </w:tcPr>
            </w:tcPrChange>
          </w:tcPr>
          <w:p w14:paraId="51B15C43" w14:textId="77777777" w:rsidR="008F73CB" w:rsidRDefault="008F73CB" w:rsidP="008F73CB">
            <w:pPr>
              <w:jc w:val="center"/>
              <w:rPr>
                <w:rFonts w:ascii="Cambria" w:hAnsi="Cambria" w:cs="Arial"/>
              </w:rPr>
            </w:pPr>
          </w:p>
        </w:tc>
      </w:tr>
      <w:tr w:rsidR="008F73CB" w14:paraId="2DC2757C" w14:textId="77777777" w:rsidTr="008F73CB">
        <w:tblPrEx>
          <w:tblW w:w="12865" w:type="dxa"/>
          <w:tblLayout w:type="fixed"/>
          <w:tblPrExChange w:id="685" w:author="Sasi Songthong" w:date="2022-06-23T12:47:00Z">
            <w:tblPrEx>
              <w:tblW w:w="12865" w:type="dxa"/>
              <w:tblLayout w:type="fixed"/>
            </w:tblPrEx>
          </w:tblPrExChange>
        </w:tblPrEx>
        <w:trPr>
          <w:trHeight w:val="392"/>
          <w:trPrChange w:id="686" w:author="Sasi Songthong" w:date="2022-06-23T12:47:00Z">
            <w:trPr>
              <w:trHeight w:val="392"/>
            </w:trPr>
          </w:trPrChange>
        </w:trPr>
        <w:tc>
          <w:tcPr>
            <w:tcW w:w="805" w:type="dxa"/>
            <w:tcBorders>
              <w:bottom w:val="single" w:sz="4" w:space="0" w:color="auto"/>
            </w:tcBorders>
            <w:vAlign w:val="center"/>
            <w:tcPrChange w:id="687" w:author="Sasi Songthong" w:date="2022-06-23T12:47:00Z">
              <w:tcPr>
                <w:tcW w:w="805" w:type="dxa"/>
                <w:tcBorders>
                  <w:bottom w:val="single" w:sz="4" w:space="0" w:color="auto"/>
                </w:tcBorders>
                <w:vAlign w:val="center"/>
              </w:tcPr>
            </w:tcPrChange>
          </w:tcPr>
          <w:p w14:paraId="10F3EBB0" w14:textId="15B3E6CE" w:rsidR="008F73CB" w:rsidRPr="000047FC" w:rsidRDefault="008F73CB" w:rsidP="008F73CB">
            <w:pPr>
              <w:jc w:val="center"/>
              <w:rPr>
                <w:rFonts w:ascii="Cambria" w:hAnsi="Cambria" w:cs="Arial"/>
                <w:b/>
                <w:bCs/>
              </w:rPr>
            </w:pPr>
            <w:r>
              <w:rPr>
                <w:rFonts w:ascii="Cambria" w:hAnsi="Cambria" w:cs="Arial"/>
                <w:b/>
                <w:bCs/>
              </w:rPr>
              <w:t>16</w:t>
            </w:r>
          </w:p>
        </w:tc>
        <w:tc>
          <w:tcPr>
            <w:tcW w:w="1542" w:type="dxa"/>
            <w:tcBorders>
              <w:bottom w:val="single" w:sz="4" w:space="0" w:color="auto"/>
            </w:tcBorders>
            <w:vAlign w:val="center"/>
            <w:tcPrChange w:id="688" w:author="Sasi Songthong" w:date="2022-06-23T12:47:00Z">
              <w:tcPr>
                <w:tcW w:w="1800" w:type="dxa"/>
                <w:tcBorders>
                  <w:bottom w:val="single" w:sz="4" w:space="0" w:color="auto"/>
                </w:tcBorders>
                <w:vAlign w:val="center"/>
              </w:tcPr>
            </w:tcPrChange>
          </w:tcPr>
          <w:p w14:paraId="78A58178" w14:textId="77777777" w:rsidR="008F73CB" w:rsidRPr="000047FC" w:rsidRDefault="008F73CB" w:rsidP="008F73CB">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689" w:author="Sasi Songthong" w:date="2022-06-23T12:47:00Z">
              <w:tcPr>
                <w:tcW w:w="1800" w:type="dxa"/>
                <w:gridSpan w:val="2"/>
                <w:tcBorders>
                  <w:bottom w:val="single" w:sz="4" w:space="0" w:color="auto"/>
                </w:tcBorders>
                <w:vAlign w:val="center"/>
              </w:tcPr>
            </w:tcPrChange>
          </w:tcPr>
          <w:p w14:paraId="0064E430"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90" w:author="Sasi Songthong" w:date="2022-06-23T12:47:00Z">
              <w:tcPr>
                <w:tcW w:w="1800" w:type="dxa"/>
                <w:tcBorders>
                  <w:bottom w:val="single" w:sz="4" w:space="0" w:color="auto"/>
                </w:tcBorders>
                <w:vAlign w:val="center"/>
              </w:tcPr>
            </w:tcPrChange>
          </w:tcPr>
          <w:p w14:paraId="3992C833"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91" w:author="Sasi Songthong" w:date="2022-06-23T12:47:00Z">
              <w:tcPr>
                <w:tcW w:w="1800" w:type="dxa"/>
                <w:tcBorders>
                  <w:bottom w:val="single" w:sz="4" w:space="0" w:color="auto"/>
                </w:tcBorders>
                <w:vAlign w:val="center"/>
              </w:tcPr>
            </w:tcPrChange>
          </w:tcPr>
          <w:p w14:paraId="4F17204C"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92" w:author="Sasi Songthong" w:date="2022-06-23T12:47:00Z">
              <w:tcPr>
                <w:tcW w:w="1800" w:type="dxa"/>
                <w:tcBorders>
                  <w:bottom w:val="single" w:sz="4" w:space="0" w:color="auto"/>
                </w:tcBorders>
                <w:vAlign w:val="center"/>
              </w:tcPr>
            </w:tcPrChange>
          </w:tcPr>
          <w:p w14:paraId="453EEEAF" w14:textId="77777777" w:rsidR="008F73CB" w:rsidRDefault="008F73CB" w:rsidP="008F73CB">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693" w:author="Sasi Songthong" w:date="2022-06-23T12:47:00Z">
              <w:tcPr>
                <w:tcW w:w="900" w:type="dxa"/>
                <w:tcBorders>
                  <w:bottom w:val="single" w:sz="4" w:space="0" w:color="auto"/>
                </w:tcBorders>
                <w:vAlign w:val="center"/>
              </w:tcPr>
            </w:tcPrChange>
          </w:tcPr>
          <w:p w14:paraId="14CD8998" w14:textId="6176E53D" w:rsidR="008F73CB" w:rsidRDefault="008F73CB" w:rsidP="008F73CB">
            <w:pPr>
              <w:jc w:val="center"/>
              <w:rPr>
                <w:rFonts w:ascii="Cambria" w:hAnsi="Cambria" w:cs="Arial"/>
              </w:rPr>
            </w:pPr>
            <w:ins w:id="694" w:author="Sasi Songthong" w:date="2022-06-23T12:47:00Z">
              <w:r w:rsidRPr="00BF1CE3">
                <w:rPr>
                  <w:rFonts w:ascii="Cambria" w:hAnsi="Cambria" w:cs="Arial"/>
                </w:rPr>
                <w:t>Yes / No</w:t>
              </w:r>
            </w:ins>
          </w:p>
        </w:tc>
        <w:tc>
          <w:tcPr>
            <w:tcW w:w="1543" w:type="dxa"/>
            <w:tcBorders>
              <w:bottom w:val="single" w:sz="4" w:space="0" w:color="auto"/>
            </w:tcBorders>
            <w:vAlign w:val="center"/>
            <w:tcPrChange w:id="695" w:author="Sasi Songthong" w:date="2022-06-23T12:47:00Z">
              <w:tcPr>
                <w:tcW w:w="900" w:type="dxa"/>
                <w:tcBorders>
                  <w:bottom w:val="single" w:sz="4" w:space="0" w:color="auto"/>
                </w:tcBorders>
                <w:vAlign w:val="center"/>
              </w:tcPr>
            </w:tcPrChange>
          </w:tcPr>
          <w:p w14:paraId="1A5778B5" w14:textId="2945354B" w:rsidR="008F73CB" w:rsidRDefault="008F73CB" w:rsidP="008F73CB">
            <w:pPr>
              <w:jc w:val="center"/>
              <w:rPr>
                <w:rFonts w:ascii="Cambria" w:hAnsi="Cambria" w:cs="Arial"/>
              </w:rPr>
            </w:pPr>
            <w:ins w:id="696" w:author="Sasi Songthong" w:date="2022-06-23T12:47:00Z">
              <w:r w:rsidRPr="00BF1CE3">
                <w:rPr>
                  <w:rFonts w:ascii="Cambria" w:hAnsi="Cambria" w:cs="Arial"/>
                </w:rPr>
                <w:t>Yes / No</w:t>
              </w:r>
            </w:ins>
          </w:p>
        </w:tc>
        <w:tc>
          <w:tcPr>
            <w:tcW w:w="1260" w:type="dxa"/>
            <w:tcBorders>
              <w:bottom w:val="single" w:sz="4" w:space="0" w:color="auto"/>
            </w:tcBorders>
            <w:vAlign w:val="center"/>
            <w:tcPrChange w:id="697" w:author="Sasi Songthong" w:date="2022-06-23T12:47:00Z">
              <w:tcPr>
                <w:tcW w:w="1260" w:type="dxa"/>
                <w:tcBorders>
                  <w:bottom w:val="single" w:sz="4" w:space="0" w:color="auto"/>
                </w:tcBorders>
                <w:vAlign w:val="center"/>
              </w:tcPr>
            </w:tcPrChange>
          </w:tcPr>
          <w:p w14:paraId="28BE7605" w14:textId="77777777" w:rsidR="008F73CB" w:rsidRDefault="008F73CB" w:rsidP="008F73CB">
            <w:pPr>
              <w:jc w:val="center"/>
              <w:rPr>
                <w:rFonts w:ascii="Cambria" w:hAnsi="Cambria" w:cs="Arial"/>
              </w:rPr>
            </w:pPr>
          </w:p>
        </w:tc>
      </w:tr>
      <w:tr w:rsidR="004E4C2C" w:rsidRPr="00894548" w14:paraId="663988F3" w14:textId="77777777" w:rsidTr="00173BEC">
        <w:trPr>
          <w:trHeight w:val="720"/>
        </w:trPr>
        <w:tc>
          <w:tcPr>
            <w:tcW w:w="12865" w:type="dxa"/>
            <w:gridSpan w:val="10"/>
            <w:tcBorders>
              <w:top w:val="single" w:sz="4" w:space="0" w:color="auto"/>
            </w:tcBorders>
          </w:tcPr>
          <w:p w14:paraId="1821DD75" w14:textId="77777777" w:rsidR="004E4C2C" w:rsidRPr="00894548" w:rsidRDefault="004E4C2C" w:rsidP="000047FC">
            <w:pPr>
              <w:rPr>
                <w:rFonts w:ascii="Cambria" w:hAnsi="Cambria" w:cs="Arial"/>
                <w:b/>
                <w:bCs/>
                <w:highlight w:val="yellow"/>
              </w:rPr>
            </w:pPr>
            <w:r w:rsidRPr="00894548">
              <w:rPr>
                <w:rFonts w:ascii="Cambria" w:hAnsi="Cambria" w:cs="Arial"/>
                <w:b/>
                <w:bCs/>
              </w:rPr>
              <w:t>Comments:</w:t>
            </w:r>
          </w:p>
        </w:tc>
      </w:tr>
      <w:tr w:rsidR="004E4C2C" w14:paraId="52DE8740" w14:textId="77777777" w:rsidTr="000047FC">
        <w:trPr>
          <w:trHeight w:val="360"/>
        </w:trPr>
        <w:tc>
          <w:tcPr>
            <w:tcW w:w="3055" w:type="dxa"/>
            <w:gridSpan w:val="3"/>
            <w:shd w:val="clear" w:color="auto" w:fill="F2F2F2" w:themeFill="background1" w:themeFillShade="F2"/>
            <w:vAlign w:val="center"/>
          </w:tcPr>
          <w:p w14:paraId="4847BC00" w14:textId="77777777" w:rsidR="004E4C2C" w:rsidRPr="00894548" w:rsidRDefault="004E4C2C"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03043128" w14:textId="77777777" w:rsidR="004E4C2C" w:rsidRDefault="004E4C2C" w:rsidP="000047FC">
            <w:pPr>
              <w:rPr>
                <w:rFonts w:ascii="Cambria" w:hAnsi="Cambria" w:cs="Arial"/>
              </w:rPr>
            </w:pPr>
          </w:p>
        </w:tc>
      </w:tr>
      <w:tr w:rsidR="004E4C2C" w14:paraId="7CA2353D" w14:textId="77777777" w:rsidTr="000047FC">
        <w:trPr>
          <w:trHeight w:val="360"/>
        </w:trPr>
        <w:tc>
          <w:tcPr>
            <w:tcW w:w="3055" w:type="dxa"/>
            <w:gridSpan w:val="3"/>
            <w:shd w:val="clear" w:color="auto" w:fill="F2F2F2" w:themeFill="background1" w:themeFillShade="F2"/>
            <w:vAlign w:val="center"/>
          </w:tcPr>
          <w:p w14:paraId="3DF7732D" w14:textId="37359300" w:rsidR="004E4C2C"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90A566B" w14:textId="77777777" w:rsidR="004E4C2C" w:rsidRDefault="004E4C2C" w:rsidP="000047FC">
            <w:pPr>
              <w:rPr>
                <w:rFonts w:ascii="Cambria" w:hAnsi="Cambria" w:cs="Arial"/>
              </w:rPr>
            </w:pPr>
          </w:p>
        </w:tc>
      </w:tr>
    </w:tbl>
    <w:p w14:paraId="1C2B5000" w14:textId="1F2BDC8E" w:rsidR="00CE1A79" w:rsidRDefault="00CE1A79" w:rsidP="00CE1A79">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sidR="00F67380">
        <w:rPr>
          <w:rFonts w:ascii="Cambria" w:hAnsi="Cambria" w:cs="Arial"/>
          <w:b/>
          <w:bCs/>
        </w:rPr>
        <w:t xml:space="preserve">SIMULATED HANDLING &amp; INSPECTION BEFORE STERILIZATION </w:t>
      </w:r>
      <w:r>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698">
          <w:tblGrid>
            <w:gridCol w:w="805"/>
            <w:gridCol w:w="1800"/>
            <w:gridCol w:w="450"/>
            <w:gridCol w:w="1350"/>
            <w:gridCol w:w="1800"/>
            <w:gridCol w:w="1800"/>
            <w:gridCol w:w="1800"/>
            <w:gridCol w:w="900"/>
            <w:gridCol w:w="900"/>
            <w:gridCol w:w="1260"/>
          </w:tblGrid>
        </w:tblGridChange>
      </w:tblGrid>
      <w:tr w:rsidR="00CE1A79" w:rsidRPr="00AC51DF" w14:paraId="1ACFE071" w14:textId="77777777" w:rsidTr="000047FC">
        <w:trPr>
          <w:trHeight w:val="256"/>
        </w:trPr>
        <w:tc>
          <w:tcPr>
            <w:tcW w:w="12865" w:type="dxa"/>
            <w:gridSpan w:val="10"/>
            <w:shd w:val="clear" w:color="auto" w:fill="F2F2F2" w:themeFill="background1" w:themeFillShade="F2"/>
            <w:vAlign w:val="center"/>
          </w:tcPr>
          <w:p w14:paraId="44A8CD11" w14:textId="481B18FA" w:rsidR="00CE1A79" w:rsidRPr="00AC51DF" w:rsidRDefault="00CE1A79" w:rsidP="000047FC">
            <w:pPr>
              <w:jc w:val="center"/>
              <w:rPr>
                <w:rFonts w:ascii="Cambria" w:hAnsi="Cambria" w:cs="Arial"/>
                <w:b/>
                <w:bCs/>
              </w:rPr>
            </w:pPr>
            <w:r>
              <w:rPr>
                <w:rFonts w:ascii="Cambria" w:hAnsi="Cambria" w:cs="Arial"/>
                <w:b/>
                <w:bCs/>
              </w:rPr>
              <w:t>Labels 17-</w:t>
            </w:r>
            <w:r w:rsidR="00866CF7">
              <w:rPr>
                <w:rFonts w:ascii="Cambria" w:hAnsi="Cambria" w:cs="Arial"/>
                <w:b/>
                <w:bCs/>
              </w:rPr>
              <w:t>24</w:t>
            </w:r>
          </w:p>
        </w:tc>
      </w:tr>
      <w:tr w:rsidR="00CE1A79" w14:paraId="0BDCDE24" w14:textId="77777777" w:rsidTr="000047FC">
        <w:trPr>
          <w:trHeight w:val="256"/>
        </w:trPr>
        <w:tc>
          <w:tcPr>
            <w:tcW w:w="12865" w:type="dxa"/>
            <w:gridSpan w:val="10"/>
            <w:vAlign w:val="center"/>
          </w:tcPr>
          <w:p w14:paraId="33E20BAB" w14:textId="77777777" w:rsidR="00CE1A79" w:rsidRPr="00894548" w:rsidRDefault="00CE1A79" w:rsidP="000047FC">
            <w:pPr>
              <w:rPr>
                <w:rFonts w:ascii="Cambria" w:hAnsi="Cambria" w:cs="Arial"/>
                <w:b/>
                <w:bCs/>
              </w:rPr>
            </w:pPr>
            <w:r w:rsidRPr="00894548">
              <w:rPr>
                <w:rFonts w:ascii="Cambria" w:hAnsi="Cambria" w:cs="Arial"/>
                <w:b/>
                <w:bCs/>
              </w:rPr>
              <w:t>Instructions:</w:t>
            </w:r>
          </w:p>
          <w:p w14:paraId="01E676F1" w14:textId="3884880B" w:rsidR="00CE1A79" w:rsidRDefault="00CE1A79"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w:t>
            </w:r>
            <w:r w:rsidR="00866CF7">
              <w:rPr>
                <w:rFonts w:ascii="Cambria" w:hAnsi="Cambria" w:cs="Arial"/>
              </w:rPr>
              <w:t>17</w:t>
            </w:r>
            <w:r>
              <w:rPr>
                <w:rFonts w:ascii="Cambria" w:hAnsi="Cambria" w:cs="Arial"/>
              </w:rPr>
              <w:t xml:space="preserve"> through </w:t>
            </w:r>
            <w:r w:rsidR="00866CF7">
              <w:rPr>
                <w:rFonts w:ascii="Cambria" w:hAnsi="Cambria" w:cs="Arial"/>
              </w:rPr>
              <w:t>24</w:t>
            </w:r>
            <w:r>
              <w:rPr>
                <w:rFonts w:ascii="Cambria" w:hAnsi="Cambria" w:cs="Arial"/>
              </w:rPr>
              <w:t>.</w:t>
            </w:r>
          </w:p>
          <w:p w14:paraId="016DAA89" w14:textId="77777777" w:rsidR="00CE1A79" w:rsidRDefault="00CE1A79" w:rsidP="000047FC">
            <w:pPr>
              <w:tabs>
                <w:tab w:val="left" w:pos="245"/>
              </w:tabs>
              <w:rPr>
                <w:rFonts w:ascii="Cambria" w:hAnsi="Cambria" w:cs="Arial"/>
              </w:rPr>
            </w:pPr>
            <w:r>
              <w:rPr>
                <w:rFonts w:ascii="Cambria" w:hAnsi="Cambria" w:cs="Arial"/>
              </w:rPr>
              <w:t>2. Lightly rub labels 20 times with gloved hand.  Indicate “Yes” when complete.</w:t>
            </w:r>
          </w:p>
          <w:p w14:paraId="4DD7B57B" w14:textId="77777777" w:rsidR="00851474" w:rsidRDefault="00851474" w:rsidP="00851474">
            <w:pPr>
              <w:tabs>
                <w:tab w:val="left" w:pos="245"/>
              </w:tabs>
              <w:rPr>
                <w:ins w:id="699" w:author="Sasi Songthong" w:date="2022-06-23T12:48:00Z"/>
                <w:rFonts w:ascii="Cambria" w:hAnsi="Cambria" w:cs="Arial"/>
              </w:rPr>
            </w:pPr>
            <w:ins w:id="700" w:author="Sasi Songthong" w:date="2022-06-23T12:48:00Z">
              <w:r>
                <w:rPr>
                  <w:rFonts w:ascii="Cambria" w:hAnsi="Cambria" w:cs="Arial"/>
                </w:rPr>
                <w:t>3. Lightly rub labels 20 times with gloved hand, which have been wiped with 70% IPA. Indicate “Yes” when complete.</w:t>
              </w:r>
            </w:ins>
          </w:p>
          <w:p w14:paraId="675A13C9" w14:textId="77777777" w:rsidR="00851474" w:rsidRDefault="00851474" w:rsidP="00851474">
            <w:pPr>
              <w:tabs>
                <w:tab w:val="left" w:pos="245"/>
              </w:tabs>
              <w:rPr>
                <w:ins w:id="701" w:author="Sasi Songthong" w:date="2022-06-23T12:48:00Z"/>
                <w:rFonts w:ascii="Cambria" w:hAnsi="Cambria" w:cs="Arial"/>
              </w:rPr>
            </w:pPr>
            <w:ins w:id="702" w:author="Sasi Songthong" w:date="2022-06-23T12:48: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05B5F9A3" w14:textId="31DCEAFB" w:rsidR="00851474" w:rsidRDefault="00851474" w:rsidP="00851474">
            <w:pPr>
              <w:tabs>
                <w:tab w:val="left" w:pos="245"/>
              </w:tabs>
              <w:rPr>
                <w:ins w:id="703" w:author="Sasi Songthong" w:date="2022-06-23T12:48:00Z"/>
                <w:rFonts w:ascii="Cambria" w:hAnsi="Cambria" w:cs="Arial"/>
              </w:rPr>
            </w:pPr>
            <w:ins w:id="704" w:author="Sasi Songthong" w:date="2022-06-23T12:48:00Z">
              <w:r>
                <w:rPr>
                  <w:rFonts w:ascii="Cambria" w:hAnsi="Cambria" w:cs="Arial"/>
                </w:rPr>
                <w:t xml:space="preserve">5. Lightly rub labels 20 times with gloved hand, which have been wiped with </w:t>
              </w:r>
            </w:ins>
            <w:proofErr w:type="spellStart"/>
            <w:ins w:id="705"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706" w:author="Sasi Songthong" w:date="2022-06-23T12:48:00Z">
              <w:r>
                <w:rPr>
                  <w:rFonts w:ascii="Cambria" w:hAnsi="Cambria" w:cs="Arial"/>
                </w:rPr>
                <w:t>.</w:t>
              </w:r>
              <w:proofErr w:type="gramEnd"/>
              <w:r>
                <w:rPr>
                  <w:rFonts w:ascii="Cambria" w:hAnsi="Cambria" w:cs="Arial"/>
                </w:rPr>
                <w:t xml:space="preserve"> Indicate “Yes” when complete.</w:t>
              </w:r>
            </w:ins>
          </w:p>
          <w:p w14:paraId="3136A01B" w14:textId="77777777" w:rsidR="00851474" w:rsidRDefault="00851474" w:rsidP="00851474">
            <w:pPr>
              <w:tabs>
                <w:tab w:val="left" w:pos="245"/>
              </w:tabs>
              <w:rPr>
                <w:ins w:id="707" w:author="Sasi Songthong" w:date="2022-06-23T12:48:00Z"/>
                <w:rFonts w:ascii="Cambria" w:hAnsi="Cambria" w:cs="Arial"/>
              </w:rPr>
            </w:pPr>
            <w:ins w:id="708" w:author="Sasi Songthong" w:date="2022-06-23T12:48:00Z">
              <w:r>
                <w:rPr>
                  <w:rFonts w:ascii="Cambria" w:hAnsi="Cambria" w:cs="Arial"/>
                </w:rPr>
                <w:t>6. Shuffled / rub with each package with 1 or more other package 20 times.  Indicate “Yes” when complete.</w:t>
              </w:r>
            </w:ins>
          </w:p>
          <w:p w14:paraId="17A90700" w14:textId="77777777" w:rsidR="00851474" w:rsidRDefault="00851474" w:rsidP="00851474">
            <w:pPr>
              <w:tabs>
                <w:tab w:val="left" w:pos="245"/>
              </w:tabs>
              <w:rPr>
                <w:ins w:id="709" w:author="Sasi Songthong" w:date="2022-06-23T12:48:00Z"/>
                <w:rFonts w:ascii="Cambria" w:hAnsi="Cambria" w:cs="Arial"/>
              </w:rPr>
            </w:pPr>
            <w:ins w:id="710" w:author="Sasi Songthong" w:date="2022-06-23T12:48:00Z">
              <w:r>
                <w:rPr>
                  <w:rFonts w:ascii="Cambria" w:hAnsi="Cambria" w:cs="Arial"/>
                </w:rPr>
                <w:t>7. Visually Inspect legibility of each label and verify presence of label on each package.  Document results.</w:t>
              </w:r>
            </w:ins>
          </w:p>
          <w:p w14:paraId="4A7E40A6" w14:textId="77777777" w:rsidR="00851474" w:rsidRPr="00890057" w:rsidRDefault="00851474" w:rsidP="00851474">
            <w:pPr>
              <w:tabs>
                <w:tab w:val="left" w:pos="245"/>
              </w:tabs>
              <w:rPr>
                <w:ins w:id="711" w:author="Sasi Songthong" w:date="2022-06-23T12:48:00Z"/>
                <w:rFonts w:ascii="Cambria" w:hAnsi="Cambria" w:cs="Arial"/>
                <w:noProof/>
              </w:rPr>
            </w:pPr>
            <w:ins w:id="712" w:author="Sasi Songthong" w:date="2022-06-23T12:48:00Z">
              <w:r>
                <w:rPr>
                  <w:rFonts w:ascii="Cambria" w:hAnsi="Cambria" w:cs="Arial"/>
                </w:rPr>
                <w:t>8. Specify P (Pass) if “Yes” is indicated in the results column.</w:t>
              </w:r>
            </w:ins>
          </w:p>
          <w:p w14:paraId="6733F8FA" w14:textId="6882FC3D" w:rsidR="00CE1A79" w:rsidDel="00851474" w:rsidRDefault="00851474" w:rsidP="00851474">
            <w:pPr>
              <w:tabs>
                <w:tab w:val="left" w:pos="245"/>
              </w:tabs>
              <w:rPr>
                <w:del w:id="713" w:author="Sasi Songthong" w:date="2022-06-23T12:48:00Z"/>
                <w:rFonts w:ascii="Cambria" w:hAnsi="Cambria" w:cs="Arial"/>
              </w:rPr>
            </w:pPr>
            <w:ins w:id="714" w:author="Sasi Songthong" w:date="2022-06-23T12:48:00Z">
              <w:r>
                <w:rPr>
                  <w:rFonts w:ascii="Cambria" w:hAnsi="Cambria" w:cs="Arial"/>
                </w:rPr>
                <w:t>9</w:t>
              </w:r>
              <w:r w:rsidRPr="00890057">
                <w:rPr>
                  <w:rFonts w:ascii="Cambria" w:hAnsi="Cambria" w:cs="Arial"/>
                </w:rPr>
                <w:t>. Record comments and additional information in the “Comments” section or N/A.</w:t>
              </w:r>
            </w:ins>
            <w:del w:id="715" w:author="Sasi Songthong" w:date="2022-06-23T12:48:00Z">
              <w:r w:rsidR="00CE1A79" w:rsidDel="00851474">
                <w:rPr>
                  <w:rFonts w:ascii="Cambria" w:hAnsi="Cambria" w:cs="Arial"/>
                </w:rPr>
                <w:delText>3. Lightly rub labels 20 times with gloved hand, which have been exposed to 70% IPA. Indicate “Yes” when complete.</w:delText>
              </w:r>
            </w:del>
          </w:p>
          <w:p w14:paraId="4FE369ED" w14:textId="3DD922E5" w:rsidR="00CE1A79" w:rsidDel="00851474" w:rsidRDefault="00CE1A79" w:rsidP="000047FC">
            <w:pPr>
              <w:tabs>
                <w:tab w:val="left" w:pos="245"/>
              </w:tabs>
              <w:rPr>
                <w:del w:id="716" w:author="Sasi Songthong" w:date="2022-06-23T12:48:00Z"/>
                <w:rFonts w:ascii="Cambria" w:hAnsi="Cambria" w:cs="Arial"/>
              </w:rPr>
            </w:pPr>
            <w:del w:id="717" w:author="Sasi Songthong" w:date="2022-06-23T12:48:00Z">
              <w:r w:rsidDel="00851474">
                <w:rPr>
                  <w:rFonts w:ascii="Cambria" w:hAnsi="Cambria" w:cs="Arial"/>
                </w:rPr>
                <w:delText>4. Lightly rub labels 20 times with gloved hand, which have been exposed to prepared Vesphene III.  Indicate “Yes” when complete.</w:delText>
              </w:r>
            </w:del>
          </w:p>
          <w:p w14:paraId="62639165" w14:textId="01E1A12D" w:rsidR="00CE1A79" w:rsidDel="00851474" w:rsidRDefault="00CE1A79" w:rsidP="000047FC">
            <w:pPr>
              <w:tabs>
                <w:tab w:val="left" w:pos="245"/>
              </w:tabs>
              <w:rPr>
                <w:del w:id="718" w:author="Sasi Songthong" w:date="2022-06-23T12:48:00Z"/>
                <w:rFonts w:ascii="Cambria" w:hAnsi="Cambria" w:cs="Arial"/>
              </w:rPr>
            </w:pPr>
            <w:del w:id="719" w:author="Sasi Songthong" w:date="2022-06-23T12:48:00Z">
              <w:r w:rsidDel="00851474">
                <w:rPr>
                  <w:rFonts w:ascii="Cambria" w:hAnsi="Cambria" w:cs="Arial"/>
                </w:rPr>
                <w:delText>5. Lightly rub labels 20 times with gloved hand, which have been exposed to Spore-Klenz. Indicate “Yes” when complete.</w:delText>
              </w:r>
            </w:del>
          </w:p>
          <w:p w14:paraId="20CDC9E7" w14:textId="7FCAB48C" w:rsidR="00CE1A79" w:rsidDel="00851474" w:rsidRDefault="00CE1A79" w:rsidP="000047FC">
            <w:pPr>
              <w:tabs>
                <w:tab w:val="left" w:pos="245"/>
              </w:tabs>
              <w:rPr>
                <w:del w:id="720" w:author="Sasi Songthong" w:date="2022-06-23T12:48:00Z"/>
                <w:rFonts w:ascii="Cambria" w:hAnsi="Cambria" w:cs="Arial"/>
              </w:rPr>
            </w:pPr>
            <w:del w:id="721" w:author="Sasi Songthong" w:date="2022-06-23T12:48:00Z">
              <w:r w:rsidDel="00851474">
                <w:rPr>
                  <w:rFonts w:ascii="Cambria" w:hAnsi="Cambria" w:cs="Arial"/>
                </w:rPr>
                <w:delText>6. Shuffled / rub with each package with 1 or more other package 20 times.  Indicate “Yes” when complete.</w:delText>
              </w:r>
            </w:del>
          </w:p>
          <w:p w14:paraId="11C76036" w14:textId="4D07BFDD" w:rsidR="00CE1A79" w:rsidDel="00851474" w:rsidRDefault="00CE1A79" w:rsidP="000047FC">
            <w:pPr>
              <w:tabs>
                <w:tab w:val="left" w:pos="245"/>
              </w:tabs>
              <w:rPr>
                <w:del w:id="722" w:author="Sasi Songthong" w:date="2022-06-23T12:48:00Z"/>
                <w:rFonts w:ascii="Cambria" w:hAnsi="Cambria" w:cs="Arial"/>
              </w:rPr>
            </w:pPr>
            <w:del w:id="723" w:author="Sasi Songthong" w:date="2022-06-23T12:48:00Z">
              <w:r w:rsidDel="00851474">
                <w:rPr>
                  <w:rFonts w:ascii="Cambria" w:hAnsi="Cambria" w:cs="Arial"/>
                </w:rPr>
                <w:delText>7. Visually Inspect legibility of each label and verify the label remains securely affixed to the package.  Document results.</w:delText>
              </w:r>
            </w:del>
          </w:p>
          <w:p w14:paraId="28C2C16C" w14:textId="4295208C" w:rsidR="00CE1A79" w:rsidRPr="00890057" w:rsidDel="00851474" w:rsidRDefault="00CE1A79" w:rsidP="000047FC">
            <w:pPr>
              <w:tabs>
                <w:tab w:val="left" w:pos="245"/>
              </w:tabs>
              <w:rPr>
                <w:del w:id="724" w:author="Sasi Songthong" w:date="2022-06-23T12:48:00Z"/>
                <w:rFonts w:ascii="Cambria" w:hAnsi="Cambria" w:cs="Arial"/>
                <w:noProof/>
              </w:rPr>
            </w:pPr>
            <w:del w:id="725" w:author="Sasi Songthong" w:date="2022-06-23T12:48:00Z">
              <w:r w:rsidDel="00851474">
                <w:rPr>
                  <w:rFonts w:ascii="Cambria" w:hAnsi="Cambria" w:cs="Arial"/>
                </w:rPr>
                <w:delText>8. Specify P (Pass) if “Yes” is indicated in the results column.</w:delText>
              </w:r>
            </w:del>
          </w:p>
          <w:p w14:paraId="528322DA" w14:textId="3D324D99" w:rsidR="00CE1A79" w:rsidRDefault="00CE1A79" w:rsidP="000047FC">
            <w:pPr>
              <w:rPr>
                <w:rFonts w:ascii="Cambria" w:hAnsi="Cambria" w:cs="Arial"/>
              </w:rPr>
            </w:pPr>
            <w:del w:id="726" w:author="Sasi Songthong" w:date="2022-06-23T12:48:00Z">
              <w:r w:rsidDel="00851474">
                <w:rPr>
                  <w:rFonts w:ascii="Cambria" w:hAnsi="Cambria" w:cs="Arial"/>
                </w:rPr>
                <w:delText>9</w:delText>
              </w:r>
              <w:r w:rsidRPr="00890057" w:rsidDel="00851474">
                <w:rPr>
                  <w:rFonts w:ascii="Cambria" w:hAnsi="Cambria" w:cs="Arial"/>
                </w:rPr>
                <w:delText>. Record comments and additional information in the “Comments” section or N/A.</w:delText>
              </w:r>
            </w:del>
          </w:p>
        </w:tc>
      </w:tr>
      <w:tr w:rsidR="00851474" w:rsidRPr="00894548" w14:paraId="67E30453" w14:textId="77777777" w:rsidTr="00851474">
        <w:tblPrEx>
          <w:tblW w:w="12865" w:type="dxa"/>
          <w:tblLayout w:type="fixed"/>
          <w:tblPrExChange w:id="727" w:author="Sasi Songthong" w:date="2022-06-23T12:49:00Z">
            <w:tblPrEx>
              <w:tblW w:w="12865" w:type="dxa"/>
              <w:tblLayout w:type="fixed"/>
            </w:tblPrEx>
          </w:tblPrExChange>
        </w:tblPrEx>
        <w:trPr>
          <w:trHeight w:val="288"/>
          <w:trPrChange w:id="728" w:author="Sasi Songthong" w:date="2022-06-23T12:49:00Z">
            <w:trPr>
              <w:trHeight w:val="288"/>
            </w:trPr>
          </w:trPrChange>
        </w:trPr>
        <w:tc>
          <w:tcPr>
            <w:tcW w:w="805" w:type="dxa"/>
            <w:shd w:val="clear" w:color="auto" w:fill="F2F2F2" w:themeFill="background1" w:themeFillShade="F2"/>
            <w:vAlign w:val="center"/>
            <w:tcPrChange w:id="729" w:author="Sasi Songthong" w:date="2022-06-23T12:49:00Z">
              <w:tcPr>
                <w:tcW w:w="805" w:type="dxa"/>
                <w:shd w:val="clear" w:color="auto" w:fill="F2F2F2" w:themeFill="background1" w:themeFillShade="F2"/>
                <w:vAlign w:val="center"/>
              </w:tcPr>
            </w:tcPrChange>
          </w:tcPr>
          <w:p w14:paraId="3342AF7F" w14:textId="77777777" w:rsidR="00851474" w:rsidRPr="00894548" w:rsidRDefault="00851474" w:rsidP="00851474">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730" w:author="Sasi Songthong" w:date="2022-06-23T12:49:00Z">
              <w:tcPr>
                <w:tcW w:w="1800" w:type="dxa"/>
                <w:shd w:val="clear" w:color="auto" w:fill="F2F2F2" w:themeFill="background1" w:themeFillShade="F2"/>
                <w:vAlign w:val="center"/>
              </w:tcPr>
            </w:tcPrChange>
          </w:tcPr>
          <w:p w14:paraId="20535941" w14:textId="77777777" w:rsidR="00851474" w:rsidRPr="00894548" w:rsidRDefault="00851474" w:rsidP="00851474">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731" w:author="Sasi Songthong" w:date="2022-06-23T12:49:00Z">
              <w:tcPr>
                <w:tcW w:w="1800" w:type="dxa"/>
                <w:gridSpan w:val="2"/>
                <w:shd w:val="clear" w:color="auto" w:fill="F2F2F2" w:themeFill="background1" w:themeFillShade="F2"/>
                <w:vAlign w:val="center"/>
              </w:tcPr>
            </w:tcPrChange>
          </w:tcPr>
          <w:p w14:paraId="3893DC58" w14:textId="77777777" w:rsidR="00851474" w:rsidRPr="00894548" w:rsidRDefault="00851474" w:rsidP="00851474">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732" w:author="Sasi Songthong" w:date="2022-06-23T12:49:00Z">
              <w:tcPr>
                <w:tcW w:w="1800" w:type="dxa"/>
                <w:shd w:val="clear" w:color="auto" w:fill="F2F2F2" w:themeFill="background1" w:themeFillShade="F2"/>
                <w:vAlign w:val="center"/>
              </w:tcPr>
            </w:tcPrChange>
          </w:tcPr>
          <w:p w14:paraId="1B78EB9F" w14:textId="77777777" w:rsidR="00851474" w:rsidRPr="00894548" w:rsidRDefault="00851474" w:rsidP="00851474">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733" w:author="Sasi Songthong" w:date="2022-06-23T12:49:00Z">
              <w:tcPr>
                <w:tcW w:w="1800" w:type="dxa"/>
                <w:shd w:val="clear" w:color="auto" w:fill="F2F2F2" w:themeFill="background1" w:themeFillShade="F2"/>
                <w:vAlign w:val="center"/>
              </w:tcPr>
            </w:tcPrChange>
          </w:tcPr>
          <w:p w14:paraId="08F3E977" w14:textId="032F76C7" w:rsidR="00851474" w:rsidRPr="00894548" w:rsidRDefault="00851474" w:rsidP="00851474">
            <w:pPr>
              <w:jc w:val="center"/>
              <w:rPr>
                <w:rFonts w:ascii="Cambria" w:hAnsi="Cambria" w:cs="Arial"/>
                <w:b/>
                <w:bCs/>
              </w:rPr>
            </w:pPr>
            <w:r>
              <w:rPr>
                <w:rFonts w:ascii="Cambria" w:hAnsi="Cambria" w:cs="Arial"/>
                <w:b/>
                <w:bCs/>
              </w:rPr>
              <w:t xml:space="preserve">20 x </w:t>
            </w:r>
            <w:del w:id="734" w:author="Sasi Songthong" w:date="2022-06-23T13:07:00Z">
              <w:r w:rsidDel="00FF2FDD">
                <w:rPr>
                  <w:rFonts w:ascii="Cambria" w:hAnsi="Cambria" w:cs="Arial"/>
                  <w:b/>
                  <w:bCs/>
                </w:rPr>
                <w:delText>Spore-Klenz</w:delText>
              </w:r>
            </w:del>
            <w:proofErr w:type="spellStart"/>
            <w:ins w:id="735"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736" w:author="Sasi Songthong" w:date="2022-06-23T12:49:00Z">
              <w:tcPr>
                <w:tcW w:w="1800" w:type="dxa"/>
                <w:shd w:val="clear" w:color="auto" w:fill="F2F2F2" w:themeFill="background1" w:themeFillShade="F2"/>
                <w:vAlign w:val="center"/>
              </w:tcPr>
            </w:tcPrChange>
          </w:tcPr>
          <w:p w14:paraId="10501E46" w14:textId="77777777" w:rsidR="00851474" w:rsidRPr="00894548" w:rsidRDefault="00851474" w:rsidP="00851474">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737" w:author="Sasi Songthong" w:date="2022-06-23T12:49:00Z">
              <w:tcPr>
                <w:tcW w:w="900" w:type="dxa"/>
                <w:shd w:val="clear" w:color="auto" w:fill="F2F2F2" w:themeFill="background1" w:themeFillShade="F2"/>
                <w:vAlign w:val="center"/>
              </w:tcPr>
            </w:tcPrChange>
          </w:tcPr>
          <w:p w14:paraId="4A2C794A" w14:textId="77777777" w:rsidR="00851474" w:rsidRPr="001E738F" w:rsidRDefault="00851474" w:rsidP="00851474">
            <w:pPr>
              <w:jc w:val="center"/>
              <w:rPr>
                <w:ins w:id="738" w:author="Sasi Songthong" w:date="2022-06-23T12:49:00Z"/>
                <w:rFonts w:ascii="Cambria" w:hAnsi="Cambria" w:cs="Arial"/>
                <w:b/>
                <w:bCs/>
              </w:rPr>
            </w:pPr>
            <w:ins w:id="739" w:author="Sasi Songthong" w:date="2022-06-23T12:49:00Z">
              <w:r w:rsidRPr="001E738F">
                <w:rPr>
                  <w:rFonts w:ascii="Cambria" w:hAnsi="Cambria" w:cs="Arial"/>
                  <w:b/>
                  <w:bCs/>
                </w:rPr>
                <w:t>Results:</w:t>
              </w:r>
            </w:ins>
          </w:p>
          <w:p w14:paraId="65E6121C" w14:textId="2735F1CA" w:rsidR="00851474" w:rsidDel="00851474" w:rsidRDefault="00851474" w:rsidP="00851474">
            <w:pPr>
              <w:jc w:val="center"/>
              <w:rPr>
                <w:rFonts w:ascii="Cambria" w:hAnsi="Cambria" w:cs="Arial"/>
                <w:b/>
                <w:bCs/>
              </w:rPr>
            </w:pPr>
            <w:ins w:id="740" w:author="Sasi Songthong" w:date="2022-06-23T12:49:00Z">
              <w:r w:rsidRPr="001E738F">
                <w:rPr>
                  <w:rFonts w:ascii="Cambria" w:hAnsi="Cambria" w:cs="Arial"/>
                  <w:b/>
                  <w:bCs/>
                </w:rPr>
                <w:t>Label legible?</w:t>
              </w:r>
            </w:ins>
            <w:del w:id="741" w:author="Sasi Songthong" w:date="2022-06-23T12:48:00Z">
              <w:r w:rsidDel="00851474">
                <w:rPr>
                  <w:rFonts w:ascii="Cambria" w:hAnsi="Cambria" w:cs="Arial"/>
                  <w:b/>
                  <w:bCs/>
                </w:rPr>
                <w:delText>Results:</w:delText>
              </w:r>
            </w:del>
          </w:p>
        </w:tc>
        <w:tc>
          <w:tcPr>
            <w:tcW w:w="1543" w:type="dxa"/>
            <w:shd w:val="clear" w:color="auto" w:fill="F2F2F2" w:themeFill="background1" w:themeFillShade="F2"/>
            <w:vAlign w:val="center"/>
            <w:tcPrChange w:id="742" w:author="Sasi Songthong" w:date="2022-06-23T12:49:00Z">
              <w:tcPr>
                <w:tcW w:w="900" w:type="dxa"/>
                <w:shd w:val="clear" w:color="auto" w:fill="F2F2F2" w:themeFill="background1" w:themeFillShade="F2"/>
                <w:vAlign w:val="center"/>
              </w:tcPr>
            </w:tcPrChange>
          </w:tcPr>
          <w:p w14:paraId="5B89870E" w14:textId="77777777" w:rsidR="00851474" w:rsidRPr="001E738F" w:rsidRDefault="00851474" w:rsidP="00851474">
            <w:pPr>
              <w:jc w:val="center"/>
              <w:rPr>
                <w:ins w:id="743" w:author="Sasi Songthong" w:date="2022-06-23T12:49:00Z"/>
                <w:rFonts w:ascii="Cambria" w:hAnsi="Cambria" w:cs="Arial"/>
                <w:b/>
                <w:bCs/>
              </w:rPr>
            </w:pPr>
            <w:ins w:id="744" w:author="Sasi Songthong" w:date="2022-06-23T12:49:00Z">
              <w:r w:rsidRPr="001E738F">
                <w:rPr>
                  <w:rFonts w:ascii="Cambria" w:hAnsi="Cambria" w:cs="Arial"/>
                  <w:b/>
                  <w:bCs/>
                </w:rPr>
                <w:t>Results:</w:t>
              </w:r>
            </w:ins>
          </w:p>
          <w:p w14:paraId="3CE8DB83" w14:textId="460F1886" w:rsidR="00851474" w:rsidRPr="00894548" w:rsidRDefault="00851474" w:rsidP="00851474">
            <w:pPr>
              <w:jc w:val="center"/>
              <w:rPr>
                <w:rFonts w:ascii="Cambria" w:hAnsi="Cambria" w:cs="Arial"/>
                <w:b/>
                <w:bCs/>
              </w:rPr>
            </w:pPr>
            <w:ins w:id="745" w:author="Sasi Songthong" w:date="2022-06-23T12:49:00Z">
              <w:r w:rsidRPr="001E738F">
                <w:rPr>
                  <w:rFonts w:ascii="Cambria" w:hAnsi="Cambria" w:cs="Arial"/>
                  <w:b/>
                  <w:bCs/>
                </w:rPr>
                <w:t>Label Present?</w:t>
              </w:r>
            </w:ins>
            <w:del w:id="746" w:author="Sasi Songthong" w:date="2022-06-23T12:48:00Z">
              <w:r w:rsidDel="00851474">
                <w:rPr>
                  <w:rFonts w:ascii="Cambria" w:hAnsi="Cambria" w:cs="Arial"/>
                  <w:b/>
                  <w:bCs/>
                </w:rPr>
                <w:delText>Label legible and remain affixed?</w:delText>
              </w:r>
            </w:del>
          </w:p>
        </w:tc>
        <w:tc>
          <w:tcPr>
            <w:tcW w:w="1260" w:type="dxa"/>
            <w:shd w:val="clear" w:color="auto" w:fill="F2F2F2" w:themeFill="background1" w:themeFillShade="F2"/>
            <w:vAlign w:val="center"/>
            <w:tcPrChange w:id="747" w:author="Sasi Songthong" w:date="2022-06-23T12:49:00Z">
              <w:tcPr>
                <w:tcW w:w="1260" w:type="dxa"/>
                <w:shd w:val="clear" w:color="auto" w:fill="F2F2F2" w:themeFill="background1" w:themeFillShade="F2"/>
                <w:vAlign w:val="center"/>
              </w:tcPr>
            </w:tcPrChange>
          </w:tcPr>
          <w:p w14:paraId="4C39FE71" w14:textId="77777777" w:rsidR="00851474" w:rsidRPr="00894548" w:rsidRDefault="00851474" w:rsidP="00851474">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51474" w14:paraId="0B933AD8" w14:textId="77777777" w:rsidTr="00851474">
        <w:tblPrEx>
          <w:tblW w:w="12865" w:type="dxa"/>
          <w:tblLayout w:type="fixed"/>
          <w:tblPrExChange w:id="748" w:author="Sasi Songthong" w:date="2022-06-23T12:49:00Z">
            <w:tblPrEx>
              <w:tblW w:w="12865" w:type="dxa"/>
              <w:tblLayout w:type="fixed"/>
            </w:tblPrEx>
          </w:tblPrExChange>
        </w:tblPrEx>
        <w:trPr>
          <w:trHeight w:val="404"/>
          <w:trPrChange w:id="749" w:author="Sasi Songthong" w:date="2022-06-23T12:49:00Z">
            <w:trPr>
              <w:trHeight w:val="404"/>
            </w:trPr>
          </w:trPrChange>
        </w:trPr>
        <w:tc>
          <w:tcPr>
            <w:tcW w:w="805" w:type="dxa"/>
            <w:vAlign w:val="center"/>
            <w:tcPrChange w:id="750" w:author="Sasi Songthong" w:date="2022-06-23T12:49:00Z">
              <w:tcPr>
                <w:tcW w:w="805" w:type="dxa"/>
                <w:vAlign w:val="center"/>
              </w:tcPr>
            </w:tcPrChange>
          </w:tcPr>
          <w:p w14:paraId="0B29C4BD" w14:textId="686C4488" w:rsidR="00851474" w:rsidRPr="000047FC" w:rsidRDefault="00851474" w:rsidP="00851474">
            <w:pPr>
              <w:jc w:val="center"/>
              <w:rPr>
                <w:rFonts w:ascii="Cambria" w:hAnsi="Cambria" w:cs="Arial"/>
                <w:b/>
                <w:bCs/>
              </w:rPr>
            </w:pPr>
            <w:r>
              <w:rPr>
                <w:rFonts w:ascii="Cambria" w:hAnsi="Cambria" w:cs="Arial"/>
                <w:b/>
                <w:bCs/>
              </w:rPr>
              <w:t>17</w:t>
            </w:r>
          </w:p>
        </w:tc>
        <w:tc>
          <w:tcPr>
            <w:tcW w:w="1542" w:type="dxa"/>
            <w:vAlign w:val="center"/>
            <w:tcPrChange w:id="751" w:author="Sasi Songthong" w:date="2022-06-23T12:49:00Z">
              <w:tcPr>
                <w:tcW w:w="1800" w:type="dxa"/>
                <w:vAlign w:val="center"/>
              </w:tcPr>
            </w:tcPrChange>
          </w:tcPr>
          <w:p w14:paraId="5C6D3F4E" w14:textId="77777777" w:rsidR="00851474" w:rsidRDefault="00851474" w:rsidP="00851474">
            <w:pPr>
              <w:jc w:val="center"/>
              <w:rPr>
                <w:rFonts w:ascii="Cambria" w:hAnsi="Cambria" w:cs="Arial"/>
              </w:rPr>
            </w:pPr>
            <w:r>
              <w:rPr>
                <w:rFonts w:ascii="Cambria" w:hAnsi="Cambria" w:cs="Arial"/>
              </w:rPr>
              <w:t>Yes / No</w:t>
            </w:r>
          </w:p>
        </w:tc>
        <w:tc>
          <w:tcPr>
            <w:tcW w:w="1543" w:type="dxa"/>
            <w:gridSpan w:val="2"/>
            <w:vAlign w:val="center"/>
            <w:tcPrChange w:id="752" w:author="Sasi Songthong" w:date="2022-06-23T12:49:00Z">
              <w:tcPr>
                <w:tcW w:w="1800" w:type="dxa"/>
                <w:gridSpan w:val="2"/>
                <w:vAlign w:val="center"/>
              </w:tcPr>
            </w:tcPrChange>
          </w:tcPr>
          <w:p w14:paraId="66227976" w14:textId="77777777" w:rsidR="00851474" w:rsidRDefault="00851474" w:rsidP="00851474">
            <w:pPr>
              <w:jc w:val="center"/>
              <w:rPr>
                <w:rFonts w:ascii="Cambria" w:hAnsi="Cambria" w:cs="Arial"/>
              </w:rPr>
            </w:pPr>
            <w:r>
              <w:rPr>
                <w:rFonts w:ascii="Cambria" w:hAnsi="Cambria" w:cs="Arial"/>
              </w:rPr>
              <w:t>Yes / No</w:t>
            </w:r>
          </w:p>
        </w:tc>
        <w:tc>
          <w:tcPr>
            <w:tcW w:w="1543" w:type="dxa"/>
            <w:vAlign w:val="center"/>
            <w:tcPrChange w:id="753" w:author="Sasi Songthong" w:date="2022-06-23T12:49:00Z">
              <w:tcPr>
                <w:tcW w:w="1800" w:type="dxa"/>
                <w:vAlign w:val="center"/>
              </w:tcPr>
            </w:tcPrChange>
          </w:tcPr>
          <w:p w14:paraId="539A93CF" w14:textId="77777777" w:rsidR="00851474" w:rsidRDefault="00851474" w:rsidP="00851474">
            <w:pPr>
              <w:jc w:val="center"/>
              <w:rPr>
                <w:rFonts w:ascii="Cambria" w:hAnsi="Cambria" w:cs="Arial"/>
              </w:rPr>
            </w:pPr>
            <w:r>
              <w:rPr>
                <w:rFonts w:ascii="Cambria" w:hAnsi="Cambria" w:cs="Arial"/>
              </w:rPr>
              <w:t>Yes / No</w:t>
            </w:r>
          </w:p>
        </w:tc>
        <w:tc>
          <w:tcPr>
            <w:tcW w:w="1543" w:type="dxa"/>
            <w:vAlign w:val="center"/>
            <w:tcPrChange w:id="754" w:author="Sasi Songthong" w:date="2022-06-23T12:49:00Z">
              <w:tcPr>
                <w:tcW w:w="1800" w:type="dxa"/>
                <w:vAlign w:val="center"/>
              </w:tcPr>
            </w:tcPrChange>
          </w:tcPr>
          <w:p w14:paraId="6C255446" w14:textId="77777777" w:rsidR="00851474" w:rsidRDefault="00851474" w:rsidP="00851474">
            <w:pPr>
              <w:jc w:val="center"/>
              <w:rPr>
                <w:rFonts w:ascii="Cambria" w:hAnsi="Cambria" w:cs="Arial"/>
              </w:rPr>
            </w:pPr>
            <w:r>
              <w:rPr>
                <w:rFonts w:ascii="Cambria" w:hAnsi="Cambria" w:cs="Arial"/>
              </w:rPr>
              <w:t>Yes / No</w:t>
            </w:r>
          </w:p>
        </w:tc>
        <w:tc>
          <w:tcPr>
            <w:tcW w:w="1543" w:type="dxa"/>
            <w:vAlign w:val="center"/>
            <w:tcPrChange w:id="755" w:author="Sasi Songthong" w:date="2022-06-23T12:49:00Z">
              <w:tcPr>
                <w:tcW w:w="1800" w:type="dxa"/>
                <w:vAlign w:val="center"/>
              </w:tcPr>
            </w:tcPrChange>
          </w:tcPr>
          <w:p w14:paraId="6F1EE6BB" w14:textId="77777777" w:rsidR="00851474" w:rsidRDefault="00851474" w:rsidP="00851474">
            <w:pPr>
              <w:jc w:val="center"/>
              <w:rPr>
                <w:rFonts w:ascii="Cambria" w:hAnsi="Cambria" w:cs="Arial"/>
              </w:rPr>
            </w:pPr>
            <w:r>
              <w:rPr>
                <w:rFonts w:ascii="Cambria" w:hAnsi="Cambria" w:cs="Arial"/>
              </w:rPr>
              <w:t>Yes / No</w:t>
            </w:r>
          </w:p>
        </w:tc>
        <w:tc>
          <w:tcPr>
            <w:tcW w:w="1543" w:type="dxa"/>
            <w:vAlign w:val="center"/>
            <w:tcPrChange w:id="756" w:author="Sasi Songthong" w:date="2022-06-23T12:49:00Z">
              <w:tcPr>
                <w:tcW w:w="900" w:type="dxa"/>
                <w:vAlign w:val="center"/>
              </w:tcPr>
            </w:tcPrChange>
          </w:tcPr>
          <w:p w14:paraId="30EB8A40" w14:textId="4C2CB0DC" w:rsidR="00851474" w:rsidDel="00851474" w:rsidRDefault="00851474" w:rsidP="00851474">
            <w:pPr>
              <w:jc w:val="center"/>
              <w:rPr>
                <w:del w:id="757" w:author="Sasi Songthong" w:date="2022-06-23T12:49:00Z"/>
                <w:rFonts w:ascii="Cambria" w:hAnsi="Cambria" w:cs="Arial"/>
              </w:rPr>
            </w:pPr>
            <w:ins w:id="758" w:author="Sasi Songthong" w:date="2022-06-23T12:49:00Z">
              <w:r>
                <w:rPr>
                  <w:rFonts w:ascii="Cambria" w:hAnsi="Cambria" w:cs="Arial"/>
                </w:rPr>
                <w:t>Yes / No</w:t>
              </w:r>
            </w:ins>
            <w:del w:id="759" w:author="Sasi Songthong" w:date="2022-06-23T12:48:00Z">
              <w:r w:rsidDel="00851474">
                <w:rPr>
                  <w:rFonts w:ascii="Cambria" w:hAnsi="Cambria" w:cs="Arial"/>
                </w:rPr>
                <w:delText>Yes / No</w:delText>
              </w:r>
            </w:del>
          </w:p>
          <w:p w14:paraId="57239244" w14:textId="39EDA59F" w:rsidR="00851474" w:rsidDel="00851474" w:rsidRDefault="00851474" w:rsidP="00851474">
            <w:pPr>
              <w:jc w:val="center"/>
              <w:rPr>
                <w:del w:id="760" w:author="Sasi Songthong" w:date="2022-06-23T12:49:00Z"/>
                <w:rFonts w:ascii="Cambria" w:hAnsi="Cambria" w:cs="Arial"/>
              </w:rPr>
            </w:pPr>
            <w:del w:id="761" w:author="Sasi Songthong" w:date="2022-06-23T12:48:00Z">
              <w:r w:rsidRPr="00BF1CE3" w:rsidDel="00851474">
                <w:rPr>
                  <w:rFonts w:ascii="Cambria" w:hAnsi="Cambria" w:cs="Arial"/>
                </w:rPr>
                <w:delText>Yes / No</w:delText>
              </w:r>
            </w:del>
          </w:p>
          <w:p w14:paraId="0AAF0C74" w14:textId="6CF78798" w:rsidR="00851474" w:rsidDel="00851474" w:rsidRDefault="00851474" w:rsidP="00851474">
            <w:pPr>
              <w:jc w:val="center"/>
              <w:rPr>
                <w:del w:id="762" w:author="Sasi Songthong" w:date="2022-06-23T12:49:00Z"/>
                <w:rFonts w:ascii="Cambria" w:hAnsi="Cambria" w:cs="Arial"/>
              </w:rPr>
            </w:pPr>
            <w:del w:id="763" w:author="Sasi Songthong" w:date="2022-06-23T12:48:00Z">
              <w:r w:rsidRPr="00BF1CE3" w:rsidDel="00851474">
                <w:rPr>
                  <w:rFonts w:ascii="Cambria" w:hAnsi="Cambria" w:cs="Arial"/>
                </w:rPr>
                <w:delText>Yes / No</w:delText>
              </w:r>
            </w:del>
          </w:p>
          <w:p w14:paraId="470189AA" w14:textId="77777777" w:rsidR="00851474" w:rsidRDefault="00851474" w:rsidP="00851474">
            <w:pPr>
              <w:jc w:val="center"/>
              <w:rPr>
                <w:rFonts w:ascii="Cambria" w:hAnsi="Cambria" w:cs="Arial"/>
              </w:rPr>
            </w:pPr>
            <w:del w:id="764" w:author="Sasi Songthong" w:date="2022-06-23T12:48:00Z">
              <w:r w:rsidRPr="00BF1CE3" w:rsidDel="00851474">
                <w:rPr>
                  <w:rFonts w:ascii="Cambria" w:hAnsi="Cambria" w:cs="Arial"/>
                </w:rPr>
                <w:delText>Yes / No</w:delText>
              </w:r>
            </w:del>
          </w:p>
        </w:tc>
        <w:tc>
          <w:tcPr>
            <w:tcW w:w="1543" w:type="dxa"/>
            <w:vAlign w:val="center"/>
            <w:tcPrChange w:id="765" w:author="Sasi Songthong" w:date="2022-06-23T12:49:00Z">
              <w:tcPr>
                <w:tcW w:w="900" w:type="dxa"/>
                <w:vAlign w:val="center"/>
              </w:tcPr>
            </w:tcPrChange>
          </w:tcPr>
          <w:p w14:paraId="0076A0D3" w14:textId="6989BC24" w:rsidR="00851474" w:rsidDel="00851474" w:rsidRDefault="00851474" w:rsidP="00851474">
            <w:pPr>
              <w:jc w:val="center"/>
              <w:rPr>
                <w:del w:id="766" w:author="Sasi Songthong" w:date="2022-06-23T12:49:00Z"/>
                <w:rFonts w:ascii="Cambria" w:hAnsi="Cambria" w:cs="Arial"/>
              </w:rPr>
            </w:pPr>
            <w:ins w:id="767" w:author="Sasi Songthong" w:date="2022-06-23T12:49:00Z">
              <w:r>
                <w:rPr>
                  <w:rFonts w:ascii="Cambria" w:hAnsi="Cambria" w:cs="Arial"/>
                </w:rPr>
                <w:t>Yes / No</w:t>
              </w:r>
            </w:ins>
            <w:del w:id="768" w:author="Sasi Songthong" w:date="2022-06-23T12:48:00Z">
              <w:r w:rsidRPr="00BF1CE3" w:rsidDel="00851474">
                <w:rPr>
                  <w:rFonts w:ascii="Cambria" w:hAnsi="Cambria" w:cs="Arial"/>
                </w:rPr>
                <w:delText>Yes / No</w:delText>
              </w:r>
            </w:del>
          </w:p>
          <w:p w14:paraId="6204647D" w14:textId="012C0DEE" w:rsidR="00851474" w:rsidDel="00851474" w:rsidRDefault="00851474" w:rsidP="00851474">
            <w:pPr>
              <w:jc w:val="center"/>
              <w:rPr>
                <w:del w:id="769" w:author="Sasi Songthong" w:date="2022-06-23T12:49:00Z"/>
                <w:rFonts w:ascii="Cambria" w:hAnsi="Cambria" w:cs="Arial"/>
              </w:rPr>
            </w:pPr>
            <w:del w:id="770" w:author="Sasi Songthong" w:date="2022-06-23T12:48:00Z">
              <w:r w:rsidRPr="00BF1CE3" w:rsidDel="00851474">
                <w:rPr>
                  <w:rFonts w:ascii="Cambria" w:hAnsi="Cambria" w:cs="Arial"/>
                </w:rPr>
                <w:delText>Yes / No</w:delText>
              </w:r>
            </w:del>
          </w:p>
          <w:p w14:paraId="5D900532" w14:textId="121F0A0D" w:rsidR="00851474" w:rsidDel="00851474" w:rsidRDefault="00851474" w:rsidP="00851474">
            <w:pPr>
              <w:jc w:val="center"/>
              <w:rPr>
                <w:del w:id="771" w:author="Sasi Songthong" w:date="2022-06-23T12:49:00Z"/>
                <w:rFonts w:ascii="Cambria" w:hAnsi="Cambria" w:cs="Arial"/>
              </w:rPr>
            </w:pPr>
            <w:del w:id="772" w:author="Sasi Songthong" w:date="2022-06-23T12:48:00Z">
              <w:r w:rsidRPr="00BF1CE3" w:rsidDel="00851474">
                <w:rPr>
                  <w:rFonts w:ascii="Cambria" w:hAnsi="Cambria" w:cs="Arial"/>
                </w:rPr>
                <w:delText>Yes / No</w:delText>
              </w:r>
            </w:del>
          </w:p>
          <w:p w14:paraId="0F8683F4" w14:textId="79244925" w:rsidR="00851474" w:rsidRDefault="00851474" w:rsidP="00851474">
            <w:pPr>
              <w:jc w:val="center"/>
              <w:rPr>
                <w:rFonts w:ascii="Cambria" w:hAnsi="Cambria" w:cs="Arial"/>
              </w:rPr>
            </w:pPr>
            <w:del w:id="773" w:author="Sasi Songthong" w:date="2022-06-23T12:48:00Z">
              <w:r w:rsidRPr="00BF1CE3" w:rsidDel="00851474">
                <w:rPr>
                  <w:rFonts w:ascii="Cambria" w:hAnsi="Cambria" w:cs="Arial"/>
                </w:rPr>
                <w:delText>Yes / No</w:delText>
              </w:r>
            </w:del>
          </w:p>
        </w:tc>
        <w:tc>
          <w:tcPr>
            <w:tcW w:w="1260" w:type="dxa"/>
            <w:vAlign w:val="center"/>
            <w:tcPrChange w:id="774" w:author="Sasi Songthong" w:date="2022-06-23T12:49:00Z">
              <w:tcPr>
                <w:tcW w:w="1260" w:type="dxa"/>
                <w:vAlign w:val="center"/>
              </w:tcPr>
            </w:tcPrChange>
          </w:tcPr>
          <w:p w14:paraId="3680F066" w14:textId="77777777" w:rsidR="00851474" w:rsidRDefault="00851474" w:rsidP="00851474">
            <w:pPr>
              <w:jc w:val="center"/>
              <w:rPr>
                <w:rFonts w:ascii="Cambria" w:hAnsi="Cambria" w:cs="Arial"/>
              </w:rPr>
            </w:pPr>
          </w:p>
        </w:tc>
      </w:tr>
      <w:tr w:rsidR="00851474" w14:paraId="104161E4" w14:textId="77777777" w:rsidTr="00851474">
        <w:tblPrEx>
          <w:tblW w:w="12865" w:type="dxa"/>
          <w:tblLayout w:type="fixed"/>
          <w:tblPrExChange w:id="775" w:author="Sasi Songthong" w:date="2022-06-23T12:49:00Z">
            <w:tblPrEx>
              <w:tblW w:w="12865" w:type="dxa"/>
              <w:tblLayout w:type="fixed"/>
            </w:tblPrEx>
          </w:tblPrExChange>
        </w:tblPrEx>
        <w:trPr>
          <w:trHeight w:val="392"/>
          <w:trPrChange w:id="776" w:author="Sasi Songthong" w:date="2022-06-23T12:49:00Z">
            <w:trPr>
              <w:trHeight w:val="392"/>
            </w:trPr>
          </w:trPrChange>
        </w:trPr>
        <w:tc>
          <w:tcPr>
            <w:tcW w:w="805" w:type="dxa"/>
            <w:vAlign w:val="center"/>
            <w:tcPrChange w:id="777" w:author="Sasi Songthong" w:date="2022-06-23T12:49:00Z">
              <w:tcPr>
                <w:tcW w:w="805" w:type="dxa"/>
                <w:vAlign w:val="center"/>
              </w:tcPr>
            </w:tcPrChange>
          </w:tcPr>
          <w:p w14:paraId="2A453661" w14:textId="0CC3EE31" w:rsidR="00851474" w:rsidRPr="000047FC" w:rsidRDefault="00851474" w:rsidP="00851474">
            <w:pPr>
              <w:jc w:val="center"/>
              <w:rPr>
                <w:rFonts w:ascii="Cambria" w:hAnsi="Cambria" w:cs="Arial"/>
                <w:b/>
                <w:bCs/>
              </w:rPr>
            </w:pPr>
            <w:r>
              <w:rPr>
                <w:rFonts w:ascii="Cambria" w:hAnsi="Cambria" w:cs="Arial"/>
                <w:b/>
                <w:bCs/>
              </w:rPr>
              <w:t>18</w:t>
            </w:r>
          </w:p>
        </w:tc>
        <w:tc>
          <w:tcPr>
            <w:tcW w:w="1542" w:type="dxa"/>
            <w:vAlign w:val="center"/>
            <w:tcPrChange w:id="778" w:author="Sasi Songthong" w:date="2022-06-23T12:49:00Z">
              <w:tcPr>
                <w:tcW w:w="1800" w:type="dxa"/>
                <w:vAlign w:val="center"/>
              </w:tcPr>
            </w:tcPrChange>
          </w:tcPr>
          <w:p w14:paraId="3C43ECC6"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vAlign w:val="center"/>
            <w:tcPrChange w:id="779" w:author="Sasi Songthong" w:date="2022-06-23T12:49:00Z">
              <w:tcPr>
                <w:tcW w:w="1800" w:type="dxa"/>
                <w:gridSpan w:val="2"/>
                <w:vAlign w:val="center"/>
              </w:tcPr>
            </w:tcPrChange>
          </w:tcPr>
          <w:p w14:paraId="14DF30FD"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80" w:author="Sasi Songthong" w:date="2022-06-23T12:49:00Z">
              <w:tcPr>
                <w:tcW w:w="1800" w:type="dxa"/>
                <w:vAlign w:val="center"/>
              </w:tcPr>
            </w:tcPrChange>
          </w:tcPr>
          <w:p w14:paraId="51671135"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81" w:author="Sasi Songthong" w:date="2022-06-23T12:49:00Z">
              <w:tcPr>
                <w:tcW w:w="1800" w:type="dxa"/>
                <w:vAlign w:val="center"/>
              </w:tcPr>
            </w:tcPrChange>
          </w:tcPr>
          <w:p w14:paraId="7A0BFA0A"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82" w:author="Sasi Songthong" w:date="2022-06-23T12:49:00Z">
              <w:tcPr>
                <w:tcW w:w="1800" w:type="dxa"/>
                <w:vAlign w:val="center"/>
              </w:tcPr>
            </w:tcPrChange>
          </w:tcPr>
          <w:p w14:paraId="38843F07"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83" w:author="Sasi Songthong" w:date="2022-06-23T12:49:00Z">
              <w:tcPr>
                <w:tcW w:w="900" w:type="dxa"/>
                <w:vAlign w:val="center"/>
              </w:tcPr>
            </w:tcPrChange>
          </w:tcPr>
          <w:p w14:paraId="34C88DE0" w14:textId="64039136" w:rsidR="00851474" w:rsidRDefault="00851474" w:rsidP="00851474">
            <w:pPr>
              <w:jc w:val="center"/>
              <w:rPr>
                <w:rFonts w:ascii="Cambria" w:hAnsi="Cambria" w:cs="Arial"/>
              </w:rPr>
            </w:pPr>
            <w:ins w:id="784" w:author="Sasi Songthong" w:date="2022-06-23T12:49:00Z">
              <w:r w:rsidRPr="00BF1CE3">
                <w:rPr>
                  <w:rFonts w:ascii="Cambria" w:hAnsi="Cambria" w:cs="Arial"/>
                </w:rPr>
                <w:t>Yes / No</w:t>
              </w:r>
            </w:ins>
          </w:p>
        </w:tc>
        <w:tc>
          <w:tcPr>
            <w:tcW w:w="1543" w:type="dxa"/>
            <w:vAlign w:val="center"/>
            <w:tcPrChange w:id="785" w:author="Sasi Songthong" w:date="2022-06-23T12:49:00Z">
              <w:tcPr>
                <w:tcW w:w="900" w:type="dxa"/>
                <w:vAlign w:val="center"/>
              </w:tcPr>
            </w:tcPrChange>
          </w:tcPr>
          <w:p w14:paraId="4472D0E0" w14:textId="77E6A02D" w:rsidR="00851474" w:rsidRDefault="00851474" w:rsidP="00851474">
            <w:pPr>
              <w:jc w:val="center"/>
              <w:rPr>
                <w:rFonts w:ascii="Cambria" w:hAnsi="Cambria" w:cs="Arial"/>
              </w:rPr>
            </w:pPr>
            <w:ins w:id="786" w:author="Sasi Songthong" w:date="2022-06-23T12:49:00Z">
              <w:r w:rsidRPr="00BF1CE3">
                <w:rPr>
                  <w:rFonts w:ascii="Cambria" w:hAnsi="Cambria" w:cs="Arial"/>
                </w:rPr>
                <w:t>Yes / No</w:t>
              </w:r>
            </w:ins>
          </w:p>
        </w:tc>
        <w:tc>
          <w:tcPr>
            <w:tcW w:w="1260" w:type="dxa"/>
            <w:vAlign w:val="center"/>
            <w:tcPrChange w:id="787" w:author="Sasi Songthong" w:date="2022-06-23T12:49:00Z">
              <w:tcPr>
                <w:tcW w:w="1260" w:type="dxa"/>
                <w:vAlign w:val="center"/>
              </w:tcPr>
            </w:tcPrChange>
          </w:tcPr>
          <w:p w14:paraId="03C3F958" w14:textId="77777777" w:rsidR="00851474" w:rsidRDefault="00851474" w:rsidP="00851474">
            <w:pPr>
              <w:jc w:val="center"/>
              <w:rPr>
                <w:rFonts w:ascii="Cambria" w:hAnsi="Cambria" w:cs="Arial"/>
              </w:rPr>
            </w:pPr>
          </w:p>
        </w:tc>
      </w:tr>
      <w:tr w:rsidR="00851474" w14:paraId="151ED83F" w14:textId="77777777" w:rsidTr="00851474">
        <w:tblPrEx>
          <w:tblW w:w="12865" w:type="dxa"/>
          <w:tblLayout w:type="fixed"/>
          <w:tblPrExChange w:id="788" w:author="Sasi Songthong" w:date="2022-06-23T12:49:00Z">
            <w:tblPrEx>
              <w:tblW w:w="12865" w:type="dxa"/>
              <w:tblLayout w:type="fixed"/>
            </w:tblPrEx>
          </w:tblPrExChange>
        </w:tblPrEx>
        <w:trPr>
          <w:trHeight w:val="392"/>
          <w:trPrChange w:id="789" w:author="Sasi Songthong" w:date="2022-06-23T12:49:00Z">
            <w:trPr>
              <w:trHeight w:val="392"/>
            </w:trPr>
          </w:trPrChange>
        </w:trPr>
        <w:tc>
          <w:tcPr>
            <w:tcW w:w="805" w:type="dxa"/>
            <w:vAlign w:val="center"/>
            <w:tcPrChange w:id="790" w:author="Sasi Songthong" w:date="2022-06-23T12:49:00Z">
              <w:tcPr>
                <w:tcW w:w="805" w:type="dxa"/>
                <w:vAlign w:val="center"/>
              </w:tcPr>
            </w:tcPrChange>
          </w:tcPr>
          <w:p w14:paraId="37550ECB" w14:textId="28C6FB64" w:rsidR="00851474" w:rsidRPr="000047FC" w:rsidRDefault="00851474" w:rsidP="00851474">
            <w:pPr>
              <w:jc w:val="center"/>
              <w:rPr>
                <w:rFonts w:ascii="Cambria" w:hAnsi="Cambria" w:cs="Arial"/>
                <w:b/>
                <w:bCs/>
              </w:rPr>
            </w:pPr>
            <w:r>
              <w:rPr>
                <w:rFonts w:ascii="Cambria" w:hAnsi="Cambria" w:cs="Arial"/>
                <w:b/>
                <w:bCs/>
              </w:rPr>
              <w:t>19</w:t>
            </w:r>
          </w:p>
        </w:tc>
        <w:tc>
          <w:tcPr>
            <w:tcW w:w="1542" w:type="dxa"/>
            <w:vAlign w:val="center"/>
            <w:tcPrChange w:id="791" w:author="Sasi Songthong" w:date="2022-06-23T12:49:00Z">
              <w:tcPr>
                <w:tcW w:w="1800" w:type="dxa"/>
                <w:vAlign w:val="center"/>
              </w:tcPr>
            </w:tcPrChange>
          </w:tcPr>
          <w:p w14:paraId="5525469B"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vAlign w:val="center"/>
            <w:tcPrChange w:id="792" w:author="Sasi Songthong" w:date="2022-06-23T12:49:00Z">
              <w:tcPr>
                <w:tcW w:w="1800" w:type="dxa"/>
                <w:gridSpan w:val="2"/>
                <w:vAlign w:val="center"/>
              </w:tcPr>
            </w:tcPrChange>
          </w:tcPr>
          <w:p w14:paraId="12127F61"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93" w:author="Sasi Songthong" w:date="2022-06-23T12:49:00Z">
              <w:tcPr>
                <w:tcW w:w="1800" w:type="dxa"/>
                <w:vAlign w:val="center"/>
              </w:tcPr>
            </w:tcPrChange>
          </w:tcPr>
          <w:p w14:paraId="6AAD6242"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94" w:author="Sasi Songthong" w:date="2022-06-23T12:49:00Z">
              <w:tcPr>
                <w:tcW w:w="1800" w:type="dxa"/>
                <w:vAlign w:val="center"/>
              </w:tcPr>
            </w:tcPrChange>
          </w:tcPr>
          <w:p w14:paraId="189F7CC2"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95" w:author="Sasi Songthong" w:date="2022-06-23T12:49:00Z">
              <w:tcPr>
                <w:tcW w:w="1800" w:type="dxa"/>
                <w:vAlign w:val="center"/>
              </w:tcPr>
            </w:tcPrChange>
          </w:tcPr>
          <w:p w14:paraId="3981DED7"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796" w:author="Sasi Songthong" w:date="2022-06-23T12:49:00Z">
              <w:tcPr>
                <w:tcW w:w="900" w:type="dxa"/>
                <w:vAlign w:val="center"/>
              </w:tcPr>
            </w:tcPrChange>
          </w:tcPr>
          <w:p w14:paraId="1DE08DE0" w14:textId="659BDD33" w:rsidR="00851474" w:rsidRDefault="00851474" w:rsidP="00851474">
            <w:pPr>
              <w:jc w:val="center"/>
              <w:rPr>
                <w:rFonts w:ascii="Cambria" w:hAnsi="Cambria" w:cs="Arial"/>
              </w:rPr>
            </w:pPr>
            <w:ins w:id="797" w:author="Sasi Songthong" w:date="2022-06-23T12:49:00Z">
              <w:r w:rsidRPr="00BF1CE3">
                <w:rPr>
                  <w:rFonts w:ascii="Cambria" w:hAnsi="Cambria" w:cs="Arial"/>
                </w:rPr>
                <w:t>Yes / No</w:t>
              </w:r>
            </w:ins>
          </w:p>
        </w:tc>
        <w:tc>
          <w:tcPr>
            <w:tcW w:w="1543" w:type="dxa"/>
            <w:vAlign w:val="center"/>
            <w:tcPrChange w:id="798" w:author="Sasi Songthong" w:date="2022-06-23T12:49:00Z">
              <w:tcPr>
                <w:tcW w:w="900" w:type="dxa"/>
                <w:vAlign w:val="center"/>
              </w:tcPr>
            </w:tcPrChange>
          </w:tcPr>
          <w:p w14:paraId="464EB911" w14:textId="2781DB4D" w:rsidR="00851474" w:rsidRDefault="00851474" w:rsidP="00851474">
            <w:pPr>
              <w:jc w:val="center"/>
              <w:rPr>
                <w:rFonts w:ascii="Cambria" w:hAnsi="Cambria" w:cs="Arial"/>
              </w:rPr>
            </w:pPr>
            <w:ins w:id="799" w:author="Sasi Songthong" w:date="2022-06-23T12:49:00Z">
              <w:r w:rsidRPr="00BF1CE3">
                <w:rPr>
                  <w:rFonts w:ascii="Cambria" w:hAnsi="Cambria" w:cs="Arial"/>
                </w:rPr>
                <w:t>Yes / No</w:t>
              </w:r>
            </w:ins>
          </w:p>
        </w:tc>
        <w:tc>
          <w:tcPr>
            <w:tcW w:w="1260" w:type="dxa"/>
            <w:vAlign w:val="center"/>
            <w:tcPrChange w:id="800" w:author="Sasi Songthong" w:date="2022-06-23T12:49:00Z">
              <w:tcPr>
                <w:tcW w:w="1260" w:type="dxa"/>
                <w:vAlign w:val="center"/>
              </w:tcPr>
            </w:tcPrChange>
          </w:tcPr>
          <w:p w14:paraId="551EAEA5" w14:textId="77777777" w:rsidR="00851474" w:rsidRDefault="00851474" w:rsidP="00851474">
            <w:pPr>
              <w:jc w:val="center"/>
              <w:rPr>
                <w:rFonts w:ascii="Cambria" w:hAnsi="Cambria" w:cs="Arial"/>
              </w:rPr>
            </w:pPr>
          </w:p>
        </w:tc>
      </w:tr>
      <w:tr w:rsidR="00851474" w14:paraId="5842C316" w14:textId="77777777" w:rsidTr="00851474">
        <w:tblPrEx>
          <w:tblW w:w="12865" w:type="dxa"/>
          <w:tblLayout w:type="fixed"/>
          <w:tblPrExChange w:id="801" w:author="Sasi Songthong" w:date="2022-06-23T12:49:00Z">
            <w:tblPrEx>
              <w:tblW w:w="12865" w:type="dxa"/>
              <w:tblLayout w:type="fixed"/>
            </w:tblPrEx>
          </w:tblPrExChange>
        </w:tblPrEx>
        <w:trPr>
          <w:trHeight w:val="392"/>
          <w:trPrChange w:id="802" w:author="Sasi Songthong" w:date="2022-06-23T12:49:00Z">
            <w:trPr>
              <w:trHeight w:val="392"/>
            </w:trPr>
          </w:trPrChange>
        </w:trPr>
        <w:tc>
          <w:tcPr>
            <w:tcW w:w="805" w:type="dxa"/>
            <w:vAlign w:val="center"/>
            <w:tcPrChange w:id="803" w:author="Sasi Songthong" w:date="2022-06-23T12:49:00Z">
              <w:tcPr>
                <w:tcW w:w="805" w:type="dxa"/>
                <w:vAlign w:val="center"/>
              </w:tcPr>
            </w:tcPrChange>
          </w:tcPr>
          <w:p w14:paraId="5B5A965E" w14:textId="430B9BFF" w:rsidR="00851474" w:rsidRPr="000047FC" w:rsidRDefault="00851474" w:rsidP="00851474">
            <w:pPr>
              <w:jc w:val="center"/>
              <w:rPr>
                <w:rFonts w:ascii="Cambria" w:hAnsi="Cambria" w:cs="Arial"/>
                <w:b/>
                <w:bCs/>
              </w:rPr>
            </w:pPr>
            <w:r>
              <w:rPr>
                <w:rFonts w:ascii="Cambria" w:hAnsi="Cambria" w:cs="Arial"/>
                <w:b/>
                <w:bCs/>
              </w:rPr>
              <w:t>20</w:t>
            </w:r>
          </w:p>
        </w:tc>
        <w:tc>
          <w:tcPr>
            <w:tcW w:w="1542" w:type="dxa"/>
            <w:vAlign w:val="center"/>
            <w:tcPrChange w:id="804" w:author="Sasi Songthong" w:date="2022-06-23T12:49:00Z">
              <w:tcPr>
                <w:tcW w:w="1800" w:type="dxa"/>
                <w:vAlign w:val="center"/>
              </w:tcPr>
            </w:tcPrChange>
          </w:tcPr>
          <w:p w14:paraId="3D4777CE"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vAlign w:val="center"/>
            <w:tcPrChange w:id="805" w:author="Sasi Songthong" w:date="2022-06-23T12:49:00Z">
              <w:tcPr>
                <w:tcW w:w="1800" w:type="dxa"/>
                <w:gridSpan w:val="2"/>
                <w:vAlign w:val="center"/>
              </w:tcPr>
            </w:tcPrChange>
          </w:tcPr>
          <w:p w14:paraId="79CBE3A3"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06" w:author="Sasi Songthong" w:date="2022-06-23T12:49:00Z">
              <w:tcPr>
                <w:tcW w:w="1800" w:type="dxa"/>
                <w:vAlign w:val="center"/>
              </w:tcPr>
            </w:tcPrChange>
          </w:tcPr>
          <w:p w14:paraId="1DE8E133"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07" w:author="Sasi Songthong" w:date="2022-06-23T12:49:00Z">
              <w:tcPr>
                <w:tcW w:w="1800" w:type="dxa"/>
                <w:vAlign w:val="center"/>
              </w:tcPr>
            </w:tcPrChange>
          </w:tcPr>
          <w:p w14:paraId="0A14141C"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08" w:author="Sasi Songthong" w:date="2022-06-23T12:49:00Z">
              <w:tcPr>
                <w:tcW w:w="1800" w:type="dxa"/>
                <w:vAlign w:val="center"/>
              </w:tcPr>
            </w:tcPrChange>
          </w:tcPr>
          <w:p w14:paraId="3F541A96"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09" w:author="Sasi Songthong" w:date="2022-06-23T12:49:00Z">
              <w:tcPr>
                <w:tcW w:w="900" w:type="dxa"/>
                <w:vAlign w:val="center"/>
              </w:tcPr>
            </w:tcPrChange>
          </w:tcPr>
          <w:p w14:paraId="0E557F28" w14:textId="3BC6D06C" w:rsidR="00851474" w:rsidRDefault="00851474" w:rsidP="00851474">
            <w:pPr>
              <w:jc w:val="center"/>
              <w:rPr>
                <w:rFonts w:ascii="Cambria" w:hAnsi="Cambria" w:cs="Arial"/>
              </w:rPr>
            </w:pPr>
            <w:ins w:id="810" w:author="Sasi Songthong" w:date="2022-06-23T12:49:00Z">
              <w:r w:rsidRPr="00BF1CE3">
                <w:rPr>
                  <w:rFonts w:ascii="Cambria" w:hAnsi="Cambria" w:cs="Arial"/>
                </w:rPr>
                <w:t>Yes / No</w:t>
              </w:r>
            </w:ins>
          </w:p>
        </w:tc>
        <w:tc>
          <w:tcPr>
            <w:tcW w:w="1543" w:type="dxa"/>
            <w:vAlign w:val="center"/>
            <w:tcPrChange w:id="811" w:author="Sasi Songthong" w:date="2022-06-23T12:49:00Z">
              <w:tcPr>
                <w:tcW w:w="900" w:type="dxa"/>
                <w:vAlign w:val="center"/>
              </w:tcPr>
            </w:tcPrChange>
          </w:tcPr>
          <w:p w14:paraId="188CD0F9" w14:textId="55368298" w:rsidR="00851474" w:rsidRDefault="00851474" w:rsidP="00851474">
            <w:pPr>
              <w:jc w:val="center"/>
              <w:rPr>
                <w:rFonts w:ascii="Cambria" w:hAnsi="Cambria" w:cs="Arial"/>
              </w:rPr>
            </w:pPr>
            <w:ins w:id="812" w:author="Sasi Songthong" w:date="2022-06-23T12:49:00Z">
              <w:r w:rsidRPr="00BF1CE3">
                <w:rPr>
                  <w:rFonts w:ascii="Cambria" w:hAnsi="Cambria" w:cs="Arial"/>
                </w:rPr>
                <w:t>Yes / No</w:t>
              </w:r>
            </w:ins>
          </w:p>
        </w:tc>
        <w:tc>
          <w:tcPr>
            <w:tcW w:w="1260" w:type="dxa"/>
            <w:vAlign w:val="center"/>
            <w:tcPrChange w:id="813" w:author="Sasi Songthong" w:date="2022-06-23T12:49:00Z">
              <w:tcPr>
                <w:tcW w:w="1260" w:type="dxa"/>
                <w:vAlign w:val="center"/>
              </w:tcPr>
            </w:tcPrChange>
          </w:tcPr>
          <w:p w14:paraId="6D39AA2F" w14:textId="77777777" w:rsidR="00851474" w:rsidRDefault="00851474" w:rsidP="00851474">
            <w:pPr>
              <w:jc w:val="center"/>
              <w:rPr>
                <w:rFonts w:ascii="Cambria" w:hAnsi="Cambria" w:cs="Arial"/>
              </w:rPr>
            </w:pPr>
          </w:p>
        </w:tc>
      </w:tr>
      <w:tr w:rsidR="00851474" w14:paraId="50F4F9EB" w14:textId="77777777" w:rsidTr="00851474">
        <w:tblPrEx>
          <w:tblW w:w="12865" w:type="dxa"/>
          <w:tblLayout w:type="fixed"/>
          <w:tblPrExChange w:id="814" w:author="Sasi Songthong" w:date="2022-06-23T12:49:00Z">
            <w:tblPrEx>
              <w:tblW w:w="12865" w:type="dxa"/>
              <w:tblLayout w:type="fixed"/>
            </w:tblPrEx>
          </w:tblPrExChange>
        </w:tblPrEx>
        <w:trPr>
          <w:trHeight w:val="392"/>
          <w:trPrChange w:id="815" w:author="Sasi Songthong" w:date="2022-06-23T12:49:00Z">
            <w:trPr>
              <w:trHeight w:val="392"/>
            </w:trPr>
          </w:trPrChange>
        </w:trPr>
        <w:tc>
          <w:tcPr>
            <w:tcW w:w="805" w:type="dxa"/>
            <w:vAlign w:val="center"/>
            <w:tcPrChange w:id="816" w:author="Sasi Songthong" w:date="2022-06-23T12:49:00Z">
              <w:tcPr>
                <w:tcW w:w="805" w:type="dxa"/>
                <w:vAlign w:val="center"/>
              </w:tcPr>
            </w:tcPrChange>
          </w:tcPr>
          <w:p w14:paraId="14430022" w14:textId="22AB65D1" w:rsidR="00851474" w:rsidRPr="000047FC" w:rsidRDefault="00851474" w:rsidP="00851474">
            <w:pPr>
              <w:jc w:val="center"/>
              <w:rPr>
                <w:rFonts w:ascii="Cambria" w:hAnsi="Cambria" w:cs="Arial"/>
                <w:b/>
                <w:bCs/>
              </w:rPr>
            </w:pPr>
            <w:r>
              <w:rPr>
                <w:rFonts w:ascii="Cambria" w:hAnsi="Cambria" w:cs="Arial"/>
                <w:b/>
                <w:bCs/>
              </w:rPr>
              <w:t>21</w:t>
            </w:r>
          </w:p>
        </w:tc>
        <w:tc>
          <w:tcPr>
            <w:tcW w:w="1542" w:type="dxa"/>
            <w:vAlign w:val="center"/>
            <w:tcPrChange w:id="817" w:author="Sasi Songthong" w:date="2022-06-23T12:49:00Z">
              <w:tcPr>
                <w:tcW w:w="1800" w:type="dxa"/>
                <w:vAlign w:val="center"/>
              </w:tcPr>
            </w:tcPrChange>
          </w:tcPr>
          <w:p w14:paraId="6968C35C"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vAlign w:val="center"/>
            <w:tcPrChange w:id="818" w:author="Sasi Songthong" w:date="2022-06-23T12:49:00Z">
              <w:tcPr>
                <w:tcW w:w="1800" w:type="dxa"/>
                <w:gridSpan w:val="2"/>
                <w:vAlign w:val="center"/>
              </w:tcPr>
            </w:tcPrChange>
          </w:tcPr>
          <w:p w14:paraId="731B844C"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19" w:author="Sasi Songthong" w:date="2022-06-23T12:49:00Z">
              <w:tcPr>
                <w:tcW w:w="1800" w:type="dxa"/>
                <w:vAlign w:val="center"/>
              </w:tcPr>
            </w:tcPrChange>
          </w:tcPr>
          <w:p w14:paraId="01AF5CB0"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20" w:author="Sasi Songthong" w:date="2022-06-23T12:49:00Z">
              <w:tcPr>
                <w:tcW w:w="1800" w:type="dxa"/>
                <w:vAlign w:val="center"/>
              </w:tcPr>
            </w:tcPrChange>
          </w:tcPr>
          <w:p w14:paraId="3F836FD4"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21" w:author="Sasi Songthong" w:date="2022-06-23T12:49:00Z">
              <w:tcPr>
                <w:tcW w:w="1800" w:type="dxa"/>
                <w:vAlign w:val="center"/>
              </w:tcPr>
            </w:tcPrChange>
          </w:tcPr>
          <w:p w14:paraId="3065F215"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22" w:author="Sasi Songthong" w:date="2022-06-23T12:49:00Z">
              <w:tcPr>
                <w:tcW w:w="900" w:type="dxa"/>
                <w:vAlign w:val="center"/>
              </w:tcPr>
            </w:tcPrChange>
          </w:tcPr>
          <w:p w14:paraId="79C77B83" w14:textId="273CE660" w:rsidR="00851474" w:rsidRDefault="00851474" w:rsidP="00851474">
            <w:pPr>
              <w:jc w:val="center"/>
              <w:rPr>
                <w:rFonts w:ascii="Cambria" w:hAnsi="Cambria" w:cs="Arial"/>
              </w:rPr>
            </w:pPr>
            <w:ins w:id="823" w:author="Sasi Songthong" w:date="2022-06-23T12:49:00Z">
              <w:r>
                <w:rPr>
                  <w:rFonts w:ascii="Cambria" w:hAnsi="Cambria" w:cs="Arial"/>
                </w:rPr>
                <w:t>Yes / No</w:t>
              </w:r>
            </w:ins>
          </w:p>
        </w:tc>
        <w:tc>
          <w:tcPr>
            <w:tcW w:w="1543" w:type="dxa"/>
            <w:vAlign w:val="center"/>
            <w:tcPrChange w:id="824" w:author="Sasi Songthong" w:date="2022-06-23T12:49:00Z">
              <w:tcPr>
                <w:tcW w:w="900" w:type="dxa"/>
                <w:vAlign w:val="center"/>
              </w:tcPr>
            </w:tcPrChange>
          </w:tcPr>
          <w:p w14:paraId="5204E6D8" w14:textId="665EAC97" w:rsidR="00851474" w:rsidRDefault="00851474" w:rsidP="00851474">
            <w:pPr>
              <w:jc w:val="center"/>
              <w:rPr>
                <w:rFonts w:ascii="Cambria" w:hAnsi="Cambria" w:cs="Arial"/>
              </w:rPr>
            </w:pPr>
            <w:ins w:id="825" w:author="Sasi Songthong" w:date="2022-06-23T12:49:00Z">
              <w:r>
                <w:rPr>
                  <w:rFonts w:ascii="Cambria" w:hAnsi="Cambria" w:cs="Arial"/>
                </w:rPr>
                <w:t>Yes / No</w:t>
              </w:r>
            </w:ins>
          </w:p>
        </w:tc>
        <w:tc>
          <w:tcPr>
            <w:tcW w:w="1260" w:type="dxa"/>
            <w:vAlign w:val="center"/>
            <w:tcPrChange w:id="826" w:author="Sasi Songthong" w:date="2022-06-23T12:49:00Z">
              <w:tcPr>
                <w:tcW w:w="1260" w:type="dxa"/>
                <w:vAlign w:val="center"/>
              </w:tcPr>
            </w:tcPrChange>
          </w:tcPr>
          <w:p w14:paraId="2118D6CB" w14:textId="77777777" w:rsidR="00851474" w:rsidRDefault="00851474" w:rsidP="00851474">
            <w:pPr>
              <w:jc w:val="center"/>
              <w:rPr>
                <w:rFonts w:ascii="Cambria" w:hAnsi="Cambria" w:cs="Arial"/>
              </w:rPr>
            </w:pPr>
          </w:p>
        </w:tc>
      </w:tr>
      <w:tr w:rsidR="00851474" w14:paraId="5C121B97" w14:textId="77777777" w:rsidTr="00851474">
        <w:tblPrEx>
          <w:tblW w:w="12865" w:type="dxa"/>
          <w:tblLayout w:type="fixed"/>
          <w:tblPrExChange w:id="827" w:author="Sasi Songthong" w:date="2022-06-23T12:49:00Z">
            <w:tblPrEx>
              <w:tblW w:w="12865" w:type="dxa"/>
              <w:tblLayout w:type="fixed"/>
            </w:tblPrEx>
          </w:tblPrExChange>
        </w:tblPrEx>
        <w:trPr>
          <w:trHeight w:val="392"/>
          <w:trPrChange w:id="828" w:author="Sasi Songthong" w:date="2022-06-23T12:49:00Z">
            <w:trPr>
              <w:trHeight w:val="392"/>
            </w:trPr>
          </w:trPrChange>
        </w:trPr>
        <w:tc>
          <w:tcPr>
            <w:tcW w:w="805" w:type="dxa"/>
            <w:vAlign w:val="center"/>
            <w:tcPrChange w:id="829" w:author="Sasi Songthong" w:date="2022-06-23T12:49:00Z">
              <w:tcPr>
                <w:tcW w:w="805" w:type="dxa"/>
                <w:vAlign w:val="center"/>
              </w:tcPr>
            </w:tcPrChange>
          </w:tcPr>
          <w:p w14:paraId="612493D8" w14:textId="219C2C57" w:rsidR="00851474" w:rsidRPr="000047FC" w:rsidRDefault="00851474" w:rsidP="00851474">
            <w:pPr>
              <w:jc w:val="center"/>
              <w:rPr>
                <w:rFonts w:ascii="Cambria" w:hAnsi="Cambria" w:cs="Arial"/>
                <w:b/>
                <w:bCs/>
              </w:rPr>
            </w:pPr>
            <w:r>
              <w:rPr>
                <w:rFonts w:ascii="Cambria" w:hAnsi="Cambria" w:cs="Arial"/>
                <w:b/>
                <w:bCs/>
              </w:rPr>
              <w:t>22</w:t>
            </w:r>
          </w:p>
        </w:tc>
        <w:tc>
          <w:tcPr>
            <w:tcW w:w="1542" w:type="dxa"/>
            <w:vAlign w:val="center"/>
            <w:tcPrChange w:id="830" w:author="Sasi Songthong" w:date="2022-06-23T12:49:00Z">
              <w:tcPr>
                <w:tcW w:w="1800" w:type="dxa"/>
                <w:vAlign w:val="center"/>
              </w:tcPr>
            </w:tcPrChange>
          </w:tcPr>
          <w:p w14:paraId="5348BFC0"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vAlign w:val="center"/>
            <w:tcPrChange w:id="831" w:author="Sasi Songthong" w:date="2022-06-23T12:49:00Z">
              <w:tcPr>
                <w:tcW w:w="1800" w:type="dxa"/>
                <w:gridSpan w:val="2"/>
                <w:vAlign w:val="center"/>
              </w:tcPr>
            </w:tcPrChange>
          </w:tcPr>
          <w:p w14:paraId="28F11360"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32" w:author="Sasi Songthong" w:date="2022-06-23T12:49:00Z">
              <w:tcPr>
                <w:tcW w:w="1800" w:type="dxa"/>
                <w:vAlign w:val="center"/>
              </w:tcPr>
            </w:tcPrChange>
          </w:tcPr>
          <w:p w14:paraId="43810F8F"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33" w:author="Sasi Songthong" w:date="2022-06-23T12:49:00Z">
              <w:tcPr>
                <w:tcW w:w="1800" w:type="dxa"/>
                <w:vAlign w:val="center"/>
              </w:tcPr>
            </w:tcPrChange>
          </w:tcPr>
          <w:p w14:paraId="493EB7F1"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34" w:author="Sasi Songthong" w:date="2022-06-23T12:49:00Z">
              <w:tcPr>
                <w:tcW w:w="1800" w:type="dxa"/>
                <w:vAlign w:val="center"/>
              </w:tcPr>
            </w:tcPrChange>
          </w:tcPr>
          <w:p w14:paraId="06236DF9"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35" w:author="Sasi Songthong" w:date="2022-06-23T12:49:00Z">
              <w:tcPr>
                <w:tcW w:w="900" w:type="dxa"/>
                <w:vAlign w:val="center"/>
              </w:tcPr>
            </w:tcPrChange>
          </w:tcPr>
          <w:p w14:paraId="3EDC50E9" w14:textId="59101424" w:rsidR="00851474" w:rsidRDefault="00851474" w:rsidP="00851474">
            <w:pPr>
              <w:jc w:val="center"/>
              <w:rPr>
                <w:rFonts w:ascii="Cambria" w:hAnsi="Cambria" w:cs="Arial"/>
              </w:rPr>
            </w:pPr>
            <w:ins w:id="836" w:author="Sasi Songthong" w:date="2022-06-23T12:49:00Z">
              <w:r w:rsidRPr="00BF1CE3">
                <w:rPr>
                  <w:rFonts w:ascii="Cambria" w:hAnsi="Cambria" w:cs="Arial"/>
                </w:rPr>
                <w:t>Yes / No</w:t>
              </w:r>
            </w:ins>
          </w:p>
        </w:tc>
        <w:tc>
          <w:tcPr>
            <w:tcW w:w="1543" w:type="dxa"/>
            <w:vAlign w:val="center"/>
            <w:tcPrChange w:id="837" w:author="Sasi Songthong" w:date="2022-06-23T12:49:00Z">
              <w:tcPr>
                <w:tcW w:w="900" w:type="dxa"/>
                <w:vAlign w:val="center"/>
              </w:tcPr>
            </w:tcPrChange>
          </w:tcPr>
          <w:p w14:paraId="183E9FA2" w14:textId="58E18982" w:rsidR="00851474" w:rsidRDefault="00851474" w:rsidP="00851474">
            <w:pPr>
              <w:jc w:val="center"/>
              <w:rPr>
                <w:rFonts w:ascii="Cambria" w:hAnsi="Cambria" w:cs="Arial"/>
              </w:rPr>
            </w:pPr>
            <w:ins w:id="838" w:author="Sasi Songthong" w:date="2022-06-23T12:49:00Z">
              <w:r w:rsidRPr="00BF1CE3">
                <w:rPr>
                  <w:rFonts w:ascii="Cambria" w:hAnsi="Cambria" w:cs="Arial"/>
                </w:rPr>
                <w:t>Yes / No</w:t>
              </w:r>
            </w:ins>
          </w:p>
        </w:tc>
        <w:tc>
          <w:tcPr>
            <w:tcW w:w="1260" w:type="dxa"/>
            <w:vAlign w:val="center"/>
            <w:tcPrChange w:id="839" w:author="Sasi Songthong" w:date="2022-06-23T12:49:00Z">
              <w:tcPr>
                <w:tcW w:w="1260" w:type="dxa"/>
                <w:vAlign w:val="center"/>
              </w:tcPr>
            </w:tcPrChange>
          </w:tcPr>
          <w:p w14:paraId="357EC9D7" w14:textId="77777777" w:rsidR="00851474" w:rsidRDefault="00851474" w:rsidP="00851474">
            <w:pPr>
              <w:jc w:val="center"/>
              <w:rPr>
                <w:rFonts w:ascii="Cambria" w:hAnsi="Cambria" w:cs="Arial"/>
              </w:rPr>
            </w:pPr>
          </w:p>
        </w:tc>
      </w:tr>
      <w:tr w:rsidR="00851474" w14:paraId="11FE0814" w14:textId="77777777" w:rsidTr="00851474">
        <w:tblPrEx>
          <w:tblW w:w="12865" w:type="dxa"/>
          <w:tblLayout w:type="fixed"/>
          <w:tblPrExChange w:id="840" w:author="Sasi Songthong" w:date="2022-06-23T12:49:00Z">
            <w:tblPrEx>
              <w:tblW w:w="12865" w:type="dxa"/>
              <w:tblLayout w:type="fixed"/>
            </w:tblPrEx>
          </w:tblPrExChange>
        </w:tblPrEx>
        <w:trPr>
          <w:trHeight w:val="392"/>
          <w:trPrChange w:id="841" w:author="Sasi Songthong" w:date="2022-06-23T12:49:00Z">
            <w:trPr>
              <w:trHeight w:val="392"/>
            </w:trPr>
          </w:trPrChange>
        </w:trPr>
        <w:tc>
          <w:tcPr>
            <w:tcW w:w="805" w:type="dxa"/>
            <w:tcBorders>
              <w:bottom w:val="single" w:sz="4" w:space="0" w:color="auto"/>
            </w:tcBorders>
            <w:vAlign w:val="center"/>
            <w:tcPrChange w:id="842" w:author="Sasi Songthong" w:date="2022-06-23T12:49:00Z">
              <w:tcPr>
                <w:tcW w:w="805" w:type="dxa"/>
                <w:tcBorders>
                  <w:bottom w:val="single" w:sz="4" w:space="0" w:color="auto"/>
                </w:tcBorders>
                <w:vAlign w:val="center"/>
              </w:tcPr>
            </w:tcPrChange>
          </w:tcPr>
          <w:p w14:paraId="3DB94B91" w14:textId="4BF0B103" w:rsidR="00851474" w:rsidRPr="000047FC" w:rsidRDefault="00851474" w:rsidP="00851474">
            <w:pPr>
              <w:jc w:val="center"/>
              <w:rPr>
                <w:rFonts w:ascii="Cambria" w:hAnsi="Cambria" w:cs="Arial"/>
                <w:b/>
                <w:bCs/>
              </w:rPr>
            </w:pPr>
            <w:r>
              <w:rPr>
                <w:rFonts w:ascii="Cambria" w:hAnsi="Cambria" w:cs="Arial"/>
                <w:b/>
                <w:bCs/>
              </w:rPr>
              <w:t>23</w:t>
            </w:r>
          </w:p>
        </w:tc>
        <w:tc>
          <w:tcPr>
            <w:tcW w:w="1542" w:type="dxa"/>
            <w:tcBorders>
              <w:bottom w:val="single" w:sz="4" w:space="0" w:color="auto"/>
            </w:tcBorders>
            <w:vAlign w:val="center"/>
            <w:tcPrChange w:id="843" w:author="Sasi Songthong" w:date="2022-06-23T12:49:00Z">
              <w:tcPr>
                <w:tcW w:w="1800" w:type="dxa"/>
                <w:tcBorders>
                  <w:bottom w:val="single" w:sz="4" w:space="0" w:color="auto"/>
                </w:tcBorders>
                <w:vAlign w:val="center"/>
              </w:tcPr>
            </w:tcPrChange>
          </w:tcPr>
          <w:p w14:paraId="0894E01B"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844" w:author="Sasi Songthong" w:date="2022-06-23T12:49:00Z">
              <w:tcPr>
                <w:tcW w:w="1800" w:type="dxa"/>
                <w:gridSpan w:val="2"/>
                <w:tcBorders>
                  <w:bottom w:val="single" w:sz="4" w:space="0" w:color="auto"/>
                </w:tcBorders>
                <w:vAlign w:val="center"/>
              </w:tcPr>
            </w:tcPrChange>
          </w:tcPr>
          <w:p w14:paraId="52662AE6"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45" w:author="Sasi Songthong" w:date="2022-06-23T12:49:00Z">
              <w:tcPr>
                <w:tcW w:w="1800" w:type="dxa"/>
                <w:tcBorders>
                  <w:bottom w:val="single" w:sz="4" w:space="0" w:color="auto"/>
                </w:tcBorders>
                <w:vAlign w:val="center"/>
              </w:tcPr>
            </w:tcPrChange>
          </w:tcPr>
          <w:p w14:paraId="34889126"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46" w:author="Sasi Songthong" w:date="2022-06-23T12:49:00Z">
              <w:tcPr>
                <w:tcW w:w="1800" w:type="dxa"/>
                <w:tcBorders>
                  <w:bottom w:val="single" w:sz="4" w:space="0" w:color="auto"/>
                </w:tcBorders>
                <w:vAlign w:val="center"/>
              </w:tcPr>
            </w:tcPrChange>
          </w:tcPr>
          <w:p w14:paraId="76351F3D"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47" w:author="Sasi Songthong" w:date="2022-06-23T12:49:00Z">
              <w:tcPr>
                <w:tcW w:w="1800" w:type="dxa"/>
                <w:tcBorders>
                  <w:bottom w:val="single" w:sz="4" w:space="0" w:color="auto"/>
                </w:tcBorders>
                <w:vAlign w:val="center"/>
              </w:tcPr>
            </w:tcPrChange>
          </w:tcPr>
          <w:p w14:paraId="6EFC6F74"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vAlign w:val="center"/>
            <w:tcPrChange w:id="848" w:author="Sasi Songthong" w:date="2022-06-23T12:49:00Z">
              <w:tcPr>
                <w:tcW w:w="900" w:type="dxa"/>
                <w:vAlign w:val="center"/>
              </w:tcPr>
            </w:tcPrChange>
          </w:tcPr>
          <w:p w14:paraId="7A82FD11" w14:textId="5F6537A9" w:rsidR="00851474" w:rsidRDefault="00851474" w:rsidP="00851474">
            <w:pPr>
              <w:jc w:val="center"/>
              <w:rPr>
                <w:rFonts w:ascii="Cambria" w:hAnsi="Cambria" w:cs="Arial"/>
              </w:rPr>
            </w:pPr>
            <w:ins w:id="849" w:author="Sasi Songthong" w:date="2022-06-23T12:49:00Z">
              <w:r w:rsidRPr="00BF1CE3">
                <w:rPr>
                  <w:rFonts w:ascii="Cambria" w:hAnsi="Cambria" w:cs="Arial"/>
                </w:rPr>
                <w:t>Yes / No</w:t>
              </w:r>
            </w:ins>
          </w:p>
        </w:tc>
        <w:tc>
          <w:tcPr>
            <w:tcW w:w="1543" w:type="dxa"/>
            <w:vAlign w:val="center"/>
            <w:tcPrChange w:id="850" w:author="Sasi Songthong" w:date="2022-06-23T12:49:00Z">
              <w:tcPr>
                <w:tcW w:w="900" w:type="dxa"/>
                <w:vAlign w:val="center"/>
              </w:tcPr>
            </w:tcPrChange>
          </w:tcPr>
          <w:p w14:paraId="654C9E90" w14:textId="49153CC4" w:rsidR="00851474" w:rsidRDefault="00851474" w:rsidP="00851474">
            <w:pPr>
              <w:jc w:val="center"/>
              <w:rPr>
                <w:rFonts w:ascii="Cambria" w:hAnsi="Cambria" w:cs="Arial"/>
              </w:rPr>
            </w:pPr>
            <w:ins w:id="851" w:author="Sasi Songthong" w:date="2022-06-23T12:49:00Z">
              <w:r w:rsidRPr="00BF1CE3">
                <w:rPr>
                  <w:rFonts w:ascii="Cambria" w:hAnsi="Cambria" w:cs="Arial"/>
                </w:rPr>
                <w:t>Yes / No</w:t>
              </w:r>
            </w:ins>
          </w:p>
        </w:tc>
        <w:tc>
          <w:tcPr>
            <w:tcW w:w="1260" w:type="dxa"/>
            <w:tcBorders>
              <w:bottom w:val="single" w:sz="4" w:space="0" w:color="auto"/>
            </w:tcBorders>
            <w:vAlign w:val="center"/>
            <w:tcPrChange w:id="852" w:author="Sasi Songthong" w:date="2022-06-23T12:49:00Z">
              <w:tcPr>
                <w:tcW w:w="1260" w:type="dxa"/>
                <w:tcBorders>
                  <w:bottom w:val="single" w:sz="4" w:space="0" w:color="auto"/>
                </w:tcBorders>
                <w:vAlign w:val="center"/>
              </w:tcPr>
            </w:tcPrChange>
          </w:tcPr>
          <w:p w14:paraId="476BEA08" w14:textId="77777777" w:rsidR="00851474" w:rsidRDefault="00851474" w:rsidP="00851474">
            <w:pPr>
              <w:jc w:val="center"/>
              <w:rPr>
                <w:rFonts w:ascii="Cambria" w:hAnsi="Cambria" w:cs="Arial"/>
              </w:rPr>
            </w:pPr>
          </w:p>
        </w:tc>
      </w:tr>
      <w:tr w:rsidR="00851474" w14:paraId="47A4866C" w14:textId="77777777" w:rsidTr="00851474">
        <w:tblPrEx>
          <w:tblW w:w="12865" w:type="dxa"/>
          <w:tblLayout w:type="fixed"/>
          <w:tblPrExChange w:id="853" w:author="Sasi Songthong" w:date="2022-06-23T12:49:00Z">
            <w:tblPrEx>
              <w:tblW w:w="12865" w:type="dxa"/>
              <w:tblLayout w:type="fixed"/>
            </w:tblPrEx>
          </w:tblPrExChange>
        </w:tblPrEx>
        <w:trPr>
          <w:trHeight w:val="392"/>
          <w:trPrChange w:id="854" w:author="Sasi Songthong" w:date="2022-06-23T12:49:00Z">
            <w:trPr>
              <w:trHeight w:val="392"/>
            </w:trPr>
          </w:trPrChange>
        </w:trPr>
        <w:tc>
          <w:tcPr>
            <w:tcW w:w="805" w:type="dxa"/>
            <w:tcBorders>
              <w:bottom w:val="single" w:sz="4" w:space="0" w:color="auto"/>
            </w:tcBorders>
            <w:vAlign w:val="center"/>
            <w:tcPrChange w:id="855" w:author="Sasi Songthong" w:date="2022-06-23T12:49:00Z">
              <w:tcPr>
                <w:tcW w:w="805" w:type="dxa"/>
                <w:tcBorders>
                  <w:bottom w:val="single" w:sz="4" w:space="0" w:color="auto"/>
                </w:tcBorders>
                <w:vAlign w:val="center"/>
              </w:tcPr>
            </w:tcPrChange>
          </w:tcPr>
          <w:p w14:paraId="5988B291" w14:textId="6BE72EE8" w:rsidR="00851474" w:rsidRPr="000047FC" w:rsidRDefault="00851474" w:rsidP="00851474">
            <w:pPr>
              <w:jc w:val="center"/>
              <w:rPr>
                <w:rFonts w:ascii="Cambria" w:hAnsi="Cambria" w:cs="Arial"/>
                <w:b/>
                <w:bCs/>
              </w:rPr>
            </w:pPr>
            <w:r>
              <w:rPr>
                <w:rFonts w:ascii="Cambria" w:hAnsi="Cambria" w:cs="Arial"/>
                <w:b/>
                <w:bCs/>
              </w:rPr>
              <w:t>24</w:t>
            </w:r>
          </w:p>
        </w:tc>
        <w:tc>
          <w:tcPr>
            <w:tcW w:w="1542" w:type="dxa"/>
            <w:tcBorders>
              <w:bottom w:val="single" w:sz="4" w:space="0" w:color="auto"/>
            </w:tcBorders>
            <w:vAlign w:val="center"/>
            <w:tcPrChange w:id="856" w:author="Sasi Songthong" w:date="2022-06-23T12:49:00Z">
              <w:tcPr>
                <w:tcW w:w="1800" w:type="dxa"/>
                <w:tcBorders>
                  <w:bottom w:val="single" w:sz="4" w:space="0" w:color="auto"/>
                </w:tcBorders>
                <w:vAlign w:val="center"/>
              </w:tcPr>
            </w:tcPrChange>
          </w:tcPr>
          <w:p w14:paraId="6C375391" w14:textId="77777777" w:rsidR="00851474" w:rsidRPr="000047FC" w:rsidRDefault="00851474" w:rsidP="00851474">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857" w:author="Sasi Songthong" w:date="2022-06-23T12:49:00Z">
              <w:tcPr>
                <w:tcW w:w="1800" w:type="dxa"/>
                <w:gridSpan w:val="2"/>
                <w:tcBorders>
                  <w:bottom w:val="single" w:sz="4" w:space="0" w:color="auto"/>
                </w:tcBorders>
                <w:vAlign w:val="center"/>
              </w:tcPr>
            </w:tcPrChange>
          </w:tcPr>
          <w:p w14:paraId="218DDB49"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58" w:author="Sasi Songthong" w:date="2022-06-23T12:49:00Z">
              <w:tcPr>
                <w:tcW w:w="1800" w:type="dxa"/>
                <w:tcBorders>
                  <w:bottom w:val="single" w:sz="4" w:space="0" w:color="auto"/>
                </w:tcBorders>
                <w:vAlign w:val="center"/>
              </w:tcPr>
            </w:tcPrChange>
          </w:tcPr>
          <w:p w14:paraId="5A2251DD"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59" w:author="Sasi Songthong" w:date="2022-06-23T12:49:00Z">
              <w:tcPr>
                <w:tcW w:w="1800" w:type="dxa"/>
                <w:tcBorders>
                  <w:bottom w:val="single" w:sz="4" w:space="0" w:color="auto"/>
                </w:tcBorders>
                <w:vAlign w:val="center"/>
              </w:tcPr>
            </w:tcPrChange>
          </w:tcPr>
          <w:p w14:paraId="71AB7D06"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60" w:author="Sasi Songthong" w:date="2022-06-23T12:49:00Z">
              <w:tcPr>
                <w:tcW w:w="1800" w:type="dxa"/>
                <w:tcBorders>
                  <w:bottom w:val="single" w:sz="4" w:space="0" w:color="auto"/>
                </w:tcBorders>
                <w:vAlign w:val="center"/>
              </w:tcPr>
            </w:tcPrChange>
          </w:tcPr>
          <w:p w14:paraId="5AE8450A" w14:textId="77777777" w:rsidR="00851474" w:rsidRDefault="00851474" w:rsidP="00851474">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861" w:author="Sasi Songthong" w:date="2022-06-23T12:49:00Z">
              <w:tcPr>
                <w:tcW w:w="900" w:type="dxa"/>
                <w:tcBorders>
                  <w:bottom w:val="single" w:sz="4" w:space="0" w:color="auto"/>
                </w:tcBorders>
                <w:vAlign w:val="center"/>
              </w:tcPr>
            </w:tcPrChange>
          </w:tcPr>
          <w:p w14:paraId="757432E4" w14:textId="4EC8F408" w:rsidR="00851474" w:rsidRDefault="00851474" w:rsidP="00851474">
            <w:pPr>
              <w:jc w:val="center"/>
              <w:rPr>
                <w:rFonts w:ascii="Cambria" w:hAnsi="Cambria" w:cs="Arial"/>
              </w:rPr>
            </w:pPr>
            <w:ins w:id="862" w:author="Sasi Songthong" w:date="2022-06-23T12:49:00Z">
              <w:r w:rsidRPr="00BF1CE3">
                <w:rPr>
                  <w:rFonts w:ascii="Cambria" w:hAnsi="Cambria" w:cs="Arial"/>
                </w:rPr>
                <w:t>Yes / No</w:t>
              </w:r>
            </w:ins>
          </w:p>
        </w:tc>
        <w:tc>
          <w:tcPr>
            <w:tcW w:w="1543" w:type="dxa"/>
            <w:tcBorders>
              <w:bottom w:val="single" w:sz="4" w:space="0" w:color="auto"/>
            </w:tcBorders>
            <w:vAlign w:val="center"/>
            <w:tcPrChange w:id="863" w:author="Sasi Songthong" w:date="2022-06-23T12:49:00Z">
              <w:tcPr>
                <w:tcW w:w="900" w:type="dxa"/>
                <w:tcBorders>
                  <w:bottom w:val="single" w:sz="4" w:space="0" w:color="auto"/>
                </w:tcBorders>
                <w:vAlign w:val="center"/>
              </w:tcPr>
            </w:tcPrChange>
          </w:tcPr>
          <w:p w14:paraId="1BAD8633" w14:textId="0E46C607" w:rsidR="00851474" w:rsidRDefault="00851474" w:rsidP="00851474">
            <w:pPr>
              <w:jc w:val="center"/>
              <w:rPr>
                <w:rFonts w:ascii="Cambria" w:hAnsi="Cambria" w:cs="Arial"/>
              </w:rPr>
            </w:pPr>
            <w:ins w:id="864" w:author="Sasi Songthong" w:date="2022-06-23T12:49:00Z">
              <w:r w:rsidRPr="00BF1CE3">
                <w:rPr>
                  <w:rFonts w:ascii="Cambria" w:hAnsi="Cambria" w:cs="Arial"/>
                </w:rPr>
                <w:t>Yes / No</w:t>
              </w:r>
            </w:ins>
          </w:p>
        </w:tc>
        <w:tc>
          <w:tcPr>
            <w:tcW w:w="1260" w:type="dxa"/>
            <w:tcBorders>
              <w:bottom w:val="single" w:sz="4" w:space="0" w:color="auto"/>
            </w:tcBorders>
            <w:vAlign w:val="center"/>
            <w:tcPrChange w:id="865" w:author="Sasi Songthong" w:date="2022-06-23T12:49:00Z">
              <w:tcPr>
                <w:tcW w:w="1260" w:type="dxa"/>
                <w:tcBorders>
                  <w:bottom w:val="single" w:sz="4" w:space="0" w:color="auto"/>
                </w:tcBorders>
                <w:vAlign w:val="center"/>
              </w:tcPr>
            </w:tcPrChange>
          </w:tcPr>
          <w:p w14:paraId="6B0205C7" w14:textId="77777777" w:rsidR="00851474" w:rsidRDefault="00851474" w:rsidP="00851474">
            <w:pPr>
              <w:jc w:val="center"/>
              <w:rPr>
                <w:rFonts w:ascii="Cambria" w:hAnsi="Cambria" w:cs="Arial"/>
              </w:rPr>
            </w:pPr>
          </w:p>
        </w:tc>
      </w:tr>
      <w:tr w:rsidR="00CE1A79" w:rsidRPr="00894548" w14:paraId="76D910E1" w14:textId="77777777" w:rsidTr="00173BEC">
        <w:trPr>
          <w:trHeight w:val="720"/>
        </w:trPr>
        <w:tc>
          <w:tcPr>
            <w:tcW w:w="12865" w:type="dxa"/>
            <w:gridSpan w:val="10"/>
            <w:tcBorders>
              <w:top w:val="single" w:sz="4" w:space="0" w:color="auto"/>
            </w:tcBorders>
          </w:tcPr>
          <w:p w14:paraId="0DC5C311" w14:textId="77777777" w:rsidR="00CE1A79" w:rsidRPr="00894548" w:rsidRDefault="00CE1A79" w:rsidP="000047FC">
            <w:pPr>
              <w:rPr>
                <w:rFonts w:ascii="Cambria" w:hAnsi="Cambria" w:cs="Arial"/>
                <w:b/>
                <w:bCs/>
                <w:highlight w:val="yellow"/>
              </w:rPr>
            </w:pPr>
            <w:r w:rsidRPr="00894548">
              <w:rPr>
                <w:rFonts w:ascii="Cambria" w:hAnsi="Cambria" w:cs="Arial"/>
                <w:b/>
                <w:bCs/>
              </w:rPr>
              <w:t>Comments:</w:t>
            </w:r>
          </w:p>
        </w:tc>
      </w:tr>
      <w:tr w:rsidR="00CE1A79" w14:paraId="43D0E51F" w14:textId="77777777" w:rsidTr="000047FC">
        <w:trPr>
          <w:trHeight w:val="360"/>
        </w:trPr>
        <w:tc>
          <w:tcPr>
            <w:tcW w:w="3055" w:type="dxa"/>
            <w:gridSpan w:val="3"/>
            <w:shd w:val="clear" w:color="auto" w:fill="F2F2F2" w:themeFill="background1" w:themeFillShade="F2"/>
            <w:vAlign w:val="center"/>
          </w:tcPr>
          <w:p w14:paraId="0069804D" w14:textId="77777777" w:rsidR="00CE1A79" w:rsidRPr="00894548" w:rsidRDefault="00CE1A79"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A6BC77D" w14:textId="77777777" w:rsidR="00CE1A79" w:rsidRDefault="00CE1A79" w:rsidP="000047FC">
            <w:pPr>
              <w:rPr>
                <w:rFonts w:ascii="Cambria" w:hAnsi="Cambria" w:cs="Arial"/>
              </w:rPr>
            </w:pPr>
          </w:p>
        </w:tc>
      </w:tr>
      <w:tr w:rsidR="00CE1A79" w14:paraId="3863650A" w14:textId="77777777" w:rsidTr="000047FC">
        <w:trPr>
          <w:trHeight w:val="360"/>
        </w:trPr>
        <w:tc>
          <w:tcPr>
            <w:tcW w:w="3055" w:type="dxa"/>
            <w:gridSpan w:val="3"/>
            <w:shd w:val="clear" w:color="auto" w:fill="F2F2F2" w:themeFill="background1" w:themeFillShade="F2"/>
            <w:vAlign w:val="center"/>
          </w:tcPr>
          <w:p w14:paraId="3FF2AEE7" w14:textId="43AC7A8B" w:rsidR="00CE1A79"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C2CA92F" w14:textId="77777777" w:rsidR="00CE1A79" w:rsidRDefault="00CE1A79" w:rsidP="000047FC">
            <w:pPr>
              <w:rPr>
                <w:rFonts w:ascii="Cambria" w:hAnsi="Cambria" w:cs="Arial"/>
              </w:rPr>
            </w:pPr>
          </w:p>
        </w:tc>
      </w:tr>
    </w:tbl>
    <w:p w14:paraId="6C5C12FB" w14:textId="45F27C77" w:rsidR="001967BE" w:rsidRDefault="001967BE" w:rsidP="001967BE">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sidR="00F67380">
        <w:rPr>
          <w:rFonts w:ascii="Cambria" w:hAnsi="Cambria" w:cs="Arial"/>
          <w:b/>
          <w:bCs/>
        </w:rPr>
        <w:t xml:space="preserve">SIMULATED HANDLING &amp; INSPECTION BEFORE STERILIZATION </w:t>
      </w:r>
      <w:r>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866">
          <w:tblGrid>
            <w:gridCol w:w="805"/>
            <w:gridCol w:w="1800"/>
            <w:gridCol w:w="450"/>
            <w:gridCol w:w="1350"/>
            <w:gridCol w:w="1800"/>
            <w:gridCol w:w="1800"/>
            <w:gridCol w:w="1800"/>
            <w:gridCol w:w="900"/>
            <w:gridCol w:w="900"/>
            <w:gridCol w:w="1260"/>
          </w:tblGrid>
        </w:tblGridChange>
      </w:tblGrid>
      <w:tr w:rsidR="001967BE" w:rsidRPr="00AC51DF" w14:paraId="79332BCC" w14:textId="77777777" w:rsidTr="000047FC">
        <w:trPr>
          <w:trHeight w:val="256"/>
        </w:trPr>
        <w:tc>
          <w:tcPr>
            <w:tcW w:w="12865" w:type="dxa"/>
            <w:gridSpan w:val="10"/>
            <w:shd w:val="clear" w:color="auto" w:fill="F2F2F2" w:themeFill="background1" w:themeFillShade="F2"/>
            <w:vAlign w:val="center"/>
          </w:tcPr>
          <w:p w14:paraId="235118DA" w14:textId="2F0599FF" w:rsidR="001967BE" w:rsidRPr="00AC51DF" w:rsidRDefault="001967BE" w:rsidP="000047FC">
            <w:pPr>
              <w:jc w:val="center"/>
              <w:rPr>
                <w:rFonts w:ascii="Cambria" w:hAnsi="Cambria" w:cs="Arial"/>
                <w:b/>
                <w:bCs/>
              </w:rPr>
            </w:pPr>
            <w:r>
              <w:rPr>
                <w:rFonts w:ascii="Cambria" w:hAnsi="Cambria" w:cs="Arial"/>
                <w:b/>
                <w:bCs/>
              </w:rPr>
              <w:t>Labels 25-32</w:t>
            </w:r>
          </w:p>
        </w:tc>
      </w:tr>
      <w:tr w:rsidR="001967BE" w14:paraId="5340FA6B" w14:textId="77777777" w:rsidTr="000047FC">
        <w:trPr>
          <w:trHeight w:val="256"/>
        </w:trPr>
        <w:tc>
          <w:tcPr>
            <w:tcW w:w="12865" w:type="dxa"/>
            <w:gridSpan w:val="10"/>
            <w:vAlign w:val="center"/>
          </w:tcPr>
          <w:p w14:paraId="3B2431B0" w14:textId="77777777" w:rsidR="001967BE" w:rsidRPr="00894548" w:rsidRDefault="001967BE" w:rsidP="000047FC">
            <w:pPr>
              <w:rPr>
                <w:rFonts w:ascii="Cambria" w:hAnsi="Cambria" w:cs="Arial"/>
                <w:b/>
                <w:bCs/>
              </w:rPr>
            </w:pPr>
            <w:r w:rsidRPr="00894548">
              <w:rPr>
                <w:rFonts w:ascii="Cambria" w:hAnsi="Cambria" w:cs="Arial"/>
                <w:b/>
                <w:bCs/>
              </w:rPr>
              <w:t>Instructions:</w:t>
            </w:r>
          </w:p>
          <w:p w14:paraId="7692FB16" w14:textId="6D4D720E" w:rsidR="001967BE" w:rsidRDefault="001967BE"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25 through 32.</w:t>
            </w:r>
          </w:p>
          <w:p w14:paraId="7FB76623" w14:textId="77777777" w:rsidR="001967BE" w:rsidRDefault="001967BE" w:rsidP="000047FC">
            <w:pPr>
              <w:tabs>
                <w:tab w:val="left" w:pos="245"/>
              </w:tabs>
              <w:rPr>
                <w:rFonts w:ascii="Cambria" w:hAnsi="Cambria" w:cs="Arial"/>
              </w:rPr>
            </w:pPr>
            <w:r>
              <w:rPr>
                <w:rFonts w:ascii="Cambria" w:hAnsi="Cambria" w:cs="Arial"/>
              </w:rPr>
              <w:t>2. Lightly rub labels 20 times with gloved hand.  Indicate “Yes” when complete.</w:t>
            </w:r>
          </w:p>
          <w:p w14:paraId="01BFE717" w14:textId="77777777" w:rsidR="004C6B81" w:rsidRDefault="004C6B81" w:rsidP="004C6B81">
            <w:pPr>
              <w:tabs>
                <w:tab w:val="left" w:pos="245"/>
              </w:tabs>
              <w:rPr>
                <w:ins w:id="867" w:author="Sasi Songthong" w:date="2022-06-23T12:49:00Z"/>
                <w:rFonts w:ascii="Cambria" w:hAnsi="Cambria" w:cs="Arial"/>
              </w:rPr>
            </w:pPr>
            <w:ins w:id="868" w:author="Sasi Songthong" w:date="2022-06-23T12:49:00Z">
              <w:r>
                <w:rPr>
                  <w:rFonts w:ascii="Cambria" w:hAnsi="Cambria" w:cs="Arial"/>
                </w:rPr>
                <w:t>3. Lightly rub labels 20 times with gloved hand, which have been wiped with 70% IPA. Indicate “Yes” when complete.</w:t>
              </w:r>
            </w:ins>
          </w:p>
          <w:p w14:paraId="3A111208" w14:textId="77777777" w:rsidR="004C6B81" w:rsidRDefault="004C6B81" w:rsidP="004C6B81">
            <w:pPr>
              <w:tabs>
                <w:tab w:val="left" w:pos="245"/>
              </w:tabs>
              <w:rPr>
                <w:ins w:id="869" w:author="Sasi Songthong" w:date="2022-06-23T12:49:00Z"/>
                <w:rFonts w:ascii="Cambria" w:hAnsi="Cambria" w:cs="Arial"/>
              </w:rPr>
            </w:pPr>
            <w:ins w:id="870" w:author="Sasi Songthong" w:date="2022-06-23T12:49: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3BED8AFC" w14:textId="5FAD97DE" w:rsidR="004C6B81" w:rsidRDefault="004C6B81" w:rsidP="004C6B81">
            <w:pPr>
              <w:tabs>
                <w:tab w:val="left" w:pos="245"/>
              </w:tabs>
              <w:rPr>
                <w:ins w:id="871" w:author="Sasi Songthong" w:date="2022-06-23T12:49:00Z"/>
                <w:rFonts w:ascii="Cambria" w:hAnsi="Cambria" w:cs="Arial"/>
              </w:rPr>
            </w:pPr>
            <w:ins w:id="872" w:author="Sasi Songthong" w:date="2022-06-23T12:49:00Z">
              <w:r>
                <w:rPr>
                  <w:rFonts w:ascii="Cambria" w:hAnsi="Cambria" w:cs="Arial"/>
                </w:rPr>
                <w:t xml:space="preserve">5. Lightly rub labels 20 times with gloved hand, which have been wiped with </w:t>
              </w:r>
            </w:ins>
            <w:proofErr w:type="spellStart"/>
            <w:ins w:id="873"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874" w:author="Sasi Songthong" w:date="2022-06-23T12:49:00Z">
              <w:r>
                <w:rPr>
                  <w:rFonts w:ascii="Cambria" w:hAnsi="Cambria" w:cs="Arial"/>
                </w:rPr>
                <w:t>.</w:t>
              </w:r>
              <w:proofErr w:type="gramEnd"/>
              <w:r>
                <w:rPr>
                  <w:rFonts w:ascii="Cambria" w:hAnsi="Cambria" w:cs="Arial"/>
                </w:rPr>
                <w:t xml:space="preserve"> Indicate “Yes” when complete.</w:t>
              </w:r>
            </w:ins>
          </w:p>
          <w:p w14:paraId="22F9BA5E" w14:textId="77777777" w:rsidR="004C6B81" w:rsidRDefault="004C6B81" w:rsidP="004C6B81">
            <w:pPr>
              <w:tabs>
                <w:tab w:val="left" w:pos="245"/>
              </w:tabs>
              <w:rPr>
                <w:ins w:id="875" w:author="Sasi Songthong" w:date="2022-06-23T12:49:00Z"/>
                <w:rFonts w:ascii="Cambria" w:hAnsi="Cambria" w:cs="Arial"/>
              </w:rPr>
            </w:pPr>
            <w:ins w:id="876" w:author="Sasi Songthong" w:date="2022-06-23T12:49:00Z">
              <w:r>
                <w:rPr>
                  <w:rFonts w:ascii="Cambria" w:hAnsi="Cambria" w:cs="Arial"/>
                </w:rPr>
                <w:t>6. Shuffled / rub with each package with 1 or more other package 20 times.  Indicate “Yes” when complete.</w:t>
              </w:r>
            </w:ins>
          </w:p>
          <w:p w14:paraId="616F734D" w14:textId="77777777" w:rsidR="004C6B81" w:rsidRDefault="004C6B81" w:rsidP="004C6B81">
            <w:pPr>
              <w:tabs>
                <w:tab w:val="left" w:pos="245"/>
              </w:tabs>
              <w:rPr>
                <w:ins w:id="877" w:author="Sasi Songthong" w:date="2022-06-23T12:49:00Z"/>
                <w:rFonts w:ascii="Cambria" w:hAnsi="Cambria" w:cs="Arial"/>
              </w:rPr>
            </w:pPr>
            <w:ins w:id="878" w:author="Sasi Songthong" w:date="2022-06-23T12:49:00Z">
              <w:r>
                <w:rPr>
                  <w:rFonts w:ascii="Cambria" w:hAnsi="Cambria" w:cs="Arial"/>
                </w:rPr>
                <w:t>7. Visually Inspect legibility of each label and verify presence of label on each package.  Document results.</w:t>
              </w:r>
            </w:ins>
          </w:p>
          <w:p w14:paraId="0BA731EF" w14:textId="77777777" w:rsidR="004C6B81" w:rsidRPr="00890057" w:rsidRDefault="004C6B81" w:rsidP="004C6B81">
            <w:pPr>
              <w:tabs>
                <w:tab w:val="left" w:pos="245"/>
              </w:tabs>
              <w:rPr>
                <w:ins w:id="879" w:author="Sasi Songthong" w:date="2022-06-23T12:49:00Z"/>
                <w:rFonts w:ascii="Cambria" w:hAnsi="Cambria" w:cs="Arial"/>
                <w:noProof/>
              </w:rPr>
            </w:pPr>
            <w:ins w:id="880" w:author="Sasi Songthong" w:date="2022-06-23T12:49:00Z">
              <w:r>
                <w:rPr>
                  <w:rFonts w:ascii="Cambria" w:hAnsi="Cambria" w:cs="Arial"/>
                </w:rPr>
                <w:t>8. Specify P (Pass) if “Yes” is indicated in the results column.</w:t>
              </w:r>
            </w:ins>
          </w:p>
          <w:p w14:paraId="39D64354" w14:textId="283352F3" w:rsidR="001967BE" w:rsidDel="004C6B81" w:rsidRDefault="004C6B81" w:rsidP="004C6B81">
            <w:pPr>
              <w:tabs>
                <w:tab w:val="left" w:pos="245"/>
              </w:tabs>
              <w:rPr>
                <w:del w:id="881" w:author="Sasi Songthong" w:date="2022-06-23T12:49:00Z"/>
                <w:rFonts w:ascii="Cambria" w:hAnsi="Cambria" w:cs="Arial"/>
              </w:rPr>
            </w:pPr>
            <w:ins w:id="882" w:author="Sasi Songthong" w:date="2022-06-23T12:49:00Z">
              <w:r>
                <w:rPr>
                  <w:rFonts w:ascii="Cambria" w:hAnsi="Cambria" w:cs="Arial"/>
                </w:rPr>
                <w:t>9</w:t>
              </w:r>
              <w:r w:rsidRPr="00890057">
                <w:rPr>
                  <w:rFonts w:ascii="Cambria" w:hAnsi="Cambria" w:cs="Arial"/>
                </w:rPr>
                <w:t>. Record comments and additional information in the “Comments” section or N/A.</w:t>
              </w:r>
            </w:ins>
            <w:del w:id="883" w:author="Sasi Songthong" w:date="2022-06-23T12:49:00Z">
              <w:r w:rsidR="001967BE" w:rsidDel="004C6B81">
                <w:rPr>
                  <w:rFonts w:ascii="Cambria" w:hAnsi="Cambria" w:cs="Arial"/>
                </w:rPr>
                <w:delText>3. Lightly rub labels 20 times with gloved hand, which have been exposed to 70% IPA. Indicate “Yes” when complete.</w:delText>
              </w:r>
            </w:del>
          </w:p>
          <w:p w14:paraId="6BE1B5AB" w14:textId="01204B2E" w:rsidR="001967BE" w:rsidDel="004C6B81" w:rsidRDefault="001967BE" w:rsidP="000047FC">
            <w:pPr>
              <w:tabs>
                <w:tab w:val="left" w:pos="245"/>
              </w:tabs>
              <w:rPr>
                <w:del w:id="884" w:author="Sasi Songthong" w:date="2022-06-23T12:49:00Z"/>
                <w:rFonts w:ascii="Cambria" w:hAnsi="Cambria" w:cs="Arial"/>
              </w:rPr>
            </w:pPr>
            <w:del w:id="885" w:author="Sasi Songthong" w:date="2022-06-23T12:49:00Z">
              <w:r w:rsidDel="004C6B81">
                <w:rPr>
                  <w:rFonts w:ascii="Cambria" w:hAnsi="Cambria" w:cs="Arial"/>
                </w:rPr>
                <w:delText>4. Lightly rub labels 20 times with gloved hand, which have been exposed to prepared Vesphene III.  Indicate “Yes” when complete.</w:delText>
              </w:r>
            </w:del>
          </w:p>
          <w:p w14:paraId="4D035E40" w14:textId="5D5134D8" w:rsidR="001967BE" w:rsidDel="004C6B81" w:rsidRDefault="001967BE" w:rsidP="000047FC">
            <w:pPr>
              <w:tabs>
                <w:tab w:val="left" w:pos="245"/>
              </w:tabs>
              <w:rPr>
                <w:del w:id="886" w:author="Sasi Songthong" w:date="2022-06-23T12:49:00Z"/>
                <w:rFonts w:ascii="Cambria" w:hAnsi="Cambria" w:cs="Arial"/>
              </w:rPr>
            </w:pPr>
            <w:del w:id="887" w:author="Sasi Songthong" w:date="2022-06-23T12:49:00Z">
              <w:r w:rsidDel="004C6B81">
                <w:rPr>
                  <w:rFonts w:ascii="Cambria" w:hAnsi="Cambria" w:cs="Arial"/>
                </w:rPr>
                <w:delText>5. Lightly rub labels 20 times with gloved hand, which have been exposed to Spore-Klenz. Indicate “Yes” when complete.</w:delText>
              </w:r>
            </w:del>
          </w:p>
          <w:p w14:paraId="1543A448" w14:textId="349A18C5" w:rsidR="001967BE" w:rsidDel="004C6B81" w:rsidRDefault="001967BE" w:rsidP="000047FC">
            <w:pPr>
              <w:tabs>
                <w:tab w:val="left" w:pos="245"/>
              </w:tabs>
              <w:rPr>
                <w:del w:id="888" w:author="Sasi Songthong" w:date="2022-06-23T12:49:00Z"/>
                <w:rFonts w:ascii="Cambria" w:hAnsi="Cambria" w:cs="Arial"/>
              </w:rPr>
            </w:pPr>
            <w:del w:id="889" w:author="Sasi Songthong" w:date="2022-06-23T12:49:00Z">
              <w:r w:rsidDel="004C6B81">
                <w:rPr>
                  <w:rFonts w:ascii="Cambria" w:hAnsi="Cambria" w:cs="Arial"/>
                </w:rPr>
                <w:delText>6. Shuffled / rub with each package with 1 or more other package 20 times.  Indicate “Yes” when complete.</w:delText>
              </w:r>
            </w:del>
          </w:p>
          <w:p w14:paraId="5F020844" w14:textId="184799A7" w:rsidR="001967BE" w:rsidDel="004C6B81" w:rsidRDefault="001967BE" w:rsidP="000047FC">
            <w:pPr>
              <w:tabs>
                <w:tab w:val="left" w:pos="245"/>
              </w:tabs>
              <w:rPr>
                <w:del w:id="890" w:author="Sasi Songthong" w:date="2022-06-23T12:49:00Z"/>
                <w:rFonts w:ascii="Cambria" w:hAnsi="Cambria" w:cs="Arial"/>
              </w:rPr>
            </w:pPr>
            <w:del w:id="891" w:author="Sasi Songthong" w:date="2022-06-23T12:49:00Z">
              <w:r w:rsidDel="004C6B81">
                <w:rPr>
                  <w:rFonts w:ascii="Cambria" w:hAnsi="Cambria" w:cs="Arial"/>
                </w:rPr>
                <w:delText>7. Visually Inspect legibility of each label and verify the label remains securely affixed to the package.  Document results.</w:delText>
              </w:r>
            </w:del>
          </w:p>
          <w:p w14:paraId="6C03F5B0" w14:textId="23FC76B6" w:rsidR="001967BE" w:rsidRPr="00890057" w:rsidDel="004C6B81" w:rsidRDefault="001967BE" w:rsidP="000047FC">
            <w:pPr>
              <w:tabs>
                <w:tab w:val="left" w:pos="245"/>
              </w:tabs>
              <w:rPr>
                <w:del w:id="892" w:author="Sasi Songthong" w:date="2022-06-23T12:49:00Z"/>
                <w:rFonts w:ascii="Cambria" w:hAnsi="Cambria" w:cs="Arial"/>
                <w:noProof/>
              </w:rPr>
            </w:pPr>
            <w:del w:id="893" w:author="Sasi Songthong" w:date="2022-06-23T12:49:00Z">
              <w:r w:rsidDel="004C6B81">
                <w:rPr>
                  <w:rFonts w:ascii="Cambria" w:hAnsi="Cambria" w:cs="Arial"/>
                </w:rPr>
                <w:delText>8. Specify P (Pass) if “Yes” is indicated in the results column.</w:delText>
              </w:r>
            </w:del>
          </w:p>
          <w:p w14:paraId="6EF54ABC" w14:textId="18A4B4FC" w:rsidR="001967BE" w:rsidRDefault="001967BE" w:rsidP="000047FC">
            <w:pPr>
              <w:rPr>
                <w:rFonts w:ascii="Cambria" w:hAnsi="Cambria" w:cs="Arial"/>
              </w:rPr>
            </w:pPr>
            <w:del w:id="894" w:author="Sasi Songthong" w:date="2022-06-23T12:49:00Z">
              <w:r w:rsidDel="004C6B81">
                <w:rPr>
                  <w:rFonts w:ascii="Cambria" w:hAnsi="Cambria" w:cs="Arial"/>
                </w:rPr>
                <w:delText>9</w:delText>
              </w:r>
              <w:r w:rsidRPr="00890057" w:rsidDel="004C6B81">
                <w:rPr>
                  <w:rFonts w:ascii="Cambria" w:hAnsi="Cambria" w:cs="Arial"/>
                </w:rPr>
                <w:delText>. Record comments and additional information in the “Comments” section or N/A.</w:delText>
              </w:r>
            </w:del>
          </w:p>
        </w:tc>
      </w:tr>
      <w:tr w:rsidR="004C6B81" w:rsidRPr="00894548" w14:paraId="0F5575C2" w14:textId="77777777" w:rsidTr="004C6B81">
        <w:tblPrEx>
          <w:tblW w:w="12865" w:type="dxa"/>
          <w:tblLayout w:type="fixed"/>
          <w:tblPrExChange w:id="895" w:author="Sasi Songthong" w:date="2022-06-23T12:50:00Z">
            <w:tblPrEx>
              <w:tblW w:w="12865" w:type="dxa"/>
              <w:tblLayout w:type="fixed"/>
            </w:tblPrEx>
          </w:tblPrExChange>
        </w:tblPrEx>
        <w:trPr>
          <w:trHeight w:val="288"/>
          <w:trPrChange w:id="896" w:author="Sasi Songthong" w:date="2022-06-23T12:50:00Z">
            <w:trPr>
              <w:trHeight w:val="288"/>
            </w:trPr>
          </w:trPrChange>
        </w:trPr>
        <w:tc>
          <w:tcPr>
            <w:tcW w:w="805" w:type="dxa"/>
            <w:shd w:val="clear" w:color="auto" w:fill="F2F2F2" w:themeFill="background1" w:themeFillShade="F2"/>
            <w:vAlign w:val="center"/>
            <w:tcPrChange w:id="897" w:author="Sasi Songthong" w:date="2022-06-23T12:50:00Z">
              <w:tcPr>
                <w:tcW w:w="805" w:type="dxa"/>
                <w:shd w:val="clear" w:color="auto" w:fill="F2F2F2" w:themeFill="background1" w:themeFillShade="F2"/>
                <w:vAlign w:val="center"/>
              </w:tcPr>
            </w:tcPrChange>
          </w:tcPr>
          <w:p w14:paraId="7ED3B8E7" w14:textId="77777777" w:rsidR="004C6B81" w:rsidRPr="00894548" w:rsidRDefault="004C6B81" w:rsidP="004C6B81">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898" w:author="Sasi Songthong" w:date="2022-06-23T12:50:00Z">
              <w:tcPr>
                <w:tcW w:w="1800" w:type="dxa"/>
                <w:shd w:val="clear" w:color="auto" w:fill="F2F2F2" w:themeFill="background1" w:themeFillShade="F2"/>
                <w:vAlign w:val="center"/>
              </w:tcPr>
            </w:tcPrChange>
          </w:tcPr>
          <w:p w14:paraId="1B69748D" w14:textId="77777777" w:rsidR="004C6B81" w:rsidRPr="00894548" w:rsidRDefault="004C6B81" w:rsidP="004C6B81">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899" w:author="Sasi Songthong" w:date="2022-06-23T12:50:00Z">
              <w:tcPr>
                <w:tcW w:w="1800" w:type="dxa"/>
                <w:gridSpan w:val="2"/>
                <w:shd w:val="clear" w:color="auto" w:fill="F2F2F2" w:themeFill="background1" w:themeFillShade="F2"/>
                <w:vAlign w:val="center"/>
              </w:tcPr>
            </w:tcPrChange>
          </w:tcPr>
          <w:p w14:paraId="37A8F7CD" w14:textId="77777777" w:rsidR="004C6B81" w:rsidRPr="00894548" w:rsidRDefault="004C6B81" w:rsidP="004C6B81">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900" w:author="Sasi Songthong" w:date="2022-06-23T12:50:00Z">
              <w:tcPr>
                <w:tcW w:w="1800" w:type="dxa"/>
                <w:shd w:val="clear" w:color="auto" w:fill="F2F2F2" w:themeFill="background1" w:themeFillShade="F2"/>
                <w:vAlign w:val="center"/>
              </w:tcPr>
            </w:tcPrChange>
          </w:tcPr>
          <w:p w14:paraId="68373E40" w14:textId="77777777" w:rsidR="004C6B81" w:rsidRPr="00894548" w:rsidRDefault="004C6B81" w:rsidP="004C6B81">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901" w:author="Sasi Songthong" w:date="2022-06-23T12:50:00Z">
              <w:tcPr>
                <w:tcW w:w="1800" w:type="dxa"/>
                <w:shd w:val="clear" w:color="auto" w:fill="F2F2F2" w:themeFill="background1" w:themeFillShade="F2"/>
                <w:vAlign w:val="center"/>
              </w:tcPr>
            </w:tcPrChange>
          </w:tcPr>
          <w:p w14:paraId="2A5C01BB" w14:textId="21A7F9A4" w:rsidR="004C6B81" w:rsidRPr="00894548" w:rsidRDefault="004C6B81" w:rsidP="004C6B81">
            <w:pPr>
              <w:jc w:val="center"/>
              <w:rPr>
                <w:rFonts w:ascii="Cambria" w:hAnsi="Cambria" w:cs="Arial"/>
                <w:b/>
                <w:bCs/>
              </w:rPr>
            </w:pPr>
            <w:r>
              <w:rPr>
                <w:rFonts w:ascii="Cambria" w:hAnsi="Cambria" w:cs="Arial"/>
                <w:b/>
                <w:bCs/>
              </w:rPr>
              <w:t xml:space="preserve">20 x </w:t>
            </w:r>
            <w:del w:id="902" w:author="Sasi Songthong" w:date="2022-06-23T13:07:00Z">
              <w:r w:rsidDel="00FF2FDD">
                <w:rPr>
                  <w:rFonts w:ascii="Cambria" w:hAnsi="Cambria" w:cs="Arial"/>
                  <w:b/>
                  <w:bCs/>
                </w:rPr>
                <w:delText>Spore-Klenz</w:delText>
              </w:r>
            </w:del>
            <w:proofErr w:type="spellStart"/>
            <w:ins w:id="903"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904" w:author="Sasi Songthong" w:date="2022-06-23T12:50:00Z">
              <w:tcPr>
                <w:tcW w:w="1800" w:type="dxa"/>
                <w:shd w:val="clear" w:color="auto" w:fill="F2F2F2" w:themeFill="background1" w:themeFillShade="F2"/>
                <w:vAlign w:val="center"/>
              </w:tcPr>
            </w:tcPrChange>
          </w:tcPr>
          <w:p w14:paraId="26BB2CAA" w14:textId="77777777" w:rsidR="004C6B81" w:rsidRPr="00894548" w:rsidRDefault="004C6B81" w:rsidP="004C6B81">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905" w:author="Sasi Songthong" w:date="2022-06-23T12:50:00Z">
              <w:tcPr>
                <w:tcW w:w="900" w:type="dxa"/>
                <w:shd w:val="clear" w:color="auto" w:fill="F2F2F2" w:themeFill="background1" w:themeFillShade="F2"/>
                <w:vAlign w:val="center"/>
              </w:tcPr>
            </w:tcPrChange>
          </w:tcPr>
          <w:p w14:paraId="0F3FFBEA" w14:textId="77777777" w:rsidR="004C6B81" w:rsidRPr="001E738F" w:rsidRDefault="004C6B81" w:rsidP="004C6B81">
            <w:pPr>
              <w:jc w:val="center"/>
              <w:rPr>
                <w:ins w:id="906" w:author="Sasi Songthong" w:date="2022-06-23T12:49:00Z"/>
                <w:rFonts w:ascii="Cambria" w:hAnsi="Cambria" w:cs="Arial"/>
                <w:b/>
                <w:bCs/>
              </w:rPr>
            </w:pPr>
            <w:ins w:id="907" w:author="Sasi Songthong" w:date="2022-06-23T12:49:00Z">
              <w:r w:rsidRPr="001E738F">
                <w:rPr>
                  <w:rFonts w:ascii="Cambria" w:hAnsi="Cambria" w:cs="Arial"/>
                  <w:b/>
                  <w:bCs/>
                </w:rPr>
                <w:t>Results:</w:t>
              </w:r>
            </w:ins>
          </w:p>
          <w:p w14:paraId="1CE42A29" w14:textId="24B0028C" w:rsidR="004C6B81" w:rsidDel="004C6B81" w:rsidRDefault="004C6B81" w:rsidP="004C6B81">
            <w:pPr>
              <w:jc w:val="center"/>
              <w:rPr>
                <w:rFonts w:ascii="Cambria" w:hAnsi="Cambria" w:cs="Arial"/>
                <w:b/>
                <w:bCs/>
              </w:rPr>
            </w:pPr>
            <w:ins w:id="908" w:author="Sasi Songthong" w:date="2022-06-23T12:49:00Z">
              <w:r w:rsidRPr="001E738F">
                <w:rPr>
                  <w:rFonts w:ascii="Cambria" w:hAnsi="Cambria" w:cs="Arial"/>
                  <w:b/>
                  <w:bCs/>
                </w:rPr>
                <w:t>Label legible?</w:t>
              </w:r>
            </w:ins>
            <w:del w:id="909" w:author="Sasi Songthong" w:date="2022-06-23T12:49:00Z">
              <w:r w:rsidDel="004C6B81">
                <w:rPr>
                  <w:rFonts w:ascii="Cambria" w:hAnsi="Cambria" w:cs="Arial"/>
                  <w:b/>
                  <w:bCs/>
                </w:rPr>
                <w:delText>Results:</w:delText>
              </w:r>
            </w:del>
          </w:p>
        </w:tc>
        <w:tc>
          <w:tcPr>
            <w:tcW w:w="1543" w:type="dxa"/>
            <w:shd w:val="clear" w:color="auto" w:fill="F2F2F2" w:themeFill="background1" w:themeFillShade="F2"/>
            <w:vAlign w:val="center"/>
            <w:tcPrChange w:id="910" w:author="Sasi Songthong" w:date="2022-06-23T12:50:00Z">
              <w:tcPr>
                <w:tcW w:w="900" w:type="dxa"/>
                <w:shd w:val="clear" w:color="auto" w:fill="F2F2F2" w:themeFill="background1" w:themeFillShade="F2"/>
                <w:vAlign w:val="center"/>
              </w:tcPr>
            </w:tcPrChange>
          </w:tcPr>
          <w:p w14:paraId="0F5E73BA" w14:textId="77777777" w:rsidR="004C6B81" w:rsidRPr="001E738F" w:rsidRDefault="004C6B81" w:rsidP="004C6B81">
            <w:pPr>
              <w:jc w:val="center"/>
              <w:rPr>
                <w:ins w:id="911" w:author="Sasi Songthong" w:date="2022-06-23T12:49:00Z"/>
                <w:rFonts w:ascii="Cambria" w:hAnsi="Cambria" w:cs="Arial"/>
                <w:b/>
                <w:bCs/>
              </w:rPr>
            </w:pPr>
            <w:ins w:id="912" w:author="Sasi Songthong" w:date="2022-06-23T12:49:00Z">
              <w:r w:rsidRPr="001E738F">
                <w:rPr>
                  <w:rFonts w:ascii="Cambria" w:hAnsi="Cambria" w:cs="Arial"/>
                  <w:b/>
                  <w:bCs/>
                </w:rPr>
                <w:t>Results:</w:t>
              </w:r>
            </w:ins>
          </w:p>
          <w:p w14:paraId="134C83D8" w14:textId="358A6942" w:rsidR="004C6B81" w:rsidRPr="00894548" w:rsidRDefault="004C6B81" w:rsidP="004C6B81">
            <w:pPr>
              <w:jc w:val="center"/>
              <w:rPr>
                <w:rFonts w:ascii="Cambria" w:hAnsi="Cambria" w:cs="Arial"/>
                <w:b/>
                <w:bCs/>
              </w:rPr>
            </w:pPr>
            <w:ins w:id="913" w:author="Sasi Songthong" w:date="2022-06-23T12:49:00Z">
              <w:r w:rsidRPr="001E738F">
                <w:rPr>
                  <w:rFonts w:ascii="Cambria" w:hAnsi="Cambria" w:cs="Arial"/>
                  <w:b/>
                  <w:bCs/>
                </w:rPr>
                <w:t>Label Present?</w:t>
              </w:r>
            </w:ins>
            <w:del w:id="914" w:author="Sasi Songthong" w:date="2022-06-23T12:49:00Z">
              <w:r w:rsidDel="004C6B81">
                <w:rPr>
                  <w:rFonts w:ascii="Cambria" w:hAnsi="Cambria" w:cs="Arial"/>
                  <w:b/>
                  <w:bCs/>
                </w:rPr>
                <w:delText>Label legible and remain affixed?</w:delText>
              </w:r>
            </w:del>
          </w:p>
        </w:tc>
        <w:tc>
          <w:tcPr>
            <w:tcW w:w="1260" w:type="dxa"/>
            <w:shd w:val="clear" w:color="auto" w:fill="F2F2F2" w:themeFill="background1" w:themeFillShade="F2"/>
            <w:vAlign w:val="center"/>
            <w:tcPrChange w:id="915" w:author="Sasi Songthong" w:date="2022-06-23T12:50:00Z">
              <w:tcPr>
                <w:tcW w:w="1260" w:type="dxa"/>
                <w:shd w:val="clear" w:color="auto" w:fill="F2F2F2" w:themeFill="background1" w:themeFillShade="F2"/>
                <w:vAlign w:val="center"/>
              </w:tcPr>
            </w:tcPrChange>
          </w:tcPr>
          <w:p w14:paraId="796AC005" w14:textId="77777777" w:rsidR="004C6B81" w:rsidRPr="00894548" w:rsidRDefault="004C6B81" w:rsidP="004C6B81">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C6B81" w14:paraId="664CE0BE" w14:textId="77777777" w:rsidTr="004C6B81">
        <w:tblPrEx>
          <w:tblW w:w="12865" w:type="dxa"/>
          <w:tblLayout w:type="fixed"/>
          <w:tblPrExChange w:id="916" w:author="Sasi Songthong" w:date="2022-06-23T12:50:00Z">
            <w:tblPrEx>
              <w:tblW w:w="12865" w:type="dxa"/>
              <w:tblLayout w:type="fixed"/>
            </w:tblPrEx>
          </w:tblPrExChange>
        </w:tblPrEx>
        <w:trPr>
          <w:trHeight w:val="404"/>
          <w:trPrChange w:id="917" w:author="Sasi Songthong" w:date="2022-06-23T12:50:00Z">
            <w:trPr>
              <w:trHeight w:val="404"/>
            </w:trPr>
          </w:trPrChange>
        </w:trPr>
        <w:tc>
          <w:tcPr>
            <w:tcW w:w="805" w:type="dxa"/>
            <w:vAlign w:val="center"/>
            <w:tcPrChange w:id="918" w:author="Sasi Songthong" w:date="2022-06-23T12:50:00Z">
              <w:tcPr>
                <w:tcW w:w="805" w:type="dxa"/>
                <w:vAlign w:val="center"/>
              </w:tcPr>
            </w:tcPrChange>
          </w:tcPr>
          <w:p w14:paraId="5C93435B" w14:textId="11A903DC" w:rsidR="004C6B81" w:rsidRPr="000047FC" w:rsidRDefault="004C6B81" w:rsidP="004C6B81">
            <w:pPr>
              <w:jc w:val="center"/>
              <w:rPr>
                <w:rFonts w:ascii="Cambria" w:hAnsi="Cambria" w:cs="Arial"/>
                <w:b/>
                <w:bCs/>
              </w:rPr>
            </w:pPr>
            <w:r>
              <w:rPr>
                <w:rFonts w:ascii="Cambria" w:hAnsi="Cambria" w:cs="Arial"/>
                <w:b/>
                <w:bCs/>
              </w:rPr>
              <w:t>25</w:t>
            </w:r>
          </w:p>
        </w:tc>
        <w:tc>
          <w:tcPr>
            <w:tcW w:w="1542" w:type="dxa"/>
            <w:vAlign w:val="center"/>
            <w:tcPrChange w:id="919" w:author="Sasi Songthong" w:date="2022-06-23T12:50:00Z">
              <w:tcPr>
                <w:tcW w:w="1800" w:type="dxa"/>
                <w:vAlign w:val="center"/>
              </w:tcPr>
            </w:tcPrChange>
          </w:tcPr>
          <w:p w14:paraId="188BD686" w14:textId="77777777" w:rsidR="004C6B81" w:rsidRDefault="004C6B81" w:rsidP="004C6B81">
            <w:pPr>
              <w:jc w:val="center"/>
              <w:rPr>
                <w:rFonts w:ascii="Cambria" w:hAnsi="Cambria" w:cs="Arial"/>
              </w:rPr>
            </w:pPr>
            <w:r>
              <w:rPr>
                <w:rFonts w:ascii="Cambria" w:hAnsi="Cambria" w:cs="Arial"/>
              </w:rPr>
              <w:t>Yes / No</w:t>
            </w:r>
          </w:p>
        </w:tc>
        <w:tc>
          <w:tcPr>
            <w:tcW w:w="1543" w:type="dxa"/>
            <w:gridSpan w:val="2"/>
            <w:vAlign w:val="center"/>
            <w:tcPrChange w:id="920" w:author="Sasi Songthong" w:date="2022-06-23T12:50:00Z">
              <w:tcPr>
                <w:tcW w:w="1800" w:type="dxa"/>
                <w:gridSpan w:val="2"/>
                <w:vAlign w:val="center"/>
              </w:tcPr>
            </w:tcPrChange>
          </w:tcPr>
          <w:p w14:paraId="47B18BB3" w14:textId="77777777" w:rsidR="004C6B81" w:rsidRDefault="004C6B81" w:rsidP="004C6B81">
            <w:pPr>
              <w:jc w:val="center"/>
              <w:rPr>
                <w:rFonts w:ascii="Cambria" w:hAnsi="Cambria" w:cs="Arial"/>
              </w:rPr>
            </w:pPr>
            <w:r>
              <w:rPr>
                <w:rFonts w:ascii="Cambria" w:hAnsi="Cambria" w:cs="Arial"/>
              </w:rPr>
              <w:t>Yes / No</w:t>
            </w:r>
          </w:p>
        </w:tc>
        <w:tc>
          <w:tcPr>
            <w:tcW w:w="1543" w:type="dxa"/>
            <w:vAlign w:val="center"/>
            <w:tcPrChange w:id="921" w:author="Sasi Songthong" w:date="2022-06-23T12:50:00Z">
              <w:tcPr>
                <w:tcW w:w="1800" w:type="dxa"/>
                <w:vAlign w:val="center"/>
              </w:tcPr>
            </w:tcPrChange>
          </w:tcPr>
          <w:p w14:paraId="014934A3" w14:textId="77777777" w:rsidR="004C6B81" w:rsidRDefault="004C6B81" w:rsidP="004C6B81">
            <w:pPr>
              <w:jc w:val="center"/>
              <w:rPr>
                <w:rFonts w:ascii="Cambria" w:hAnsi="Cambria" w:cs="Arial"/>
              </w:rPr>
            </w:pPr>
            <w:r>
              <w:rPr>
                <w:rFonts w:ascii="Cambria" w:hAnsi="Cambria" w:cs="Arial"/>
              </w:rPr>
              <w:t>Yes / No</w:t>
            </w:r>
          </w:p>
        </w:tc>
        <w:tc>
          <w:tcPr>
            <w:tcW w:w="1543" w:type="dxa"/>
            <w:vAlign w:val="center"/>
            <w:tcPrChange w:id="922" w:author="Sasi Songthong" w:date="2022-06-23T12:50:00Z">
              <w:tcPr>
                <w:tcW w:w="1800" w:type="dxa"/>
                <w:vAlign w:val="center"/>
              </w:tcPr>
            </w:tcPrChange>
          </w:tcPr>
          <w:p w14:paraId="70750630" w14:textId="77777777" w:rsidR="004C6B81" w:rsidRDefault="004C6B81" w:rsidP="004C6B81">
            <w:pPr>
              <w:jc w:val="center"/>
              <w:rPr>
                <w:rFonts w:ascii="Cambria" w:hAnsi="Cambria" w:cs="Arial"/>
              </w:rPr>
            </w:pPr>
            <w:r>
              <w:rPr>
                <w:rFonts w:ascii="Cambria" w:hAnsi="Cambria" w:cs="Arial"/>
              </w:rPr>
              <w:t>Yes / No</w:t>
            </w:r>
          </w:p>
        </w:tc>
        <w:tc>
          <w:tcPr>
            <w:tcW w:w="1543" w:type="dxa"/>
            <w:vAlign w:val="center"/>
            <w:tcPrChange w:id="923" w:author="Sasi Songthong" w:date="2022-06-23T12:50:00Z">
              <w:tcPr>
                <w:tcW w:w="1800" w:type="dxa"/>
                <w:vAlign w:val="center"/>
              </w:tcPr>
            </w:tcPrChange>
          </w:tcPr>
          <w:p w14:paraId="547B4963" w14:textId="77777777" w:rsidR="004C6B81" w:rsidRDefault="004C6B81" w:rsidP="004C6B81">
            <w:pPr>
              <w:jc w:val="center"/>
              <w:rPr>
                <w:rFonts w:ascii="Cambria" w:hAnsi="Cambria" w:cs="Arial"/>
              </w:rPr>
            </w:pPr>
            <w:r>
              <w:rPr>
                <w:rFonts w:ascii="Cambria" w:hAnsi="Cambria" w:cs="Arial"/>
              </w:rPr>
              <w:t>Yes / No</w:t>
            </w:r>
          </w:p>
        </w:tc>
        <w:tc>
          <w:tcPr>
            <w:tcW w:w="1543" w:type="dxa"/>
            <w:vAlign w:val="center"/>
            <w:tcPrChange w:id="924" w:author="Sasi Songthong" w:date="2022-06-23T12:50:00Z">
              <w:tcPr>
                <w:tcW w:w="900" w:type="dxa"/>
                <w:vAlign w:val="center"/>
              </w:tcPr>
            </w:tcPrChange>
          </w:tcPr>
          <w:p w14:paraId="0C4542ED" w14:textId="19F4D5C8" w:rsidR="004C6B81" w:rsidDel="004C6B81" w:rsidRDefault="004C6B81" w:rsidP="004C6B81">
            <w:pPr>
              <w:jc w:val="center"/>
              <w:rPr>
                <w:del w:id="925" w:author="Sasi Songthong" w:date="2022-06-23T12:49:00Z"/>
                <w:rFonts w:ascii="Cambria" w:hAnsi="Cambria" w:cs="Arial"/>
              </w:rPr>
            </w:pPr>
            <w:ins w:id="926" w:author="Sasi Songthong" w:date="2022-06-23T12:49:00Z">
              <w:r>
                <w:rPr>
                  <w:rFonts w:ascii="Cambria" w:hAnsi="Cambria" w:cs="Arial"/>
                </w:rPr>
                <w:t>Yes / No</w:t>
              </w:r>
            </w:ins>
            <w:del w:id="927" w:author="Sasi Songthong" w:date="2022-06-23T12:49:00Z">
              <w:r w:rsidDel="004C6B81">
                <w:rPr>
                  <w:rFonts w:ascii="Cambria" w:hAnsi="Cambria" w:cs="Arial"/>
                </w:rPr>
                <w:delText>Yes / No</w:delText>
              </w:r>
            </w:del>
          </w:p>
          <w:p w14:paraId="5825377E" w14:textId="25D87413" w:rsidR="004C6B81" w:rsidDel="004C6B81" w:rsidRDefault="004C6B81" w:rsidP="004C6B81">
            <w:pPr>
              <w:jc w:val="center"/>
              <w:rPr>
                <w:del w:id="928" w:author="Sasi Songthong" w:date="2022-06-23T12:49:00Z"/>
                <w:rFonts w:ascii="Cambria" w:hAnsi="Cambria" w:cs="Arial"/>
              </w:rPr>
            </w:pPr>
            <w:del w:id="929" w:author="Sasi Songthong" w:date="2022-06-23T12:49:00Z">
              <w:r w:rsidRPr="00BF1CE3" w:rsidDel="004C6B81">
                <w:rPr>
                  <w:rFonts w:ascii="Cambria" w:hAnsi="Cambria" w:cs="Arial"/>
                </w:rPr>
                <w:delText>Yes / No</w:delText>
              </w:r>
            </w:del>
          </w:p>
          <w:p w14:paraId="26CEBBDC" w14:textId="7BE9CC19" w:rsidR="004C6B81" w:rsidDel="004C6B81" w:rsidRDefault="004C6B81" w:rsidP="004C6B81">
            <w:pPr>
              <w:jc w:val="center"/>
              <w:rPr>
                <w:del w:id="930" w:author="Sasi Songthong" w:date="2022-06-23T12:49:00Z"/>
                <w:rFonts w:ascii="Cambria" w:hAnsi="Cambria" w:cs="Arial"/>
              </w:rPr>
            </w:pPr>
            <w:del w:id="931" w:author="Sasi Songthong" w:date="2022-06-23T12:49:00Z">
              <w:r w:rsidRPr="00BF1CE3" w:rsidDel="004C6B81">
                <w:rPr>
                  <w:rFonts w:ascii="Cambria" w:hAnsi="Cambria" w:cs="Arial"/>
                </w:rPr>
                <w:delText>Yes / No</w:delText>
              </w:r>
            </w:del>
          </w:p>
          <w:p w14:paraId="3A54C40A" w14:textId="77777777" w:rsidR="004C6B81" w:rsidRDefault="004C6B81" w:rsidP="004C6B81">
            <w:pPr>
              <w:jc w:val="center"/>
              <w:rPr>
                <w:rFonts w:ascii="Cambria" w:hAnsi="Cambria" w:cs="Arial"/>
              </w:rPr>
            </w:pPr>
            <w:del w:id="932" w:author="Sasi Songthong" w:date="2022-06-23T12:49:00Z">
              <w:r w:rsidRPr="00BF1CE3" w:rsidDel="004C6B81">
                <w:rPr>
                  <w:rFonts w:ascii="Cambria" w:hAnsi="Cambria" w:cs="Arial"/>
                </w:rPr>
                <w:delText>Yes / No</w:delText>
              </w:r>
            </w:del>
          </w:p>
        </w:tc>
        <w:tc>
          <w:tcPr>
            <w:tcW w:w="1543" w:type="dxa"/>
            <w:vAlign w:val="center"/>
            <w:tcPrChange w:id="933" w:author="Sasi Songthong" w:date="2022-06-23T12:50:00Z">
              <w:tcPr>
                <w:tcW w:w="900" w:type="dxa"/>
                <w:vAlign w:val="center"/>
              </w:tcPr>
            </w:tcPrChange>
          </w:tcPr>
          <w:p w14:paraId="6257CB7D" w14:textId="60BA1419" w:rsidR="004C6B81" w:rsidDel="004C6B81" w:rsidRDefault="004C6B81" w:rsidP="004C6B81">
            <w:pPr>
              <w:jc w:val="center"/>
              <w:rPr>
                <w:del w:id="934" w:author="Sasi Songthong" w:date="2022-06-23T12:49:00Z"/>
                <w:rFonts w:ascii="Cambria" w:hAnsi="Cambria" w:cs="Arial"/>
              </w:rPr>
            </w:pPr>
            <w:ins w:id="935" w:author="Sasi Songthong" w:date="2022-06-23T12:49:00Z">
              <w:r>
                <w:rPr>
                  <w:rFonts w:ascii="Cambria" w:hAnsi="Cambria" w:cs="Arial"/>
                </w:rPr>
                <w:t>Yes / No</w:t>
              </w:r>
            </w:ins>
            <w:del w:id="936" w:author="Sasi Songthong" w:date="2022-06-23T12:49:00Z">
              <w:r w:rsidRPr="00BF1CE3" w:rsidDel="004C6B81">
                <w:rPr>
                  <w:rFonts w:ascii="Cambria" w:hAnsi="Cambria" w:cs="Arial"/>
                </w:rPr>
                <w:delText>Yes / No</w:delText>
              </w:r>
            </w:del>
          </w:p>
          <w:p w14:paraId="5D2662DC" w14:textId="00153385" w:rsidR="004C6B81" w:rsidDel="004C6B81" w:rsidRDefault="004C6B81" w:rsidP="004C6B81">
            <w:pPr>
              <w:jc w:val="center"/>
              <w:rPr>
                <w:del w:id="937" w:author="Sasi Songthong" w:date="2022-06-23T12:49:00Z"/>
                <w:rFonts w:ascii="Cambria" w:hAnsi="Cambria" w:cs="Arial"/>
              </w:rPr>
            </w:pPr>
            <w:del w:id="938" w:author="Sasi Songthong" w:date="2022-06-23T12:49:00Z">
              <w:r w:rsidRPr="00BF1CE3" w:rsidDel="004C6B81">
                <w:rPr>
                  <w:rFonts w:ascii="Cambria" w:hAnsi="Cambria" w:cs="Arial"/>
                </w:rPr>
                <w:delText>Yes / No</w:delText>
              </w:r>
            </w:del>
          </w:p>
          <w:p w14:paraId="24AB73B5" w14:textId="48663036" w:rsidR="004C6B81" w:rsidDel="004C6B81" w:rsidRDefault="004C6B81" w:rsidP="004C6B81">
            <w:pPr>
              <w:jc w:val="center"/>
              <w:rPr>
                <w:del w:id="939" w:author="Sasi Songthong" w:date="2022-06-23T12:49:00Z"/>
                <w:rFonts w:ascii="Cambria" w:hAnsi="Cambria" w:cs="Arial"/>
              </w:rPr>
            </w:pPr>
            <w:del w:id="940" w:author="Sasi Songthong" w:date="2022-06-23T12:49:00Z">
              <w:r w:rsidRPr="00BF1CE3" w:rsidDel="004C6B81">
                <w:rPr>
                  <w:rFonts w:ascii="Cambria" w:hAnsi="Cambria" w:cs="Arial"/>
                </w:rPr>
                <w:delText>Yes / No</w:delText>
              </w:r>
            </w:del>
          </w:p>
          <w:p w14:paraId="18BB3A34" w14:textId="60829BCD" w:rsidR="004C6B81" w:rsidRDefault="004C6B81" w:rsidP="004C6B81">
            <w:pPr>
              <w:jc w:val="center"/>
              <w:rPr>
                <w:rFonts w:ascii="Cambria" w:hAnsi="Cambria" w:cs="Arial"/>
              </w:rPr>
            </w:pPr>
            <w:del w:id="941" w:author="Sasi Songthong" w:date="2022-06-23T12:49:00Z">
              <w:r w:rsidRPr="00BF1CE3" w:rsidDel="004C6B81">
                <w:rPr>
                  <w:rFonts w:ascii="Cambria" w:hAnsi="Cambria" w:cs="Arial"/>
                </w:rPr>
                <w:delText>Yes / No</w:delText>
              </w:r>
            </w:del>
          </w:p>
        </w:tc>
        <w:tc>
          <w:tcPr>
            <w:tcW w:w="1260" w:type="dxa"/>
            <w:vAlign w:val="center"/>
            <w:tcPrChange w:id="942" w:author="Sasi Songthong" w:date="2022-06-23T12:50:00Z">
              <w:tcPr>
                <w:tcW w:w="1260" w:type="dxa"/>
                <w:vAlign w:val="center"/>
              </w:tcPr>
            </w:tcPrChange>
          </w:tcPr>
          <w:p w14:paraId="61B48B32" w14:textId="77777777" w:rsidR="004C6B81" w:rsidRDefault="004C6B81" w:rsidP="004C6B81">
            <w:pPr>
              <w:jc w:val="center"/>
              <w:rPr>
                <w:rFonts w:ascii="Cambria" w:hAnsi="Cambria" w:cs="Arial"/>
              </w:rPr>
            </w:pPr>
          </w:p>
        </w:tc>
      </w:tr>
      <w:tr w:rsidR="004C6B81" w14:paraId="2DB4BDF8" w14:textId="77777777" w:rsidTr="004C6B81">
        <w:tblPrEx>
          <w:tblW w:w="12865" w:type="dxa"/>
          <w:tblLayout w:type="fixed"/>
          <w:tblPrExChange w:id="943" w:author="Sasi Songthong" w:date="2022-06-23T12:50:00Z">
            <w:tblPrEx>
              <w:tblW w:w="12865" w:type="dxa"/>
              <w:tblLayout w:type="fixed"/>
            </w:tblPrEx>
          </w:tblPrExChange>
        </w:tblPrEx>
        <w:trPr>
          <w:trHeight w:val="392"/>
          <w:trPrChange w:id="944" w:author="Sasi Songthong" w:date="2022-06-23T12:50:00Z">
            <w:trPr>
              <w:trHeight w:val="392"/>
            </w:trPr>
          </w:trPrChange>
        </w:trPr>
        <w:tc>
          <w:tcPr>
            <w:tcW w:w="805" w:type="dxa"/>
            <w:vAlign w:val="center"/>
            <w:tcPrChange w:id="945" w:author="Sasi Songthong" w:date="2022-06-23T12:50:00Z">
              <w:tcPr>
                <w:tcW w:w="805" w:type="dxa"/>
                <w:vAlign w:val="center"/>
              </w:tcPr>
            </w:tcPrChange>
          </w:tcPr>
          <w:p w14:paraId="2E56C239" w14:textId="30E5F20E" w:rsidR="004C6B81" w:rsidRPr="000047FC" w:rsidRDefault="004C6B81" w:rsidP="004C6B81">
            <w:pPr>
              <w:jc w:val="center"/>
              <w:rPr>
                <w:rFonts w:ascii="Cambria" w:hAnsi="Cambria" w:cs="Arial"/>
                <w:b/>
                <w:bCs/>
              </w:rPr>
            </w:pPr>
            <w:r>
              <w:rPr>
                <w:rFonts w:ascii="Cambria" w:hAnsi="Cambria" w:cs="Arial"/>
                <w:b/>
                <w:bCs/>
              </w:rPr>
              <w:t>26</w:t>
            </w:r>
          </w:p>
        </w:tc>
        <w:tc>
          <w:tcPr>
            <w:tcW w:w="1542" w:type="dxa"/>
            <w:vAlign w:val="center"/>
            <w:tcPrChange w:id="946" w:author="Sasi Songthong" w:date="2022-06-23T12:50:00Z">
              <w:tcPr>
                <w:tcW w:w="1800" w:type="dxa"/>
                <w:vAlign w:val="center"/>
              </w:tcPr>
            </w:tcPrChange>
          </w:tcPr>
          <w:p w14:paraId="5165DF72"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vAlign w:val="center"/>
            <w:tcPrChange w:id="947" w:author="Sasi Songthong" w:date="2022-06-23T12:50:00Z">
              <w:tcPr>
                <w:tcW w:w="1800" w:type="dxa"/>
                <w:gridSpan w:val="2"/>
                <w:vAlign w:val="center"/>
              </w:tcPr>
            </w:tcPrChange>
          </w:tcPr>
          <w:p w14:paraId="4C39F0FB"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48" w:author="Sasi Songthong" w:date="2022-06-23T12:50:00Z">
              <w:tcPr>
                <w:tcW w:w="1800" w:type="dxa"/>
                <w:vAlign w:val="center"/>
              </w:tcPr>
            </w:tcPrChange>
          </w:tcPr>
          <w:p w14:paraId="65DE9B7B"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49" w:author="Sasi Songthong" w:date="2022-06-23T12:50:00Z">
              <w:tcPr>
                <w:tcW w:w="1800" w:type="dxa"/>
                <w:vAlign w:val="center"/>
              </w:tcPr>
            </w:tcPrChange>
          </w:tcPr>
          <w:p w14:paraId="27FFB6C5"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50" w:author="Sasi Songthong" w:date="2022-06-23T12:50:00Z">
              <w:tcPr>
                <w:tcW w:w="1800" w:type="dxa"/>
                <w:vAlign w:val="center"/>
              </w:tcPr>
            </w:tcPrChange>
          </w:tcPr>
          <w:p w14:paraId="18136B6D"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51" w:author="Sasi Songthong" w:date="2022-06-23T12:50:00Z">
              <w:tcPr>
                <w:tcW w:w="900" w:type="dxa"/>
                <w:vAlign w:val="center"/>
              </w:tcPr>
            </w:tcPrChange>
          </w:tcPr>
          <w:p w14:paraId="25CB87CB" w14:textId="5DA1F6FF" w:rsidR="004C6B81" w:rsidRDefault="004C6B81" w:rsidP="004C6B81">
            <w:pPr>
              <w:jc w:val="center"/>
              <w:rPr>
                <w:rFonts w:ascii="Cambria" w:hAnsi="Cambria" w:cs="Arial"/>
              </w:rPr>
            </w:pPr>
            <w:ins w:id="952" w:author="Sasi Songthong" w:date="2022-06-23T12:49:00Z">
              <w:r w:rsidRPr="00BF1CE3">
                <w:rPr>
                  <w:rFonts w:ascii="Cambria" w:hAnsi="Cambria" w:cs="Arial"/>
                </w:rPr>
                <w:t>Yes / No</w:t>
              </w:r>
            </w:ins>
          </w:p>
        </w:tc>
        <w:tc>
          <w:tcPr>
            <w:tcW w:w="1543" w:type="dxa"/>
            <w:vAlign w:val="center"/>
            <w:tcPrChange w:id="953" w:author="Sasi Songthong" w:date="2022-06-23T12:50:00Z">
              <w:tcPr>
                <w:tcW w:w="900" w:type="dxa"/>
                <w:vAlign w:val="center"/>
              </w:tcPr>
            </w:tcPrChange>
          </w:tcPr>
          <w:p w14:paraId="3C0CEF7E" w14:textId="298D6E67" w:rsidR="004C6B81" w:rsidRDefault="004C6B81" w:rsidP="004C6B81">
            <w:pPr>
              <w:jc w:val="center"/>
              <w:rPr>
                <w:rFonts w:ascii="Cambria" w:hAnsi="Cambria" w:cs="Arial"/>
              </w:rPr>
            </w:pPr>
            <w:ins w:id="954" w:author="Sasi Songthong" w:date="2022-06-23T12:49:00Z">
              <w:r w:rsidRPr="00BF1CE3">
                <w:rPr>
                  <w:rFonts w:ascii="Cambria" w:hAnsi="Cambria" w:cs="Arial"/>
                </w:rPr>
                <w:t>Yes / No</w:t>
              </w:r>
            </w:ins>
          </w:p>
        </w:tc>
        <w:tc>
          <w:tcPr>
            <w:tcW w:w="1260" w:type="dxa"/>
            <w:vAlign w:val="center"/>
            <w:tcPrChange w:id="955" w:author="Sasi Songthong" w:date="2022-06-23T12:50:00Z">
              <w:tcPr>
                <w:tcW w:w="1260" w:type="dxa"/>
                <w:vAlign w:val="center"/>
              </w:tcPr>
            </w:tcPrChange>
          </w:tcPr>
          <w:p w14:paraId="574C85C5" w14:textId="77777777" w:rsidR="004C6B81" w:rsidRDefault="004C6B81" w:rsidP="004C6B81">
            <w:pPr>
              <w:jc w:val="center"/>
              <w:rPr>
                <w:rFonts w:ascii="Cambria" w:hAnsi="Cambria" w:cs="Arial"/>
              </w:rPr>
            </w:pPr>
          </w:p>
        </w:tc>
      </w:tr>
      <w:tr w:rsidR="004C6B81" w14:paraId="2CF8A961" w14:textId="77777777" w:rsidTr="004C6B81">
        <w:tblPrEx>
          <w:tblW w:w="12865" w:type="dxa"/>
          <w:tblLayout w:type="fixed"/>
          <w:tblPrExChange w:id="956" w:author="Sasi Songthong" w:date="2022-06-23T12:50:00Z">
            <w:tblPrEx>
              <w:tblW w:w="12865" w:type="dxa"/>
              <w:tblLayout w:type="fixed"/>
            </w:tblPrEx>
          </w:tblPrExChange>
        </w:tblPrEx>
        <w:trPr>
          <w:trHeight w:val="392"/>
          <w:trPrChange w:id="957" w:author="Sasi Songthong" w:date="2022-06-23T12:50:00Z">
            <w:trPr>
              <w:trHeight w:val="392"/>
            </w:trPr>
          </w:trPrChange>
        </w:trPr>
        <w:tc>
          <w:tcPr>
            <w:tcW w:w="805" w:type="dxa"/>
            <w:vAlign w:val="center"/>
            <w:tcPrChange w:id="958" w:author="Sasi Songthong" w:date="2022-06-23T12:50:00Z">
              <w:tcPr>
                <w:tcW w:w="805" w:type="dxa"/>
                <w:vAlign w:val="center"/>
              </w:tcPr>
            </w:tcPrChange>
          </w:tcPr>
          <w:p w14:paraId="09E8A00C" w14:textId="4821DB3B" w:rsidR="004C6B81" w:rsidRPr="000047FC" w:rsidRDefault="004C6B81" w:rsidP="004C6B81">
            <w:pPr>
              <w:jc w:val="center"/>
              <w:rPr>
                <w:rFonts w:ascii="Cambria" w:hAnsi="Cambria" w:cs="Arial"/>
                <w:b/>
                <w:bCs/>
              </w:rPr>
            </w:pPr>
            <w:r>
              <w:rPr>
                <w:rFonts w:ascii="Cambria" w:hAnsi="Cambria" w:cs="Arial"/>
                <w:b/>
                <w:bCs/>
              </w:rPr>
              <w:t>27</w:t>
            </w:r>
          </w:p>
        </w:tc>
        <w:tc>
          <w:tcPr>
            <w:tcW w:w="1542" w:type="dxa"/>
            <w:vAlign w:val="center"/>
            <w:tcPrChange w:id="959" w:author="Sasi Songthong" w:date="2022-06-23T12:50:00Z">
              <w:tcPr>
                <w:tcW w:w="1800" w:type="dxa"/>
                <w:vAlign w:val="center"/>
              </w:tcPr>
            </w:tcPrChange>
          </w:tcPr>
          <w:p w14:paraId="3C50B4BE"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vAlign w:val="center"/>
            <w:tcPrChange w:id="960" w:author="Sasi Songthong" w:date="2022-06-23T12:50:00Z">
              <w:tcPr>
                <w:tcW w:w="1800" w:type="dxa"/>
                <w:gridSpan w:val="2"/>
                <w:vAlign w:val="center"/>
              </w:tcPr>
            </w:tcPrChange>
          </w:tcPr>
          <w:p w14:paraId="7F32A254"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61" w:author="Sasi Songthong" w:date="2022-06-23T12:50:00Z">
              <w:tcPr>
                <w:tcW w:w="1800" w:type="dxa"/>
                <w:vAlign w:val="center"/>
              </w:tcPr>
            </w:tcPrChange>
          </w:tcPr>
          <w:p w14:paraId="548A7164"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62" w:author="Sasi Songthong" w:date="2022-06-23T12:50:00Z">
              <w:tcPr>
                <w:tcW w:w="1800" w:type="dxa"/>
                <w:vAlign w:val="center"/>
              </w:tcPr>
            </w:tcPrChange>
          </w:tcPr>
          <w:p w14:paraId="5E2CF35A"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63" w:author="Sasi Songthong" w:date="2022-06-23T12:50:00Z">
              <w:tcPr>
                <w:tcW w:w="1800" w:type="dxa"/>
                <w:vAlign w:val="center"/>
              </w:tcPr>
            </w:tcPrChange>
          </w:tcPr>
          <w:p w14:paraId="7D809E5B"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64" w:author="Sasi Songthong" w:date="2022-06-23T12:50:00Z">
              <w:tcPr>
                <w:tcW w:w="900" w:type="dxa"/>
                <w:vAlign w:val="center"/>
              </w:tcPr>
            </w:tcPrChange>
          </w:tcPr>
          <w:p w14:paraId="31B017D7" w14:textId="31D1301F" w:rsidR="004C6B81" w:rsidRDefault="004C6B81" w:rsidP="004C6B81">
            <w:pPr>
              <w:jc w:val="center"/>
              <w:rPr>
                <w:rFonts w:ascii="Cambria" w:hAnsi="Cambria" w:cs="Arial"/>
              </w:rPr>
            </w:pPr>
            <w:ins w:id="965" w:author="Sasi Songthong" w:date="2022-06-23T12:49:00Z">
              <w:r w:rsidRPr="00BF1CE3">
                <w:rPr>
                  <w:rFonts w:ascii="Cambria" w:hAnsi="Cambria" w:cs="Arial"/>
                </w:rPr>
                <w:t>Yes / No</w:t>
              </w:r>
            </w:ins>
          </w:p>
        </w:tc>
        <w:tc>
          <w:tcPr>
            <w:tcW w:w="1543" w:type="dxa"/>
            <w:vAlign w:val="center"/>
            <w:tcPrChange w:id="966" w:author="Sasi Songthong" w:date="2022-06-23T12:50:00Z">
              <w:tcPr>
                <w:tcW w:w="900" w:type="dxa"/>
                <w:vAlign w:val="center"/>
              </w:tcPr>
            </w:tcPrChange>
          </w:tcPr>
          <w:p w14:paraId="4A480105" w14:textId="412FF2C6" w:rsidR="004C6B81" w:rsidRDefault="004C6B81" w:rsidP="004C6B81">
            <w:pPr>
              <w:jc w:val="center"/>
              <w:rPr>
                <w:rFonts w:ascii="Cambria" w:hAnsi="Cambria" w:cs="Arial"/>
              </w:rPr>
            </w:pPr>
            <w:ins w:id="967" w:author="Sasi Songthong" w:date="2022-06-23T12:49:00Z">
              <w:r w:rsidRPr="00BF1CE3">
                <w:rPr>
                  <w:rFonts w:ascii="Cambria" w:hAnsi="Cambria" w:cs="Arial"/>
                </w:rPr>
                <w:t>Yes / No</w:t>
              </w:r>
            </w:ins>
          </w:p>
        </w:tc>
        <w:tc>
          <w:tcPr>
            <w:tcW w:w="1260" w:type="dxa"/>
            <w:vAlign w:val="center"/>
            <w:tcPrChange w:id="968" w:author="Sasi Songthong" w:date="2022-06-23T12:50:00Z">
              <w:tcPr>
                <w:tcW w:w="1260" w:type="dxa"/>
                <w:vAlign w:val="center"/>
              </w:tcPr>
            </w:tcPrChange>
          </w:tcPr>
          <w:p w14:paraId="475BEF50" w14:textId="77777777" w:rsidR="004C6B81" w:rsidRDefault="004C6B81" w:rsidP="004C6B81">
            <w:pPr>
              <w:jc w:val="center"/>
              <w:rPr>
                <w:rFonts w:ascii="Cambria" w:hAnsi="Cambria" w:cs="Arial"/>
              </w:rPr>
            </w:pPr>
          </w:p>
        </w:tc>
      </w:tr>
      <w:tr w:rsidR="004C6B81" w14:paraId="3EFB1E0C" w14:textId="77777777" w:rsidTr="004C6B81">
        <w:tblPrEx>
          <w:tblW w:w="12865" w:type="dxa"/>
          <w:tblLayout w:type="fixed"/>
          <w:tblPrExChange w:id="969" w:author="Sasi Songthong" w:date="2022-06-23T12:50:00Z">
            <w:tblPrEx>
              <w:tblW w:w="12865" w:type="dxa"/>
              <w:tblLayout w:type="fixed"/>
            </w:tblPrEx>
          </w:tblPrExChange>
        </w:tblPrEx>
        <w:trPr>
          <w:trHeight w:val="392"/>
          <w:trPrChange w:id="970" w:author="Sasi Songthong" w:date="2022-06-23T12:50:00Z">
            <w:trPr>
              <w:trHeight w:val="392"/>
            </w:trPr>
          </w:trPrChange>
        </w:trPr>
        <w:tc>
          <w:tcPr>
            <w:tcW w:w="805" w:type="dxa"/>
            <w:vAlign w:val="center"/>
            <w:tcPrChange w:id="971" w:author="Sasi Songthong" w:date="2022-06-23T12:50:00Z">
              <w:tcPr>
                <w:tcW w:w="805" w:type="dxa"/>
                <w:vAlign w:val="center"/>
              </w:tcPr>
            </w:tcPrChange>
          </w:tcPr>
          <w:p w14:paraId="5A86B57E" w14:textId="04364B00" w:rsidR="004C6B81" w:rsidRPr="000047FC" w:rsidRDefault="004C6B81" w:rsidP="004C6B81">
            <w:pPr>
              <w:jc w:val="center"/>
              <w:rPr>
                <w:rFonts w:ascii="Cambria" w:hAnsi="Cambria" w:cs="Arial"/>
                <w:b/>
                <w:bCs/>
              </w:rPr>
            </w:pPr>
            <w:r>
              <w:rPr>
                <w:rFonts w:ascii="Cambria" w:hAnsi="Cambria" w:cs="Arial"/>
                <w:b/>
                <w:bCs/>
              </w:rPr>
              <w:t>28</w:t>
            </w:r>
          </w:p>
        </w:tc>
        <w:tc>
          <w:tcPr>
            <w:tcW w:w="1542" w:type="dxa"/>
            <w:vAlign w:val="center"/>
            <w:tcPrChange w:id="972" w:author="Sasi Songthong" w:date="2022-06-23T12:50:00Z">
              <w:tcPr>
                <w:tcW w:w="1800" w:type="dxa"/>
                <w:vAlign w:val="center"/>
              </w:tcPr>
            </w:tcPrChange>
          </w:tcPr>
          <w:p w14:paraId="7CED9902"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vAlign w:val="center"/>
            <w:tcPrChange w:id="973" w:author="Sasi Songthong" w:date="2022-06-23T12:50:00Z">
              <w:tcPr>
                <w:tcW w:w="1800" w:type="dxa"/>
                <w:gridSpan w:val="2"/>
                <w:vAlign w:val="center"/>
              </w:tcPr>
            </w:tcPrChange>
          </w:tcPr>
          <w:p w14:paraId="4213D3B1"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74" w:author="Sasi Songthong" w:date="2022-06-23T12:50:00Z">
              <w:tcPr>
                <w:tcW w:w="1800" w:type="dxa"/>
                <w:vAlign w:val="center"/>
              </w:tcPr>
            </w:tcPrChange>
          </w:tcPr>
          <w:p w14:paraId="0DAD11C8"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75" w:author="Sasi Songthong" w:date="2022-06-23T12:50:00Z">
              <w:tcPr>
                <w:tcW w:w="1800" w:type="dxa"/>
                <w:vAlign w:val="center"/>
              </w:tcPr>
            </w:tcPrChange>
          </w:tcPr>
          <w:p w14:paraId="438FEF63"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76" w:author="Sasi Songthong" w:date="2022-06-23T12:50:00Z">
              <w:tcPr>
                <w:tcW w:w="1800" w:type="dxa"/>
                <w:vAlign w:val="center"/>
              </w:tcPr>
            </w:tcPrChange>
          </w:tcPr>
          <w:p w14:paraId="03DF789E"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77" w:author="Sasi Songthong" w:date="2022-06-23T12:50:00Z">
              <w:tcPr>
                <w:tcW w:w="900" w:type="dxa"/>
                <w:vAlign w:val="center"/>
              </w:tcPr>
            </w:tcPrChange>
          </w:tcPr>
          <w:p w14:paraId="7429F388" w14:textId="678163C7" w:rsidR="004C6B81" w:rsidRDefault="004C6B81" w:rsidP="004C6B81">
            <w:pPr>
              <w:jc w:val="center"/>
              <w:rPr>
                <w:rFonts w:ascii="Cambria" w:hAnsi="Cambria" w:cs="Arial"/>
              </w:rPr>
            </w:pPr>
            <w:ins w:id="978" w:author="Sasi Songthong" w:date="2022-06-23T12:49:00Z">
              <w:r w:rsidRPr="00BF1CE3">
                <w:rPr>
                  <w:rFonts w:ascii="Cambria" w:hAnsi="Cambria" w:cs="Arial"/>
                </w:rPr>
                <w:t>Yes / No</w:t>
              </w:r>
            </w:ins>
          </w:p>
        </w:tc>
        <w:tc>
          <w:tcPr>
            <w:tcW w:w="1543" w:type="dxa"/>
            <w:vAlign w:val="center"/>
            <w:tcPrChange w:id="979" w:author="Sasi Songthong" w:date="2022-06-23T12:50:00Z">
              <w:tcPr>
                <w:tcW w:w="900" w:type="dxa"/>
                <w:vAlign w:val="center"/>
              </w:tcPr>
            </w:tcPrChange>
          </w:tcPr>
          <w:p w14:paraId="2F22FC19" w14:textId="69DDBEEE" w:rsidR="004C6B81" w:rsidRDefault="004C6B81" w:rsidP="004C6B81">
            <w:pPr>
              <w:jc w:val="center"/>
              <w:rPr>
                <w:rFonts w:ascii="Cambria" w:hAnsi="Cambria" w:cs="Arial"/>
              </w:rPr>
            </w:pPr>
            <w:ins w:id="980" w:author="Sasi Songthong" w:date="2022-06-23T12:49:00Z">
              <w:r w:rsidRPr="00BF1CE3">
                <w:rPr>
                  <w:rFonts w:ascii="Cambria" w:hAnsi="Cambria" w:cs="Arial"/>
                </w:rPr>
                <w:t>Yes / No</w:t>
              </w:r>
            </w:ins>
          </w:p>
        </w:tc>
        <w:tc>
          <w:tcPr>
            <w:tcW w:w="1260" w:type="dxa"/>
            <w:vAlign w:val="center"/>
            <w:tcPrChange w:id="981" w:author="Sasi Songthong" w:date="2022-06-23T12:50:00Z">
              <w:tcPr>
                <w:tcW w:w="1260" w:type="dxa"/>
                <w:vAlign w:val="center"/>
              </w:tcPr>
            </w:tcPrChange>
          </w:tcPr>
          <w:p w14:paraId="6C2E157C" w14:textId="77777777" w:rsidR="004C6B81" w:rsidRDefault="004C6B81" w:rsidP="004C6B81">
            <w:pPr>
              <w:jc w:val="center"/>
              <w:rPr>
                <w:rFonts w:ascii="Cambria" w:hAnsi="Cambria" w:cs="Arial"/>
              </w:rPr>
            </w:pPr>
          </w:p>
        </w:tc>
      </w:tr>
      <w:tr w:rsidR="004C6B81" w14:paraId="79F7A825" w14:textId="77777777" w:rsidTr="004C6B81">
        <w:tblPrEx>
          <w:tblW w:w="12865" w:type="dxa"/>
          <w:tblLayout w:type="fixed"/>
          <w:tblPrExChange w:id="982" w:author="Sasi Songthong" w:date="2022-06-23T12:50:00Z">
            <w:tblPrEx>
              <w:tblW w:w="12865" w:type="dxa"/>
              <w:tblLayout w:type="fixed"/>
            </w:tblPrEx>
          </w:tblPrExChange>
        </w:tblPrEx>
        <w:trPr>
          <w:trHeight w:val="392"/>
          <w:trPrChange w:id="983" w:author="Sasi Songthong" w:date="2022-06-23T12:50:00Z">
            <w:trPr>
              <w:trHeight w:val="392"/>
            </w:trPr>
          </w:trPrChange>
        </w:trPr>
        <w:tc>
          <w:tcPr>
            <w:tcW w:w="805" w:type="dxa"/>
            <w:vAlign w:val="center"/>
            <w:tcPrChange w:id="984" w:author="Sasi Songthong" w:date="2022-06-23T12:50:00Z">
              <w:tcPr>
                <w:tcW w:w="805" w:type="dxa"/>
                <w:vAlign w:val="center"/>
              </w:tcPr>
            </w:tcPrChange>
          </w:tcPr>
          <w:p w14:paraId="42BC90B2" w14:textId="29203193" w:rsidR="004C6B81" w:rsidRPr="000047FC" w:rsidRDefault="004C6B81" w:rsidP="004C6B81">
            <w:pPr>
              <w:jc w:val="center"/>
              <w:rPr>
                <w:rFonts w:ascii="Cambria" w:hAnsi="Cambria" w:cs="Arial"/>
                <w:b/>
                <w:bCs/>
              </w:rPr>
            </w:pPr>
            <w:r>
              <w:rPr>
                <w:rFonts w:ascii="Cambria" w:hAnsi="Cambria" w:cs="Arial"/>
                <w:b/>
                <w:bCs/>
              </w:rPr>
              <w:t>29</w:t>
            </w:r>
          </w:p>
        </w:tc>
        <w:tc>
          <w:tcPr>
            <w:tcW w:w="1542" w:type="dxa"/>
            <w:vAlign w:val="center"/>
            <w:tcPrChange w:id="985" w:author="Sasi Songthong" w:date="2022-06-23T12:50:00Z">
              <w:tcPr>
                <w:tcW w:w="1800" w:type="dxa"/>
                <w:vAlign w:val="center"/>
              </w:tcPr>
            </w:tcPrChange>
          </w:tcPr>
          <w:p w14:paraId="5707CA70"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vAlign w:val="center"/>
            <w:tcPrChange w:id="986" w:author="Sasi Songthong" w:date="2022-06-23T12:50:00Z">
              <w:tcPr>
                <w:tcW w:w="1800" w:type="dxa"/>
                <w:gridSpan w:val="2"/>
                <w:vAlign w:val="center"/>
              </w:tcPr>
            </w:tcPrChange>
          </w:tcPr>
          <w:p w14:paraId="60EE195B"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87" w:author="Sasi Songthong" w:date="2022-06-23T12:50:00Z">
              <w:tcPr>
                <w:tcW w:w="1800" w:type="dxa"/>
                <w:vAlign w:val="center"/>
              </w:tcPr>
            </w:tcPrChange>
          </w:tcPr>
          <w:p w14:paraId="294F9CC4"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88" w:author="Sasi Songthong" w:date="2022-06-23T12:50:00Z">
              <w:tcPr>
                <w:tcW w:w="1800" w:type="dxa"/>
                <w:vAlign w:val="center"/>
              </w:tcPr>
            </w:tcPrChange>
          </w:tcPr>
          <w:p w14:paraId="6E3DC379"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89" w:author="Sasi Songthong" w:date="2022-06-23T12:50:00Z">
              <w:tcPr>
                <w:tcW w:w="1800" w:type="dxa"/>
                <w:vAlign w:val="center"/>
              </w:tcPr>
            </w:tcPrChange>
          </w:tcPr>
          <w:p w14:paraId="5280E29B"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990" w:author="Sasi Songthong" w:date="2022-06-23T12:50:00Z">
              <w:tcPr>
                <w:tcW w:w="900" w:type="dxa"/>
                <w:vAlign w:val="center"/>
              </w:tcPr>
            </w:tcPrChange>
          </w:tcPr>
          <w:p w14:paraId="00FEA5D8" w14:textId="7AF2910A" w:rsidR="004C6B81" w:rsidRDefault="004C6B81" w:rsidP="004C6B81">
            <w:pPr>
              <w:jc w:val="center"/>
              <w:rPr>
                <w:rFonts w:ascii="Cambria" w:hAnsi="Cambria" w:cs="Arial"/>
              </w:rPr>
            </w:pPr>
            <w:ins w:id="991" w:author="Sasi Songthong" w:date="2022-06-23T12:49:00Z">
              <w:r>
                <w:rPr>
                  <w:rFonts w:ascii="Cambria" w:hAnsi="Cambria" w:cs="Arial"/>
                </w:rPr>
                <w:t>Yes / No</w:t>
              </w:r>
            </w:ins>
          </w:p>
        </w:tc>
        <w:tc>
          <w:tcPr>
            <w:tcW w:w="1543" w:type="dxa"/>
            <w:vAlign w:val="center"/>
            <w:tcPrChange w:id="992" w:author="Sasi Songthong" w:date="2022-06-23T12:50:00Z">
              <w:tcPr>
                <w:tcW w:w="900" w:type="dxa"/>
                <w:vAlign w:val="center"/>
              </w:tcPr>
            </w:tcPrChange>
          </w:tcPr>
          <w:p w14:paraId="358232A5" w14:textId="46B33201" w:rsidR="004C6B81" w:rsidRDefault="004C6B81" w:rsidP="004C6B81">
            <w:pPr>
              <w:jc w:val="center"/>
              <w:rPr>
                <w:rFonts w:ascii="Cambria" w:hAnsi="Cambria" w:cs="Arial"/>
              </w:rPr>
            </w:pPr>
            <w:ins w:id="993" w:author="Sasi Songthong" w:date="2022-06-23T12:49:00Z">
              <w:r>
                <w:rPr>
                  <w:rFonts w:ascii="Cambria" w:hAnsi="Cambria" w:cs="Arial"/>
                </w:rPr>
                <w:t>Yes / No</w:t>
              </w:r>
            </w:ins>
          </w:p>
        </w:tc>
        <w:tc>
          <w:tcPr>
            <w:tcW w:w="1260" w:type="dxa"/>
            <w:vAlign w:val="center"/>
            <w:tcPrChange w:id="994" w:author="Sasi Songthong" w:date="2022-06-23T12:50:00Z">
              <w:tcPr>
                <w:tcW w:w="1260" w:type="dxa"/>
                <w:vAlign w:val="center"/>
              </w:tcPr>
            </w:tcPrChange>
          </w:tcPr>
          <w:p w14:paraId="5EDDB1B7" w14:textId="77777777" w:rsidR="004C6B81" w:rsidRDefault="004C6B81" w:rsidP="004C6B81">
            <w:pPr>
              <w:jc w:val="center"/>
              <w:rPr>
                <w:rFonts w:ascii="Cambria" w:hAnsi="Cambria" w:cs="Arial"/>
              </w:rPr>
            </w:pPr>
          </w:p>
        </w:tc>
      </w:tr>
      <w:tr w:rsidR="004C6B81" w14:paraId="46D0D766" w14:textId="77777777" w:rsidTr="004C6B81">
        <w:tblPrEx>
          <w:tblW w:w="12865" w:type="dxa"/>
          <w:tblLayout w:type="fixed"/>
          <w:tblPrExChange w:id="995" w:author="Sasi Songthong" w:date="2022-06-23T12:50:00Z">
            <w:tblPrEx>
              <w:tblW w:w="12865" w:type="dxa"/>
              <w:tblLayout w:type="fixed"/>
            </w:tblPrEx>
          </w:tblPrExChange>
        </w:tblPrEx>
        <w:trPr>
          <w:trHeight w:val="392"/>
          <w:trPrChange w:id="996" w:author="Sasi Songthong" w:date="2022-06-23T12:50:00Z">
            <w:trPr>
              <w:trHeight w:val="392"/>
            </w:trPr>
          </w:trPrChange>
        </w:trPr>
        <w:tc>
          <w:tcPr>
            <w:tcW w:w="805" w:type="dxa"/>
            <w:vAlign w:val="center"/>
            <w:tcPrChange w:id="997" w:author="Sasi Songthong" w:date="2022-06-23T12:50:00Z">
              <w:tcPr>
                <w:tcW w:w="805" w:type="dxa"/>
                <w:vAlign w:val="center"/>
              </w:tcPr>
            </w:tcPrChange>
          </w:tcPr>
          <w:p w14:paraId="2CFA9E83" w14:textId="3D6562B1" w:rsidR="004C6B81" w:rsidRPr="000047FC" w:rsidRDefault="004C6B81" w:rsidP="004C6B81">
            <w:pPr>
              <w:jc w:val="center"/>
              <w:rPr>
                <w:rFonts w:ascii="Cambria" w:hAnsi="Cambria" w:cs="Arial"/>
                <w:b/>
                <w:bCs/>
              </w:rPr>
            </w:pPr>
            <w:r>
              <w:rPr>
                <w:rFonts w:ascii="Cambria" w:hAnsi="Cambria" w:cs="Arial"/>
                <w:b/>
                <w:bCs/>
              </w:rPr>
              <w:t>30</w:t>
            </w:r>
          </w:p>
        </w:tc>
        <w:tc>
          <w:tcPr>
            <w:tcW w:w="1542" w:type="dxa"/>
            <w:vAlign w:val="center"/>
            <w:tcPrChange w:id="998" w:author="Sasi Songthong" w:date="2022-06-23T12:50:00Z">
              <w:tcPr>
                <w:tcW w:w="1800" w:type="dxa"/>
                <w:vAlign w:val="center"/>
              </w:tcPr>
            </w:tcPrChange>
          </w:tcPr>
          <w:p w14:paraId="259FBFDD"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vAlign w:val="center"/>
            <w:tcPrChange w:id="999" w:author="Sasi Songthong" w:date="2022-06-23T12:50:00Z">
              <w:tcPr>
                <w:tcW w:w="1800" w:type="dxa"/>
                <w:gridSpan w:val="2"/>
                <w:vAlign w:val="center"/>
              </w:tcPr>
            </w:tcPrChange>
          </w:tcPr>
          <w:p w14:paraId="7C904491"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1000" w:author="Sasi Songthong" w:date="2022-06-23T12:50:00Z">
              <w:tcPr>
                <w:tcW w:w="1800" w:type="dxa"/>
                <w:vAlign w:val="center"/>
              </w:tcPr>
            </w:tcPrChange>
          </w:tcPr>
          <w:p w14:paraId="45A37339"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1001" w:author="Sasi Songthong" w:date="2022-06-23T12:50:00Z">
              <w:tcPr>
                <w:tcW w:w="1800" w:type="dxa"/>
                <w:vAlign w:val="center"/>
              </w:tcPr>
            </w:tcPrChange>
          </w:tcPr>
          <w:p w14:paraId="2A8837FC"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1002" w:author="Sasi Songthong" w:date="2022-06-23T12:50:00Z">
              <w:tcPr>
                <w:tcW w:w="1800" w:type="dxa"/>
                <w:vAlign w:val="center"/>
              </w:tcPr>
            </w:tcPrChange>
          </w:tcPr>
          <w:p w14:paraId="46D89610"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1003" w:author="Sasi Songthong" w:date="2022-06-23T12:50:00Z">
              <w:tcPr>
                <w:tcW w:w="900" w:type="dxa"/>
                <w:vAlign w:val="center"/>
              </w:tcPr>
            </w:tcPrChange>
          </w:tcPr>
          <w:p w14:paraId="00BFA63E" w14:textId="6392367D" w:rsidR="004C6B81" w:rsidRDefault="004C6B81" w:rsidP="004C6B81">
            <w:pPr>
              <w:jc w:val="center"/>
              <w:rPr>
                <w:rFonts w:ascii="Cambria" w:hAnsi="Cambria" w:cs="Arial"/>
              </w:rPr>
            </w:pPr>
            <w:ins w:id="1004" w:author="Sasi Songthong" w:date="2022-06-23T12:49:00Z">
              <w:r w:rsidRPr="00BF1CE3">
                <w:rPr>
                  <w:rFonts w:ascii="Cambria" w:hAnsi="Cambria" w:cs="Arial"/>
                </w:rPr>
                <w:t>Yes / No</w:t>
              </w:r>
            </w:ins>
          </w:p>
        </w:tc>
        <w:tc>
          <w:tcPr>
            <w:tcW w:w="1543" w:type="dxa"/>
            <w:vAlign w:val="center"/>
            <w:tcPrChange w:id="1005" w:author="Sasi Songthong" w:date="2022-06-23T12:50:00Z">
              <w:tcPr>
                <w:tcW w:w="900" w:type="dxa"/>
                <w:vAlign w:val="center"/>
              </w:tcPr>
            </w:tcPrChange>
          </w:tcPr>
          <w:p w14:paraId="7E01C3A4" w14:textId="7B41495A" w:rsidR="004C6B81" w:rsidRDefault="004C6B81" w:rsidP="004C6B81">
            <w:pPr>
              <w:jc w:val="center"/>
              <w:rPr>
                <w:rFonts w:ascii="Cambria" w:hAnsi="Cambria" w:cs="Arial"/>
              </w:rPr>
            </w:pPr>
            <w:ins w:id="1006" w:author="Sasi Songthong" w:date="2022-06-23T12:49:00Z">
              <w:r w:rsidRPr="00BF1CE3">
                <w:rPr>
                  <w:rFonts w:ascii="Cambria" w:hAnsi="Cambria" w:cs="Arial"/>
                </w:rPr>
                <w:t>Yes / No</w:t>
              </w:r>
            </w:ins>
          </w:p>
        </w:tc>
        <w:tc>
          <w:tcPr>
            <w:tcW w:w="1260" w:type="dxa"/>
            <w:vAlign w:val="center"/>
            <w:tcPrChange w:id="1007" w:author="Sasi Songthong" w:date="2022-06-23T12:50:00Z">
              <w:tcPr>
                <w:tcW w:w="1260" w:type="dxa"/>
                <w:vAlign w:val="center"/>
              </w:tcPr>
            </w:tcPrChange>
          </w:tcPr>
          <w:p w14:paraId="24BB76FF" w14:textId="77777777" w:rsidR="004C6B81" w:rsidRDefault="004C6B81" w:rsidP="004C6B81">
            <w:pPr>
              <w:jc w:val="center"/>
              <w:rPr>
                <w:rFonts w:ascii="Cambria" w:hAnsi="Cambria" w:cs="Arial"/>
              </w:rPr>
            </w:pPr>
          </w:p>
        </w:tc>
      </w:tr>
      <w:tr w:rsidR="004C6B81" w14:paraId="700733D1" w14:textId="77777777" w:rsidTr="004C6B81">
        <w:tblPrEx>
          <w:tblW w:w="12865" w:type="dxa"/>
          <w:tblLayout w:type="fixed"/>
          <w:tblPrExChange w:id="1008" w:author="Sasi Songthong" w:date="2022-06-23T12:50:00Z">
            <w:tblPrEx>
              <w:tblW w:w="12865" w:type="dxa"/>
              <w:tblLayout w:type="fixed"/>
            </w:tblPrEx>
          </w:tblPrExChange>
        </w:tblPrEx>
        <w:trPr>
          <w:trHeight w:val="392"/>
          <w:trPrChange w:id="1009" w:author="Sasi Songthong" w:date="2022-06-23T12:50:00Z">
            <w:trPr>
              <w:trHeight w:val="392"/>
            </w:trPr>
          </w:trPrChange>
        </w:trPr>
        <w:tc>
          <w:tcPr>
            <w:tcW w:w="805" w:type="dxa"/>
            <w:tcBorders>
              <w:bottom w:val="single" w:sz="4" w:space="0" w:color="auto"/>
            </w:tcBorders>
            <w:vAlign w:val="center"/>
            <w:tcPrChange w:id="1010" w:author="Sasi Songthong" w:date="2022-06-23T12:50:00Z">
              <w:tcPr>
                <w:tcW w:w="805" w:type="dxa"/>
                <w:tcBorders>
                  <w:bottom w:val="single" w:sz="4" w:space="0" w:color="auto"/>
                </w:tcBorders>
                <w:vAlign w:val="center"/>
              </w:tcPr>
            </w:tcPrChange>
          </w:tcPr>
          <w:p w14:paraId="54E437D3" w14:textId="7E2396C5" w:rsidR="004C6B81" w:rsidRPr="000047FC" w:rsidRDefault="004C6B81" w:rsidP="004C6B81">
            <w:pPr>
              <w:jc w:val="center"/>
              <w:rPr>
                <w:rFonts w:ascii="Cambria" w:hAnsi="Cambria" w:cs="Arial"/>
                <w:b/>
                <w:bCs/>
              </w:rPr>
            </w:pPr>
            <w:r>
              <w:rPr>
                <w:rFonts w:ascii="Cambria" w:hAnsi="Cambria" w:cs="Arial"/>
                <w:b/>
                <w:bCs/>
              </w:rPr>
              <w:t>31</w:t>
            </w:r>
          </w:p>
        </w:tc>
        <w:tc>
          <w:tcPr>
            <w:tcW w:w="1542" w:type="dxa"/>
            <w:tcBorders>
              <w:bottom w:val="single" w:sz="4" w:space="0" w:color="auto"/>
            </w:tcBorders>
            <w:vAlign w:val="center"/>
            <w:tcPrChange w:id="1011" w:author="Sasi Songthong" w:date="2022-06-23T12:50:00Z">
              <w:tcPr>
                <w:tcW w:w="1800" w:type="dxa"/>
                <w:tcBorders>
                  <w:bottom w:val="single" w:sz="4" w:space="0" w:color="auto"/>
                </w:tcBorders>
                <w:vAlign w:val="center"/>
              </w:tcPr>
            </w:tcPrChange>
          </w:tcPr>
          <w:p w14:paraId="523E7656"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012" w:author="Sasi Songthong" w:date="2022-06-23T12:50:00Z">
              <w:tcPr>
                <w:tcW w:w="1800" w:type="dxa"/>
                <w:gridSpan w:val="2"/>
                <w:tcBorders>
                  <w:bottom w:val="single" w:sz="4" w:space="0" w:color="auto"/>
                </w:tcBorders>
                <w:vAlign w:val="center"/>
              </w:tcPr>
            </w:tcPrChange>
          </w:tcPr>
          <w:p w14:paraId="414EB588"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13" w:author="Sasi Songthong" w:date="2022-06-23T12:50:00Z">
              <w:tcPr>
                <w:tcW w:w="1800" w:type="dxa"/>
                <w:tcBorders>
                  <w:bottom w:val="single" w:sz="4" w:space="0" w:color="auto"/>
                </w:tcBorders>
                <w:vAlign w:val="center"/>
              </w:tcPr>
            </w:tcPrChange>
          </w:tcPr>
          <w:p w14:paraId="0396F8A7"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14" w:author="Sasi Songthong" w:date="2022-06-23T12:50:00Z">
              <w:tcPr>
                <w:tcW w:w="1800" w:type="dxa"/>
                <w:tcBorders>
                  <w:bottom w:val="single" w:sz="4" w:space="0" w:color="auto"/>
                </w:tcBorders>
                <w:vAlign w:val="center"/>
              </w:tcPr>
            </w:tcPrChange>
          </w:tcPr>
          <w:p w14:paraId="51CDD4C4"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15" w:author="Sasi Songthong" w:date="2022-06-23T12:50:00Z">
              <w:tcPr>
                <w:tcW w:w="1800" w:type="dxa"/>
                <w:tcBorders>
                  <w:bottom w:val="single" w:sz="4" w:space="0" w:color="auto"/>
                </w:tcBorders>
                <w:vAlign w:val="center"/>
              </w:tcPr>
            </w:tcPrChange>
          </w:tcPr>
          <w:p w14:paraId="60684296"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vAlign w:val="center"/>
            <w:tcPrChange w:id="1016" w:author="Sasi Songthong" w:date="2022-06-23T12:50:00Z">
              <w:tcPr>
                <w:tcW w:w="900" w:type="dxa"/>
                <w:vAlign w:val="center"/>
              </w:tcPr>
            </w:tcPrChange>
          </w:tcPr>
          <w:p w14:paraId="21BF2ED7" w14:textId="12A7E9C6" w:rsidR="004C6B81" w:rsidRDefault="004C6B81" w:rsidP="004C6B81">
            <w:pPr>
              <w:jc w:val="center"/>
              <w:rPr>
                <w:rFonts w:ascii="Cambria" w:hAnsi="Cambria" w:cs="Arial"/>
              </w:rPr>
            </w:pPr>
            <w:ins w:id="1017" w:author="Sasi Songthong" w:date="2022-06-23T12:49:00Z">
              <w:r w:rsidRPr="00BF1CE3">
                <w:rPr>
                  <w:rFonts w:ascii="Cambria" w:hAnsi="Cambria" w:cs="Arial"/>
                </w:rPr>
                <w:t>Yes / No</w:t>
              </w:r>
            </w:ins>
          </w:p>
        </w:tc>
        <w:tc>
          <w:tcPr>
            <w:tcW w:w="1543" w:type="dxa"/>
            <w:vAlign w:val="center"/>
            <w:tcPrChange w:id="1018" w:author="Sasi Songthong" w:date="2022-06-23T12:50:00Z">
              <w:tcPr>
                <w:tcW w:w="900" w:type="dxa"/>
                <w:vAlign w:val="center"/>
              </w:tcPr>
            </w:tcPrChange>
          </w:tcPr>
          <w:p w14:paraId="1ACF571A" w14:textId="4EC00FF2" w:rsidR="004C6B81" w:rsidRDefault="004C6B81" w:rsidP="004C6B81">
            <w:pPr>
              <w:jc w:val="center"/>
              <w:rPr>
                <w:rFonts w:ascii="Cambria" w:hAnsi="Cambria" w:cs="Arial"/>
              </w:rPr>
            </w:pPr>
            <w:ins w:id="1019" w:author="Sasi Songthong" w:date="2022-06-23T12:49:00Z">
              <w:r w:rsidRPr="00BF1CE3">
                <w:rPr>
                  <w:rFonts w:ascii="Cambria" w:hAnsi="Cambria" w:cs="Arial"/>
                </w:rPr>
                <w:t>Yes / No</w:t>
              </w:r>
            </w:ins>
          </w:p>
        </w:tc>
        <w:tc>
          <w:tcPr>
            <w:tcW w:w="1260" w:type="dxa"/>
            <w:tcBorders>
              <w:bottom w:val="single" w:sz="4" w:space="0" w:color="auto"/>
            </w:tcBorders>
            <w:vAlign w:val="center"/>
            <w:tcPrChange w:id="1020" w:author="Sasi Songthong" w:date="2022-06-23T12:50:00Z">
              <w:tcPr>
                <w:tcW w:w="1260" w:type="dxa"/>
                <w:tcBorders>
                  <w:bottom w:val="single" w:sz="4" w:space="0" w:color="auto"/>
                </w:tcBorders>
                <w:vAlign w:val="center"/>
              </w:tcPr>
            </w:tcPrChange>
          </w:tcPr>
          <w:p w14:paraId="1F4D356C" w14:textId="77777777" w:rsidR="004C6B81" w:rsidRDefault="004C6B81" w:rsidP="004C6B81">
            <w:pPr>
              <w:jc w:val="center"/>
              <w:rPr>
                <w:rFonts w:ascii="Cambria" w:hAnsi="Cambria" w:cs="Arial"/>
              </w:rPr>
            </w:pPr>
          </w:p>
        </w:tc>
      </w:tr>
      <w:tr w:rsidR="004C6B81" w14:paraId="5EC93BAE" w14:textId="77777777" w:rsidTr="004C6B81">
        <w:tblPrEx>
          <w:tblW w:w="12865" w:type="dxa"/>
          <w:tblLayout w:type="fixed"/>
          <w:tblPrExChange w:id="1021" w:author="Sasi Songthong" w:date="2022-06-23T12:50:00Z">
            <w:tblPrEx>
              <w:tblW w:w="12865" w:type="dxa"/>
              <w:tblLayout w:type="fixed"/>
            </w:tblPrEx>
          </w:tblPrExChange>
        </w:tblPrEx>
        <w:trPr>
          <w:trHeight w:val="392"/>
          <w:trPrChange w:id="1022" w:author="Sasi Songthong" w:date="2022-06-23T12:50:00Z">
            <w:trPr>
              <w:trHeight w:val="392"/>
            </w:trPr>
          </w:trPrChange>
        </w:trPr>
        <w:tc>
          <w:tcPr>
            <w:tcW w:w="805" w:type="dxa"/>
            <w:tcBorders>
              <w:bottom w:val="single" w:sz="4" w:space="0" w:color="auto"/>
            </w:tcBorders>
            <w:vAlign w:val="center"/>
            <w:tcPrChange w:id="1023" w:author="Sasi Songthong" w:date="2022-06-23T12:50:00Z">
              <w:tcPr>
                <w:tcW w:w="805" w:type="dxa"/>
                <w:tcBorders>
                  <w:bottom w:val="single" w:sz="4" w:space="0" w:color="auto"/>
                </w:tcBorders>
                <w:vAlign w:val="center"/>
              </w:tcPr>
            </w:tcPrChange>
          </w:tcPr>
          <w:p w14:paraId="5F5BD2FB" w14:textId="035FAA70" w:rsidR="004C6B81" w:rsidRPr="000047FC" w:rsidRDefault="004C6B81" w:rsidP="004C6B81">
            <w:pPr>
              <w:jc w:val="center"/>
              <w:rPr>
                <w:rFonts w:ascii="Cambria" w:hAnsi="Cambria" w:cs="Arial"/>
                <w:b/>
                <w:bCs/>
              </w:rPr>
            </w:pPr>
            <w:r>
              <w:rPr>
                <w:rFonts w:ascii="Cambria" w:hAnsi="Cambria" w:cs="Arial"/>
                <w:b/>
                <w:bCs/>
              </w:rPr>
              <w:t>32</w:t>
            </w:r>
          </w:p>
        </w:tc>
        <w:tc>
          <w:tcPr>
            <w:tcW w:w="1542" w:type="dxa"/>
            <w:tcBorders>
              <w:bottom w:val="single" w:sz="4" w:space="0" w:color="auto"/>
            </w:tcBorders>
            <w:vAlign w:val="center"/>
            <w:tcPrChange w:id="1024" w:author="Sasi Songthong" w:date="2022-06-23T12:50:00Z">
              <w:tcPr>
                <w:tcW w:w="1800" w:type="dxa"/>
                <w:tcBorders>
                  <w:bottom w:val="single" w:sz="4" w:space="0" w:color="auto"/>
                </w:tcBorders>
                <w:vAlign w:val="center"/>
              </w:tcPr>
            </w:tcPrChange>
          </w:tcPr>
          <w:p w14:paraId="60B9E357" w14:textId="77777777" w:rsidR="004C6B81" w:rsidRPr="000047FC" w:rsidRDefault="004C6B81" w:rsidP="004C6B81">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025" w:author="Sasi Songthong" w:date="2022-06-23T12:50:00Z">
              <w:tcPr>
                <w:tcW w:w="1800" w:type="dxa"/>
                <w:gridSpan w:val="2"/>
                <w:tcBorders>
                  <w:bottom w:val="single" w:sz="4" w:space="0" w:color="auto"/>
                </w:tcBorders>
                <w:vAlign w:val="center"/>
              </w:tcPr>
            </w:tcPrChange>
          </w:tcPr>
          <w:p w14:paraId="5653599F"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26" w:author="Sasi Songthong" w:date="2022-06-23T12:50:00Z">
              <w:tcPr>
                <w:tcW w:w="1800" w:type="dxa"/>
                <w:tcBorders>
                  <w:bottom w:val="single" w:sz="4" w:space="0" w:color="auto"/>
                </w:tcBorders>
                <w:vAlign w:val="center"/>
              </w:tcPr>
            </w:tcPrChange>
          </w:tcPr>
          <w:p w14:paraId="56A1FA82"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27" w:author="Sasi Songthong" w:date="2022-06-23T12:50:00Z">
              <w:tcPr>
                <w:tcW w:w="1800" w:type="dxa"/>
                <w:tcBorders>
                  <w:bottom w:val="single" w:sz="4" w:space="0" w:color="auto"/>
                </w:tcBorders>
                <w:vAlign w:val="center"/>
              </w:tcPr>
            </w:tcPrChange>
          </w:tcPr>
          <w:p w14:paraId="1F142D96"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28" w:author="Sasi Songthong" w:date="2022-06-23T12:50:00Z">
              <w:tcPr>
                <w:tcW w:w="1800" w:type="dxa"/>
                <w:tcBorders>
                  <w:bottom w:val="single" w:sz="4" w:space="0" w:color="auto"/>
                </w:tcBorders>
                <w:vAlign w:val="center"/>
              </w:tcPr>
            </w:tcPrChange>
          </w:tcPr>
          <w:p w14:paraId="64259D98" w14:textId="77777777" w:rsidR="004C6B81" w:rsidRDefault="004C6B81" w:rsidP="004C6B81">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029" w:author="Sasi Songthong" w:date="2022-06-23T12:50:00Z">
              <w:tcPr>
                <w:tcW w:w="900" w:type="dxa"/>
                <w:tcBorders>
                  <w:bottom w:val="single" w:sz="4" w:space="0" w:color="auto"/>
                </w:tcBorders>
                <w:vAlign w:val="center"/>
              </w:tcPr>
            </w:tcPrChange>
          </w:tcPr>
          <w:p w14:paraId="3D99816A" w14:textId="3930878A" w:rsidR="004C6B81" w:rsidRDefault="004C6B81" w:rsidP="004C6B81">
            <w:pPr>
              <w:jc w:val="center"/>
              <w:rPr>
                <w:rFonts w:ascii="Cambria" w:hAnsi="Cambria" w:cs="Arial"/>
              </w:rPr>
            </w:pPr>
            <w:ins w:id="1030" w:author="Sasi Songthong" w:date="2022-06-23T12:49:00Z">
              <w:r w:rsidRPr="00BF1CE3">
                <w:rPr>
                  <w:rFonts w:ascii="Cambria" w:hAnsi="Cambria" w:cs="Arial"/>
                </w:rPr>
                <w:t>Yes / No</w:t>
              </w:r>
            </w:ins>
          </w:p>
        </w:tc>
        <w:tc>
          <w:tcPr>
            <w:tcW w:w="1543" w:type="dxa"/>
            <w:tcBorders>
              <w:bottom w:val="single" w:sz="4" w:space="0" w:color="auto"/>
            </w:tcBorders>
            <w:vAlign w:val="center"/>
            <w:tcPrChange w:id="1031" w:author="Sasi Songthong" w:date="2022-06-23T12:50:00Z">
              <w:tcPr>
                <w:tcW w:w="900" w:type="dxa"/>
                <w:tcBorders>
                  <w:bottom w:val="single" w:sz="4" w:space="0" w:color="auto"/>
                </w:tcBorders>
                <w:vAlign w:val="center"/>
              </w:tcPr>
            </w:tcPrChange>
          </w:tcPr>
          <w:p w14:paraId="121BC2B6" w14:textId="15CC7DB2" w:rsidR="004C6B81" w:rsidRDefault="004C6B81" w:rsidP="004C6B81">
            <w:pPr>
              <w:jc w:val="center"/>
              <w:rPr>
                <w:rFonts w:ascii="Cambria" w:hAnsi="Cambria" w:cs="Arial"/>
              </w:rPr>
            </w:pPr>
            <w:ins w:id="1032" w:author="Sasi Songthong" w:date="2022-06-23T12:49:00Z">
              <w:r w:rsidRPr="00BF1CE3">
                <w:rPr>
                  <w:rFonts w:ascii="Cambria" w:hAnsi="Cambria" w:cs="Arial"/>
                </w:rPr>
                <w:t>Yes / No</w:t>
              </w:r>
            </w:ins>
          </w:p>
        </w:tc>
        <w:tc>
          <w:tcPr>
            <w:tcW w:w="1260" w:type="dxa"/>
            <w:tcBorders>
              <w:bottom w:val="single" w:sz="4" w:space="0" w:color="auto"/>
            </w:tcBorders>
            <w:vAlign w:val="center"/>
            <w:tcPrChange w:id="1033" w:author="Sasi Songthong" w:date="2022-06-23T12:50:00Z">
              <w:tcPr>
                <w:tcW w:w="1260" w:type="dxa"/>
                <w:tcBorders>
                  <w:bottom w:val="single" w:sz="4" w:space="0" w:color="auto"/>
                </w:tcBorders>
                <w:vAlign w:val="center"/>
              </w:tcPr>
            </w:tcPrChange>
          </w:tcPr>
          <w:p w14:paraId="4E098893" w14:textId="77777777" w:rsidR="004C6B81" w:rsidRDefault="004C6B81" w:rsidP="004C6B81">
            <w:pPr>
              <w:jc w:val="center"/>
              <w:rPr>
                <w:rFonts w:ascii="Cambria" w:hAnsi="Cambria" w:cs="Arial"/>
              </w:rPr>
            </w:pPr>
          </w:p>
        </w:tc>
      </w:tr>
      <w:tr w:rsidR="001967BE" w:rsidRPr="00894548" w14:paraId="406AF658" w14:textId="77777777" w:rsidTr="00173BEC">
        <w:trPr>
          <w:trHeight w:val="720"/>
        </w:trPr>
        <w:tc>
          <w:tcPr>
            <w:tcW w:w="12865" w:type="dxa"/>
            <w:gridSpan w:val="10"/>
            <w:tcBorders>
              <w:top w:val="single" w:sz="4" w:space="0" w:color="auto"/>
            </w:tcBorders>
          </w:tcPr>
          <w:p w14:paraId="6903589A" w14:textId="77777777" w:rsidR="001967BE" w:rsidRPr="00894548" w:rsidRDefault="001967BE" w:rsidP="000047FC">
            <w:pPr>
              <w:rPr>
                <w:rFonts w:ascii="Cambria" w:hAnsi="Cambria" w:cs="Arial"/>
                <w:b/>
                <w:bCs/>
                <w:highlight w:val="yellow"/>
              </w:rPr>
            </w:pPr>
            <w:r w:rsidRPr="00894548">
              <w:rPr>
                <w:rFonts w:ascii="Cambria" w:hAnsi="Cambria" w:cs="Arial"/>
                <w:b/>
                <w:bCs/>
              </w:rPr>
              <w:t>Comments:</w:t>
            </w:r>
          </w:p>
        </w:tc>
      </w:tr>
      <w:tr w:rsidR="001967BE" w14:paraId="4554FD56" w14:textId="77777777" w:rsidTr="000047FC">
        <w:trPr>
          <w:trHeight w:val="360"/>
        </w:trPr>
        <w:tc>
          <w:tcPr>
            <w:tcW w:w="3055" w:type="dxa"/>
            <w:gridSpan w:val="3"/>
            <w:shd w:val="clear" w:color="auto" w:fill="F2F2F2" w:themeFill="background1" w:themeFillShade="F2"/>
            <w:vAlign w:val="center"/>
          </w:tcPr>
          <w:p w14:paraId="6279651C" w14:textId="77777777" w:rsidR="001967BE" w:rsidRPr="00894548" w:rsidRDefault="001967BE"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628C686" w14:textId="77777777" w:rsidR="001967BE" w:rsidRDefault="001967BE" w:rsidP="000047FC">
            <w:pPr>
              <w:rPr>
                <w:rFonts w:ascii="Cambria" w:hAnsi="Cambria" w:cs="Arial"/>
              </w:rPr>
            </w:pPr>
          </w:p>
        </w:tc>
      </w:tr>
      <w:tr w:rsidR="001967BE" w14:paraId="1F4DAB03" w14:textId="77777777" w:rsidTr="000047FC">
        <w:trPr>
          <w:trHeight w:val="360"/>
        </w:trPr>
        <w:tc>
          <w:tcPr>
            <w:tcW w:w="3055" w:type="dxa"/>
            <w:gridSpan w:val="3"/>
            <w:shd w:val="clear" w:color="auto" w:fill="F2F2F2" w:themeFill="background1" w:themeFillShade="F2"/>
            <w:vAlign w:val="center"/>
          </w:tcPr>
          <w:p w14:paraId="6887B357" w14:textId="76905EED" w:rsidR="001967BE"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38F80E69" w14:textId="77777777" w:rsidR="001967BE" w:rsidRDefault="001967BE" w:rsidP="000047FC">
            <w:pPr>
              <w:rPr>
                <w:rFonts w:ascii="Cambria" w:hAnsi="Cambria" w:cs="Arial"/>
              </w:rPr>
            </w:pPr>
          </w:p>
        </w:tc>
      </w:tr>
    </w:tbl>
    <w:p w14:paraId="7E557E9E" w14:textId="4C7828EF" w:rsidR="00486AAB" w:rsidRDefault="00486AAB" w:rsidP="00486AAB">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sidR="00F67380">
        <w:rPr>
          <w:rFonts w:ascii="Cambria" w:hAnsi="Cambria" w:cs="Arial"/>
          <w:b/>
          <w:bCs/>
        </w:rPr>
        <w:t xml:space="preserve">SIMULATED HANDLING &amp; INSPECTION BEFORE STERILIZATION </w:t>
      </w:r>
      <w:r>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1034">
          <w:tblGrid>
            <w:gridCol w:w="805"/>
            <w:gridCol w:w="1800"/>
            <w:gridCol w:w="450"/>
            <w:gridCol w:w="1350"/>
            <w:gridCol w:w="1800"/>
            <w:gridCol w:w="1800"/>
            <w:gridCol w:w="1800"/>
            <w:gridCol w:w="900"/>
            <w:gridCol w:w="900"/>
            <w:gridCol w:w="1260"/>
          </w:tblGrid>
        </w:tblGridChange>
      </w:tblGrid>
      <w:tr w:rsidR="00486AAB" w:rsidRPr="00AC51DF" w14:paraId="37C9A975" w14:textId="77777777" w:rsidTr="000047FC">
        <w:trPr>
          <w:trHeight w:val="256"/>
        </w:trPr>
        <w:tc>
          <w:tcPr>
            <w:tcW w:w="12865" w:type="dxa"/>
            <w:gridSpan w:val="10"/>
            <w:shd w:val="clear" w:color="auto" w:fill="F2F2F2" w:themeFill="background1" w:themeFillShade="F2"/>
            <w:vAlign w:val="center"/>
          </w:tcPr>
          <w:p w14:paraId="30E762E5" w14:textId="39EAD2C2" w:rsidR="00486AAB" w:rsidRPr="00AC51DF" w:rsidRDefault="00486AAB" w:rsidP="000047FC">
            <w:pPr>
              <w:jc w:val="center"/>
              <w:rPr>
                <w:rFonts w:ascii="Cambria" w:hAnsi="Cambria" w:cs="Arial"/>
                <w:b/>
                <w:bCs/>
              </w:rPr>
            </w:pPr>
            <w:r>
              <w:rPr>
                <w:rFonts w:ascii="Cambria" w:hAnsi="Cambria" w:cs="Arial"/>
                <w:b/>
                <w:bCs/>
              </w:rPr>
              <w:t>Labels 33-40</w:t>
            </w:r>
          </w:p>
        </w:tc>
      </w:tr>
      <w:tr w:rsidR="00486AAB" w14:paraId="1E0280C1" w14:textId="77777777" w:rsidTr="000047FC">
        <w:trPr>
          <w:trHeight w:val="256"/>
        </w:trPr>
        <w:tc>
          <w:tcPr>
            <w:tcW w:w="12865" w:type="dxa"/>
            <w:gridSpan w:val="10"/>
            <w:vAlign w:val="center"/>
          </w:tcPr>
          <w:p w14:paraId="4E76C52B" w14:textId="77777777" w:rsidR="00486AAB" w:rsidRPr="00894548" w:rsidRDefault="00486AAB" w:rsidP="000047FC">
            <w:pPr>
              <w:rPr>
                <w:rFonts w:ascii="Cambria" w:hAnsi="Cambria" w:cs="Arial"/>
                <w:b/>
                <w:bCs/>
              </w:rPr>
            </w:pPr>
            <w:r w:rsidRPr="00894548">
              <w:rPr>
                <w:rFonts w:ascii="Cambria" w:hAnsi="Cambria" w:cs="Arial"/>
                <w:b/>
                <w:bCs/>
              </w:rPr>
              <w:t>Instructions:</w:t>
            </w:r>
          </w:p>
          <w:p w14:paraId="3D76F064" w14:textId="7EFE3496" w:rsidR="00486AAB" w:rsidRDefault="00486AAB"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33 through 40.</w:t>
            </w:r>
          </w:p>
          <w:p w14:paraId="16F10A24" w14:textId="77777777" w:rsidR="00486AAB" w:rsidRDefault="00486AAB" w:rsidP="000047FC">
            <w:pPr>
              <w:tabs>
                <w:tab w:val="left" w:pos="245"/>
              </w:tabs>
              <w:rPr>
                <w:rFonts w:ascii="Cambria" w:hAnsi="Cambria" w:cs="Arial"/>
              </w:rPr>
            </w:pPr>
            <w:r>
              <w:rPr>
                <w:rFonts w:ascii="Cambria" w:hAnsi="Cambria" w:cs="Arial"/>
              </w:rPr>
              <w:t>2. Lightly rub labels 20 times with gloved hand.  Indicate “Yes” when complete.</w:t>
            </w:r>
          </w:p>
          <w:p w14:paraId="087FA42C" w14:textId="77777777" w:rsidR="00703AC7" w:rsidRDefault="00703AC7" w:rsidP="00703AC7">
            <w:pPr>
              <w:tabs>
                <w:tab w:val="left" w:pos="245"/>
              </w:tabs>
              <w:rPr>
                <w:ins w:id="1035" w:author="Sasi Songthong" w:date="2022-06-23T12:50:00Z"/>
                <w:rFonts w:ascii="Cambria" w:hAnsi="Cambria" w:cs="Arial"/>
              </w:rPr>
            </w:pPr>
            <w:ins w:id="1036" w:author="Sasi Songthong" w:date="2022-06-23T12:50:00Z">
              <w:r>
                <w:rPr>
                  <w:rFonts w:ascii="Cambria" w:hAnsi="Cambria" w:cs="Arial"/>
                </w:rPr>
                <w:t>3. Lightly rub labels 20 times with gloved hand, which have been wiped with 70% IPA. Indicate “Yes” when complete.</w:t>
              </w:r>
            </w:ins>
          </w:p>
          <w:p w14:paraId="23C9EA07" w14:textId="77777777" w:rsidR="00703AC7" w:rsidRDefault="00703AC7" w:rsidP="00703AC7">
            <w:pPr>
              <w:tabs>
                <w:tab w:val="left" w:pos="245"/>
              </w:tabs>
              <w:rPr>
                <w:ins w:id="1037" w:author="Sasi Songthong" w:date="2022-06-23T12:50:00Z"/>
                <w:rFonts w:ascii="Cambria" w:hAnsi="Cambria" w:cs="Arial"/>
              </w:rPr>
            </w:pPr>
            <w:ins w:id="1038" w:author="Sasi Songthong" w:date="2022-06-23T12:50: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1423D14F" w14:textId="37B88CCD" w:rsidR="00703AC7" w:rsidRDefault="00703AC7" w:rsidP="00703AC7">
            <w:pPr>
              <w:tabs>
                <w:tab w:val="left" w:pos="245"/>
              </w:tabs>
              <w:rPr>
                <w:ins w:id="1039" w:author="Sasi Songthong" w:date="2022-06-23T12:50:00Z"/>
                <w:rFonts w:ascii="Cambria" w:hAnsi="Cambria" w:cs="Arial"/>
              </w:rPr>
            </w:pPr>
            <w:ins w:id="1040" w:author="Sasi Songthong" w:date="2022-06-23T12:50:00Z">
              <w:r>
                <w:rPr>
                  <w:rFonts w:ascii="Cambria" w:hAnsi="Cambria" w:cs="Arial"/>
                </w:rPr>
                <w:t xml:space="preserve">5. Lightly rub labels 20 times with gloved hand, which have been wiped with </w:t>
              </w:r>
            </w:ins>
            <w:proofErr w:type="spellStart"/>
            <w:ins w:id="1041"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1042" w:author="Sasi Songthong" w:date="2022-06-23T12:50:00Z">
              <w:r>
                <w:rPr>
                  <w:rFonts w:ascii="Cambria" w:hAnsi="Cambria" w:cs="Arial"/>
                </w:rPr>
                <w:t>.</w:t>
              </w:r>
              <w:proofErr w:type="gramEnd"/>
              <w:r>
                <w:rPr>
                  <w:rFonts w:ascii="Cambria" w:hAnsi="Cambria" w:cs="Arial"/>
                </w:rPr>
                <w:t xml:space="preserve"> Indicate “Yes” when complete.</w:t>
              </w:r>
            </w:ins>
          </w:p>
          <w:p w14:paraId="3D21711B" w14:textId="77777777" w:rsidR="00703AC7" w:rsidRDefault="00703AC7" w:rsidP="00703AC7">
            <w:pPr>
              <w:tabs>
                <w:tab w:val="left" w:pos="245"/>
              </w:tabs>
              <w:rPr>
                <w:ins w:id="1043" w:author="Sasi Songthong" w:date="2022-06-23T12:50:00Z"/>
                <w:rFonts w:ascii="Cambria" w:hAnsi="Cambria" w:cs="Arial"/>
              </w:rPr>
            </w:pPr>
            <w:ins w:id="1044" w:author="Sasi Songthong" w:date="2022-06-23T12:50:00Z">
              <w:r>
                <w:rPr>
                  <w:rFonts w:ascii="Cambria" w:hAnsi="Cambria" w:cs="Arial"/>
                </w:rPr>
                <w:t>6. Shuffled / rub with each package with 1 or more other package 20 times.  Indicate “Yes” when complete.</w:t>
              </w:r>
            </w:ins>
          </w:p>
          <w:p w14:paraId="46FCF57F" w14:textId="77777777" w:rsidR="00703AC7" w:rsidRDefault="00703AC7" w:rsidP="00703AC7">
            <w:pPr>
              <w:tabs>
                <w:tab w:val="left" w:pos="245"/>
              </w:tabs>
              <w:rPr>
                <w:ins w:id="1045" w:author="Sasi Songthong" w:date="2022-06-23T12:50:00Z"/>
                <w:rFonts w:ascii="Cambria" w:hAnsi="Cambria" w:cs="Arial"/>
              </w:rPr>
            </w:pPr>
            <w:ins w:id="1046" w:author="Sasi Songthong" w:date="2022-06-23T12:50:00Z">
              <w:r>
                <w:rPr>
                  <w:rFonts w:ascii="Cambria" w:hAnsi="Cambria" w:cs="Arial"/>
                </w:rPr>
                <w:t>7. Visually Inspect legibility of each label and verify presence of label on each package.  Document results.</w:t>
              </w:r>
            </w:ins>
          </w:p>
          <w:p w14:paraId="7162D70F" w14:textId="77777777" w:rsidR="00703AC7" w:rsidRPr="00890057" w:rsidRDefault="00703AC7" w:rsidP="00703AC7">
            <w:pPr>
              <w:tabs>
                <w:tab w:val="left" w:pos="245"/>
              </w:tabs>
              <w:rPr>
                <w:ins w:id="1047" w:author="Sasi Songthong" w:date="2022-06-23T12:50:00Z"/>
                <w:rFonts w:ascii="Cambria" w:hAnsi="Cambria" w:cs="Arial"/>
                <w:noProof/>
              </w:rPr>
            </w:pPr>
            <w:ins w:id="1048" w:author="Sasi Songthong" w:date="2022-06-23T12:50:00Z">
              <w:r>
                <w:rPr>
                  <w:rFonts w:ascii="Cambria" w:hAnsi="Cambria" w:cs="Arial"/>
                </w:rPr>
                <w:t>8. Specify P (Pass) if “Yes” is indicated in the results column.</w:t>
              </w:r>
            </w:ins>
          </w:p>
          <w:p w14:paraId="381ECA71" w14:textId="77E1570D" w:rsidR="00486AAB" w:rsidDel="00703AC7" w:rsidRDefault="00703AC7" w:rsidP="00703AC7">
            <w:pPr>
              <w:tabs>
                <w:tab w:val="left" w:pos="245"/>
              </w:tabs>
              <w:rPr>
                <w:del w:id="1049" w:author="Sasi Songthong" w:date="2022-06-23T12:50:00Z"/>
                <w:rFonts w:ascii="Cambria" w:hAnsi="Cambria" w:cs="Arial"/>
              </w:rPr>
            </w:pPr>
            <w:ins w:id="1050" w:author="Sasi Songthong" w:date="2022-06-23T12:50:00Z">
              <w:r>
                <w:rPr>
                  <w:rFonts w:ascii="Cambria" w:hAnsi="Cambria" w:cs="Arial"/>
                </w:rPr>
                <w:t>9</w:t>
              </w:r>
              <w:r w:rsidRPr="00890057">
                <w:rPr>
                  <w:rFonts w:ascii="Cambria" w:hAnsi="Cambria" w:cs="Arial"/>
                </w:rPr>
                <w:t>. Record comments and additional information in the “Comments” section or N/A.</w:t>
              </w:r>
            </w:ins>
            <w:del w:id="1051" w:author="Sasi Songthong" w:date="2022-06-23T12:50:00Z">
              <w:r w:rsidR="00486AAB" w:rsidDel="00703AC7">
                <w:rPr>
                  <w:rFonts w:ascii="Cambria" w:hAnsi="Cambria" w:cs="Arial"/>
                </w:rPr>
                <w:delText>3. Lightly rub labels 20 times with gloved hand, which have been exposed to 70% IPA. Indicate “Yes” when complete.</w:delText>
              </w:r>
            </w:del>
          </w:p>
          <w:p w14:paraId="10490FD8" w14:textId="187B65A8" w:rsidR="00486AAB" w:rsidDel="00703AC7" w:rsidRDefault="00486AAB" w:rsidP="000047FC">
            <w:pPr>
              <w:tabs>
                <w:tab w:val="left" w:pos="245"/>
              </w:tabs>
              <w:rPr>
                <w:del w:id="1052" w:author="Sasi Songthong" w:date="2022-06-23T12:50:00Z"/>
                <w:rFonts w:ascii="Cambria" w:hAnsi="Cambria" w:cs="Arial"/>
              </w:rPr>
            </w:pPr>
            <w:del w:id="1053" w:author="Sasi Songthong" w:date="2022-06-23T12:50:00Z">
              <w:r w:rsidDel="00703AC7">
                <w:rPr>
                  <w:rFonts w:ascii="Cambria" w:hAnsi="Cambria" w:cs="Arial"/>
                </w:rPr>
                <w:delText>4. Lightly rub labels 20 times with gloved hand, which have been exposed to prepared Vesphene III.  Indicate “Yes” when complete.</w:delText>
              </w:r>
            </w:del>
          </w:p>
          <w:p w14:paraId="5DF18D2F" w14:textId="4069A428" w:rsidR="00486AAB" w:rsidDel="00703AC7" w:rsidRDefault="00486AAB" w:rsidP="000047FC">
            <w:pPr>
              <w:tabs>
                <w:tab w:val="left" w:pos="245"/>
              </w:tabs>
              <w:rPr>
                <w:del w:id="1054" w:author="Sasi Songthong" w:date="2022-06-23T12:50:00Z"/>
                <w:rFonts w:ascii="Cambria" w:hAnsi="Cambria" w:cs="Arial"/>
              </w:rPr>
            </w:pPr>
            <w:del w:id="1055" w:author="Sasi Songthong" w:date="2022-06-23T12:50:00Z">
              <w:r w:rsidDel="00703AC7">
                <w:rPr>
                  <w:rFonts w:ascii="Cambria" w:hAnsi="Cambria" w:cs="Arial"/>
                </w:rPr>
                <w:delText>5. Lightly rub labels 20 times with gloved hand, which have been exposed to Spore-Klenz. Indicate “Yes” when complete.</w:delText>
              </w:r>
            </w:del>
          </w:p>
          <w:p w14:paraId="16C23B5D" w14:textId="26F5AD9F" w:rsidR="00486AAB" w:rsidDel="00703AC7" w:rsidRDefault="00486AAB" w:rsidP="000047FC">
            <w:pPr>
              <w:tabs>
                <w:tab w:val="left" w:pos="245"/>
              </w:tabs>
              <w:rPr>
                <w:del w:id="1056" w:author="Sasi Songthong" w:date="2022-06-23T12:50:00Z"/>
                <w:rFonts w:ascii="Cambria" w:hAnsi="Cambria" w:cs="Arial"/>
              </w:rPr>
            </w:pPr>
            <w:del w:id="1057" w:author="Sasi Songthong" w:date="2022-06-23T12:50:00Z">
              <w:r w:rsidDel="00703AC7">
                <w:rPr>
                  <w:rFonts w:ascii="Cambria" w:hAnsi="Cambria" w:cs="Arial"/>
                </w:rPr>
                <w:delText>6. Shuffled / rub with each package with 1 or more other package 20 times.  Indicate “Yes” when complete.</w:delText>
              </w:r>
            </w:del>
          </w:p>
          <w:p w14:paraId="346C18DB" w14:textId="093B7E28" w:rsidR="00486AAB" w:rsidDel="00703AC7" w:rsidRDefault="00486AAB" w:rsidP="000047FC">
            <w:pPr>
              <w:tabs>
                <w:tab w:val="left" w:pos="245"/>
              </w:tabs>
              <w:rPr>
                <w:del w:id="1058" w:author="Sasi Songthong" w:date="2022-06-23T12:50:00Z"/>
                <w:rFonts w:ascii="Cambria" w:hAnsi="Cambria" w:cs="Arial"/>
              </w:rPr>
            </w:pPr>
            <w:del w:id="1059" w:author="Sasi Songthong" w:date="2022-06-23T12:50:00Z">
              <w:r w:rsidDel="00703AC7">
                <w:rPr>
                  <w:rFonts w:ascii="Cambria" w:hAnsi="Cambria" w:cs="Arial"/>
                </w:rPr>
                <w:delText>7. Visually Inspect legibility of each label and verify the label remains securely affixed to the package.  Document results.</w:delText>
              </w:r>
            </w:del>
          </w:p>
          <w:p w14:paraId="32025AA2" w14:textId="63E60312" w:rsidR="00486AAB" w:rsidRPr="00890057" w:rsidDel="00703AC7" w:rsidRDefault="00486AAB" w:rsidP="000047FC">
            <w:pPr>
              <w:tabs>
                <w:tab w:val="left" w:pos="245"/>
              </w:tabs>
              <w:rPr>
                <w:del w:id="1060" w:author="Sasi Songthong" w:date="2022-06-23T12:50:00Z"/>
                <w:rFonts w:ascii="Cambria" w:hAnsi="Cambria" w:cs="Arial"/>
                <w:noProof/>
              </w:rPr>
            </w:pPr>
            <w:del w:id="1061" w:author="Sasi Songthong" w:date="2022-06-23T12:50:00Z">
              <w:r w:rsidDel="00703AC7">
                <w:rPr>
                  <w:rFonts w:ascii="Cambria" w:hAnsi="Cambria" w:cs="Arial"/>
                </w:rPr>
                <w:delText>8. Specify P (Pass) if “Yes” is indicated in the results column.</w:delText>
              </w:r>
            </w:del>
          </w:p>
          <w:p w14:paraId="1F5BC0DC" w14:textId="3E4F6FC5" w:rsidR="00486AAB" w:rsidRDefault="00486AAB" w:rsidP="000047FC">
            <w:pPr>
              <w:rPr>
                <w:rFonts w:ascii="Cambria" w:hAnsi="Cambria" w:cs="Arial"/>
              </w:rPr>
            </w:pPr>
            <w:del w:id="1062" w:author="Sasi Songthong" w:date="2022-06-23T12:50:00Z">
              <w:r w:rsidDel="00703AC7">
                <w:rPr>
                  <w:rFonts w:ascii="Cambria" w:hAnsi="Cambria" w:cs="Arial"/>
                </w:rPr>
                <w:delText>9</w:delText>
              </w:r>
              <w:r w:rsidRPr="00890057" w:rsidDel="00703AC7">
                <w:rPr>
                  <w:rFonts w:ascii="Cambria" w:hAnsi="Cambria" w:cs="Arial"/>
                </w:rPr>
                <w:delText>. Record comments and additional information in the “Comments” section or N/A.</w:delText>
              </w:r>
            </w:del>
          </w:p>
        </w:tc>
      </w:tr>
      <w:tr w:rsidR="00B178AD" w:rsidRPr="00894548" w14:paraId="50E5E0D4" w14:textId="77777777" w:rsidTr="00B178AD">
        <w:tblPrEx>
          <w:tblW w:w="12865" w:type="dxa"/>
          <w:tblLayout w:type="fixed"/>
          <w:tblPrExChange w:id="1063" w:author="Sasi Songthong" w:date="2022-06-23T12:50:00Z">
            <w:tblPrEx>
              <w:tblW w:w="12865" w:type="dxa"/>
              <w:tblLayout w:type="fixed"/>
            </w:tblPrEx>
          </w:tblPrExChange>
        </w:tblPrEx>
        <w:trPr>
          <w:trHeight w:val="288"/>
          <w:trPrChange w:id="1064" w:author="Sasi Songthong" w:date="2022-06-23T12:50:00Z">
            <w:trPr>
              <w:trHeight w:val="288"/>
            </w:trPr>
          </w:trPrChange>
        </w:trPr>
        <w:tc>
          <w:tcPr>
            <w:tcW w:w="805" w:type="dxa"/>
            <w:shd w:val="clear" w:color="auto" w:fill="F2F2F2" w:themeFill="background1" w:themeFillShade="F2"/>
            <w:vAlign w:val="center"/>
            <w:tcPrChange w:id="1065" w:author="Sasi Songthong" w:date="2022-06-23T12:50:00Z">
              <w:tcPr>
                <w:tcW w:w="805" w:type="dxa"/>
                <w:shd w:val="clear" w:color="auto" w:fill="F2F2F2" w:themeFill="background1" w:themeFillShade="F2"/>
                <w:vAlign w:val="center"/>
              </w:tcPr>
            </w:tcPrChange>
          </w:tcPr>
          <w:p w14:paraId="611234DE" w14:textId="77777777" w:rsidR="00B178AD" w:rsidRPr="00894548" w:rsidRDefault="00B178AD" w:rsidP="00B178AD">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1066" w:author="Sasi Songthong" w:date="2022-06-23T12:50:00Z">
              <w:tcPr>
                <w:tcW w:w="1800" w:type="dxa"/>
                <w:shd w:val="clear" w:color="auto" w:fill="F2F2F2" w:themeFill="background1" w:themeFillShade="F2"/>
                <w:vAlign w:val="center"/>
              </w:tcPr>
            </w:tcPrChange>
          </w:tcPr>
          <w:p w14:paraId="128310CD" w14:textId="77777777" w:rsidR="00B178AD" w:rsidRPr="00894548" w:rsidRDefault="00B178AD" w:rsidP="00B178AD">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1067" w:author="Sasi Songthong" w:date="2022-06-23T12:50:00Z">
              <w:tcPr>
                <w:tcW w:w="1800" w:type="dxa"/>
                <w:gridSpan w:val="2"/>
                <w:shd w:val="clear" w:color="auto" w:fill="F2F2F2" w:themeFill="background1" w:themeFillShade="F2"/>
                <w:vAlign w:val="center"/>
              </w:tcPr>
            </w:tcPrChange>
          </w:tcPr>
          <w:p w14:paraId="49284E61" w14:textId="77777777" w:rsidR="00B178AD" w:rsidRPr="00894548" w:rsidRDefault="00B178AD" w:rsidP="00B178AD">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1068" w:author="Sasi Songthong" w:date="2022-06-23T12:50:00Z">
              <w:tcPr>
                <w:tcW w:w="1800" w:type="dxa"/>
                <w:shd w:val="clear" w:color="auto" w:fill="F2F2F2" w:themeFill="background1" w:themeFillShade="F2"/>
                <w:vAlign w:val="center"/>
              </w:tcPr>
            </w:tcPrChange>
          </w:tcPr>
          <w:p w14:paraId="2A53CB23" w14:textId="77777777" w:rsidR="00B178AD" w:rsidRPr="00894548" w:rsidRDefault="00B178AD" w:rsidP="00B178AD">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1069" w:author="Sasi Songthong" w:date="2022-06-23T12:50:00Z">
              <w:tcPr>
                <w:tcW w:w="1800" w:type="dxa"/>
                <w:shd w:val="clear" w:color="auto" w:fill="F2F2F2" w:themeFill="background1" w:themeFillShade="F2"/>
                <w:vAlign w:val="center"/>
              </w:tcPr>
            </w:tcPrChange>
          </w:tcPr>
          <w:p w14:paraId="6BA4C6C5" w14:textId="3DFE6373" w:rsidR="00B178AD" w:rsidRPr="00894548" w:rsidRDefault="00B178AD" w:rsidP="00B178AD">
            <w:pPr>
              <w:jc w:val="center"/>
              <w:rPr>
                <w:rFonts w:ascii="Cambria" w:hAnsi="Cambria" w:cs="Arial"/>
                <w:b/>
                <w:bCs/>
              </w:rPr>
            </w:pPr>
            <w:r>
              <w:rPr>
                <w:rFonts w:ascii="Cambria" w:hAnsi="Cambria" w:cs="Arial"/>
                <w:b/>
                <w:bCs/>
              </w:rPr>
              <w:t xml:space="preserve">20 x </w:t>
            </w:r>
            <w:del w:id="1070" w:author="Sasi Songthong" w:date="2022-06-23T13:07:00Z">
              <w:r w:rsidDel="00FF2FDD">
                <w:rPr>
                  <w:rFonts w:ascii="Cambria" w:hAnsi="Cambria" w:cs="Arial"/>
                  <w:b/>
                  <w:bCs/>
                </w:rPr>
                <w:delText>Spore-Klenz</w:delText>
              </w:r>
            </w:del>
            <w:proofErr w:type="spellStart"/>
            <w:ins w:id="1071"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1072" w:author="Sasi Songthong" w:date="2022-06-23T12:50:00Z">
              <w:tcPr>
                <w:tcW w:w="1800" w:type="dxa"/>
                <w:shd w:val="clear" w:color="auto" w:fill="F2F2F2" w:themeFill="background1" w:themeFillShade="F2"/>
                <w:vAlign w:val="center"/>
              </w:tcPr>
            </w:tcPrChange>
          </w:tcPr>
          <w:p w14:paraId="2B6A513A" w14:textId="77777777" w:rsidR="00B178AD" w:rsidRPr="00894548" w:rsidRDefault="00B178AD" w:rsidP="00B178AD">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1073" w:author="Sasi Songthong" w:date="2022-06-23T12:50:00Z">
              <w:tcPr>
                <w:tcW w:w="900" w:type="dxa"/>
                <w:shd w:val="clear" w:color="auto" w:fill="F2F2F2" w:themeFill="background1" w:themeFillShade="F2"/>
                <w:vAlign w:val="center"/>
              </w:tcPr>
            </w:tcPrChange>
          </w:tcPr>
          <w:p w14:paraId="19FD3167" w14:textId="77777777" w:rsidR="00B178AD" w:rsidRPr="001E738F" w:rsidRDefault="00B178AD" w:rsidP="00B178AD">
            <w:pPr>
              <w:jc w:val="center"/>
              <w:rPr>
                <w:ins w:id="1074" w:author="Sasi Songthong" w:date="2022-06-23T12:50:00Z"/>
                <w:rFonts w:ascii="Cambria" w:hAnsi="Cambria" w:cs="Arial"/>
                <w:b/>
                <w:bCs/>
              </w:rPr>
            </w:pPr>
            <w:ins w:id="1075" w:author="Sasi Songthong" w:date="2022-06-23T12:50:00Z">
              <w:r w:rsidRPr="001E738F">
                <w:rPr>
                  <w:rFonts w:ascii="Cambria" w:hAnsi="Cambria" w:cs="Arial"/>
                  <w:b/>
                  <w:bCs/>
                </w:rPr>
                <w:t>Results:</w:t>
              </w:r>
            </w:ins>
          </w:p>
          <w:p w14:paraId="518B0C29" w14:textId="215CED59" w:rsidR="00B178AD" w:rsidDel="00B178AD" w:rsidRDefault="00B178AD" w:rsidP="00B178AD">
            <w:pPr>
              <w:jc w:val="center"/>
              <w:rPr>
                <w:rFonts w:ascii="Cambria" w:hAnsi="Cambria" w:cs="Arial"/>
                <w:b/>
                <w:bCs/>
              </w:rPr>
            </w:pPr>
            <w:ins w:id="1076" w:author="Sasi Songthong" w:date="2022-06-23T12:50:00Z">
              <w:r w:rsidRPr="001E738F">
                <w:rPr>
                  <w:rFonts w:ascii="Cambria" w:hAnsi="Cambria" w:cs="Arial"/>
                  <w:b/>
                  <w:bCs/>
                </w:rPr>
                <w:t>Label legible?</w:t>
              </w:r>
            </w:ins>
            <w:del w:id="1077" w:author="Sasi Songthong" w:date="2022-06-23T12:50:00Z">
              <w:r w:rsidDel="00B178AD">
                <w:rPr>
                  <w:rFonts w:ascii="Cambria" w:hAnsi="Cambria" w:cs="Arial"/>
                  <w:b/>
                  <w:bCs/>
                </w:rPr>
                <w:delText>Results:</w:delText>
              </w:r>
            </w:del>
          </w:p>
        </w:tc>
        <w:tc>
          <w:tcPr>
            <w:tcW w:w="1543" w:type="dxa"/>
            <w:shd w:val="clear" w:color="auto" w:fill="F2F2F2" w:themeFill="background1" w:themeFillShade="F2"/>
            <w:vAlign w:val="center"/>
            <w:tcPrChange w:id="1078" w:author="Sasi Songthong" w:date="2022-06-23T12:50:00Z">
              <w:tcPr>
                <w:tcW w:w="900" w:type="dxa"/>
                <w:shd w:val="clear" w:color="auto" w:fill="F2F2F2" w:themeFill="background1" w:themeFillShade="F2"/>
                <w:vAlign w:val="center"/>
              </w:tcPr>
            </w:tcPrChange>
          </w:tcPr>
          <w:p w14:paraId="050A3A44" w14:textId="77777777" w:rsidR="00B178AD" w:rsidRPr="001E738F" w:rsidRDefault="00B178AD" w:rsidP="00B178AD">
            <w:pPr>
              <w:jc w:val="center"/>
              <w:rPr>
                <w:ins w:id="1079" w:author="Sasi Songthong" w:date="2022-06-23T12:50:00Z"/>
                <w:rFonts w:ascii="Cambria" w:hAnsi="Cambria" w:cs="Arial"/>
                <w:b/>
                <w:bCs/>
              </w:rPr>
            </w:pPr>
            <w:ins w:id="1080" w:author="Sasi Songthong" w:date="2022-06-23T12:50:00Z">
              <w:r w:rsidRPr="001E738F">
                <w:rPr>
                  <w:rFonts w:ascii="Cambria" w:hAnsi="Cambria" w:cs="Arial"/>
                  <w:b/>
                  <w:bCs/>
                </w:rPr>
                <w:t>Results:</w:t>
              </w:r>
            </w:ins>
          </w:p>
          <w:p w14:paraId="2815F3B2" w14:textId="7469E864" w:rsidR="00B178AD" w:rsidRPr="00894548" w:rsidRDefault="00B178AD" w:rsidP="00B178AD">
            <w:pPr>
              <w:jc w:val="center"/>
              <w:rPr>
                <w:rFonts w:ascii="Cambria" w:hAnsi="Cambria" w:cs="Arial"/>
                <w:b/>
                <w:bCs/>
              </w:rPr>
            </w:pPr>
            <w:ins w:id="1081" w:author="Sasi Songthong" w:date="2022-06-23T12:50:00Z">
              <w:r w:rsidRPr="001E738F">
                <w:rPr>
                  <w:rFonts w:ascii="Cambria" w:hAnsi="Cambria" w:cs="Arial"/>
                  <w:b/>
                  <w:bCs/>
                </w:rPr>
                <w:t>Label Present?</w:t>
              </w:r>
            </w:ins>
            <w:del w:id="1082" w:author="Sasi Songthong" w:date="2022-06-23T12:50:00Z">
              <w:r w:rsidDel="00B178AD">
                <w:rPr>
                  <w:rFonts w:ascii="Cambria" w:hAnsi="Cambria" w:cs="Arial"/>
                  <w:b/>
                  <w:bCs/>
                </w:rPr>
                <w:delText>Label legible and remain affixed?</w:delText>
              </w:r>
            </w:del>
          </w:p>
        </w:tc>
        <w:tc>
          <w:tcPr>
            <w:tcW w:w="1260" w:type="dxa"/>
            <w:shd w:val="clear" w:color="auto" w:fill="F2F2F2" w:themeFill="background1" w:themeFillShade="F2"/>
            <w:vAlign w:val="center"/>
            <w:tcPrChange w:id="1083" w:author="Sasi Songthong" w:date="2022-06-23T12:50:00Z">
              <w:tcPr>
                <w:tcW w:w="1260" w:type="dxa"/>
                <w:shd w:val="clear" w:color="auto" w:fill="F2F2F2" w:themeFill="background1" w:themeFillShade="F2"/>
                <w:vAlign w:val="center"/>
              </w:tcPr>
            </w:tcPrChange>
          </w:tcPr>
          <w:p w14:paraId="6D32CCC0" w14:textId="77777777" w:rsidR="00B178AD" w:rsidRPr="00894548" w:rsidRDefault="00B178AD" w:rsidP="00B178AD">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178AD" w14:paraId="6228A7F5" w14:textId="77777777" w:rsidTr="00B178AD">
        <w:tblPrEx>
          <w:tblW w:w="12865" w:type="dxa"/>
          <w:tblLayout w:type="fixed"/>
          <w:tblPrExChange w:id="1084" w:author="Sasi Songthong" w:date="2022-06-23T12:50:00Z">
            <w:tblPrEx>
              <w:tblW w:w="12865" w:type="dxa"/>
              <w:tblLayout w:type="fixed"/>
            </w:tblPrEx>
          </w:tblPrExChange>
        </w:tblPrEx>
        <w:trPr>
          <w:trHeight w:val="404"/>
          <w:trPrChange w:id="1085" w:author="Sasi Songthong" w:date="2022-06-23T12:50:00Z">
            <w:trPr>
              <w:trHeight w:val="404"/>
            </w:trPr>
          </w:trPrChange>
        </w:trPr>
        <w:tc>
          <w:tcPr>
            <w:tcW w:w="805" w:type="dxa"/>
            <w:vAlign w:val="center"/>
            <w:tcPrChange w:id="1086" w:author="Sasi Songthong" w:date="2022-06-23T12:50:00Z">
              <w:tcPr>
                <w:tcW w:w="805" w:type="dxa"/>
                <w:vAlign w:val="center"/>
              </w:tcPr>
            </w:tcPrChange>
          </w:tcPr>
          <w:p w14:paraId="1DEF0141" w14:textId="301AF10E" w:rsidR="00B178AD" w:rsidRPr="000047FC" w:rsidRDefault="00B178AD" w:rsidP="00B178AD">
            <w:pPr>
              <w:jc w:val="center"/>
              <w:rPr>
                <w:rFonts w:ascii="Cambria" w:hAnsi="Cambria" w:cs="Arial"/>
                <w:b/>
                <w:bCs/>
              </w:rPr>
            </w:pPr>
            <w:r>
              <w:rPr>
                <w:rFonts w:ascii="Cambria" w:hAnsi="Cambria" w:cs="Arial"/>
                <w:b/>
                <w:bCs/>
              </w:rPr>
              <w:t>33</w:t>
            </w:r>
          </w:p>
        </w:tc>
        <w:tc>
          <w:tcPr>
            <w:tcW w:w="1542" w:type="dxa"/>
            <w:vAlign w:val="center"/>
            <w:tcPrChange w:id="1087" w:author="Sasi Songthong" w:date="2022-06-23T12:50:00Z">
              <w:tcPr>
                <w:tcW w:w="1800" w:type="dxa"/>
                <w:vAlign w:val="center"/>
              </w:tcPr>
            </w:tcPrChange>
          </w:tcPr>
          <w:p w14:paraId="750FE517" w14:textId="77777777" w:rsidR="00B178AD" w:rsidRDefault="00B178AD" w:rsidP="00B178AD">
            <w:pPr>
              <w:jc w:val="center"/>
              <w:rPr>
                <w:rFonts w:ascii="Cambria" w:hAnsi="Cambria" w:cs="Arial"/>
              </w:rPr>
            </w:pPr>
            <w:r>
              <w:rPr>
                <w:rFonts w:ascii="Cambria" w:hAnsi="Cambria" w:cs="Arial"/>
              </w:rPr>
              <w:t>Yes / No</w:t>
            </w:r>
          </w:p>
        </w:tc>
        <w:tc>
          <w:tcPr>
            <w:tcW w:w="1543" w:type="dxa"/>
            <w:gridSpan w:val="2"/>
            <w:vAlign w:val="center"/>
            <w:tcPrChange w:id="1088" w:author="Sasi Songthong" w:date="2022-06-23T12:50:00Z">
              <w:tcPr>
                <w:tcW w:w="1800" w:type="dxa"/>
                <w:gridSpan w:val="2"/>
                <w:vAlign w:val="center"/>
              </w:tcPr>
            </w:tcPrChange>
          </w:tcPr>
          <w:p w14:paraId="7DD49252" w14:textId="77777777" w:rsidR="00B178AD" w:rsidRDefault="00B178AD" w:rsidP="00B178AD">
            <w:pPr>
              <w:jc w:val="center"/>
              <w:rPr>
                <w:rFonts w:ascii="Cambria" w:hAnsi="Cambria" w:cs="Arial"/>
              </w:rPr>
            </w:pPr>
            <w:r>
              <w:rPr>
                <w:rFonts w:ascii="Cambria" w:hAnsi="Cambria" w:cs="Arial"/>
              </w:rPr>
              <w:t>Yes / No</w:t>
            </w:r>
          </w:p>
        </w:tc>
        <w:tc>
          <w:tcPr>
            <w:tcW w:w="1543" w:type="dxa"/>
            <w:vAlign w:val="center"/>
            <w:tcPrChange w:id="1089" w:author="Sasi Songthong" w:date="2022-06-23T12:50:00Z">
              <w:tcPr>
                <w:tcW w:w="1800" w:type="dxa"/>
                <w:vAlign w:val="center"/>
              </w:tcPr>
            </w:tcPrChange>
          </w:tcPr>
          <w:p w14:paraId="5EFE5470" w14:textId="77777777" w:rsidR="00B178AD" w:rsidRDefault="00B178AD" w:rsidP="00B178AD">
            <w:pPr>
              <w:jc w:val="center"/>
              <w:rPr>
                <w:rFonts w:ascii="Cambria" w:hAnsi="Cambria" w:cs="Arial"/>
              </w:rPr>
            </w:pPr>
            <w:r>
              <w:rPr>
                <w:rFonts w:ascii="Cambria" w:hAnsi="Cambria" w:cs="Arial"/>
              </w:rPr>
              <w:t>Yes / No</w:t>
            </w:r>
          </w:p>
        </w:tc>
        <w:tc>
          <w:tcPr>
            <w:tcW w:w="1543" w:type="dxa"/>
            <w:vAlign w:val="center"/>
            <w:tcPrChange w:id="1090" w:author="Sasi Songthong" w:date="2022-06-23T12:50:00Z">
              <w:tcPr>
                <w:tcW w:w="1800" w:type="dxa"/>
                <w:vAlign w:val="center"/>
              </w:tcPr>
            </w:tcPrChange>
          </w:tcPr>
          <w:p w14:paraId="5DFA483E" w14:textId="77777777" w:rsidR="00B178AD" w:rsidRDefault="00B178AD" w:rsidP="00B178AD">
            <w:pPr>
              <w:jc w:val="center"/>
              <w:rPr>
                <w:rFonts w:ascii="Cambria" w:hAnsi="Cambria" w:cs="Arial"/>
              </w:rPr>
            </w:pPr>
            <w:r>
              <w:rPr>
                <w:rFonts w:ascii="Cambria" w:hAnsi="Cambria" w:cs="Arial"/>
              </w:rPr>
              <w:t>Yes / No</w:t>
            </w:r>
          </w:p>
        </w:tc>
        <w:tc>
          <w:tcPr>
            <w:tcW w:w="1543" w:type="dxa"/>
            <w:vAlign w:val="center"/>
            <w:tcPrChange w:id="1091" w:author="Sasi Songthong" w:date="2022-06-23T12:50:00Z">
              <w:tcPr>
                <w:tcW w:w="1800" w:type="dxa"/>
                <w:vAlign w:val="center"/>
              </w:tcPr>
            </w:tcPrChange>
          </w:tcPr>
          <w:p w14:paraId="65B26084" w14:textId="77777777" w:rsidR="00B178AD" w:rsidRDefault="00B178AD" w:rsidP="00B178AD">
            <w:pPr>
              <w:jc w:val="center"/>
              <w:rPr>
                <w:rFonts w:ascii="Cambria" w:hAnsi="Cambria" w:cs="Arial"/>
              </w:rPr>
            </w:pPr>
            <w:r>
              <w:rPr>
                <w:rFonts w:ascii="Cambria" w:hAnsi="Cambria" w:cs="Arial"/>
              </w:rPr>
              <w:t>Yes / No</w:t>
            </w:r>
          </w:p>
        </w:tc>
        <w:tc>
          <w:tcPr>
            <w:tcW w:w="1543" w:type="dxa"/>
            <w:vAlign w:val="center"/>
            <w:tcPrChange w:id="1092" w:author="Sasi Songthong" w:date="2022-06-23T12:50:00Z">
              <w:tcPr>
                <w:tcW w:w="900" w:type="dxa"/>
                <w:vAlign w:val="center"/>
              </w:tcPr>
            </w:tcPrChange>
          </w:tcPr>
          <w:p w14:paraId="023C9FE3" w14:textId="1E052C2E" w:rsidR="00B178AD" w:rsidDel="00B178AD" w:rsidRDefault="00B178AD" w:rsidP="00B178AD">
            <w:pPr>
              <w:jc w:val="center"/>
              <w:rPr>
                <w:del w:id="1093" w:author="Sasi Songthong" w:date="2022-06-23T12:50:00Z"/>
                <w:rFonts w:ascii="Cambria" w:hAnsi="Cambria" w:cs="Arial"/>
              </w:rPr>
            </w:pPr>
            <w:ins w:id="1094" w:author="Sasi Songthong" w:date="2022-06-23T12:50:00Z">
              <w:r>
                <w:rPr>
                  <w:rFonts w:ascii="Cambria" w:hAnsi="Cambria" w:cs="Arial"/>
                </w:rPr>
                <w:t>Yes / No</w:t>
              </w:r>
            </w:ins>
            <w:del w:id="1095" w:author="Sasi Songthong" w:date="2022-06-23T12:50:00Z">
              <w:r w:rsidDel="00B178AD">
                <w:rPr>
                  <w:rFonts w:ascii="Cambria" w:hAnsi="Cambria" w:cs="Arial"/>
                </w:rPr>
                <w:delText>Yes / No</w:delText>
              </w:r>
            </w:del>
          </w:p>
          <w:p w14:paraId="6ACE6FD9" w14:textId="1A0216D5" w:rsidR="00B178AD" w:rsidDel="00B178AD" w:rsidRDefault="00B178AD" w:rsidP="00B178AD">
            <w:pPr>
              <w:jc w:val="center"/>
              <w:rPr>
                <w:del w:id="1096" w:author="Sasi Songthong" w:date="2022-06-23T12:50:00Z"/>
                <w:rFonts w:ascii="Cambria" w:hAnsi="Cambria" w:cs="Arial"/>
              </w:rPr>
            </w:pPr>
            <w:del w:id="1097" w:author="Sasi Songthong" w:date="2022-06-23T12:50:00Z">
              <w:r w:rsidRPr="00BF1CE3" w:rsidDel="00B178AD">
                <w:rPr>
                  <w:rFonts w:ascii="Cambria" w:hAnsi="Cambria" w:cs="Arial"/>
                </w:rPr>
                <w:delText>Yes / No</w:delText>
              </w:r>
            </w:del>
          </w:p>
          <w:p w14:paraId="0CA5D45E" w14:textId="5D32A804" w:rsidR="00B178AD" w:rsidDel="00B178AD" w:rsidRDefault="00B178AD" w:rsidP="00B178AD">
            <w:pPr>
              <w:jc w:val="center"/>
              <w:rPr>
                <w:del w:id="1098" w:author="Sasi Songthong" w:date="2022-06-23T12:50:00Z"/>
                <w:rFonts w:ascii="Cambria" w:hAnsi="Cambria" w:cs="Arial"/>
              </w:rPr>
            </w:pPr>
            <w:del w:id="1099" w:author="Sasi Songthong" w:date="2022-06-23T12:50:00Z">
              <w:r w:rsidRPr="00BF1CE3" w:rsidDel="00B178AD">
                <w:rPr>
                  <w:rFonts w:ascii="Cambria" w:hAnsi="Cambria" w:cs="Arial"/>
                </w:rPr>
                <w:delText>Yes / No</w:delText>
              </w:r>
            </w:del>
          </w:p>
          <w:p w14:paraId="3A542248" w14:textId="77777777" w:rsidR="00B178AD" w:rsidRDefault="00B178AD" w:rsidP="00B178AD">
            <w:pPr>
              <w:jc w:val="center"/>
              <w:rPr>
                <w:rFonts w:ascii="Cambria" w:hAnsi="Cambria" w:cs="Arial"/>
              </w:rPr>
            </w:pPr>
            <w:del w:id="1100" w:author="Sasi Songthong" w:date="2022-06-23T12:50:00Z">
              <w:r w:rsidRPr="00BF1CE3" w:rsidDel="00B178AD">
                <w:rPr>
                  <w:rFonts w:ascii="Cambria" w:hAnsi="Cambria" w:cs="Arial"/>
                </w:rPr>
                <w:delText>Yes / No</w:delText>
              </w:r>
            </w:del>
          </w:p>
        </w:tc>
        <w:tc>
          <w:tcPr>
            <w:tcW w:w="1543" w:type="dxa"/>
            <w:vAlign w:val="center"/>
            <w:tcPrChange w:id="1101" w:author="Sasi Songthong" w:date="2022-06-23T12:50:00Z">
              <w:tcPr>
                <w:tcW w:w="900" w:type="dxa"/>
                <w:vAlign w:val="center"/>
              </w:tcPr>
            </w:tcPrChange>
          </w:tcPr>
          <w:p w14:paraId="783BE476" w14:textId="477CB142" w:rsidR="00B178AD" w:rsidDel="00B178AD" w:rsidRDefault="00B178AD" w:rsidP="00B178AD">
            <w:pPr>
              <w:jc w:val="center"/>
              <w:rPr>
                <w:del w:id="1102" w:author="Sasi Songthong" w:date="2022-06-23T12:50:00Z"/>
                <w:rFonts w:ascii="Cambria" w:hAnsi="Cambria" w:cs="Arial"/>
              </w:rPr>
            </w:pPr>
            <w:ins w:id="1103" w:author="Sasi Songthong" w:date="2022-06-23T12:50:00Z">
              <w:r>
                <w:rPr>
                  <w:rFonts w:ascii="Cambria" w:hAnsi="Cambria" w:cs="Arial"/>
                </w:rPr>
                <w:t>Yes / No</w:t>
              </w:r>
            </w:ins>
            <w:del w:id="1104" w:author="Sasi Songthong" w:date="2022-06-23T12:50:00Z">
              <w:r w:rsidRPr="00BF1CE3" w:rsidDel="00B178AD">
                <w:rPr>
                  <w:rFonts w:ascii="Cambria" w:hAnsi="Cambria" w:cs="Arial"/>
                </w:rPr>
                <w:delText>Yes / No</w:delText>
              </w:r>
            </w:del>
          </w:p>
          <w:p w14:paraId="2CB8882B" w14:textId="117F3F7C" w:rsidR="00B178AD" w:rsidDel="00B178AD" w:rsidRDefault="00B178AD" w:rsidP="00B178AD">
            <w:pPr>
              <w:jc w:val="center"/>
              <w:rPr>
                <w:del w:id="1105" w:author="Sasi Songthong" w:date="2022-06-23T12:50:00Z"/>
                <w:rFonts w:ascii="Cambria" w:hAnsi="Cambria" w:cs="Arial"/>
              </w:rPr>
            </w:pPr>
            <w:del w:id="1106" w:author="Sasi Songthong" w:date="2022-06-23T12:50:00Z">
              <w:r w:rsidRPr="00BF1CE3" w:rsidDel="00B178AD">
                <w:rPr>
                  <w:rFonts w:ascii="Cambria" w:hAnsi="Cambria" w:cs="Arial"/>
                </w:rPr>
                <w:delText>Yes / No</w:delText>
              </w:r>
            </w:del>
          </w:p>
          <w:p w14:paraId="3E4C927E" w14:textId="59B320BB" w:rsidR="00B178AD" w:rsidDel="00B178AD" w:rsidRDefault="00B178AD" w:rsidP="00B178AD">
            <w:pPr>
              <w:jc w:val="center"/>
              <w:rPr>
                <w:del w:id="1107" w:author="Sasi Songthong" w:date="2022-06-23T12:50:00Z"/>
                <w:rFonts w:ascii="Cambria" w:hAnsi="Cambria" w:cs="Arial"/>
              </w:rPr>
            </w:pPr>
            <w:del w:id="1108" w:author="Sasi Songthong" w:date="2022-06-23T12:50:00Z">
              <w:r w:rsidRPr="00BF1CE3" w:rsidDel="00B178AD">
                <w:rPr>
                  <w:rFonts w:ascii="Cambria" w:hAnsi="Cambria" w:cs="Arial"/>
                </w:rPr>
                <w:delText>Yes / No</w:delText>
              </w:r>
            </w:del>
          </w:p>
          <w:p w14:paraId="072D9AAC" w14:textId="1A9CC072" w:rsidR="00B178AD" w:rsidRDefault="00B178AD" w:rsidP="00B178AD">
            <w:pPr>
              <w:jc w:val="center"/>
              <w:rPr>
                <w:rFonts w:ascii="Cambria" w:hAnsi="Cambria" w:cs="Arial"/>
              </w:rPr>
            </w:pPr>
            <w:del w:id="1109" w:author="Sasi Songthong" w:date="2022-06-23T12:50:00Z">
              <w:r w:rsidRPr="00BF1CE3" w:rsidDel="00B178AD">
                <w:rPr>
                  <w:rFonts w:ascii="Cambria" w:hAnsi="Cambria" w:cs="Arial"/>
                </w:rPr>
                <w:delText>Yes / No</w:delText>
              </w:r>
            </w:del>
          </w:p>
        </w:tc>
        <w:tc>
          <w:tcPr>
            <w:tcW w:w="1260" w:type="dxa"/>
            <w:vAlign w:val="center"/>
            <w:tcPrChange w:id="1110" w:author="Sasi Songthong" w:date="2022-06-23T12:50:00Z">
              <w:tcPr>
                <w:tcW w:w="1260" w:type="dxa"/>
                <w:vAlign w:val="center"/>
              </w:tcPr>
            </w:tcPrChange>
          </w:tcPr>
          <w:p w14:paraId="7B936F7A" w14:textId="77777777" w:rsidR="00B178AD" w:rsidRDefault="00B178AD" w:rsidP="00B178AD">
            <w:pPr>
              <w:jc w:val="center"/>
              <w:rPr>
                <w:rFonts w:ascii="Cambria" w:hAnsi="Cambria" w:cs="Arial"/>
              </w:rPr>
            </w:pPr>
          </w:p>
        </w:tc>
      </w:tr>
      <w:tr w:rsidR="00B178AD" w14:paraId="3A7231B1" w14:textId="77777777" w:rsidTr="00B178AD">
        <w:tblPrEx>
          <w:tblW w:w="12865" w:type="dxa"/>
          <w:tblLayout w:type="fixed"/>
          <w:tblPrExChange w:id="1111" w:author="Sasi Songthong" w:date="2022-06-23T12:50:00Z">
            <w:tblPrEx>
              <w:tblW w:w="12865" w:type="dxa"/>
              <w:tblLayout w:type="fixed"/>
            </w:tblPrEx>
          </w:tblPrExChange>
        </w:tblPrEx>
        <w:trPr>
          <w:trHeight w:val="392"/>
          <w:trPrChange w:id="1112" w:author="Sasi Songthong" w:date="2022-06-23T12:50:00Z">
            <w:trPr>
              <w:trHeight w:val="392"/>
            </w:trPr>
          </w:trPrChange>
        </w:trPr>
        <w:tc>
          <w:tcPr>
            <w:tcW w:w="805" w:type="dxa"/>
            <w:vAlign w:val="center"/>
            <w:tcPrChange w:id="1113" w:author="Sasi Songthong" w:date="2022-06-23T12:50:00Z">
              <w:tcPr>
                <w:tcW w:w="805" w:type="dxa"/>
                <w:vAlign w:val="center"/>
              </w:tcPr>
            </w:tcPrChange>
          </w:tcPr>
          <w:p w14:paraId="4CC05FF5" w14:textId="1AE44F38" w:rsidR="00B178AD" w:rsidRPr="000047FC" w:rsidRDefault="00B178AD" w:rsidP="00B178AD">
            <w:pPr>
              <w:jc w:val="center"/>
              <w:rPr>
                <w:rFonts w:ascii="Cambria" w:hAnsi="Cambria" w:cs="Arial"/>
                <w:b/>
                <w:bCs/>
              </w:rPr>
            </w:pPr>
            <w:r>
              <w:rPr>
                <w:rFonts w:ascii="Cambria" w:hAnsi="Cambria" w:cs="Arial"/>
                <w:b/>
                <w:bCs/>
              </w:rPr>
              <w:t>34</w:t>
            </w:r>
          </w:p>
        </w:tc>
        <w:tc>
          <w:tcPr>
            <w:tcW w:w="1542" w:type="dxa"/>
            <w:vAlign w:val="center"/>
            <w:tcPrChange w:id="1114" w:author="Sasi Songthong" w:date="2022-06-23T12:50:00Z">
              <w:tcPr>
                <w:tcW w:w="1800" w:type="dxa"/>
                <w:vAlign w:val="center"/>
              </w:tcPr>
            </w:tcPrChange>
          </w:tcPr>
          <w:p w14:paraId="0B2E20CF"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vAlign w:val="center"/>
            <w:tcPrChange w:id="1115" w:author="Sasi Songthong" w:date="2022-06-23T12:50:00Z">
              <w:tcPr>
                <w:tcW w:w="1800" w:type="dxa"/>
                <w:gridSpan w:val="2"/>
                <w:vAlign w:val="center"/>
              </w:tcPr>
            </w:tcPrChange>
          </w:tcPr>
          <w:p w14:paraId="03AD60C5"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16" w:author="Sasi Songthong" w:date="2022-06-23T12:50:00Z">
              <w:tcPr>
                <w:tcW w:w="1800" w:type="dxa"/>
                <w:vAlign w:val="center"/>
              </w:tcPr>
            </w:tcPrChange>
          </w:tcPr>
          <w:p w14:paraId="2D66288E"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17" w:author="Sasi Songthong" w:date="2022-06-23T12:50:00Z">
              <w:tcPr>
                <w:tcW w:w="1800" w:type="dxa"/>
                <w:vAlign w:val="center"/>
              </w:tcPr>
            </w:tcPrChange>
          </w:tcPr>
          <w:p w14:paraId="432E91E6"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18" w:author="Sasi Songthong" w:date="2022-06-23T12:50:00Z">
              <w:tcPr>
                <w:tcW w:w="1800" w:type="dxa"/>
                <w:vAlign w:val="center"/>
              </w:tcPr>
            </w:tcPrChange>
          </w:tcPr>
          <w:p w14:paraId="6C9FF4E0"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19" w:author="Sasi Songthong" w:date="2022-06-23T12:50:00Z">
              <w:tcPr>
                <w:tcW w:w="900" w:type="dxa"/>
                <w:vAlign w:val="center"/>
              </w:tcPr>
            </w:tcPrChange>
          </w:tcPr>
          <w:p w14:paraId="61A430FA" w14:textId="15A914EF" w:rsidR="00B178AD" w:rsidRDefault="00B178AD" w:rsidP="00B178AD">
            <w:pPr>
              <w:jc w:val="center"/>
              <w:rPr>
                <w:rFonts w:ascii="Cambria" w:hAnsi="Cambria" w:cs="Arial"/>
              </w:rPr>
            </w:pPr>
            <w:ins w:id="1120" w:author="Sasi Songthong" w:date="2022-06-23T12:50:00Z">
              <w:r w:rsidRPr="00BF1CE3">
                <w:rPr>
                  <w:rFonts w:ascii="Cambria" w:hAnsi="Cambria" w:cs="Arial"/>
                </w:rPr>
                <w:t>Yes / No</w:t>
              </w:r>
            </w:ins>
          </w:p>
        </w:tc>
        <w:tc>
          <w:tcPr>
            <w:tcW w:w="1543" w:type="dxa"/>
            <w:vAlign w:val="center"/>
            <w:tcPrChange w:id="1121" w:author="Sasi Songthong" w:date="2022-06-23T12:50:00Z">
              <w:tcPr>
                <w:tcW w:w="900" w:type="dxa"/>
                <w:vAlign w:val="center"/>
              </w:tcPr>
            </w:tcPrChange>
          </w:tcPr>
          <w:p w14:paraId="4F822AC9" w14:textId="1294D424" w:rsidR="00B178AD" w:rsidRDefault="00B178AD" w:rsidP="00B178AD">
            <w:pPr>
              <w:jc w:val="center"/>
              <w:rPr>
                <w:rFonts w:ascii="Cambria" w:hAnsi="Cambria" w:cs="Arial"/>
              </w:rPr>
            </w:pPr>
            <w:ins w:id="1122" w:author="Sasi Songthong" w:date="2022-06-23T12:50:00Z">
              <w:r w:rsidRPr="00BF1CE3">
                <w:rPr>
                  <w:rFonts w:ascii="Cambria" w:hAnsi="Cambria" w:cs="Arial"/>
                </w:rPr>
                <w:t>Yes / No</w:t>
              </w:r>
            </w:ins>
          </w:p>
        </w:tc>
        <w:tc>
          <w:tcPr>
            <w:tcW w:w="1260" w:type="dxa"/>
            <w:vAlign w:val="center"/>
            <w:tcPrChange w:id="1123" w:author="Sasi Songthong" w:date="2022-06-23T12:50:00Z">
              <w:tcPr>
                <w:tcW w:w="1260" w:type="dxa"/>
                <w:vAlign w:val="center"/>
              </w:tcPr>
            </w:tcPrChange>
          </w:tcPr>
          <w:p w14:paraId="4FB05322" w14:textId="77777777" w:rsidR="00B178AD" w:rsidRDefault="00B178AD" w:rsidP="00B178AD">
            <w:pPr>
              <w:jc w:val="center"/>
              <w:rPr>
                <w:rFonts w:ascii="Cambria" w:hAnsi="Cambria" w:cs="Arial"/>
              </w:rPr>
            </w:pPr>
          </w:p>
        </w:tc>
      </w:tr>
      <w:tr w:rsidR="00B178AD" w14:paraId="2769C8EF" w14:textId="77777777" w:rsidTr="00B178AD">
        <w:tblPrEx>
          <w:tblW w:w="12865" w:type="dxa"/>
          <w:tblLayout w:type="fixed"/>
          <w:tblPrExChange w:id="1124" w:author="Sasi Songthong" w:date="2022-06-23T12:50:00Z">
            <w:tblPrEx>
              <w:tblW w:w="12865" w:type="dxa"/>
              <w:tblLayout w:type="fixed"/>
            </w:tblPrEx>
          </w:tblPrExChange>
        </w:tblPrEx>
        <w:trPr>
          <w:trHeight w:val="392"/>
          <w:trPrChange w:id="1125" w:author="Sasi Songthong" w:date="2022-06-23T12:50:00Z">
            <w:trPr>
              <w:trHeight w:val="392"/>
            </w:trPr>
          </w:trPrChange>
        </w:trPr>
        <w:tc>
          <w:tcPr>
            <w:tcW w:w="805" w:type="dxa"/>
            <w:vAlign w:val="center"/>
            <w:tcPrChange w:id="1126" w:author="Sasi Songthong" w:date="2022-06-23T12:50:00Z">
              <w:tcPr>
                <w:tcW w:w="805" w:type="dxa"/>
                <w:vAlign w:val="center"/>
              </w:tcPr>
            </w:tcPrChange>
          </w:tcPr>
          <w:p w14:paraId="49E9342F" w14:textId="310DFDDE" w:rsidR="00B178AD" w:rsidRPr="000047FC" w:rsidRDefault="00B178AD" w:rsidP="00B178AD">
            <w:pPr>
              <w:jc w:val="center"/>
              <w:rPr>
                <w:rFonts w:ascii="Cambria" w:hAnsi="Cambria" w:cs="Arial"/>
                <w:b/>
                <w:bCs/>
              </w:rPr>
            </w:pPr>
            <w:r>
              <w:rPr>
                <w:rFonts w:ascii="Cambria" w:hAnsi="Cambria" w:cs="Arial"/>
                <w:b/>
                <w:bCs/>
              </w:rPr>
              <w:t>35</w:t>
            </w:r>
          </w:p>
        </w:tc>
        <w:tc>
          <w:tcPr>
            <w:tcW w:w="1542" w:type="dxa"/>
            <w:vAlign w:val="center"/>
            <w:tcPrChange w:id="1127" w:author="Sasi Songthong" w:date="2022-06-23T12:50:00Z">
              <w:tcPr>
                <w:tcW w:w="1800" w:type="dxa"/>
                <w:vAlign w:val="center"/>
              </w:tcPr>
            </w:tcPrChange>
          </w:tcPr>
          <w:p w14:paraId="1283C399"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vAlign w:val="center"/>
            <w:tcPrChange w:id="1128" w:author="Sasi Songthong" w:date="2022-06-23T12:50:00Z">
              <w:tcPr>
                <w:tcW w:w="1800" w:type="dxa"/>
                <w:gridSpan w:val="2"/>
                <w:vAlign w:val="center"/>
              </w:tcPr>
            </w:tcPrChange>
          </w:tcPr>
          <w:p w14:paraId="63F373DC"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29" w:author="Sasi Songthong" w:date="2022-06-23T12:50:00Z">
              <w:tcPr>
                <w:tcW w:w="1800" w:type="dxa"/>
                <w:vAlign w:val="center"/>
              </w:tcPr>
            </w:tcPrChange>
          </w:tcPr>
          <w:p w14:paraId="0DB0B05E"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30" w:author="Sasi Songthong" w:date="2022-06-23T12:50:00Z">
              <w:tcPr>
                <w:tcW w:w="1800" w:type="dxa"/>
                <w:vAlign w:val="center"/>
              </w:tcPr>
            </w:tcPrChange>
          </w:tcPr>
          <w:p w14:paraId="4E6AB9C6"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31" w:author="Sasi Songthong" w:date="2022-06-23T12:50:00Z">
              <w:tcPr>
                <w:tcW w:w="1800" w:type="dxa"/>
                <w:vAlign w:val="center"/>
              </w:tcPr>
            </w:tcPrChange>
          </w:tcPr>
          <w:p w14:paraId="6F65C089"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32" w:author="Sasi Songthong" w:date="2022-06-23T12:50:00Z">
              <w:tcPr>
                <w:tcW w:w="900" w:type="dxa"/>
                <w:vAlign w:val="center"/>
              </w:tcPr>
            </w:tcPrChange>
          </w:tcPr>
          <w:p w14:paraId="79D0F7D3" w14:textId="729B2F35" w:rsidR="00B178AD" w:rsidRDefault="00B178AD" w:rsidP="00B178AD">
            <w:pPr>
              <w:jc w:val="center"/>
              <w:rPr>
                <w:rFonts w:ascii="Cambria" w:hAnsi="Cambria" w:cs="Arial"/>
              </w:rPr>
            </w:pPr>
            <w:ins w:id="1133" w:author="Sasi Songthong" w:date="2022-06-23T12:50:00Z">
              <w:r w:rsidRPr="00BF1CE3">
                <w:rPr>
                  <w:rFonts w:ascii="Cambria" w:hAnsi="Cambria" w:cs="Arial"/>
                </w:rPr>
                <w:t>Yes / No</w:t>
              </w:r>
            </w:ins>
          </w:p>
        </w:tc>
        <w:tc>
          <w:tcPr>
            <w:tcW w:w="1543" w:type="dxa"/>
            <w:vAlign w:val="center"/>
            <w:tcPrChange w:id="1134" w:author="Sasi Songthong" w:date="2022-06-23T12:50:00Z">
              <w:tcPr>
                <w:tcW w:w="900" w:type="dxa"/>
                <w:vAlign w:val="center"/>
              </w:tcPr>
            </w:tcPrChange>
          </w:tcPr>
          <w:p w14:paraId="2D983F48" w14:textId="466F050E" w:rsidR="00B178AD" w:rsidRDefault="00B178AD" w:rsidP="00B178AD">
            <w:pPr>
              <w:jc w:val="center"/>
              <w:rPr>
                <w:rFonts w:ascii="Cambria" w:hAnsi="Cambria" w:cs="Arial"/>
              </w:rPr>
            </w:pPr>
            <w:ins w:id="1135" w:author="Sasi Songthong" w:date="2022-06-23T12:50:00Z">
              <w:r w:rsidRPr="00BF1CE3">
                <w:rPr>
                  <w:rFonts w:ascii="Cambria" w:hAnsi="Cambria" w:cs="Arial"/>
                </w:rPr>
                <w:t>Yes / No</w:t>
              </w:r>
            </w:ins>
          </w:p>
        </w:tc>
        <w:tc>
          <w:tcPr>
            <w:tcW w:w="1260" w:type="dxa"/>
            <w:vAlign w:val="center"/>
            <w:tcPrChange w:id="1136" w:author="Sasi Songthong" w:date="2022-06-23T12:50:00Z">
              <w:tcPr>
                <w:tcW w:w="1260" w:type="dxa"/>
                <w:vAlign w:val="center"/>
              </w:tcPr>
            </w:tcPrChange>
          </w:tcPr>
          <w:p w14:paraId="44C07C35" w14:textId="77777777" w:rsidR="00B178AD" w:rsidRDefault="00B178AD" w:rsidP="00B178AD">
            <w:pPr>
              <w:jc w:val="center"/>
              <w:rPr>
                <w:rFonts w:ascii="Cambria" w:hAnsi="Cambria" w:cs="Arial"/>
              </w:rPr>
            </w:pPr>
          </w:p>
        </w:tc>
      </w:tr>
      <w:tr w:rsidR="00B178AD" w14:paraId="69F43235" w14:textId="77777777" w:rsidTr="00B178AD">
        <w:tblPrEx>
          <w:tblW w:w="12865" w:type="dxa"/>
          <w:tblLayout w:type="fixed"/>
          <w:tblPrExChange w:id="1137" w:author="Sasi Songthong" w:date="2022-06-23T12:50:00Z">
            <w:tblPrEx>
              <w:tblW w:w="12865" w:type="dxa"/>
              <w:tblLayout w:type="fixed"/>
            </w:tblPrEx>
          </w:tblPrExChange>
        </w:tblPrEx>
        <w:trPr>
          <w:trHeight w:val="392"/>
          <w:trPrChange w:id="1138" w:author="Sasi Songthong" w:date="2022-06-23T12:50:00Z">
            <w:trPr>
              <w:trHeight w:val="392"/>
            </w:trPr>
          </w:trPrChange>
        </w:trPr>
        <w:tc>
          <w:tcPr>
            <w:tcW w:w="805" w:type="dxa"/>
            <w:vAlign w:val="center"/>
            <w:tcPrChange w:id="1139" w:author="Sasi Songthong" w:date="2022-06-23T12:50:00Z">
              <w:tcPr>
                <w:tcW w:w="805" w:type="dxa"/>
                <w:vAlign w:val="center"/>
              </w:tcPr>
            </w:tcPrChange>
          </w:tcPr>
          <w:p w14:paraId="204E3DD6" w14:textId="69F467CD" w:rsidR="00B178AD" w:rsidRPr="000047FC" w:rsidRDefault="00B178AD" w:rsidP="00B178AD">
            <w:pPr>
              <w:jc w:val="center"/>
              <w:rPr>
                <w:rFonts w:ascii="Cambria" w:hAnsi="Cambria" w:cs="Arial"/>
                <w:b/>
                <w:bCs/>
              </w:rPr>
            </w:pPr>
            <w:r>
              <w:rPr>
                <w:rFonts w:ascii="Cambria" w:hAnsi="Cambria" w:cs="Arial"/>
                <w:b/>
                <w:bCs/>
              </w:rPr>
              <w:t>36</w:t>
            </w:r>
          </w:p>
        </w:tc>
        <w:tc>
          <w:tcPr>
            <w:tcW w:w="1542" w:type="dxa"/>
            <w:vAlign w:val="center"/>
            <w:tcPrChange w:id="1140" w:author="Sasi Songthong" w:date="2022-06-23T12:50:00Z">
              <w:tcPr>
                <w:tcW w:w="1800" w:type="dxa"/>
                <w:vAlign w:val="center"/>
              </w:tcPr>
            </w:tcPrChange>
          </w:tcPr>
          <w:p w14:paraId="74A6F961"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vAlign w:val="center"/>
            <w:tcPrChange w:id="1141" w:author="Sasi Songthong" w:date="2022-06-23T12:50:00Z">
              <w:tcPr>
                <w:tcW w:w="1800" w:type="dxa"/>
                <w:gridSpan w:val="2"/>
                <w:vAlign w:val="center"/>
              </w:tcPr>
            </w:tcPrChange>
          </w:tcPr>
          <w:p w14:paraId="44B9F8BF"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42" w:author="Sasi Songthong" w:date="2022-06-23T12:50:00Z">
              <w:tcPr>
                <w:tcW w:w="1800" w:type="dxa"/>
                <w:vAlign w:val="center"/>
              </w:tcPr>
            </w:tcPrChange>
          </w:tcPr>
          <w:p w14:paraId="2D8890A1"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43" w:author="Sasi Songthong" w:date="2022-06-23T12:50:00Z">
              <w:tcPr>
                <w:tcW w:w="1800" w:type="dxa"/>
                <w:vAlign w:val="center"/>
              </w:tcPr>
            </w:tcPrChange>
          </w:tcPr>
          <w:p w14:paraId="6B2130C6"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44" w:author="Sasi Songthong" w:date="2022-06-23T12:50:00Z">
              <w:tcPr>
                <w:tcW w:w="1800" w:type="dxa"/>
                <w:vAlign w:val="center"/>
              </w:tcPr>
            </w:tcPrChange>
          </w:tcPr>
          <w:p w14:paraId="73591649"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45" w:author="Sasi Songthong" w:date="2022-06-23T12:50:00Z">
              <w:tcPr>
                <w:tcW w:w="900" w:type="dxa"/>
                <w:vAlign w:val="center"/>
              </w:tcPr>
            </w:tcPrChange>
          </w:tcPr>
          <w:p w14:paraId="2D1A84E9" w14:textId="2C21CD38" w:rsidR="00B178AD" w:rsidRDefault="00B178AD" w:rsidP="00B178AD">
            <w:pPr>
              <w:jc w:val="center"/>
              <w:rPr>
                <w:rFonts w:ascii="Cambria" w:hAnsi="Cambria" w:cs="Arial"/>
              </w:rPr>
            </w:pPr>
            <w:ins w:id="1146" w:author="Sasi Songthong" w:date="2022-06-23T12:50:00Z">
              <w:r w:rsidRPr="00BF1CE3">
                <w:rPr>
                  <w:rFonts w:ascii="Cambria" w:hAnsi="Cambria" w:cs="Arial"/>
                </w:rPr>
                <w:t>Yes / No</w:t>
              </w:r>
            </w:ins>
          </w:p>
        </w:tc>
        <w:tc>
          <w:tcPr>
            <w:tcW w:w="1543" w:type="dxa"/>
            <w:vAlign w:val="center"/>
            <w:tcPrChange w:id="1147" w:author="Sasi Songthong" w:date="2022-06-23T12:50:00Z">
              <w:tcPr>
                <w:tcW w:w="900" w:type="dxa"/>
                <w:vAlign w:val="center"/>
              </w:tcPr>
            </w:tcPrChange>
          </w:tcPr>
          <w:p w14:paraId="3BB8E030" w14:textId="27CA9CBC" w:rsidR="00B178AD" w:rsidRDefault="00B178AD" w:rsidP="00B178AD">
            <w:pPr>
              <w:jc w:val="center"/>
              <w:rPr>
                <w:rFonts w:ascii="Cambria" w:hAnsi="Cambria" w:cs="Arial"/>
              </w:rPr>
            </w:pPr>
            <w:ins w:id="1148" w:author="Sasi Songthong" w:date="2022-06-23T12:50:00Z">
              <w:r w:rsidRPr="00BF1CE3">
                <w:rPr>
                  <w:rFonts w:ascii="Cambria" w:hAnsi="Cambria" w:cs="Arial"/>
                </w:rPr>
                <w:t>Yes / No</w:t>
              </w:r>
            </w:ins>
          </w:p>
        </w:tc>
        <w:tc>
          <w:tcPr>
            <w:tcW w:w="1260" w:type="dxa"/>
            <w:vAlign w:val="center"/>
            <w:tcPrChange w:id="1149" w:author="Sasi Songthong" w:date="2022-06-23T12:50:00Z">
              <w:tcPr>
                <w:tcW w:w="1260" w:type="dxa"/>
                <w:vAlign w:val="center"/>
              </w:tcPr>
            </w:tcPrChange>
          </w:tcPr>
          <w:p w14:paraId="3E7D5A0B" w14:textId="77777777" w:rsidR="00B178AD" w:rsidRDefault="00B178AD" w:rsidP="00B178AD">
            <w:pPr>
              <w:jc w:val="center"/>
              <w:rPr>
                <w:rFonts w:ascii="Cambria" w:hAnsi="Cambria" w:cs="Arial"/>
              </w:rPr>
            </w:pPr>
          </w:p>
        </w:tc>
      </w:tr>
      <w:tr w:rsidR="00B178AD" w14:paraId="45EEB88C" w14:textId="77777777" w:rsidTr="00B178AD">
        <w:tblPrEx>
          <w:tblW w:w="12865" w:type="dxa"/>
          <w:tblLayout w:type="fixed"/>
          <w:tblPrExChange w:id="1150" w:author="Sasi Songthong" w:date="2022-06-23T12:50:00Z">
            <w:tblPrEx>
              <w:tblW w:w="12865" w:type="dxa"/>
              <w:tblLayout w:type="fixed"/>
            </w:tblPrEx>
          </w:tblPrExChange>
        </w:tblPrEx>
        <w:trPr>
          <w:trHeight w:val="392"/>
          <w:trPrChange w:id="1151" w:author="Sasi Songthong" w:date="2022-06-23T12:50:00Z">
            <w:trPr>
              <w:trHeight w:val="392"/>
            </w:trPr>
          </w:trPrChange>
        </w:trPr>
        <w:tc>
          <w:tcPr>
            <w:tcW w:w="805" w:type="dxa"/>
            <w:vAlign w:val="center"/>
            <w:tcPrChange w:id="1152" w:author="Sasi Songthong" w:date="2022-06-23T12:50:00Z">
              <w:tcPr>
                <w:tcW w:w="805" w:type="dxa"/>
                <w:vAlign w:val="center"/>
              </w:tcPr>
            </w:tcPrChange>
          </w:tcPr>
          <w:p w14:paraId="58370FC4" w14:textId="6F2379AF" w:rsidR="00B178AD" w:rsidRPr="000047FC" w:rsidRDefault="00B178AD" w:rsidP="00B178AD">
            <w:pPr>
              <w:jc w:val="center"/>
              <w:rPr>
                <w:rFonts w:ascii="Cambria" w:hAnsi="Cambria" w:cs="Arial"/>
                <w:b/>
                <w:bCs/>
              </w:rPr>
            </w:pPr>
            <w:r>
              <w:rPr>
                <w:rFonts w:ascii="Cambria" w:hAnsi="Cambria" w:cs="Arial"/>
                <w:b/>
                <w:bCs/>
              </w:rPr>
              <w:t>37</w:t>
            </w:r>
          </w:p>
        </w:tc>
        <w:tc>
          <w:tcPr>
            <w:tcW w:w="1542" w:type="dxa"/>
            <w:vAlign w:val="center"/>
            <w:tcPrChange w:id="1153" w:author="Sasi Songthong" w:date="2022-06-23T12:50:00Z">
              <w:tcPr>
                <w:tcW w:w="1800" w:type="dxa"/>
                <w:vAlign w:val="center"/>
              </w:tcPr>
            </w:tcPrChange>
          </w:tcPr>
          <w:p w14:paraId="5364BD5A"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vAlign w:val="center"/>
            <w:tcPrChange w:id="1154" w:author="Sasi Songthong" w:date="2022-06-23T12:50:00Z">
              <w:tcPr>
                <w:tcW w:w="1800" w:type="dxa"/>
                <w:gridSpan w:val="2"/>
                <w:vAlign w:val="center"/>
              </w:tcPr>
            </w:tcPrChange>
          </w:tcPr>
          <w:p w14:paraId="5AC0F5CB"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55" w:author="Sasi Songthong" w:date="2022-06-23T12:50:00Z">
              <w:tcPr>
                <w:tcW w:w="1800" w:type="dxa"/>
                <w:vAlign w:val="center"/>
              </w:tcPr>
            </w:tcPrChange>
          </w:tcPr>
          <w:p w14:paraId="37A24D41"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56" w:author="Sasi Songthong" w:date="2022-06-23T12:50:00Z">
              <w:tcPr>
                <w:tcW w:w="1800" w:type="dxa"/>
                <w:vAlign w:val="center"/>
              </w:tcPr>
            </w:tcPrChange>
          </w:tcPr>
          <w:p w14:paraId="687A8EA7"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57" w:author="Sasi Songthong" w:date="2022-06-23T12:50:00Z">
              <w:tcPr>
                <w:tcW w:w="1800" w:type="dxa"/>
                <w:vAlign w:val="center"/>
              </w:tcPr>
            </w:tcPrChange>
          </w:tcPr>
          <w:p w14:paraId="40BF86EB"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58" w:author="Sasi Songthong" w:date="2022-06-23T12:50:00Z">
              <w:tcPr>
                <w:tcW w:w="900" w:type="dxa"/>
                <w:vAlign w:val="center"/>
              </w:tcPr>
            </w:tcPrChange>
          </w:tcPr>
          <w:p w14:paraId="3D542A9F" w14:textId="22EBA566" w:rsidR="00B178AD" w:rsidRDefault="00B178AD" w:rsidP="00B178AD">
            <w:pPr>
              <w:jc w:val="center"/>
              <w:rPr>
                <w:rFonts w:ascii="Cambria" w:hAnsi="Cambria" w:cs="Arial"/>
              </w:rPr>
            </w:pPr>
            <w:ins w:id="1159" w:author="Sasi Songthong" w:date="2022-06-23T12:50:00Z">
              <w:r>
                <w:rPr>
                  <w:rFonts w:ascii="Cambria" w:hAnsi="Cambria" w:cs="Arial"/>
                </w:rPr>
                <w:t>Yes / No</w:t>
              </w:r>
            </w:ins>
          </w:p>
        </w:tc>
        <w:tc>
          <w:tcPr>
            <w:tcW w:w="1543" w:type="dxa"/>
            <w:vAlign w:val="center"/>
            <w:tcPrChange w:id="1160" w:author="Sasi Songthong" w:date="2022-06-23T12:50:00Z">
              <w:tcPr>
                <w:tcW w:w="900" w:type="dxa"/>
                <w:vAlign w:val="center"/>
              </w:tcPr>
            </w:tcPrChange>
          </w:tcPr>
          <w:p w14:paraId="0EA7AE94" w14:textId="4535105F" w:rsidR="00B178AD" w:rsidRDefault="00B178AD" w:rsidP="00B178AD">
            <w:pPr>
              <w:jc w:val="center"/>
              <w:rPr>
                <w:rFonts w:ascii="Cambria" w:hAnsi="Cambria" w:cs="Arial"/>
              </w:rPr>
            </w:pPr>
            <w:ins w:id="1161" w:author="Sasi Songthong" w:date="2022-06-23T12:50:00Z">
              <w:r>
                <w:rPr>
                  <w:rFonts w:ascii="Cambria" w:hAnsi="Cambria" w:cs="Arial"/>
                </w:rPr>
                <w:t>Yes / No</w:t>
              </w:r>
            </w:ins>
          </w:p>
        </w:tc>
        <w:tc>
          <w:tcPr>
            <w:tcW w:w="1260" w:type="dxa"/>
            <w:vAlign w:val="center"/>
            <w:tcPrChange w:id="1162" w:author="Sasi Songthong" w:date="2022-06-23T12:50:00Z">
              <w:tcPr>
                <w:tcW w:w="1260" w:type="dxa"/>
                <w:vAlign w:val="center"/>
              </w:tcPr>
            </w:tcPrChange>
          </w:tcPr>
          <w:p w14:paraId="51E12900" w14:textId="77777777" w:rsidR="00B178AD" w:rsidRDefault="00B178AD" w:rsidP="00B178AD">
            <w:pPr>
              <w:jc w:val="center"/>
              <w:rPr>
                <w:rFonts w:ascii="Cambria" w:hAnsi="Cambria" w:cs="Arial"/>
              </w:rPr>
            </w:pPr>
          </w:p>
        </w:tc>
      </w:tr>
      <w:tr w:rsidR="00B178AD" w14:paraId="7A341063" w14:textId="77777777" w:rsidTr="00B178AD">
        <w:tblPrEx>
          <w:tblW w:w="12865" w:type="dxa"/>
          <w:tblLayout w:type="fixed"/>
          <w:tblPrExChange w:id="1163" w:author="Sasi Songthong" w:date="2022-06-23T12:50:00Z">
            <w:tblPrEx>
              <w:tblW w:w="12865" w:type="dxa"/>
              <w:tblLayout w:type="fixed"/>
            </w:tblPrEx>
          </w:tblPrExChange>
        </w:tblPrEx>
        <w:trPr>
          <w:trHeight w:val="392"/>
          <w:trPrChange w:id="1164" w:author="Sasi Songthong" w:date="2022-06-23T12:50:00Z">
            <w:trPr>
              <w:trHeight w:val="392"/>
            </w:trPr>
          </w:trPrChange>
        </w:trPr>
        <w:tc>
          <w:tcPr>
            <w:tcW w:w="805" w:type="dxa"/>
            <w:vAlign w:val="center"/>
            <w:tcPrChange w:id="1165" w:author="Sasi Songthong" w:date="2022-06-23T12:50:00Z">
              <w:tcPr>
                <w:tcW w:w="805" w:type="dxa"/>
                <w:vAlign w:val="center"/>
              </w:tcPr>
            </w:tcPrChange>
          </w:tcPr>
          <w:p w14:paraId="722A9AA3" w14:textId="0104889A" w:rsidR="00B178AD" w:rsidRPr="000047FC" w:rsidRDefault="00B178AD" w:rsidP="00B178AD">
            <w:pPr>
              <w:jc w:val="center"/>
              <w:rPr>
                <w:rFonts w:ascii="Cambria" w:hAnsi="Cambria" w:cs="Arial"/>
                <w:b/>
                <w:bCs/>
              </w:rPr>
            </w:pPr>
            <w:r>
              <w:rPr>
                <w:rFonts w:ascii="Cambria" w:hAnsi="Cambria" w:cs="Arial"/>
                <w:b/>
                <w:bCs/>
              </w:rPr>
              <w:t>38</w:t>
            </w:r>
          </w:p>
        </w:tc>
        <w:tc>
          <w:tcPr>
            <w:tcW w:w="1542" w:type="dxa"/>
            <w:vAlign w:val="center"/>
            <w:tcPrChange w:id="1166" w:author="Sasi Songthong" w:date="2022-06-23T12:50:00Z">
              <w:tcPr>
                <w:tcW w:w="1800" w:type="dxa"/>
                <w:vAlign w:val="center"/>
              </w:tcPr>
            </w:tcPrChange>
          </w:tcPr>
          <w:p w14:paraId="677B5FDD"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vAlign w:val="center"/>
            <w:tcPrChange w:id="1167" w:author="Sasi Songthong" w:date="2022-06-23T12:50:00Z">
              <w:tcPr>
                <w:tcW w:w="1800" w:type="dxa"/>
                <w:gridSpan w:val="2"/>
                <w:vAlign w:val="center"/>
              </w:tcPr>
            </w:tcPrChange>
          </w:tcPr>
          <w:p w14:paraId="03199CD9"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68" w:author="Sasi Songthong" w:date="2022-06-23T12:50:00Z">
              <w:tcPr>
                <w:tcW w:w="1800" w:type="dxa"/>
                <w:vAlign w:val="center"/>
              </w:tcPr>
            </w:tcPrChange>
          </w:tcPr>
          <w:p w14:paraId="08A2D21B"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69" w:author="Sasi Songthong" w:date="2022-06-23T12:50:00Z">
              <w:tcPr>
                <w:tcW w:w="1800" w:type="dxa"/>
                <w:vAlign w:val="center"/>
              </w:tcPr>
            </w:tcPrChange>
          </w:tcPr>
          <w:p w14:paraId="6962FBCC"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70" w:author="Sasi Songthong" w:date="2022-06-23T12:50:00Z">
              <w:tcPr>
                <w:tcW w:w="1800" w:type="dxa"/>
                <w:vAlign w:val="center"/>
              </w:tcPr>
            </w:tcPrChange>
          </w:tcPr>
          <w:p w14:paraId="1562B577"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71" w:author="Sasi Songthong" w:date="2022-06-23T12:50:00Z">
              <w:tcPr>
                <w:tcW w:w="900" w:type="dxa"/>
                <w:vAlign w:val="center"/>
              </w:tcPr>
            </w:tcPrChange>
          </w:tcPr>
          <w:p w14:paraId="3354CACE" w14:textId="1FC1EFF2" w:rsidR="00B178AD" w:rsidRDefault="00B178AD" w:rsidP="00B178AD">
            <w:pPr>
              <w:jc w:val="center"/>
              <w:rPr>
                <w:rFonts w:ascii="Cambria" w:hAnsi="Cambria" w:cs="Arial"/>
              </w:rPr>
            </w:pPr>
            <w:ins w:id="1172" w:author="Sasi Songthong" w:date="2022-06-23T12:50:00Z">
              <w:r w:rsidRPr="00BF1CE3">
                <w:rPr>
                  <w:rFonts w:ascii="Cambria" w:hAnsi="Cambria" w:cs="Arial"/>
                </w:rPr>
                <w:t>Yes / No</w:t>
              </w:r>
            </w:ins>
          </w:p>
        </w:tc>
        <w:tc>
          <w:tcPr>
            <w:tcW w:w="1543" w:type="dxa"/>
            <w:vAlign w:val="center"/>
            <w:tcPrChange w:id="1173" w:author="Sasi Songthong" w:date="2022-06-23T12:50:00Z">
              <w:tcPr>
                <w:tcW w:w="900" w:type="dxa"/>
                <w:vAlign w:val="center"/>
              </w:tcPr>
            </w:tcPrChange>
          </w:tcPr>
          <w:p w14:paraId="06D86429" w14:textId="6E1ECBD0" w:rsidR="00B178AD" w:rsidRDefault="00B178AD" w:rsidP="00B178AD">
            <w:pPr>
              <w:jc w:val="center"/>
              <w:rPr>
                <w:rFonts w:ascii="Cambria" w:hAnsi="Cambria" w:cs="Arial"/>
              </w:rPr>
            </w:pPr>
            <w:ins w:id="1174" w:author="Sasi Songthong" w:date="2022-06-23T12:50:00Z">
              <w:r w:rsidRPr="00BF1CE3">
                <w:rPr>
                  <w:rFonts w:ascii="Cambria" w:hAnsi="Cambria" w:cs="Arial"/>
                </w:rPr>
                <w:t>Yes / No</w:t>
              </w:r>
            </w:ins>
          </w:p>
        </w:tc>
        <w:tc>
          <w:tcPr>
            <w:tcW w:w="1260" w:type="dxa"/>
            <w:vAlign w:val="center"/>
            <w:tcPrChange w:id="1175" w:author="Sasi Songthong" w:date="2022-06-23T12:50:00Z">
              <w:tcPr>
                <w:tcW w:w="1260" w:type="dxa"/>
                <w:vAlign w:val="center"/>
              </w:tcPr>
            </w:tcPrChange>
          </w:tcPr>
          <w:p w14:paraId="368728C6" w14:textId="77777777" w:rsidR="00B178AD" w:rsidRDefault="00B178AD" w:rsidP="00B178AD">
            <w:pPr>
              <w:jc w:val="center"/>
              <w:rPr>
                <w:rFonts w:ascii="Cambria" w:hAnsi="Cambria" w:cs="Arial"/>
              </w:rPr>
            </w:pPr>
          </w:p>
        </w:tc>
      </w:tr>
      <w:tr w:rsidR="00B178AD" w14:paraId="42AA7ECD" w14:textId="77777777" w:rsidTr="00B178AD">
        <w:tblPrEx>
          <w:tblW w:w="12865" w:type="dxa"/>
          <w:tblLayout w:type="fixed"/>
          <w:tblPrExChange w:id="1176" w:author="Sasi Songthong" w:date="2022-06-23T12:50:00Z">
            <w:tblPrEx>
              <w:tblW w:w="12865" w:type="dxa"/>
              <w:tblLayout w:type="fixed"/>
            </w:tblPrEx>
          </w:tblPrExChange>
        </w:tblPrEx>
        <w:trPr>
          <w:trHeight w:val="392"/>
          <w:trPrChange w:id="1177" w:author="Sasi Songthong" w:date="2022-06-23T12:50:00Z">
            <w:trPr>
              <w:trHeight w:val="392"/>
            </w:trPr>
          </w:trPrChange>
        </w:trPr>
        <w:tc>
          <w:tcPr>
            <w:tcW w:w="805" w:type="dxa"/>
            <w:tcBorders>
              <w:bottom w:val="single" w:sz="4" w:space="0" w:color="auto"/>
            </w:tcBorders>
            <w:vAlign w:val="center"/>
            <w:tcPrChange w:id="1178" w:author="Sasi Songthong" w:date="2022-06-23T12:50:00Z">
              <w:tcPr>
                <w:tcW w:w="805" w:type="dxa"/>
                <w:tcBorders>
                  <w:bottom w:val="single" w:sz="4" w:space="0" w:color="auto"/>
                </w:tcBorders>
                <w:vAlign w:val="center"/>
              </w:tcPr>
            </w:tcPrChange>
          </w:tcPr>
          <w:p w14:paraId="3A65ABB6" w14:textId="62B43E62" w:rsidR="00B178AD" w:rsidRPr="000047FC" w:rsidRDefault="00B178AD" w:rsidP="00B178AD">
            <w:pPr>
              <w:jc w:val="center"/>
              <w:rPr>
                <w:rFonts w:ascii="Cambria" w:hAnsi="Cambria" w:cs="Arial"/>
                <w:b/>
                <w:bCs/>
              </w:rPr>
            </w:pPr>
            <w:r>
              <w:rPr>
                <w:rFonts w:ascii="Cambria" w:hAnsi="Cambria" w:cs="Arial"/>
                <w:b/>
                <w:bCs/>
              </w:rPr>
              <w:t>39</w:t>
            </w:r>
          </w:p>
        </w:tc>
        <w:tc>
          <w:tcPr>
            <w:tcW w:w="1542" w:type="dxa"/>
            <w:tcBorders>
              <w:bottom w:val="single" w:sz="4" w:space="0" w:color="auto"/>
            </w:tcBorders>
            <w:vAlign w:val="center"/>
            <w:tcPrChange w:id="1179" w:author="Sasi Songthong" w:date="2022-06-23T12:50:00Z">
              <w:tcPr>
                <w:tcW w:w="1800" w:type="dxa"/>
                <w:tcBorders>
                  <w:bottom w:val="single" w:sz="4" w:space="0" w:color="auto"/>
                </w:tcBorders>
                <w:vAlign w:val="center"/>
              </w:tcPr>
            </w:tcPrChange>
          </w:tcPr>
          <w:p w14:paraId="697947CC"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180" w:author="Sasi Songthong" w:date="2022-06-23T12:50:00Z">
              <w:tcPr>
                <w:tcW w:w="1800" w:type="dxa"/>
                <w:gridSpan w:val="2"/>
                <w:tcBorders>
                  <w:bottom w:val="single" w:sz="4" w:space="0" w:color="auto"/>
                </w:tcBorders>
                <w:vAlign w:val="center"/>
              </w:tcPr>
            </w:tcPrChange>
          </w:tcPr>
          <w:p w14:paraId="6CC43F6A"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81" w:author="Sasi Songthong" w:date="2022-06-23T12:50:00Z">
              <w:tcPr>
                <w:tcW w:w="1800" w:type="dxa"/>
                <w:tcBorders>
                  <w:bottom w:val="single" w:sz="4" w:space="0" w:color="auto"/>
                </w:tcBorders>
                <w:vAlign w:val="center"/>
              </w:tcPr>
            </w:tcPrChange>
          </w:tcPr>
          <w:p w14:paraId="3FC1AB56"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82" w:author="Sasi Songthong" w:date="2022-06-23T12:50:00Z">
              <w:tcPr>
                <w:tcW w:w="1800" w:type="dxa"/>
                <w:tcBorders>
                  <w:bottom w:val="single" w:sz="4" w:space="0" w:color="auto"/>
                </w:tcBorders>
                <w:vAlign w:val="center"/>
              </w:tcPr>
            </w:tcPrChange>
          </w:tcPr>
          <w:p w14:paraId="03D6D664"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83" w:author="Sasi Songthong" w:date="2022-06-23T12:50:00Z">
              <w:tcPr>
                <w:tcW w:w="1800" w:type="dxa"/>
                <w:tcBorders>
                  <w:bottom w:val="single" w:sz="4" w:space="0" w:color="auto"/>
                </w:tcBorders>
                <w:vAlign w:val="center"/>
              </w:tcPr>
            </w:tcPrChange>
          </w:tcPr>
          <w:p w14:paraId="63EB6D21"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vAlign w:val="center"/>
            <w:tcPrChange w:id="1184" w:author="Sasi Songthong" w:date="2022-06-23T12:50:00Z">
              <w:tcPr>
                <w:tcW w:w="900" w:type="dxa"/>
                <w:vAlign w:val="center"/>
              </w:tcPr>
            </w:tcPrChange>
          </w:tcPr>
          <w:p w14:paraId="265ACD89" w14:textId="2E7DCD8B" w:rsidR="00B178AD" w:rsidRDefault="00B178AD" w:rsidP="00B178AD">
            <w:pPr>
              <w:jc w:val="center"/>
              <w:rPr>
                <w:rFonts w:ascii="Cambria" w:hAnsi="Cambria" w:cs="Arial"/>
              </w:rPr>
            </w:pPr>
            <w:ins w:id="1185" w:author="Sasi Songthong" w:date="2022-06-23T12:50:00Z">
              <w:r w:rsidRPr="00BF1CE3">
                <w:rPr>
                  <w:rFonts w:ascii="Cambria" w:hAnsi="Cambria" w:cs="Arial"/>
                </w:rPr>
                <w:t>Yes / No</w:t>
              </w:r>
            </w:ins>
          </w:p>
        </w:tc>
        <w:tc>
          <w:tcPr>
            <w:tcW w:w="1543" w:type="dxa"/>
            <w:vAlign w:val="center"/>
            <w:tcPrChange w:id="1186" w:author="Sasi Songthong" w:date="2022-06-23T12:50:00Z">
              <w:tcPr>
                <w:tcW w:w="900" w:type="dxa"/>
                <w:vAlign w:val="center"/>
              </w:tcPr>
            </w:tcPrChange>
          </w:tcPr>
          <w:p w14:paraId="59C66AAC" w14:textId="2B432563" w:rsidR="00B178AD" w:rsidRDefault="00B178AD" w:rsidP="00B178AD">
            <w:pPr>
              <w:jc w:val="center"/>
              <w:rPr>
                <w:rFonts w:ascii="Cambria" w:hAnsi="Cambria" w:cs="Arial"/>
              </w:rPr>
            </w:pPr>
            <w:ins w:id="1187" w:author="Sasi Songthong" w:date="2022-06-23T12:50:00Z">
              <w:r w:rsidRPr="00BF1CE3">
                <w:rPr>
                  <w:rFonts w:ascii="Cambria" w:hAnsi="Cambria" w:cs="Arial"/>
                </w:rPr>
                <w:t>Yes / No</w:t>
              </w:r>
            </w:ins>
          </w:p>
        </w:tc>
        <w:tc>
          <w:tcPr>
            <w:tcW w:w="1260" w:type="dxa"/>
            <w:tcBorders>
              <w:bottom w:val="single" w:sz="4" w:space="0" w:color="auto"/>
            </w:tcBorders>
            <w:vAlign w:val="center"/>
            <w:tcPrChange w:id="1188" w:author="Sasi Songthong" w:date="2022-06-23T12:50:00Z">
              <w:tcPr>
                <w:tcW w:w="1260" w:type="dxa"/>
                <w:tcBorders>
                  <w:bottom w:val="single" w:sz="4" w:space="0" w:color="auto"/>
                </w:tcBorders>
                <w:vAlign w:val="center"/>
              </w:tcPr>
            </w:tcPrChange>
          </w:tcPr>
          <w:p w14:paraId="2BF7209A" w14:textId="77777777" w:rsidR="00B178AD" w:rsidRDefault="00B178AD" w:rsidP="00B178AD">
            <w:pPr>
              <w:jc w:val="center"/>
              <w:rPr>
                <w:rFonts w:ascii="Cambria" w:hAnsi="Cambria" w:cs="Arial"/>
              </w:rPr>
            </w:pPr>
          </w:p>
        </w:tc>
      </w:tr>
      <w:tr w:rsidR="00B178AD" w14:paraId="31DE88E3" w14:textId="77777777" w:rsidTr="00B178AD">
        <w:tblPrEx>
          <w:tblW w:w="12865" w:type="dxa"/>
          <w:tblLayout w:type="fixed"/>
          <w:tblPrExChange w:id="1189" w:author="Sasi Songthong" w:date="2022-06-23T12:50:00Z">
            <w:tblPrEx>
              <w:tblW w:w="12865" w:type="dxa"/>
              <w:tblLayout w:type="fixed"/>
            </w:tblPrEx>
          </w:tblPrExChange>
        </w:tblPrEx>
        <w:trPr>
          <w:trHeight w:val="392"/>
          <w:trPrChange w:id="1190" w:author="Sasi Songthong" w:date="2022-06-23T12:50:00Z">
            <w:trPr>
              <w:trHeight w:val="392"/>
            </w:trPr>
          </w:trPrChange>
        </w:trPr>
        <w:tc>
          <w:tcPr>
            <w:tcW w:w="805" w:type="dxa"/>
            <w:tcBorders>
              <w:bottom w:val="single" w:sz="4" w:space="0" w:color="auto"/>
            </w:tcBorders>
            <w:vAlign w:val="center"/>
            <w:tcPrChange w:id="1191" w:author="Sasi Songthong" w:date="2022-06-23T12:50:00Z">
              <w:tcPr>
                <w:tcW w:w="805" w:type="dxa"/>
                <w:tcBorders>
                  <w:bottom w:val="single" w:sz="4" w:space="0" w:color="auto"/>
                </w:tcBorders>
                <w:vAlign w:val="center"/>
              </w:tcPr>
            </w:tcPrChange>
          </w:tcPr>
          <w:p w14:paraId="21CF438F" w14:textId="5DAF6465" w:rsidR="00B178AD" w:rsidRPr="000047FC" w:rsidRDefault="00B178AD" w:rsidP="00B178AD">
            <w:pPr>
              <w:jc w:val="center"/>
              <w:rPr>
                <w:rFonts w:ascii="Cambria" w:hAnsi="Cambria" w:cs="Arial"/>
                <w:b/>
                <w:bCs/>
              </w:rPr>
            </w:pPr>
            <w:r>
              <w:rPr>
                <w:rFonts w:ascii="Cambria" w:hAnsi="Cambria" w:cs="Arial"/>
                <w:b/>
                <w:bCs/>
              </w:rPr>
              <w:t>40</w:t>
            </w:r>
          </w:p>
        </w:tc>
        <w:tc>
          <w:tcPr>
            <w:tcW w:w="1542" w:type="dxa"/>
            <w:tcBorders>
              <w:bottom w:val="single" w:sz="4" w:space="0" w:color="auto"/>
            </w:tcBorders>
            <w:vAlign w:val="center"/>
            <w:tcPrChange w:id="1192" w:author="Sasi Songthong" w:date="2022-06-23T12:50:00Z">
              <w:tcPr>
                <w:tcW w:w="1800" w:type="dxa"/>
                <w:tcBorders>
                  <w:bottom w:val="single" w:sz="4" w:space="0" w:color="auto"/>
                </w:tcBorders>
                <w:vAlign w:val="center"/>
              </w:tcPr>
            </w:tcPrChange>
          </w:tcPr>
          <w:p w14:paraId="275F8A8F" w14:textId="77777777" w:rsidR="00B178AD" w:rsidRPr="000047FC" w:rsidRDefault="00B178AD" w:rsidP="00B178AD">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193" w:author="Sasi Songthong" w:date="2022-06-23T12:50:00Z">
              <w:tcPr>
                <w:tcW w:w="1800" w:type="dxa"/>
                <w:gridSpan w:val="2"/>
                <w:tcBorders>
                  <w:bottom w:val="single" w:sz="4" w:space="0" w:color="auto"/>
                </w:tcBorders>
                <w:vAlign w:val="center"/>
              </w:tcPr>
            </w:tcPrChange>
          </w:tcPr>
          <w:p w14:paraId="17535FFA"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94" w:author="Sasi Songthong" w:date="2022-06-23T12:50:00Z">
              <w:tcPr>
                <w:tcW w:w="1800" w:type="dxa"/>
                <w:tcBorders>
                  <w:bottom w:val="single" w:sz="4" w:space="0" w:color="auto"/>
                </w:tcBorders>
                <w:vAlign w:val="center"/>
              </w:tcPr>
            </w:tcPrChange>
          </w:tcPr>
          <w:p w14:paraId="7495ACFE"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95" w:author="Sasi Songthong" w:date="2022-06-23T12:50:00Z">
              <w:tcPr>
                <w:tcW w:w="1800" w:type="dxa"/>
                <w:tcBorders>
                  <w:bottom w:val="single" w:sz="4" w:space="0" w:color="auto"/>
                </w:tcBorders>
                <w:vAlign w:val="center"/>
              </w:tcPr>
            </w:tcPrChange>
          </w:tcPr>
          <w:p w14:paraId="2D1A8ECD"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96" w:author="Sasi Songthong" w:date="2022-06-23T12:50:00Z">
              <w:tcPr>
                <w:tcW w:w="1800" w:type="dxa"/>
                <w:tcBorders>
                  <w:bottom w:val="single" w:sz="4" w:space="0" w:color="auto"/>
                </w:tcBorders>
                <w:vAlign w:val="center"/>
              </w:tcPr>
            </w:tcPrChange>
          </w:tcPr>
          <w:p w14:paraId="6EE51221" w14:textId="77777777" w:rsidR="00B178AD" w:rsidRDefault="00B178AD" w:rsidP="00B178AD">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197" w:author="Sasi Songthong" w:date="2022-06-23T12:50:00Z">
              <w:tcPr>
                <w:tcW w:w="900" w:type="dxa"/>
                <w:tcBorders>
                  <w:bottom w:val="single" w:sz="4" w:space="0" w:color="auto"/>
                </w:tcBorders>
                <w:vAlign w:val="center"/>
              </w:tcPr>
            </w:tcPrChange>
          </w:tcPr>
          <w:p w14:paraId="4040ED88" w14:textId="49FE2347" w:rsidR="00B178AD" w:rsidRDefault="00B178AD" w:rsidP="00B178AD">
            <w:pPr>
              <w:jc w:val="center"/>
              <w:rPr>
                <w:rFonts w:ascii="Cambria" w:hAnsi="Cambria" w:cs="Arial"/>
              </w:rPr>
            </w:pPr>
            <w:ins w:id="1198" w:author="Sasi Songthong" w:date="2022-06-23T12:50:00Z">
              <w:r w:rsidRPr="00BF1CE3">
                <w:rPr>
                  <w:rFonts w:ascii="Cambria" w:hAnsi="Cambria" w:cs="Arial"/>
                </w:rPr>
                <w:t>Yes / No</w:t>
              </w:r>
            </w:ins>
          </w:p>
        </w:tc>
        <w:tc>
          <w:tcPr>
            <w:tcW w:w="1543" w:type="dxa"/>
            <w:tcBorders>
              <w:bottom w:val="single" w:sz="4" w:space="0" w:color="auto"/>
            </w:tcBorders>
            <w:vAlign w:val="center"/>
            <w:tcPrChange w:id="1199" w:author="Sasi Songthong" w:date="2022-06-23T12:50:00Z">
              <w:tcPr>
                <w:tcW w:w="900" w:type="dxa"/>
                <w:tcBorders>
                  <w:bottom w:val="single" w:sz="4" w:space="0" w:color="auto"/>
                </w:tcBorders>
                <w:vAlign w:val="center"/>
              </w:tcPr>
            </w:tcPrChange>
          </w:tcPr>
          <w:p w14:paraId="64F57D03" w14:textId="359C2C3E" w:rsidR="00B178AD" w:rsidRDefault="00B178AD" w:rsidP="00B178AD">
            <w:pPr>
              <w:jc w:val="center"/>
              <w:rPr>
                <w:rFonts w:ascii="Cambria" w:hAnsi="Cambria" w:cs="Arial"/>
              </w:rPr>
            </w:pPr>
            <w:ins w:id="1200" w:author="Sasi Songthong" w:date="2022-06-23T12:50:00Z">
              <w:r w:rsidRPr="00BF1CE3">
                <w:rPr>
                  <w:rFonts w:ascii="Cambria" w:hAnsi="Cambria" w:cs="Arial"/>
                </w:rPr>
                <w:t>Yes / No</w:t>
              </w:r>
            </w:ins>
          </w:p>
        </w:tc>
        <w:tc>
          <w:tcPr>
            <w:tcW w:w="1260" w:type="dxa"/>
            <w:tcBorders>
              <w:bottom w:val="single" w:sz="4" w:space="0" w:color="auto"/>
            </w:tcBorders>
            <w:vAlign w:val="center"/>
            <w:tcPrChange w:id="1201" w:author="Sasi Songthong" w:date="2022-06-23T12:50:00Z">
              <w:tcPr>
                <w:tcW w:w="1260" w:type="dxa"/>
                <w:tcBorders>
                  <w:bottom w:val="single" w:sz="4" w:space="0" w:color="auto"/>
                </w:tcBorders>
                <w:vAlign w:val="center"/>
              </w:tcPr>
            </w:tcPrChange>
          </w:tcPr>
          <w:p w14:paraId="38C9D433" w14:textId="77777777" w:rsidR="00B178AD" w:rsidRDefault="00B178AD" w:rsidP="00B178AD">
            <w:pPr>
              <w:jc w:val="center"/>
              <w:rPr>
                <w:rFonts w:ascii="Cambria" w:hAnsi="Cambria" w:cs="Arial"/>
              </w:rPr>
            </w:pPr>
          </w:p>
        </w:tc>
      </w:tr>
      <w:tr w:rsidR="00486AAB" w:rsidRPr="00894548" w14:paraId="57D84B2A" w14:textId="77777777" w:rsidTr="00173BEC">
        <w:trPr>
          <w:trHeight w:val="720"/>
        </w:trPr>
        <w:tc>
          <w:tcPr>
            <w:tcW w:w="12865" w:type="dxa"/>
            <w:gridSpan w:val="10"/>
            <w:tcBorders>
              <w:top w:val="single" w:sz="4" w:space="0" w:color="auto"/>
            </w:tcBorders>
          </w:tcPr>
          <w:p w14:paraId="41363692" w14:textId="77777777" w:rsidR="00486AAB" w:rsidRPr="00894548" w:rsidRDefault="00486AAB" w:rsidP="000047FC">
            <w:pPr>
              <w:rPr>
                <w:rFonts w:ascii="Cambria" w:hAnsi="Cambria" w:cs="Arial"/>
                <w:b/>
                <w:bCs/>
                <w:highlight w:val="yellow"/>
              </w:rPr>
            </w:pPr>
            <w:r w:rsidRPr="00894548">
              <w:rPr>
                <w:rFonts w:ascii="Cambria" w:hAnsi="Cambria" w:cs="Arial"/>
                <w:b/>
                <w:bCs/>
              </w:rPr>
              <w:t>Comments:</w:t>
            </w:r>
          </w:p>
        </w:tc>
      </w:tr>
      <w:tr w:rsidR="00486AAB" w14:paraId="04BC6AE4" w14:textId="77777777" w:rsidTr="000047FC">
        <w:trPr>
          <w:trHeight w:val="360"/>
        </w:trPr>
        <w:tc>
          <w:tcPr>
            <w:tcW w:w="3055" w:type="dxa"/>
            <w:gridSpan w:val="3"/>
            <w:shd w:val="clear" w:color="auto" w:fill="F2F2F2" w:themeFill="background1" w:themeFillShade="F2"/>
            <w:vAlign w:val="center"/>
          </w:tcPr>
          <w:p w14:paraId="1FC87914" w14:textId="77777777" w:rsidR="00486AAB" w:rsidRPr="00894548" w:rsidRDefault="00486AAB"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8D9C08A" w14:textId="77777777" w:rsidR="00486AAB" w:rsidRDefault="00486AAB" w:rsidP="000047FC">
            <w:pPr>
              <w:rPr>
                <w:rFonts w:ascii="Cambria" w:hAnsi="Cambria" w:cs="Arial"/>
              </w:rPr>
            </w:pPr>
          </w:p>
        </w:tc>
      </w:tr>
      <w:tr w:rsidR="00486AAB" w14:paraId="053A29F5" w14:textId="77777777" w:rsidTr="000047FC">
        <w:trPr>
          <w:trHeight w:val="360"/>
        </w:trPr>
        <w:tc>
          <w:tcPr>
            <w:tcW w:w="3055" w:type="dxa"/>
            <w:gridSpan w:val="3"/>
            <w:shd w:val="clear" w:color="auto" w:fill="F2F2F2" w:themeFill="background1" w:themeFillShade="F2"/>
            <w:vAlign w:val="center"/>
          </w:tcPr>
          <w:p w14:paraId="4B5D70DD" w14:textId="7C7DAFD2" w:rsidR="00486AAB"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ABFA56D" w14:textId="77777777" w:rsidR="00486AAB" w:rsidRDefault="00486AAB" w:rsidP="000047FC">
            <w:pPr>
              <w:rPr>
                <w:rFonts w:ascii="Cambria" w:hAnsi="Cambria" w:cs="Arial"/>
              </w:rPr>
            </w:pPr>
          </w:p>
        </w:tc>
      </w:tr>
    </w:tbl>
    <w:p w14:paraId="652F0886" w14:textId="4C61C0FB" w:rsidR="00486AAB" w:rsidRDefault="00486AAB" w:rsidP="00486AAB">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5</w:t>
      </w:r>
      <w:r w:rsidRPr="00023BB8">
        <w:rPr>
          <w:rFonts w:ascii="Cambria" w:hAnsi="Cambria" w:cs="Arial"/>
          <w:b/>
          <w:bCs/>
        </w:rPr>
        <w:t xml:space="preserve"> </w:t>
      </w:r>
      <w:r w:rsidR="00F67380">
        <w:rPr>
          <w:rFonts w:ascii="Cambria" w:hAnsi="Cambria" w:cs="Arial"/>
          <w:b/>
          <w:bCs/>
        </w:rPr>
        <w:t xml:space="preserve">SIMULATED HANDLING &amp; INSPECTION BEFORE STERILIZATION </w:t>
      </w:r>
      <w:r>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1202">
          <w:tblGrid>
            <w:gridCol w:w="805"/>
            <w:gridCol w:w="1800"/>
            <w:gridCol w:w="450"/>
            <w:gridCol w:w="1350"/>
            <w:gridCol w:w="1800"/>
            <w:gridCol w:w="1800"/>
            <w:gridCol w:w="1800"/>
            <w:gridCol w:w="900"/>
            <w:gridCol w:w="900"/>
            <w:gridCol w:w="1260"/>
          </w:tblGrid>
        </w:tblGridChange>
      </w:tblGrid>
      <w:tr w:rsidR="00486AAB" w:rsidRPr="00AC51DF" w14:paraId="7F0F1DA7" w14:textId="77777777" w:rsidTr="000047FC">
        <w:trPr>
          <w:trHeight w:val="256"/>
        </w:trPr>
        <w:tc>
          <w:tcPr>
            <w:tcW w:w="12865" w:type="dxa"/>
            <w:gridSpan w:val="10"/>
            <w:shd w:val="clear" w:color="auto" w:fill="F2F2F2" w:themeFill="background1" w:themeFillShade="F2"/>
            <w:vAlign w:val="center"/>
          </w:tcPr>
          <w:p w14:paraId="5866E940" w14:textId="703A79D1" w:rsidR="00486AAB" w:rsidRPr="00AC51DF" w:rsidRDefault="00486AAB" w:rsidP="000047FC">
            <w:pPr>
              <w:jc w:val="center"/>
              <w:rPr>
                <w:rFonts w:ascii="Cambria" w:hAnsi="Cambria" w:cs="Arial"/>
                <w:b/>
                <w:bCs/>
              </w:rPr>
            </w:pPr>
            <w:r>
              <w:rPr>
                <w:rFonts w:ascii="Cambria" w:hAnsi="Cambria" w:cs="Arial"/>
                <w:b/>
                <w:bCs/>
              </w:rPr>
              <w:t xml:space="preserve">Labels </w:t>
            </w:r>
            <w:r w:rsidR="00F11C4E">
              <w:rPr>
                <w:rFonts w:ascii="Cambria" w:hAnsi="Cambria" w:cs="Arial"/>
                <w:b/>
                <w:bCs/>
              </w:rPr>
              <w:t>41</w:t>
            </w:r>
            <w:r>
              <w:rPr>
                <w:rFonts w:ascii="Cambria" w:hAnsi="Cambria" w:cs="Arial"/>
                <w:b/>
                <w:bCs/>
              </w:rPr>
              <w:t>-4</w:t>
            </w:r>
            <w:r w:rsidR="00F11C4E">
              <w:rPr>
                <w:rFonts w:ascii="Cambria" w:hAnsi="Cambria" w:cs="Arial"/>
                <w:b/>
                <w:bCs/>
              </w:rPr>
              <w:t>8</w:t>
            </w:r>
          </w:p>
        </w:tc>
      </w:tr>
      <w:tr w:rsidR="00486AAB" w14:paraId="2D6CECB5" w14:textId="77777777" w:rsidTr="000047FC">
        <w:trPr>
          <w:trHeight w:val="256"/>
        </w:trPr>
        <w:tc>
          <w:tcPr>
            <w:tcW w:w="12865" w:type="dxa"/>
            <w:gridSpan w:val="10"/>
            <w:vAlign w:val="center"/>
          </w:tcPr>
          <w:p w14:paraId="01F194F8" w14:textId="77777777" w:rsidR="00486AAB" w:rsidRPr="00894548" w:rsidRDefault="00486AAB" w:rsidP="000047FC">
            <w:pPr>
              <w:rPr>
                <w:rFonts w:ascii="Cambria" w:hAnsi="Cambria" w:cs="Arial"/>
                <w:b/>
                <w:bCs/>
              </w:rPr>
            </w:pPr>
            <w:r w:rsidRPr="00894548">
              <w:rPr>
                <w:rFonts w:ascii="Cambria" w:hAnsi="Cambria" w:cs="Arial"/>
                <w:b/>
                <w:bCs/>
              </w:rPr>
              <w:t>Instructions:</w:t>
            </w:r>
          </w:p>
          <w:p w14:paraId="2BECA6F7" w14:textId="0E8776D0" w:rsidR="00486AAB" w:rsidRDefault="00486AAB"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w:t>
            </w:r>
            <w:r w:rsidR="00F11C4E">
              <w:rPr>
                <w:rFonts w:ascii="Cambria" w:hAnsi="Cambria" w:cs="Arial"/>
              </w:rPr>
              <w:t>41</w:t>
            </w:r>
            <w:r>
              <w:rPr>
                <w:rFonts w:ascii="Cambria" w:hAnsi="Cambria" w:cs="Arial"/>
              </w:rPr>
              <w:t xml:space="preserve"> through 4</w:t>
            </w:r>
            <w:r w:rsidR="00F11C4E">
              <w:rPr>
                <w:rFonts w:ascii="Cambria" w:hAnsi="Cambria" w:cs="Arial"/>
              </w:rPr>
              <w:t>8</w:t>
            </w:r>
            <w:r>
              <w:rPr>
                <w:rFonts w:ascii="Cambria" w:hAnsi="Cambria" w:cs="Arial"/>
              </w:rPr>
              <w:t>.</w:t>
            </w:r>
          </w:p>
          <w:p w14:paraId="30CE2667" w14:textId="77777777" w:rsidR="00486AAB" w:rsidRDefault="00486AAB" w:rsidP="000047FC">
            <w:pPr>
              <w:tabs>
                <w:tab w:val="left" w:pos="245"/>
              </w:tabs>
              <w:rPr>
                <w:rFonts w:ascii="Cambria" w:hAnsi="Cambria" w:cs="Arial"/>
              </w:rPr>
            </w:pPr>
            <w:r>
              <w:rPr>
                <w:rFonts w:ascii="Cambria" w:hAnsi="Cambria" w:cs="Arial"/>
              </w:rPr>
              <w:t>2. Lightly rub labels 20 times with gloved hand.  Indicate “Yes” when complete.</w:t>
            </w:r>
          </w:p>
          <w:p w14:paraId="4A151555" w14:textId="77777777" w:rsidR="004053E7" w:rsidRDefault="004053E7" w:rsidP="004053E7">
            <w:pPr>
              <w:tabs>
                <w:tab w:val="left" w:pos="245"/>
              </w:tabs>
              <w:rPr>
                <w:ins w:id="1203" w:author="Sasi Songthong" w:date="2022-06-23T12:51:00Z"/>
                <w:rFonts w:ascii="Cambria" w:hAnsi="Cambria" w:cs="Arial"/>
              </w:rPr>
            </w:pPr>
            <w:ins w:id="1204" w:author="Sasi Songthong" w:date="2022-06-23T12:51:00Z">
              <w:r>
                <w:rPr>
                  <w:rFonts w:ascii="Cambria" w:hAnsi="Cambria" w:cs="Arial"/>
                </w:rPr>
                <w:t>3. Lightly rub labels 20 times with gloved hand, which have been wiped with 70% IPA. Indicate “Yes” when complete.</w:t>
              </w:r>
            </w:ins>
          </w:p>
          <w:p w14:paraId="25E02F8D" w14:textId="77777777" w:rsidR="004053E7" w:rsidRDefault="004053E7" w:rsidP="004053E7">
            <w:pPr>
              <w:tabs>
                <w:tab w:val="left" w:pos="245"/>
              </w:tabs>
              <w:rPr>
                <w:ins w:id="1205" w:author="Sasi Songthong" w:date="2022-06-23T12:51:00Z"/>
                <w:rFonts w:ascii="Cambria" w:hAnsi="Cambria" w:cs="Arial"/>
              </w:rPr>
            </w:pPr>
            <w:ins w:id="1206" w:author="Sasi Songthong" w:date="2022-06-23T12:51: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248D0D9D" w14:textId="41D83F8A" w:rsidR="004053E7" w:rsidRDefault="004053E7" w:rsidP="004053E7">
            <w:pPr>
              <w:tabs>
                <w:tab w:val="left" w:pos="245"/>
              </w:tabs>
              <w:rPr>
                <w:ins w:id="1207" w:author="Sasi Songthong" w:date="2022-06-23T12:51:00Z"/>
                <w:rFonts w:ascii="Cambria" w:hAnsi="Cambria" w:cs="Arial"/>
              </w:rPr>
            </w:pPr>
            <w:ins w:id="1208" w:author="Sasi Songthong" w:date="2022-06-23T12:51:00Z">
              <w:r>
                <w:rPr>
                  <w:rFonts w:ascii="Cambria" w:hAnsi="Cambria" w:cs="Arial"/>
                </w:rPr>
                <w:t xml:space="preserve">5. Lightly rub labels 20 times with gloved hand, which have been wiped with </w:t>
              </w:r>
            </w:ins>
            <w:proofErr w:type="spellStart"/>
            <w:ins w:id="1209"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1210" w:author="Sasi Songthong" w:date="2022-06-23T12:51:00Z">
              <w:r>
                <w:rPr>
                  <w:rFonts w:ascii="Cambria" w:hAnsi="Cambria" w:cs="Arial"/>
                </w:rPr>
                <w:t>.</w:t>
              </w:r>
              <w:proofErr w:type="gramEnd"/>
              <w:r>
                <w:rPr>
                  <w:rFonts w:ascii="Cambria" w:hAnsi="Cambria" w:cs="Arial"/>
                </w:rPr>
                <w:t xml:space="preserve"> Indicate “Yes” when complete.</w:t>
              </w:r>
            </w:ins>
          </w:p>
          <w:p w14:paraId="52500E42" w14:textId="77777777" w:rsidR="004053E7" w:rsidRDefault="004053E7" w:rsidP="004053E7">
            <w:pPr>
              <w:tabs>
                <w:tab w:val="left" w:pos="245"/>
              </w:tabs>
              <w:rPr>
                <w:ins w:id="1211" w:author="Sasi Songthong" w:date="2022-06-23T12:51:00Z"/>
                <w:rFonts w:ascii="Cambria" w:hAnsi="Cambria" w:cs="Arial"/>
              </w:rPr>
            </w:pPr>
            <w:ins w:id="1212" w:author="Sasi Songthong" w:date="2022-06-23T12:51:00Z">
              <w:r>
                <w:rPr>
                  <w:rFonts w:ascii="Cambria" w:hAnsi="Cambria" w:cs="Arial"/>
                </w:rPr>
                <w:t>6. Shuffled / rub with each package with 1 or more other package 20 times.  Indicate “Yes” when complete.</w:t>
              </w:r>
            </w:ins>
          </w:p>
          <w:p w14:paraId="643FEC17" w14:textId="77777777" w:rsidR="004053E7" w:rsidRDefault="004053E7" w:rsidP="004053E7">
            <w:pPr>
              <w:tabs>
                <w:tab w:val="left" w:pos="245"/>
              </w:tabs>
              <w:rPr>
                <w:ins w:id="1213" w:author="Sasi Songthong" w:date="2022-06-23T12:51:00Z"/>
                <w:rFonts w:ascii="Cambria" w:hAnsi="Cambria" w:cs="Arial"/>
              </w:rPr>
            </w:pPr>
            <w:ins w:id="1214" w:author="Sasi Songthong" w:date="2022-06-23T12:51:00Z">
              <w:r>
                <w:rPr>
                  <w:rFonts w:ascii="Cambria" w:hAnsi="Cambria" w:cs="Arial"/>
                </w:rPr>
                <w:t>7. Visually Inspect legibility of each label and verify presence of label on each package.  Document results.</w:t>
              </w:r>
            </w:ins>
          </w:p>
          <w:p w14:paraId="035120B3" w14:textId="77777777" w:rsidR="004053E7" w:rsidRPr="00890057" w:rsidRDefault="004053E7" w:rsidP="004053E7">
            <w:pPr>
              <w:tabs>
                <w:tab w:val="left" w:pos="245"/>
              </w:tabs>
              <w:rPr>
                <w:ins w:id="1215" w:author="Sasi Songthong" w:date="2022-06-23T12:51:00Z"/>
                <w:rFonts w:ascii="Cambria" w:hAnsi="Cambria" w:cs="Arial"/>
                <w:noProof/>
              </w:rPr>
            </w:pPr>
            <w:ins w:id="1216" w:author="Sasi Songthong" w:date="2022-06-23T12:51:00Z">
              <w:r>
                <w:rPr>
                  <w:rFonts w:ascii="Cambria" w:hAnsi="Cambria" w:cs="Arial"/>
                </w:rPr>
                <w:t>8. Specify P (Pass) if “Yes” is indicated in the results column.</w:t>
              </w:r>
            </w:ins>
          </w:p>
          <w:p w14:paraId="6FA411A3" w14:textId="5A602D8C" w:rsidR="00486AAB" w:rsidDel="004053E7" w:rsidRDefault="004053E7" w:rsidP="004053E7">
            <w:pPr>
              <w:tabs>
                <w:tab w:val="left" w:pos="245"/>
              </w:tabs>
              <w:rPr>
                <w:del w:id="1217" w:author="Sasi Songthong" w:date="2022-06-23T12:51:00Z"/>
                <w:rFonts w:ascii="Cambria" w:hAnsi="Cambria" w:cs="Arial"/>
              </w:rPr>
            </w:pPr>
            <w:ins w:id="1218" w:author="Sasi Songthong" w:date="2022-06-23T12:51:00Z">
              <w:r>
                <w:rPr>
                  <w:rFonts w:ascii="Cambria" w:hAnsi="Cambria" w:cs="Arial"/>
                </w:rPr>
                <w:t>9</w:t>
              </w:r>
              <w:r w:rsidRPr="00890057">
                <w:rPr>
                  <w:rFonts w:ascii="Cambria" w:hAnsi="Cambria" w:cs="Arial"/>
                </w:rPr>
                <w:t>. Record comments and additional information in the “Comments” section or N/A.</w:t>
              </w:r>
            </w:ins>
            <w:del w:id="1219" w:author="Sasi Songthong" w:date="2022-06-23T12:51:00Z">
              <w:r w:rsidR="00486AAB" w:rsidDel="004053E7">
                <w:rPr>
                  <w:rFonts w:ascii="Cambria" w:hAnsi="Cambria" w:cs="Arial"/>
                </w:rPr>
                <w:delText>3. Lightly rub labels 20 times with gloved hand, which have been exposed to 70% IPA. Indicate “Yes” when complete.</w:delText>
              </w:r>
            </w:del>
          </w:p>
          <w:p w14:paraId="04457A5A" w14:textId="0ED8BF96" w:rsidR="00486AAB" w:rsidDel="004053E7" w:rsidRDefault="00486AAB" w:rsidP="000047FC">
            <w:pPr>
              <w:tabs>
                <w:tab w:val="left" w:pos="245"/>
              </w:tabs>
              <w:rPr>
                <w:del w:id="1220" w:author="Sasi Songthong" w:date="2022-06-23T12:51:00Z"/>
                <w:rFonts w:ascii="Cambria" w:hAnsi="Cambria" w:cs="Arial"/>
              </w:rPr>
            </w:pPr>
            <w:del w:id="1221" w:author="Sasi Songthong" w:date="2022-06-23T12:51:00Z">
              <w:r w:rsidDel="004053E7">
                <w:rPr>
                  <w:rFonts w:ascii="Cambria" w:hAnsi="Cambria" w:cs="Arial"/>
                </w:rPr>
                <w:delText>4. Lightly rub labels 20 times with gloved hand, which have been exposed to prepared Vesphene III.  Indicate “Yes” when complete.</w:delText>
              </w:r>
            </w:del>
          </w:p>
          <w:p w14:paraId="787383F7" w14:textId="067CAABB" w:rsidR="00486AAB" w:rsidDel="004053E7" w:rsidRDefault="00486AAB" w:rsidP="000047FC">
            <w:pPr>
              <w:tabs>
                <w:tab w:val="left" w:pos="245"/>
              </w:tabs>
              <w:rPr>
                <w:del w:id="1222" w:author="Sasi Songthong" w:date="2022-06-23T12:51:00Z"/>
                <w:rFonts w:ascii="Cambria" w:hAnsi="Cambria" w:cs="Arial"/>
              </w:rPr>
            </w:pPr>
            <w:del w:id="1223" w:author="Sasi Songthong" w:date="2022-06-23T12:51:00Z">
              <w:r w:rsidDel="004053E7">
                <w:rPr>
                  <w:rFonts w:ascii="Cambria" w:hAnsi="Cambria" w:cs="Arial"/>
                </w:rPr>
                <w:delText>5. Lightly rub labels 20 times with gloved hand, which have been exposed to Spore-Klenz. Indicate “Yes” when complete.</w:delText>
              </w:r>
            </w:del>
          </w:p>
          <w:p w14:paraId="029AA08E" w14:textId="7D568A94" w:rsidR="00486AAB" w:rsidDel="004053E7" w:rsidRDefault="00486AAB" w:rsidP="000047FC">
            <w:pPr>
              <w:tabs>
                <w:tab w:val="left" w:pos="245"/>
              </w:tabs>
              <w:rPr>
                <w:del w:id="1224" w:author="Sasi Songthong" w:date="2022-06-23T12:51:00Z"/>
                <w:rFonts w:ascii="Cambria" w:hAnsi="Cambria" w:cs="Arial"/>
              </w:rPr>
            </w:pPr>
            <w:del w:id="1225" w:author="Sasi Songthong" w:date="2022-06-23T12:51:00Z">
              <w:r w:rsidDel="004053E7">
                <w:rPr>
                  <w:rFonts w:ascii="Cambria" w:hAnsi="Cambria" w:cs="Arial"/>
                </w:rPr>
                <w:delText>6. Shuffled / rub with each package with 1 or more other package 20 times.  Indicate “Yes” when complete.</w:delText>
              </w:r>
            </w:del>
          </w:p>
          <w:p w14:paraId="010E2AF3" w14:textId="17EE374A" w:rsidR="00486AAB" w:rsidDel="004053E7" w:rsidRDefault="00486AAB" w:rsidP="000047FC">
            <w:pPr>
              <w:tabs>
                <w:tab w:val="left" w:pos="245"/>
              </w:tabs>
              <w:rPr>
                <w:del w:id="1226" w:author="Sasi Songthong" w:date="2022-06-23T12:51:00Z"/>
                <w:rFonts w:ascii="Cambria" w:hAnsi="Cambria" w:cs="Arial"/>
              </w:rPr>
            </w:pPr>
            <w:del w:id="1227" w:author="Sasi Songthong" w:date="2022-06-23T12:51:00Z">
              <w:r w:rsidDel="004053E7">
                <w:rPr>
                  <w:rFonts w:ascii="Cambria" w:hAnsi="Cambria" w:cs="Arial"/>
                </w:rPr>
                <w:delText>7. Visually Inspect legibility of each label and verify the label remains securely affixed to the package.  Document results.</w:delText>
              </w:r>
            </w:del>
          </w:p>
          <w:p w14:paraId="17926B13" w14:textId="2C53AC9D" w:rsidR="00486AAB" w:rsidRPr="00890057" w:rsidDel="004053E7" w:rsidRDefault="00486AAB" w:rsidP="000047FC">
            <w:pPr>
              <w:tabs>
                <w:tab w:val="left" w:pos="245"/>
              </w:tabs>
              <w:rPr>
                <w:del w:id="1228" w:author="Sasi Songthong" w:date="2022-06-23T12:51:00Z"/>
                <w:rFonts w:ascii="Cambria" w:hAnsi="Cambria" w:cs="Arial"/>
                <w:noProof/>
              </w:rPr>
            </w:pPr>
            <w:del w:id="1229" w:author="Sasi Songthong" w:date="2022-06-23T12:51:00Z">
              <w:r w:rsidDel="004053E7">
                <w:rPr>
                  <w:rFonts w:ascii="Cambria" w:hAnsi="Cambria" w:cs="Arial"/>
                </w:rPr>
                <w:delText>8. Specify P (Pass) if “Yes” is indicated in the results column.</w:delText>
              </w:r>
            </w:del>
          </w:p>
          <w:p w14:paraId="67226441" w14:textId="41FAB596" w:rsidR="00486AAB" w:rsidRDefault="00486AAB" w:rsidP="000047FC">
            <w:pPr>
              <w:rPr>
                <w:rFonts w:ascii="Cambria" w:hAnsi="Cambria" w:cs="Arial"/>
              </w:rPr>
            </w:pPr>
            <w:del w:id="1230" w:author="Sasi Songthong" w:date="2022-06-23T12:51:00Z">
              <w:r w:rsidDel="004053E7">
                <w:rPr>
                  <w:rFonts w:ascii="Cambria" w:hAnsi="Cambria" w:cs="Arial"/>
                </w:rPr>
                <w:delText>9</w:delText>
              </w:r>
              <w:r w:rsidRPr="00890057" w:rsidDel="004053E7">
                <w:rPr>
                  <w:rFonts w:ascii="Cambria" w:hAnsi="Cambria" w:cs="Arial"/>
                </w:rPr>
                <w:delText>. Record comments and additional information in the “Comments” section or N/A.</w:delText>
              </w:r>
            </w:del>
          </w:p>
        </w:tc>
      </w:tr>
      <w:tr w:rsidR="004053E7" w:rsidRPr="00894548" w14:paraId="5441FF63" w14:textId="77777777" w:rsidTr="004053E7">
        <w:tblPrEx>
          <w:tblW w:w="12865" w:type="dxa"/>
          <w:tblLayout w:type="fixed"/>
          <w:tblPrExChange w:id="1231" w:author="Sasi Songthong" w:date="2022-06-23T12:51:00Z">
            <w:tblPrEx>
              <w:tblW w:w="12865" w:type="dxa"/>
              <w:tblLayout w:type="fixed"/>
            </w:tblPrEx>
          </w:tblPrExChange>
        </w:tblPrEx>
        <w:trPr>
          <w:trHeight w:val="288"/>
          <w:trPrChange w:id="1232" w:author="Sasi Songthong" w:date="2022-06-23T12:51:00Z">
            <w:trPr>
              <w:trHeight w:val="288"/>
            </w:trPr>
          </w:trPrChange>
        </w:trPr>
        <w:tc>
          <w:tcPr>
            <w:tcW w:w="805" w:type="dxa"/>
            <w:shd w:val="clear" w:color="auto" w:fill="F2F2F2" w:themeFill="background1" w:themeFillShade="F2"/>
            <w:vAlign w:val="center"/>
            <w:tcPrChange w:id="1233" w:author="Sasi Songthong" w:date="2022-06-23T12:51:00Z">
              <w:tcPr>
                <w:tcW w:w="805" w:type="dxa"/>
                <w:shd w:val="clear" w:color="auto" w:fill="F2F2F2" w:themeFill="background1" w:themeFillShade="F2"/>
                <w:vAlign w:val="center"/>
              </w:tcPr>
            </w:tcPrChange>
          </w:tcPr>
          <w:p w14:paraId="46C1B8AA" w14:textId="77777777" w:rsidR="004053E7" w:rsidRPr="00894548" w:rsidRDefault="004053E7" w:rsidP="004053E7">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1234" w:author="Sasi Songthong" w:date="2022-06-23T12:51:00Z">
              <w:tcPr>
                <w:tcW w:w="1800" w:type="dxa"/>
                <w:shd w:val="clear" w:color="auto" w:fill="F2F2F2" w:themeFill="background1" w:themeFillShade="F2"/>
                <w:vAlign w:val="center"/>
              </w:tcPr>
            </w:tcPrChange>
          </w:tcPr>
          <w:p w14:paraId="10D63497" w14:textId="77777777" w:rsidR="004053E7" w:rsidRPr="00894548" w:rsidRDefault="004053E7" w:rsidP="004053E7">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1235" w:author="Sasi Songthong" w:date="2022-06-23T12:51:00Z">
              <w:tcPr>
                <w:tcW w:w="1800" w:type="dxa"/>
                <w:gridSpan w:val="2"/>
                <w:shd w:val="clear" w:color="auto" w:fill="F2F2F2" w:themeFill="background1" w:themeFillShade="F2"/>
                <w:vAlign w:val="center"/>
              </w:tcPr>
            </w:tcPrChange>
          </w:tcPr>
          <w:p w14:paraId="04AC4EBD" w14:textId="77777777" w:rsidR="004053E7" w:rsidRPr="00894548" w:rsidRDefault="004053E7" w:rsidP="004053E7">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1236" w:author="Sasi Songthong" w:date="2022-06-23T12:51:00Z">
              <w:tcPr>
                <w:tcW w:w="1800" w:type="dxa"/>
                <w:shd w:val="clear" w:color="auto" w:fill="F2F2F2" w:themeFill="background1" w:themeFillShade="F2"/>
                <w:vAlign w:val="center"/>
              </w:tcPr>
            </w:tcPrChange>
          </w:tcPr>
          <w:p w14:paraId="61555FE1" w14:textId="77777777" w:rsidR="004053E7" w:rsidRPr="00894548" w:rsidRDefault="004053E7" w:rsidP="004053E7">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1237" w:author="Sasi Songthong" w:date="2022-06-23T12:51:00Z">
              <w:tcPr>
                <w:tcW w:w="1800" w:type="dxa"/>
                <w:shd w:val="clear" w:color="auto" w:fill="F2F2F2" w:themeFill="background1" w:themeFillShade="F2"/>
                <w:vAlign w:val="center"/>
              </w:tcPr>
            </w:tcPrChange>
          </w:tcPr>
          <w:p w14:paraId="234C35EC" w14:textId="200A75C4" w:rsidR="004053E7" w:rsidRPr="00894548" w:rsidRDefault="004053E7" w:rsidP="004053E7">
            <w:pPr>
              <w:jc w:val="center"/>
              <w:rPr>
                <w:rFonts w:ascii="Cambria" w:hAnsi="Cambria" w:cs="Arial"/>
                <w:b/>
                <w:bCs/>
              </w:rPr>
            </w:pPr>
            <w:r>
              <w:rPr>
                <w:rFonts w:ascii="Cambria" w:hAnsi="Cambria" w:cs="Arial"/>
                <w:b/>
                <w:bCs/>
              </w:rPr>
              <w:t xml:space="preserve">20 x </w:t>
            </w:r>
            <w:del w:id="1238" w:author="Sasi Songthong" w:date="2022-06-23T13:07:00Z">
              <w:r w:rsidDel="00FF2FDD">
                <w:rPr>
                  <w:rFonts w:ascii="Cambria" w:hAnsi="Cambria" w:cs="Arial"/>
                  <w:b/>
                  <w:bCs/>
                </w:rPr>
                <w:delText>Spore-Klenz</w:delText>
              </w:r>
            </w:del>
            <w:proofErr w:type="spellStart"/>
            <w:ins w:id="1239"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1240" w:author="Sasi Songthong" w:date="2022-06-23T12:51:00Z">
              <w:tcPr>
                <w:tcW w:w="1800" w:type="dxa"/>
                <w:shd w:val="clear" w:color="auto" w:fill="F2F2F2" w:themeFill="background1" w:themeFillShade="F2"/>
                <w:vAlign w:val="center"/>
              </w:tcPr>
            </w:tcPrChange>
          </w:tcPr>
          <w:p w14:paraId="3DBD69E3" w14:textId="77777777" w:rsidR="004053E7" w:rsidRPr="00894548" w:rsidRDefault="004053E7" w:rsidP="004053E7">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1241" w:author="Sasi Songthong" w:date="2022-06-23T12:51:00Z">
              <w:tcPr>
                <w:tcW w:w="900" w:type="dxa"/>
                <w:shd w:val="clear" w:color="auto" w:fill="F2F2F2" w:themeFill="background1" w:themeFillShade="F2"/>
                <w:vAlign w:val="center"/>
              </w:tcPr>
            </w:tcPrChange>
          </w:tcPr>
          <w:p w14:paraId="3A38099E" w14:textId="77777777" w:rsidR="004053E7" w:rsidRPr="001E738F" w:rsidRDefault="004053E7" w:rsidP="004053E7">
            <w:pPr>
              <w:jc w:val="center"/>
              <w:rPr>
                <w:ins w:id="1242" w:author="Sasi Songthong" w:date="2022-06-23T12:51:00Z"/>
                <w:rFonts w:ascii="Cambria" w:hAnsi="Cambria" w:cs="Arial"/>
                <w:b/>
                <w:bCs/>
              </w:rPr>
            </w:pPr>
            <w:ins w:id="1243" w:author="Sasi Songthong" w:date="2022-06-23T12:51:00Z">
              <w:r w:rsidRPr="001E738F">
                <w:rPr>
                  <w:rFonts w:ascii="Cambria" w:hAnsi="Cambria" w:cs="Arial"/>
                  <w:b/>
                  <w:bCs/>
                </w:rPr>
                <w:t>Results:</w:t>
              </w:r>
            </w:ins>
          </w:p>
          <w:p w14:paraId="19EF697D" w14:textId="12D5CE1D" w:rsidR="004053E7" w:rsidDel="004053E7" w:rsidRDefault="004053E7" w:rsidP="004053E7">
            <w:pPr>
              <w:jc w:val="center"/>
              <w:rPr>
                <w:rFonts w:ascii="Cambria" w:hAnsi="Cambria" w:cs="Arial"/>
                <w:b/>
                <w:bCs/>
              </w:rPr>
            </w:pPr>
            <w:ins w:id="1244" w:author="Sasi Songthong" w:date="2022-06-23T12:51:00Z">
              <w:r w:rsidRPr="001E738F">
                <w:rPr>
                  <w:rFonts w:ascii="Cambria" w:hAnsi="Cambria" w:cs="Arial"/>
                  <w:b/>
                  <w:bCs/>
                </w:rPr>
                <w:t>Label legible?</w:t>
              </w:r>
            </w:ins>
            <w:del w:id="1245" w:author="Sasi Songthong" w:date="2022-06-23T12:51:00Z">
              <w:r w:rsidDel="004053E7">
                <w:rPr>
                  <w:rFonts w:ascii="Cambria" w:hAnsi="Cambria" w:cs="Arial"/>
                  <w:b/>
                  <w:bCs/>
                </w:rPr>
                <w:delText>Results:</w:delText>
              </w:r>
            </w:del>
          </w:p>
        </w:tc>
        <w:tc>
          <w:tcPr>
            <w:tcW w:w="1543" w:type="dxa"/>
            <w:shd w:val="clear" w:color="auto" w:fill="F2F2F2" w:themeFill="background1" w:themeFillShade="F2"/>
            <w:vAlign w:val="center"/>
            <w:tcPrChange w:id="1246" w:author="Sasi Songthong" w:date="2022-06-23T12:51:00Z">
              <w:tcPr>
                <w:tcW w:w="900" w:type="dxa"/>
                <w:shd w:val="clear" w:color="auto" w:fill="F2F2F2" w:themeFill="background1" w:themeFillShade="F2"/>
                <w:vAlign w:val="center"/>
              </w:tcPr>
            </w:tcPrChange>
          </w:tcPr>
          <w:p w14:paraId="2F50EE9A" w14:textId="77777777" w:rsidR="004053E7" w:rsidRPr="001E738F" w:rsidRDefault="004053E7" w:rsidP="004053E7">
            <w:pPr>
              <w:jc w:val="center"/>
              <w:rPr>
                <w:ins w:id="1247" w:author="Sasi Songthong" w:date="2022-06-23T12:51:00Z"/>
                <w:rFonts w:ascii="Cambria" w:hAnsi="Cambria" w:cs="Arial"/>
                <w:b/>
                <w:bCs/>
              </w:rPr>
            </w:pPr>
            <w:ins w:id="1248" w:author="Sasi Songthong" w:date="2022-06-23T12:51:00Z">
              <w:r w:rsidRPr="001E738F">
                <w:rPr>
                  <w:rFonts w:ascii="Cambria" w:hAnsi="Cambria" w:cs="Arial"/>
                  <w:b/>
                  <w:bCs/>
                </w:rPr>
                <w:t>Results:</w:t>
              </w:r>
            </w:ins>
          </w:p>
          <w:p w14:paraId="1860ACB9" w14:textId="4EDE4909" w:rsidR="004053E7" w:rsidRPr="00894548" w:rsidRDefault="004053E7" w:rsidP="004053E7">
            <w:pPr>
              <w:jc w:val="center"/>
              <w:rPr>
                <w:rFonts w:ascii="Cambria" w:hAnsi="Cambria" w:cs="Arial"/>
                <w:b/>
                <w:bCs/>
              </w:rPr>
            </w:pPr>
            <w:ins w:id="1249" w:author="Sasi Songthong" w:date="2022-06-23T12:51:00Z">
              <w:r w:rsidRPr="001E738F">
                <w:rPr>
                  <w:rFonts w:ascii="Cambria" w:hAnsi="Cambria" w:cs="Arial"/>
                  <w:b/>
                  <w:bCs/>
                </w:rPr>
                <w:t>Label Present?</w:t>
              </w:r>
            </w:ins>
            <w:del w:id="1250" w:author="Sasi Songthong" w:date="2022-06-23T12:51:00Z">
              <w:r w:rsidDel="004053E7">
                <w:rPr>
                  <w:rFonts w:ascii="Cambria" w:hAnsi="Cambria" w:cs="Arial"/>
                  <w:b/>
                  <w:bCs/>
                </w:rPr>
                <w:delText>Label legible and remain affixed?</w:delText>
              </w:r>
            </w:del>
          </w:p>
        </w:tc>
        <w:tc>
          <w:tcPr>
            <w:tcW w:w="1260" w:type="dxa"/>
            <w:shd w:val="clear" w:color="auto" w:fill="F2F2F2" w:themeFill="background1" w:themeFillShade="F2"/>
            <w:vAlign w:val="center"/>
            <w:tcPrChange w:id="1251" w:author="Sasi Songthong" w:date="2022-06-23T12:51:00Z">
              <w:tcPr>
                <w:tcW w:w="1260" w:type="dxa"/>
                <w:shd w:val="clear" w:color="auto" w:fill="F2F2F2" w:themeFill="background1" w:themeFillShade="F2"/>
                <w:vAlign w:val="center"/>
              </w:tcPr>
            </w:tcPrChange>
          </w:tcPr>
          <w:p w14:paraId="4FCF06BA" w14:textId="77777777" w:rsidR="004053E7" w:rsidRPr="00894548" w:rsidRDefault="004053E7" w:rsidP="004053E7">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053E7" w14:paraId="7A5A5F39" w14:textId="77777777" w:rsidTr="004053E7">
        <w:tblPrEx>
          <w:tblW w:w="12865" w:type="dxa"/>
          <w:tblLayout w:type="fixed"/>
          <w:tblPrExChange w:id="1252" w:author="Sasi Songthong" w:date="2022-06-23T12:51:00Z">
            <w:tblPrEx>
              <w:tblW w:w="12865" w:type="dxa"/>
              <w:tblLayout w:type="fixed"/>
            </w:tblPrEx>
          </w:tblPrExChange>
        </w:tblPrEx>
        <w:trPr>
          <w:trHeight w:val="404"/>
          <w:trPrChange w:id="1253" w:author="Sasi Songthong" w:date="2022-06-23T12:51:00Z">
            <w:trPr>
              <w:trHeight w:val="404"/>
            </w:trPr>
          </w:trPrChange>
        </w:trPr>
        <w:tc>
          <w:tcPr>
            <w:tcW w:w="805" w:type="dxa"/>
            <w:vAlign w:val="center"/>
            <w:tcPrChange w:id="1254" w:author="Sasi Songthong" w:date="2022-06-23T12:51:00Z">
              <w:tcPr>
                <w:tcW w:w="805" w:type="dxa"/>
                <w:vAlign w:val="center"/>
              </w:tcPr>
            </w:tcPrChange>
          </w:tcPr>
          <w:p w14:paraId="02EF4F70" w14:textId="6EF0B52A" w:rsidR="004053E7" w:rsidRPr="000047FC" w:rsidRDefault="004053E7" w:rsidP="004053E7">
            <w:pPr>
              <w:jc w:val="center"/>
              <w:rPr>
                <w:rFonts w:ascii="Cambria" w:hAnsi="Cambria" w:cs="Arial"/>
                <w:b/>
                <w:bCs/>
              </w:rPr>
            </w:pPr>
            <w:r>
              <w:rPr>
                <w:rFonts w:ascii="Cambria" w:hAnsi="Cambria" w:cs="Arial"/>
                <w:b/>
                <w:bCs/>
              </w:rPr>
              <w:t>41</w:t>
            </w:r>
          </w:p>
        </w:tc>
        <w:tc>
          <w:tcPr>
            <w:tcW w:w="1542" w:type="dxa"/>
            <w:vAlign w:val="center"/>
            <w:tcPrChange w:id="1255" w:author="Sasi Songthong" w:date="2022-06-23T12:51:00Z">
              <w:tcPr>
                <w:tcW w:w="1800" w:type="dxa"/>
                <w:vAlign w:val="center"/>
              </w:tcPr>
            </w:tcPrChange>
          </w:tcPr>
          <w:p w14:paraId="31C72054" w14:textId="77777777" w:rsidR="004053E7" w:rsidRDefault="004053E7" w:rsidP="004053E7">
            <w:pPr>
              <w:jc w:val="center"/>
              <w:rPr>
                <w:rFonts w:ascii="Cambria" w:hAnsi="Cambria" w:cs="Arial"/>
              </w:rPr>
            </w:pPr>
            <w:r>
              <w:rPr>
                <w:rFonts w:ascii="Cambria" w:hAnsi="Cambria" w:cs="Arial"/>
              </w:rPr>
              <w:t>Yes / No</w:t>
            </w:r>
          </w:p>
        </w:tc>
        <w:tc>
          <w:tcPr>
            <w:tcW w:w="1543" w:type="dxa"/>
            <w:gridSpan w:val="2"/>
            <w:vAlign w:val="center"/>
            <w:tcPrChange w:id="1256" w:author="Sasi Songthong" w:date="2022-06-23T12:51:00Z">
              <w:tcPr>
                <w:tcW w:w="1800" w:type="dxa"/>
                <w:gridSpan w:val="2"/>
                <w:vAlign w:val="center"/>
              </w:tcPr>
            </w:tcPrChange>
          </w:tcPr>
          <w:p w14:paraId="3F30098A" w14:textId="77777777" w:rsidR="004053E7" w:rsidRDefault="004053E7" w:rsidP="004053E7">
            <w:pPr>
              <w:jc w:val="center"/>
              <w:rPr>
                <w:rFonts w:ascii="Cambria" w:hAnsi="Cambria" w:cs="Arial"/>
              </w:rPr>
            </w:pPr>
            <w:r>
              <w:rPr>
                <w:rFonts w:ascii="Cambria" w:hAnsi="Cambria" w:cs="Arial"/>
              </w:rPr>
              <w:t>Yes / No</w:t>
            </w:r>
          </w:p>
        </w:tc>
        <w:tc>
          <w:tcPr>
            <w:tcW w:w="1543" w:type="dxa"/>
            <w:vAlign w:val="center"/>
            <w:tcPrChange w:id="1257" w:author="Sasi Songthong" w:date="2022-06-23T12:51:00Z">
              <w:tcPr>
                <w:tcW w:w="1800" w:type="dxa"/>
                <w:vAlign w:val="center"/>
              </w:tcPr>
            </w:tcPrChange>
          </w:tcPr>
          <w:p w14:paraId="30EAC781" w14:textId="77777777" w:rsidR="004053E7" w:rsidRDefault="004053E7" w:rsidP="004053E7">
            <w:pPr>
              <w:jc w:val="center"/>
              <w:rPr>
                <w:rFonts w:ascii="Cambria" w:hAnsi="Cambria" w:cs="Arial"/>
              </w:rPr>
            </w:pPr>
            <w:r>
              <w:rPr>
                <w:rFonts w:ascii="Cambria" w:hAnsi="Cambria" w:cs="Arial"/>
              </w:rPr>
              <w:t>Yes / No</w:t>
            </w:r>
          </w:p>
        </w:tc>
        <w:tc>
          <w:tcPr>
            <w:tcW w:w="1543" w:type="dxa"/>
            <w:vAlign w:val="center"/>
            <w:tcPrChange w:id="1258" w:author="Sasi Songthong" w:date="2022-06-23T12:51:00Z">
              <w:tcPr>
                <w:tcW w:w="1800" w:type="dxa"/>
                <w:vAlign w:val="center"/>
              </w:tcPr>
            </w:tcPrChange>
          </w:tcPr>
          <w:p w14:paraId="39F46792" w14:textId="77777777" w:rsidR="004053E7" w:rsidRDefault="004053E7" w:rsidP="004053E7">
            <w:pPr>
              <w:jc w:val="center"/>
              <w:rPr>
                <w:rFonts w:ascii="Cambria" w:hAnsi="Cambria" w:cs="Arial"/>
              </w:rPr>
            </w:pPr>
            <w:r>
              <w:rPr>
                <w:rFonts w:ascii="Cambria" w:hAnsi="Cambria" w:cs="Arial"/>
              </w:rPr>
              <w:t>Yes / No</w:t>
            </w:r>
          </w:p>
        </w:tc>
        <w:tc>
          <w:tcPr>
            <w:tcW w:w="1543" w:type="dxa"/>
            <w:vAlign w:val="center"/>
            <w:tcPrChange w:id="1259" w:author="Sasi Songthong" w:date="2022-06-23T12:51:00Z">
              <w:tcPr>
                <w:tcW w:w="1800" w:type="dxa"/>
                <w:vAlign w:val="center"/>
              </w:tcPr>
            </w:tcPrChange>
          </w:tcPr>
          <w:p w14:paraId="70361F5B" w14:textId="77777777" w:rsidR="004053E7" w:rsidRDefault="004053E7" w:rsidP="004053E7">
            <w:pPr>
              <w:jc w:val="center"/>
              <w:rPr>
                <w:rFonts w:ascii="Cambria" w:hAnsi="Cambria" w:cs="Arial"/>
              </w:rPr>
            </w:pPr>
            <w:r>
              <w:rPr>
                <w:rFonts w:ascii="Cambria" w:hAnsi="Cambria" w:cs="Arial"/>
              </w:rPr>
              <w:t>Yes / No</w:t>
            </w:r>
          </w:p>
        </w:tc>
        <w:tc>
          <w:tcPr>
            <w:tcW w:w="1543" w:type="dxa"/>
            <w:vAlign w:val="center"/>
            <w:tcPrChange w:id="1260" w:author="Sasi Songthong" w:date="2022-06-23T12:51:00Z">
              <w:tcPr>
                <w:tcW w:w="900" w:type="dxa"/>
                <w:vAlign w:val="center"/>
              </w:tcPr>
            </w:tcPrChange>
          </w:tcPr>
          <w:p w14:paraId="13A30748" w14:textId="40A4B5DC" w:rsidR="004053E7" w:rsidDel="004053E7" w:rsidRDefault="004053E7" w:rsidP="004053E7">
            <w:pPr>
              <w:jc w:val="center"/>
              <w:rPr>
                <w:del w:id="1261" w:author="Sasi Songthong" w:date="2022-06-23T12:51:00Z"/>
                <w:rFonts w:ascii="Cambria" w:hAnsi="Cambria" w:cs="Arial"/>
              </w:rPr>
            </w:pPr>
            <w:ins w:id="1262" w:author="Sasi Songthong" w:date="2022-06-23T12:51:00Z">
              <w:r>
                <w:rPr>
                  <w:rFonts w:ascii="Cambria" w:hAnsi="Cambria" w:cs="Arial"/>
                </w:rPr>
                <w:t>Yes / No</w:t>
              </w:r>
            </w:ins>
            <w:del w:id="1263" w:author="Sasi Songthong" w:date="2022-06-23T12:51:00Z">
              <w:r w:rsidDel="004053E7">
                <w:rPr>
                  <w:rFonts w:ascii="Cambria" w:hAnsi="Cambria" w:cs="Arial"/>
                </w:rPr>
                <w:delText>Yes / No</w:delText>
              </w:r>
            </w:del>
          </w:p>
          <w:p w14:paraId="705B1C56" w14:textId="1FEC1E66" w:rsidR="004053E7" w:rsidDel="004053E7" w:rsidRDefault="004053E7" w:rsidP="004053E7">
            <w:pPr>
              <w:jc w:val="center"/>
              <w:rPr>
                <w:del w:id="1264" w:author="Sasi Songthong" w:date="2022-06-23T12:51:00Z"/>
                <w:rFonts w:ascii="Cambria" w:hAnsi="Cambria" w:cs="Arial"/>
              </w:rPr>
            </w:pPr>
            <w:del w:id="1265" w:author="Sasi Songthong" w:date="2022-06-23T12:51:00Z">
              <w:r w:rsidRPr="00BF1CE3" w:rsidDel="004053E7">
                <w:rPr>
                  <w:rFonts w:ascii="Cambria" w:hAnsi="Cambria" w:cs="Arial"/>
                </w:rPr>
                <w:delText>Yes / No</w:delText>
              </w:r>
            </w:del>
          </w:p>
          <w:p w14:paraId="725AFE82" w14:textId="40570260" w:rsidR="004053E7" w:rsidDel="004053E7" w:rsidRDefault="004053E7" w:rsidP="004053E7">
            <w:pPr>
              <w:jc w:val="center"/>
              <w:rPr>
                <w:del w:id="1266" w:author="Sasi Songthong" w:date="2022-06-23T12:51:00Z"/>
                <w:rFonts w:ascii="Cambria" w:hAnsi="Cambria" w:cs="Arial"/>
              </w:rPr>
            </w:pPr>
            <w:del w:id="1267" w:author="Sasi Songthong" w:date="2022-06-23T12:51:00Z">
              <w:r w:rsidRPr="00BF1CE3" w:rsidDel="004053E7">
                <w:rPr>
                  <w:rFonts w:ascii="Cambria" w:hAnsi="Cambria" w:cs="Arial"/>
                </w:rPr>
                <w:delText>Yes / No</w:delText>
              </w:r>
            </w:del>
          </w:p>
          <w:p w14:paraId="32146507" w14:textId="77777777" w:rsidR="004053E7" w:rsidRDefault="004053E7" w:rsidP="004053E7">
            <w:pPr>
              <w:jc w:val="center"/>
              <w:rPr>
                <w:rFonts w:ascii="Cambria" w:hAnsi="Cambria" w:cs="Arial"/>
              </w:rPr>
            </w:pPr>
            <w:del w:id="1268" w:author="Sasi Songthong" w:date="2022-06-23T12:51:00Z">
              <w:r w:rsidRPr="00BF1CE3" w:rsidDel="004053E7">
                <w:rPr>
                  <w:rFonts w:ascii="Cambria" w:hAnsi="Cambria" w:cs="Arial"/>
                </w:rPr>
                <w:delText>Yes / No</w:delText>
              </w:r>
            </w:del>
          </w:p>
        </w:tc>
        <w:tc>
          <w:tcPr>
            <w:tcW w:w="1543" w:type="dxa"/>
            <w:vAlign w:val="center"/>
            <w:tcPrChange w:id="1269" w:author="Sasi Songthong" w:date="2022-06-23T12:51:00Z">
              <w:tcPr>
                <w:tcW w:w="900" w:type="dxa"/>
                <w:vAlign w:val="center"/>
              </w:tcPr>
            </w:tcPrChange>
          </w:tcPr>
          <w:p w14:paraId="3FA23C0A" w14:textId="09E19FBA" w:rsidR="004053E7" w:rsidDel="004053E7" w:rsidRDefault="004053E7" w:rsidP="004053E7">
            <w:pPr>
              <w:jc w:val="center"/>
              <w:rPr>
                <w:del w:id="1270" w:author="Sasi Songthong" w:date="2022-06-23T12:51:00Z"/>
                <w:rFonts w:ascii="Cambria" w:hAnsi="Cambria" w:cs="Arial"/>
              </w:rPr>
            </w:pPr>
            <w:ins w:id="1271" w:author="Sasi Songthong" w:date="2022-06-23T12:51:00Z">
              <w:r>
                <w:rPr>
                  <w:rFonts w:ascii="Cambria" w:hAnsi="Cambria" w:cs="Arial"/>
                </w:rPr>
                <w:t>Yes / No</w:t>
              </w:r>
            </w:ins>
            <w:del w:id="1272" w:author="Sasi Songthong" w:date="2022-06-23T12:51:00Z">
              <w:r w:rsidRPr="00BF1CE3" w:rsidDel="004053E7">
                <w:rPr>
                  <w:rFonts w:ascii="Cambria" w:hAnsi="Cambria" w:cs="Arial"/>
                </w:rPr>
                <w:delText>Yes / No</w:delText>
              </w:r>
            </w:del>
          </w:p>
          <w:p w14:paraId="4DE614C3" w14:textId="483EC6AE" w:rsidR="004053E7" w:rsidDel="004053E7" w:rsidRDefault="004053E7" w:rsidP="004053E7">
            <w:pPr>
              <w:jc w:val="center"/>
              <w:rPr>
                <w:del w:id="1273" w:author="Sasi Songthong" w:date="2022-06-23T12:51:00Z"/>
                <w:rFonts w:ascii="Cambria" w:hAnsi="Cambria" w:cs="Arial"/>
              </w:rPr>
            </w:pPr>
            <w:del w:id="1274" w:author="Sasi Songthong" w:date="2022-06-23T12:51:00Z">
              <w:r w:rsidRPr="00BF1CE3" w:rsidDel="004053E7">
                <w:rPr>
                  <w:rFonts w:ascii="Cambria" w:hAnsi="Cambria" w:cs="Arial"/>
                </w:rPr>
                <w:delText>Yes / No</w:delText>
              </w:r>
            </w:del>
          </w:p>
          <w:p w14:paraId="0EB76179" w14:textId="2B58E3BE" w:rsidR="004053E7" w:rsidDel="004053E7" w:rsidRDefault="004053E7" w:rsidP="004053E7">
            <w:pPr>
              <w:jc w:val="center"/>
              <w:rPr>
                <w:del w:id="1275" w:author="Sasi Songthong" w:date="2022-06-23T12:51:00Z"/>
                <w:rFonts w:ascii="Cambria" w:hAnsi="Cambria" w:cs="Arial"/>
              </w:rPr>
            </w:pPr>
            <w:del w:id="1276" w:author="Sasi Songthong" w:date="2022-06-23T12:51:00Z">
              <w:r w:rsidRPr="00BF1CE3" w:rsidDel="004053E7">
                <w:rPr>
                  <w:rFonts w:ascii="Cambria" w:hAnsi="Cambria" w:cs="Arial"/>
                </w:rPr>
                <w:delText>Yes / No</w:delText>
              </w:r>
            </w:del>
          </w:p>
          <w:p w14:paraId="675DE5A9" w14:textId="2C231043" w:rsidR="004053E7" w:rsidRDefault="004053E7" w:rsidP="004053E7">
            <w:pPr>
              <w:jc w:val="center"/>
              <w:rPr>
                <w:rFonts w:ascii="Cambria" w:hAnsi="Cambria" w:cs="Arial"/>
              </w:rPr>
            </w:pPr>
            <w:del w:id="1277" w:author="Sasi Songthong" w:date="2022-06-23T12:51:00Z">
              <w:r w:rsidRPr="00BF1CE3" w:rsidDel="004053E7">
                <w:rPr>
                  <w:rFonts w:ascii="Cambria" w:hAnsi="Cambria" w:cs="Arial"/>
                </w:rPr>
                <w:delText>Yes / No</w:delText>
              </w:r>
            </w:del>
          </w:p>
        </w:tc>
        <w:tc>
          <w:tcPr>
            <w:tcW w:w="1260" w:type="dxa"/>
            <w:vAlign w:val="center"/>
            <w:tcPrChange w:id="1278" w:author="Sasi Songthong" w:date="2022-06-23T12:51:00Z">
              <w:tcPr>
                <w:tcW w:w="1260" w:type="dxa"/>
                <w:vAlign w:val="center"/>
              </w:tcPr>
            </w:tcPrChange>
          </w:tcPr>
          <w:p w14:paraId="18406B20" w14:textId="77777777" w:rsidR="004053E7" w:rsidRDefault="004053E7" w:rsidP="004053E7">
            <w:pPr>
              <w:jc w:val="center"/>
              <w:rPr>
                <w:rFonts w:ascii="Cambria" w:hAnsi="Cambria" w:cs="Arial"/>
              </w:rPr>
            </w:pPr>
          </w:p>
        </w:tc>
      </w:tr>
      <w:tr w:rsidR="004053E7" w14:paraId="600D6FC8" w14:textId="77777777" w:rsidTr="004053E7">
        <w:tblPrEx>
          <w:tblW w:w="12865" w:type="dxa"/>
          <w:tblLayout w:type="fixed"/>
          <w:tblPrExChange w:id="1279" w:author="Sasi Songthong" w:date="2022-06-23T12:51:00Z">
            <w:tblPrEx>
              <w:tblW w:w="12865" w:type="dxa"/>
              <w:tblLayout w:type="fixed"/>
            </w:tblPrEx>
          </w:tblPrExChange>
        </w:tblPrEx>
        <w:trPr>
          <w:trHeight w:val="392"/>
          <w:trPrChange w:id="1280" w:author="Sasi Songthong" w:date="2022-06-23T12:51:00Z">
            <w:trPr>
              <w:trHeight w:val="392"/>
            </w:trPr>
          </w:trPrChange>
        </w:trPr>
        <w:tc>
          <w:tcPr>
            <w:tcW w:w="805" w:type="dxa"/>
            <w:vAlign w:val="center"/>
            <w:tcPrChange w:id="1281" w:author="Sasi Songthong" w:date="2022-06-23T12:51:00Z">
              <w:tcPr>
                <w:tcW w:w="805" w:type="dxa"/>
                <w:vAlign w:val="center"/>
              </w:tcPr>
            </w:tcPrChange>
          </w:tcPr>
          <w:p w14:paraId="7803FB2D" w14:textId="28ED87AF" w:rsidR="004053E7" w:rsidRPr="000047FC" w:rsidRDefault="004053E7" w:rsidP="004053E7">
            <w:pPr>
              <w:jc w:val="center"/>
              <w:rPr>
                <w:rFonts w:ascii="Cambria" w:hAnsi="Cambria" w:cs="Arial"/>
                <w:b/>
                <w:bCs/>
              </w:rPr>
            </w:pPr>
            <w:r>
              <w:rPr>
                <w:rFonts w:ascii="Cambria" w:hAnsi="Cambria" w:cs="Arial"/>
                <w:b/>
                <w:bCs/>
              </w:rPr>
              <w:t>42</w:t>
            </w:r>
          </w:p>
        </w:tc>
        <w:tc>
          <w:tcPr>
            <w:tcW w:w="1542" w:type="dxa"/>
            <w:vAlign w:val="center"/>
            <w:tcPrChange w:id="1282" w:author="Sasi Songthong" w:date="2022-06-23T12:51:00Z">
              <w:tcPr>
                <w:tcW w:w="1800" w:type="dxa"/>
                <w:vAlign w:val="center"/>
              </w:tcPr>
            </w:tcPrChange>
          </w:tcPr>
          <w:p w14:paraId="4BC7D5B9"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vAlign w:val="center"/>
            <w:tcPrChange w:id="1283" w:author="Sasi Songthong" w:date="2022-06-23T12:51:00Z">
              <w:tcPr>
                <w:tcW w:w="1800" w:type="dxa"/>
                <w:gridSpan w:val="2"/>
                <w:vAlign w:val="center"/>
              </w:tcPr>
            </w:tcPrChange>
          </w:tcPr>
          <w:p w14:paraId="4C5EF518"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84" w:author="Sasi Songthong" w:date="2022-06-23T12:51:00Z">
              <w:tcPr>
                <w:tcW w:w="1800" w:type="dxa"/>
                <w:vAlign w:val="center"/>
              </w:tcPr>
            </w:tcPrChange>
          </w:tcPr>
          <w:p w14:paraId="71ED8038"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85" w:author="Sasi Songthong" w:date="2022-06-23T12:51:00Z">
              <w:tcPr>
                <w:tcW w:w="1800" w:type="dxa"/>
                <w:vAlign w:val="center"/>
              </w:tcPr>
            </w:tcPrChange>
          </w:tcPr>
          <w:p w14:paraId="3F5CD0C4"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86" w:author="Sasi Songthong" w:date="2022-06-23T12:51:00Z">
              <w:tcPr>
                <w:tcW w:w="1800" w:type="dxa"/>
                <w:vAlign w:val="center"/>
              </w:tcPr>
            </w:tcPrChange>
          </w:tcPr>
          <w:p w14:paraId="66C1C2BF"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87" w:author="Sasi Songthong" w:date="2022-06-23T12:51:00Z">
              <w:tcPr>
                <w:tcW w:w="900" w:type="dxa"/>
                <w:vAlign w:val="center"/>
              </w:tcPr>
            </w:tcPrChange>
          </w:tcPr>
          <w:p w14:paraId="0BC11A9C" w14:textId="2FB95E24" w:rsidR="004053E7" w:rsidRDefault="004053E7" w:rsidP="004053E7">
            <w:pPr>
              <w:jc w:val="center"/>
              <w:rPr>
                <w:rFonts w:ascii="Cambria" w:hAnsi="Cambria" w:cs="Arial"/>
              </w:rPr>
            </w:pPr>
            <w:ins w:id="1288" w:author="Sasi Songthong" w:date="2022-06-23T12:51:00Z">
              <w:r w:rsidRPr="00BF1CE3">
                <w:rPr>
                  <w:rFonts w:ascii="Cambria" w:hAnsi="Cambria" w:cs="Arial"/>
                </w:rPr>
                <w:t>Yes / No</w:t>
              </w:r>
            </w:ins>
          </w:p>
        </w:tc>
        <w:tc>
          <w:tcPr>
            <w:tcW w:w="1543" w:type="dxa"/>
            <w:vAlign w:val="center"/>
            <w:tcPrChange w:id="1289" w:author="Sasi Songthong" w:date="2022-06-23T12:51:00Z">
              <w:tcPr>
                <w:tcW w:w="900" w:type="dxa"/>
                <w:vAlign w:val="center"/>
              </w:tcPr>
            </w:tcPrChange>
          </w:tcPr>
          <w:p w14:paraId="32590788" w14:textId="755D4E10" w:rsidR="004053E7" w:rsidRDefault="004053E7" w:rsidP="004053E7">
            <w:pPr>
              <w:jc w:val="center"/>
              <w:rPr>
                <w:rFonts w:ascii="Cambria" w:hAnsi="Cambria" w:cs="Arial"/>
              </w:rPr>
            </w:pPr>
            <w:ins w:id="1290" w:author="Sasi Songthong" w:date="2022-06-23T12:51:00Z">
              <w:r w:rsidRPr="00BF1CE3">
                <w:rPr>
                  <w:rFonts w:ascii="Cambria" w:hAnsi="Cambria" w:cs="Arial"/>
                </w:rPr>
                <w:t>Yes / No</w:t>
              </w:r>
            </w:ins>
          </w:p>
        </w:tc>
        <w:tc>
          <w:tcPr>
            <w:tcW w:w="1260" w:type="dxa"/>
            <w:vAlign w:val="center"/>
            <w:tcPrChange w:id="1291" w:author="Sasi Songthong" w:date="2022-06-23T12:51:00Z">
              <w:tcPr>
                <w:tcW w:w="1260" w:type="dxa"/>
                <w:vAlign w:val="center"/>
              </w:tcPr>
            </w:tcPrChange>
          </w:tcPr>
          <w:p w14:paraId="1C82C6B3" w14:textId="77777777" w:rsidR="004053E7" w:rsidRDefault="004053E7" w:rsidP="004053E7">
            <w:pPr>
              <w:jc w:val="center"/>
              <w:rPr>
                <w:rFonts w:ascii="Cambria" w:hAnsi="Cambria" w:cs="Arial"/>
              </w:rPr>
            </w:pPr>
          </w:p>
        </w:tc>
      </w:tr>
      <w:tr w:rsidR="004053E7" w14:paraId="1F43F82C" w14:textId="77777777" w:rsidTr="004053E7">
        <w:tblPrEx>
          <w:tblW w:w="12865" w:type="dxa"/>
          <w:tblLayout w:type="fixed"/>
          <w:tblPrExChange w:id="1292" w:author="Sasi Songthong" w:date="2022-06-23T12:51:00Z">
            <w:tblPrEx>
              <w:tblW w:w="12865" w:type="dxa"/>
              <w:tblLayout w:type="fixed"/>
            </w:tblPrEx>
          </w:tblPrExChange>
        </w:tblPrEx>
        <w:trPr>
          <w:trHeight w:val="392"/>
          <w:trPrChange w:id="1293" w:author="Sasi Songthong" w:date="2022-06-23T12:51:00Z">
            <w:trPr>
              <w:trHeight w:val="392"/>
            </w:trPr>
          </w:trPrChange>
        </w:trPr>
        <w:tc>
          <w:tcPr>
            <w:tcW w:w="805" w:type="dxa"/>
            <w:vAlign w:val="center"/>
            <w:tcPrChange w:id="1294" w:author="Sasi Songthong" w:date="2022-06-23T12:51:00Z">
              <w:tcPr>
                <w:tcW w:w="805" w:type="dxa"/>
                <w:vAlign w:val="center"/>
              </w:tcPr>
            </w:tcPrChange>
          </w:tcPr>
          <w:p w14:paraId="7E8632AE" w14:textId="7A50DC73" w:rsidR="004053E7" w:rsidRPr="000047FC" w:rsidRDefault="004053E7" w:rsidP="004053E7">
            <w:pPr>
              <w:jc w:val="center"/>
              <w:rPr>
                <w:rFonts w:ascii="Cambria" w:hAnsi="Cambria" w:cs="Arial"/>
                <w:b/>
                <w:bCs/>
              </w:rPr>
            </w:pPr>
            <w:r>
              <w:rPr>
                <w:rFonts w:ascii="Cambria" w:hAnsi="Cambria" w:cs="Arial"/>
                <w:b/>
                <w:bCs/>
              </w:rPr>
              <w:t>43</w:t>
            </w:r>
          </w:p>
        </w:tc>
        <w:tc>
          <w:tcPr>
            <w:tcW w:w="1542" w:type="dxa"/>
            <w:vAlign w:val="center"/>
            <w:tcPrChange w:id="1295" w:author="Sasi Songthong" w:date="2022-06-23T12:51:00Z">
              <w:tcPr>
                <w:tcW w:w="1800" w:type="dxa"/>
                <w:vAlign w:val="center"/>
              </w:tcPr>
            </w:tcPrChange>
          </w:tcPr>
          <w:p w14:paraId="7D53340B"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vAlign w:val="center"/>
            <w:tcPrChange w:id="1296" w:author="Sasi Songthong" w:date="2022-06-23T12:51:00Z">
              <w:tcPr>
                <w:tcW w:w="1800" w:type="dxa"/>
                <w:gridSpan w:val="2"/>
                <w:vAlign w:val="center"/>
              </w:tcPr>
            </w:tcPrChange>
          </w:tcPr>
          <w:p w14:paraId="7C008D7E"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97" w:author="Sasi Songthong" w:date="2022-06-23T12:51:00Z">
              <w:tcPr>
                <w:tcW w:w="1800" w:type="dxa"/>
                <w:vAlign w:val="center"/>
              </w:tcPr>
            </w:tcPrChange>
          </w:tcPr>
          <w:p w14:paraId="3C411296"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98" w:author="Sasi Songthong" w:date="2022-06-23T12:51:00Z">
              <w:tcPr>
                <w:tcW w:w="1800" w:type="dxa"/>
                <w:vAlign w:val="center"/>
              </w:tcPr>
            </w:tcPrChange>
          </w:tcPr>
          <w:p w14:paraId="2772C90E"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299" w:author="Sasi Songthong" w:date="2022-06-23T12:51:00Z">
              <w:tcPr>
                <w:tcW w:w="1800" w:type="dxa"/>
                <w:vAlign w:val="center"/>
              </w:tcPr>
            </w:tcPrChange>
          </w:tcPr>
          <w:p w14:paraId="7997D947"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00" w:author="Sasi Songthong" w:date="2022-06-23T12:51:00Z">
              <w:tcPr>
                <w:tcW w:w="900" w:type="dxa"/>
                <w:vAlign w:val="center"/>
              </w:tcPr>
            </w:tcPrChange>
          </w:tcPr>
          <w:p w14:paraId="0278FCAF" w14:textId="1788A47D" w:rsidR="004053E7" w:rsidRDefault="004053E7" w:rsidP="004053E7">
            <w:pPr>
              <w:jc w:val="center"/>
              <w:rPr>
                <w:rFonts w:ascii="Cambria" w:hAnsi="Cambria" w:cs="Arial"/>
              </w:rPr>
            </w:pPr>
            <w:ins w:id="1301" w:author="Sasi Songthong" w:date="2022-06-23T12:51:00Z">
              <w:r w:rsidRPr="00BF1CE3">
                <w:rPr>
                  <w:rFonts w:ascii="Cambria" w:hAnsi="Cambria" w:cs="Arial"/>
                </w:rPr>
                <w:t>Yes / No</w:t>
              </w:r>
            </w:ins>
          </w:p>
        </w:tc>
        <w:tc>
          <w:tcPr>
            <w:tcW w:w="1543" w:type="dxa"/>
            <w:vAlign w:val="center"/>
            <w:tcPrChange w:id="1302" w:author="Sasi Songthong" w:date="2022-06-23T12:51:00Z">
              <w:tcPr>
                <w:tcW w:w="900" w:type="dxa"/>
                <w:vAlign w:val="center"/>
              </w:tcPr>
            </w:tcPrChange>
          </w:tcPr>
          <w:p w14:paraId="517765AA" w14:textId="701B1FCE" w:rsidR="004053E7" w:rsidRDefault="004053E7" w:rsidP="004053E7">
            <w:pPr>
              <w:jc w:val="center"/>
              <w:rPr>
                <w:rFonts w:ascii="Cambria" w:hAnsi="Cambria" w:cs="Arial"/>
              </w:rPr>
            </w:pPr>
            <w:ins w:id="1303" w:author="Sasi Songthong" w:date="2022-06-23T12:51:00Z">
              <w:r w:rsidRPr="00BF1CE3">
                <w:rPr>
                  <w:rFonts w:ascii="Cambria" w:hAnsi="Cambria" w:cs="Arial"/>
                </w:rPr>
                <w:t>Yes / No</w:t>
              </w:r>
            </w:ins>
          </w:p>
        </w:tc>
        <w:tc>
          <w:tcPr>
            <w:tcW w:w="1260" w:type="dxa"/>
            <w:vAlign w:val="center"/>
            <w:tcPrChange w:id="1304" w:author="Sasi Songthong" w:date="2022-06-23T12:51:00Z">
              <w:tcPr>
                <w:tcW w:w="1260" w:type="dxa"/>
                <w:vAlign w:val="center"/>
              </w:tcPr>
            </w:tcPrChange>
          </w:tcPr>
          <w:p w14:paraId="6C8401BF" w14:textId="77777777" w:rsidR="004053E7" w:rsidRDefault="004053E7" w:rsidP="004053E7">
            <w:pPr>
              <w:jc w:val="center"/>
              <w:rPr>
                <w:rFonts w:ascii="Cambria" w:hAnsi="Cambria" w:cs="Arial"/>
              </w:rPr>
            </w:pPr>
          </w:p>
        </w:tc>
      </w:tr>
      <w:tr w:rsidR="004053E7" w14:paraId="1697B094" w14:textId="77777777" w:rsidTr="004053E7">
        <w:tblPrEx>
          <w:tblW w:w="12865" w:type="dxa"/>
          <w:tblLayout w:type="fixed"/>
          <w:tblPrExChange w:id="1305" w:author="Sasi Songthong" w:date="2022-06-23T12:51:00Z">
            <w:tblPrEx>
              <w:tblW w:w="12865" w:type="dxa"/>
              <w:tblLayout w:type="fixed"/>
            </w:tblPrEx>
          </w:tblPrExChange>
        </w:tblPrEx>
        <w:trPr>
          <w:trHeight w:val="392"/>
          <w:trPrChange w:id="1306" w:author="Sasi Songthong" w:date="2022-06-23T12:51:00Z">
            <w:trPr>
              <w:trHeight w:val="392"/>
            </w:trPr>
          </w:trPrChange>
        </w:trPr>
        <w:tc>
          <w:tcPr>
            <w:tcW w:w="805" w:type="dxa"/>
            <w:vAlign w:val="center"/>
            <w:tcPrChange w:id="1307" w:author="Sasi Songthong" w:date="2022-06-23T12:51:00Z">
              <w:tcPr>
                <w:tcW w:w="805" w:type="dxa"/>
                <w:vAlign w:val="center"/>
              </w:tcPr>
            </w:tcPrChange>
          </w:tcPr>
          <w:p w14:paraId="0D946629" w14:textId="4EB69DF0" w:rsidR="004053E7" w:rsidRPr="000047FC" w:rsidRDefault="004053E7" w:rsidP="004053E7">
            <w:pPr>
              <w:jc w:val="center"/>
              <w:rPr>
                <w:rFonts w:ascii="Cambria" w:hAnsi="Cambria" w:cs="Arial"/>
                <w:b/>
                <w:bCs/>
              </w:rPr>
            </w:pPr>
            <w:r>
              <w:rPr>
                <w:rFonts w:ascii="Cambria" w:hAnsi="Cambria" w:cs="Arial"/>
                <w:b/>
                <w:bCs/>
              </w:rPr>
              <w:t>44</w:t>
            </w:r>
          </w:p>
        </w:tc>
        <w:tc>
          <w:tcPr>
            <w:tcW w:w="1542" w:type="dxa"/>
            <w:vAlign w:val="center"/>
            <w:tcPrChange w:id="1308" w:author="Sasi Songthong" w:date="2022-06-23T12:51:00Z">
              <w:tcPr>
                <w:tcW w:w="1800" w:type="dxa"/>
                <w:vAlign w:val="center"/>
              </w:tcPr>
            </w:tcPrChange>
          </w:tcPr>
          <w:p w14:paraId="111FF2E3"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vAlign w:val="center"/>
            <w:tcPrChange w:id="1309" w:author="Sasi Songthong" w:date="2022-06-23T12:51:00Z">
              <w:tcPr>
                <w:tcW w:w="1800" w:type="dxa"/>
                <w:gridSpan w:val="2"/>
                <w:vAlign w:val="center"/>
              </w:tcPr>
            </w:tcPrChange>
          </w:tcPr>
          <w:p w14:paraId="11B5A697"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10" w:author="Sasi Songthong" w:date="2022-06-23T12:51:00Z">
              <w:tcPr>
                <w:tcW w:w="1800" w:type="dxa"/>
                <w:vAlign w:val="center"/>
              </w:tcPr>
            </w:tcPrChange>
          </w:tcPr>
          <w:p w14:paraId="00C4A435"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11" w:author="Sasi Songthong" w:date="2022-06-23T12:51:00Z">
              <w:tcPr>
                <w:tcW w:w="1800" w:type="dxa"/>
                <w:vAlign w:val="center"/>
              </w:tcPr>
            </w:tcPrChange>
          </w:tcPr>
          <w:p w14:paraId="12DC4552"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12" w:author="Sasi Songthong" w:date="2022-06-23T12:51:00Z">
              <w:tcPr>
                <w:tcW w:w="1800" w:type="dxa"/>
                <w:vAlign w:val="center"/>
              </w:tcPr>
            </w:tcPrChange>
          </w:tcPr>
          <w:p w14:paraId="275C19E2"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13" w:author="Sasi Songthong" w:date="2022-06-23T12:51:00Z">
              <w:tcPr>
                <w:tcW w:w="900" w:type="dxa"/>
                <w:vAlign w:val="center"/>
              </w:tcPr>
            </w:tcPrChange>
          </w:tcPr>
          <w:p w14:paraId="3E947218" w14:textId="5BA01E37" w:rsidR="004053E7" w:rsidRDefault="004053E7" w:rsidP="004053E7">
            <w:pPr>
              <w:jc w:val="center"/>
              <w:rPr>
                <w:rFonts w:ascii="Cambria" w:hAnsi="Cambria" w:cs="Arial"/>
              </w:rPr>
            </w:pPr>
            <w:ins w:id="1314" w:author="Sasi Songthong" w:date="2022-06-23T12:51:00Z">
              <w:r w:rsidRPr="00BF1CE3">
                <w:rPr>
                  <w:rFonts w:ascii="Cambria" w:hAnsi="Cambria" w:cs="Arial"/>
                </w:rPr>
                <w:t>Yes / No</w:t>
              </w:r>
            </w:ins>
          </w:p>
        </w:tc>
        <w:tc>
          <w:tcPr>
            <w:tcW w:w="1543" w:type="dxa"/>
            <w:vAlign w:val="center"/>
            <w:tcPrChange w:id="1315" w:author="Sasi Songthong" w:date="2022-06-23T12:51:00Z">
              <w:tcPr>
                <w:tcW w:w="900" w:type="dxa"/>
                <w:vAlign w:val="center"/>
              </w:tcPr>
            </w:tcPrChange>
          </w:tcPr>
          <w:p w14:paraId="1359AFD6" w14:textId="28B411E7" w:rsidR="004053E7" w:rsidRDefault="004053E7" w:rsidP="004053E7">
            <w:pPr>
              <w:jc w:val="center"/>
              <w:rPr>
                <w:rFonts w:ascii="Cambria" w:hAnsi="Cambria" w:cs="Arial"/>
              </w:rPr>
            </w:pPr>
            <w:ins w:id="1316" w:author="Sasi Songthong" w:date="2022-06-23T12:51:00Z">
              <w:r w:rsidRPr="00BF1CE3">
                <w:rPr>
                  <w:rFonts w:ascii="Cambria" w:hAnsi="Cambria" w:cs="Arial"/>
                </w:rPr>
                <w:t>Yes / No</w:t>
              </w:r>
            </w:ins>
          </w:p>
        </w:tc>
        <w:tc>
          <w:tcPr>
            <w:tcW w:w="1260" w:type="dxa"/>
            <w:vAlign w:val="center"/>
            <w:tcPrChange w:id="1317" w:author="Sasi Songthong" w:date="2022-06-23T12:51:00Z">
              <w:tcPr>
                <w:tcW w:w="1260" w:type="dxa"/>
                <w:vAlign w:val="center"/>
              </w:tcPr>
            </w:tcPrChange>
          </w:tcPr>
          <w:p w14:paraId="72BB4D77" w14:textId="77777777" w:rsidR="004053E7" w:rsidRDefault="004053E7" w:rsidP="004053E7">
            <w:pPr>
              <w:jc w:val="center"/>
              <w:rPr>
                <w:rFonts w:ascii="Cambria" w:hAnsi="Cambria" w:cs="Arial"/>
              </w:rPr>
            </w:pPr>
          </w:p>
        </w:tc>
      </w:tr>
      <w:tr w:rsidR="004053E7" w14:paraId="54BA961F" w14:textId="77777777" w:rsidTr="004053E7">
        <w:tblPrEx>
          <w:tblW w:w="12865" w:type="dxa"/>
          <w:tblLayout w:type="fixed"/>
          <w:tblPrExChange w:id="1318" w:author="Sasi Songthong" w:date="2022-06-23T12:51:00Z">
            <w:tblPrEx>
              <w:tblW w:w="12865" w:type="dxa"/>
              <w:tblLayout w:type="fixed"/>
            </w:tblPrEx>
          </w:tblPrExChange>
        </w:tblPrEx>
        <w:trPr>
          <w:trHeight w:val="392"/>
          <w:trPrChange w:id="1319" w:author="Sasi Songthong" w:date="2022-06-23T12:51:00Z">
            <w:trPr>
              <w:trHeight w:val="392"/>
            </w:trPr>
          </w:trPrChange>
        </w:trPr>
        <w:tc>
          <w:tcPr>
            <w:tcW w:w="805" w:type="dxa"/>
            <w:vAlign w:val="center"/>
            <w:tcPrChange w:id="1320" w:author="Sasi Songthong" w:date="2022-06-23T12:51:00Z">
              <w:tcPr>
                <w:tcW w:w="805" w:type="dxa"/>
                <w:vAlign w:val="center"/>
              </w:tcPr>
            </w:tcPrChange>
          </w:tcPr>
          <w:p w14:paraId="545DCDA5" w14:textId="7CDDB2ED" w:rsidR="004053E7" w:rsidRPr="000047FC" w:rsidRDefault="004053E7" w:rsidP="004053E7">
            <w:pPr>
              <w:jc w:val="center"/>
              <w:rPr>
                <w:rFonts w:ascii="Cambria" w:hAnsi="Cambria" w:cs="Arial"/>
                <w:b/>
                <w:bCs/>
              </w:rPr>
            </w:pPr>
            <w:r>
              <w:rPr>
                <w:rFonts w:ascii="Cambria" w:hAnsi="Cambria" w:cs="Arial"/>
                <w:b/>
                <w:bCs/>
              </w:rPr>
              <w:t>45</w:t>
            </w:r>
          </w:p>
        </w:tc>
        <w:tc>
          <w:tcPr>
            <w:tcW w:w="1542" w:type="dxa"/>
            <w:vAlign w:val="center"/>
            <w:tcPrChange w:id="1321" w:author="Sasi Songthong" w:date="2022-06-23T12:51:00Z">
              <w:tcPr>
                <w:tcW w:w="1800" w:type="dxa"/>
                <w:vAlign w:val="center"/>
              </w:tcPr>
            </w:tcPrChange>
          </w:tcPr>
          <w:p w14:paraId="2DA70F68"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vAlign w:val="center"/>
            <w:tcPrChange w:id="1322" w:author="Sasi Songthong" w:date="2022-06-23T12:51:00Z">
              <w:tcPr>
                <w:tcW w:w="1800" w:type="dxa"/>
                <w:gridSpan w:val="2"/>
                <w:vAlign w:val="center"/>
              </w:tcPr>
            </w:tcPrChange>
          </w:tcPr>
          <w:p w14:paraId="7D06C1CC"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23" w:author="Sasi Songthong" w:date="2022-06-23T12:51:00Z">
              <w:tcPr>
                <w:tcW w:w="1800" w:type="dxa"/>
                <w:vAlign w:val="center"/>
              </w:tcPr>
            </w:tcPrChange>
          </w:tcPr>
          <w:p w14:paraId="0745B815"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24" w:author="Sasi Songthong" w:date="2022-06-23T12:51:00Z">
              <w:tcPr>
                <w:tcW w:w="1800" w:type="dxa"/>
                <w:vAlign w:val="center"/>
              </w:tcPr>
            </w:tcPrChange>
          </w:tcPr>
          <w:p w14:paraId="18B3B29B"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25" w:author="Sasi Songthong" w:date="2022-06-23T12:51:00Z">
              <w:tcPr>
                <w:tcW w:w="1800" w:type="dxa"/>
                <w:vAlign w:val="center"/>
              </w:tcPr>
            </w:tcPrChange>
          </w:tcPr>
          <w:p w14:paraId="40D7A7E5"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26" w:author="Sasi Songthong" w:date="2022-06-23T12:51:00Z">
              <w:tcPr>
                <w:tcW w:w="900" w:type="dxa"/>
                <w:vAlign w:val="center"/>
              </w:tcPr>
            </w:tcPrChange>
          </w:tcPr>
          <w:p w14:paraId="47611EC0" w14:textId="1F1F904E" w:rsidR="004053E7" w:rsidRDefault="004053E7" w:rsidP="004053E7">
            <w:pPr>
              <w:jc w:val="center"/>
              <w:rPr>
                <w:rFonts w:ascii="Cambria" w:hAnsi="Cambria" w:cs="Arial"/>
              </w:rPr>
            </w:pPr>
            <w:ins w:id="1327" w:author="Sasi Songthong" w:date="2022-06-23T12:51:00Z">
              <w:r>
                <w:rPr>
                  <w:rFonts w:ascii="Cambria" w:hAnsi="Cambria" w:cs="Arial"/>
                </w:rPr>
                <w:t>Yes / No</w:t>
              </w:r>
            </w:ins>
          </w:p>
        </w:tc>
        <w:tc>
          <w:tcPr>
            <w:tcW w:w="1543" w:type="dxa"/>
            <w:vAlign w:val="center"/>
            <w:tcPrChange w:id="1328" w:author="Sasi Songthong" w:date="2022-06-23T12:51:00Z">
              <w:tcPr>
                <w:tcW w:w="900" w:type="dxa"/>
                <w:vAlign w:val="center"/>
              </w:tcPr>
            </w:tcPrChange>
          </w:tcPr>
          <w:p w14:paraId="2C50CFE3" w14:textId="18EFBB75" w:rsidR="004053E7" w:rsidRDefault="004053E7" w:rsidP="004053E7">
            <w:pPr>
              <w:jc w:val="center"/>
              <w:rPr>
                <w:rFonts w:ascii="Cambria" w:hAnsi="Cambria" w:cs="Arial"/>
              </w:rPr>
            </w:pPr>
            <w:ins w:id="1329" w:author="Sasi Songthong" w:date="2022-06-23T12:51:00Z">
              <w:r>
                <w:rPr>
                  <w:rFonts w:ascii="Cambria" w:hAnsi="Cambria" w:cs="Arial"/>
                </w:rPr>
                <w:t>Yes / No</w:t>
              </w:r>
            </w:ins>
          </w:p>
        </w:tc>
        <w:tc>
          <w:tcPr>
            <w:tcW w:w="1260" w:type="dxa"/>
            <w:vAlign w:val="center"/>
            <w:tcPrChange w:id="1330" w:author="Sasi Songthong" w:date="2022-06-23T12:51:00Z">
              <w:tcPr>
                <w:tcW w:w="1260" w:type="dxa"/>
                <w:vAlign w:val="center"/>
              </w:tcPr>
            </w:tcPrChange>
          </w:tcPr>
          <w:p w14:paraId="33440D2F" w14:textId="77777777" w:rsidR="004053E7" w:rsidRDefault="004053E7" w:rsidP="004053E7">
            <w:pPr>
              <w:jc w:val="center"/>
              <w:rPr>
                <w:rFonts w:ascii="Cambria" w:hAnsi="Cambria" w:cs="Arial"/>
              </w:rPr>
            </w:pPr>
          </w:p>
        </w:tc>
      </w:tr>
      <w:tr w:rsidR="004053E7" w14:paraId="1C434E7E" w14:textId="77777777" w:rsidTr="004053E7">
        <w:tblPrEx>
          <w:tblW w:w="12865" w:type="dxa"/>
          <w:tblLayout w:type="fixed"/>
          <w:tblPrExChange w:id="1331" w:author="Sasi Songthong" w:date="2022-06-23T12:51:00Z">
            <w:tblPrEx>
              <w:tblW w:w="12865" w:type="dxa"/>
              <w:tblLayout w:type="fixed"/>
            </w:tblPrEx>
          </w:tblPrExChange>
        </w:tblPrEx>
        <w:trPr>
          <w:trHeight w:val="392"/>
          <w:trPrChange w:id="1332" w:author="Sasi Songthong" w:date="2022-06-23T12:51:00Z">
            <w:trPr>
              <w:trHeight w:val="392"/>
            </w:trPr>
          </w:trPrChange>
        </w:trPr>
        <w:tc>
          <w:tcPr>
            <w:tcW w:w="805" w:type="dxa"/>
            <w:vAlign w:val="center"/>
            <w:tcPrChange w:id="1333" w:author="Sasi Songthong" w:date="2022-06-23T12:51:00Z">
              <w:tcPr>
                <w:tcW w:w="805" w:type="dxa"/>
                <w:vAlign w:val="center"/>
              </w:tcPr>
            </w:tcPrChange>
          </w:tcPr>
          <w:p w14:paraId="151DF922" w14:textId="3532617B" w:rsidR="004053E7" w:rsidRPr="000047FC" w:rsidRDefault="004053E7" w:rsidP="004053E7">
            <w:pPr>
              <w:jc w:val="center"/>
              <w:rPr>
                <w:rFonts w:ascii="Cambria" w:hAnsi="Cambria" w:cs="Arial"/>
                <w:b/>
                <w:bCs/>
              </w:rPr>
            </w:pPr>
            <w:r>
              <w:rPr>
                <w:rFonts w:ascii="Cambria" w:hAnsi="Cambria" w:cs="Arial"/>
                <w:b/>
                <w:bCs/>
              </w:rPr>
              <w:t>46</w:t>
            </w:r>
          </w:p>
        </w:tc>
        <w:tc>
          <w:tcPr>
            <w:tcW w:w="1542" w:type="dxa"/>
            <w:vAlign w:val="center"/>
            <w:tcPrChange w:id="1334" w:author="Sasi Songthong" w:date="2022-06-23T12:51:00Z">
              <w:tcPr>
                <w:tcW w:w="1800" w:type="dxa"/>
                <w:vAlign w:val="center"/>
              </w:tcPr>
            </w:tcPrChange>
          </w:tcPr>
          <w:p w14:paraId="39EB46F9"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vAlign w:val="center"/>
            <w:tcPrChange w:id="1335" w:author="Sasi Songthong" w:date="2022-06-23T12:51:00Z">
              <w:tcPr>
                <w:tcW w:w="1800" w:type="dxa"/>
                <w:gridSpan w:val="2"/>
                <w:vAlign w:val="center"/>
              </w:tcPr>
            </w:tcPrChange>
          </w:tcPr>
          <w:p w14:paraId="120E8C16"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36" w:author="Sasi Songthong" w:date="2022-06-23T12:51:00Z">
              <w:tcPr>
                <w:tcW w:w="1800" w:type="dxa"/>
                <w:vAlign w:val="center"/>
              </w:tcPr>
            </w:tcPrChange>
          </w:tcPr>
          <w:p w14:paraId="5320E25C"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37" w:author="Sasi Songthong" w:date="2022-06-23T12:51:00Z">
              <w:tcPr>
                <w:tcW w:w="1800" w:type="dxa"/>
                <w:vAlign w:val="center"/>
              </w:tcPr>
            </w:tcPrChange>
          </w:tcPr>
          <w:p w14:paraId="2F98D05E"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38" w:author="Sasi Songthong" w:date="2022-06-23T12:51:00Z">
              <w:tcPr>
                <w:tcW w:w="1800" w:type="dxa"/>
                <w:vAlign w:val="center"/>
              </w:tcPr>
            </w:tcPrChange>
          </w:tcPr>
          <w:p w14:paraId="147E8409"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39" w:author="Sasi Songthong" w:date="2022-06-23T12:51:00Z">
              <w:tcPr>
                <w:tcW w:w="900" w:type="dxa"/>
                <w:vAlign w:val="center"/>
              </w:tcPr>
            </w:tcPrChange>
          </w:tcPr>
          <w:p w14:paraId="6503B37D" w14:textId="3FF7370B" w:rsidR="004053E7" w:rsidRDefault="004053E7" w:rsidP="004053E7">
            <w:pPr>
              <w:jc w:val="center"/>
              <w:rPr>
                <w:rFonts w:ascii="Cambria" w:hAnsi="Cambria" w:cs="Arial"/>
              </w:rPr>
            </w:pPr>
            <w:ins w:id="1340" w:author="Sasi Songthong" w:date="2022-06-23T12:51:00Z">
              <w:r w:rsidRPr="00BF1CE3">
                <w:rPr>
                  <w:rFonts w:ascii="Cambria" w:hAnsi="Cambria" w:cs="Arial"/>
                </w:rPr>
                <w:t>Yes / No</w:t>
              </w:r>
            </w:ins>
          </w:p>
        </w:tc>
        <w:tc>
          <w:tcPr>
            <w:tcW w:w="1543" w:type="dxa"/>
            <w:vAlign w:val="center"/>
            <w:tcPrChange w:id="1341" w:author="Sasi Songthong" w:date="2022-06-23T12:51:00Z">
              <w:tcPr>
                <w:tcW w:w="900" w:type="dxa"/>
                <w:vAlign w:val="center"/>
              </w:tcPr>
            </w:tcPrChange>
          </w:tcPr>
          <w:p w14:paraId="549C1799" w14:textId="0A077C0A" w:rsidR="004053E7" w:rsidRDefault="004053E7" w:rsidP="004053E7">
            <w:pPr>
              <w:jc w:val="center"/>
              <w:rPr>
                <w:rFonts w:ascii="Cambria" w:hAnsi="Cambria" w:cs="Arial"/>
              </w:rPr>
            </w:pPr>
            <w:ins w:id="1342" w:author="Sasi Songthong" w:date="2022-06-23T12:51:00Z">
              <w:r w:rsidRPr="00BF1CE3">
                <w:rPr>
                  <w:rFonts w:ascii="Cambria" w:hAnsi="Cambria" w:cs="Arial"/>
                </w:rPr>
                <w:t>Yes / No</w:t>
              </w:r>
            </w:ins>
          </w:p>
        </w:tc>
        <w:tc>
          <w:tcPr>
            <w:tcW w:w="1260" w:type="dxa"/>
            <w:vAlign w:val="center"/>
            <w:tcPrChange w:id="1343" w:author="Sasi Songthong" w:date="2022-06-23T12:51:00Z">
              <w:tcPr>
                <w:tcW w:w="1260" w:type="dxa"/>
                <w:vAlign w:val="center"/>
              </w:tcPr>
            </w:tcPrChange>
          </w:tcPr>
          <w:p w14:paraId="0342299E" w14:textId="77777777" w:rsidR="004053E7" w:rsidRDefault="004053E7" w:rsidP="004053E7">
            <w:pPr>
              <w:jc w:val="center"/>
              <w:rPr>
                <w:rFonts w:ascii="Cambria" w:hAnsi="Cambria" w:cs="Arial"/>
              </w:rPr>
            </w:pPr>
          </w:p>
        </w:tc>
      </w:tr>
      <w:tr w:rsidR="004053E7" w14:paraId="549DAD1D" w14:textId="77777777" w:rsidTr="004053E7">
        <w:tblPrEx>
          <w:tblW w:w="12865" w:type="dxa"/>
          <w:tblLayout w:type="fixed"/>
          <w:tblPrExChange w:id="1344" w:author="Sasi Songthong" w:date="2022-06-23T12:51:00Z">
            <w:tblPrEx>
              <w:tblW w:w="12865" w:type="dxa"/>
              <w:tblLayout w:type="fixed"/>
            </w:tblPrEx>
          </w:tblPrExChange>
        </w:tblPrEx>
        <w:trPr>
          <w:trHeight w:val="392"/>
          <w:trPrChange w:id="1345" w:author="Sasi Songthong" w:date="2022-06-23T12:51:00Z">
            <w:trPr>
              <w:trHeight w:val="392"/>
            </w:trPr>
          </w:trPrChange>
        </w:trPr>
        <w:tc>
          <w:tcPr>
            <w:tcW w:w="805" w:type="dxa"/>
            <w:tcBorders>
              <w:bottom w:val="single" w:sz="4" w:space="0" w:color="auto"/>
            </w:tcBorders>
            <w:vAlign w:val="center"/>
            <w:tcPrChange w:id="1346" w:author="Sasi Songthong" w:date="2022-06-23T12:51:00Z">
              <w:tcPr>
                <w:tcW w:w="805" w:type="dxa"/>
                <w:tcBorders>
                  <w:bottom w:val="single" w:sz="4" w:space="0" w:color="auto"/>
                </w:tcBorders>
                <w:vAlign w:val="center"/>
              </w:tcPr>
            </w:tcPrChange>
          </w:tcPr>
          <w:p w14:paraId="5D27052D" w14:textId="6CD27473" w:rsidR="004053E7" w:rsidRPr="000047FC" w:rsidRDefault="004053E7" w:rsidP="004053E7">
            <w:pPr>
              <w:jc w:val="center"/>
              <w:rPr>
                <w:rFonts w:ascii="Cambria" w:hAnsi="Cambria" w:cs="Arial"/>
                <w:b/>
                <w:bCs/>
              </w:rPr>
            </w:pPr>
            <w:r>
              <w:rPr>
                <w:rFonts w:ascii="Cambria" w:hAnsi="Cambria" w:cs="Arial"/>
                <w:b/>
                <w:bCs/>
              </w:rPr>
              <w:t>47</w:t>
            </w:r>
          </w:p>
        </w:tc>
        <w:tc>
          <w:tcPr>
            <w:tcW w:w="1542" w:type="dxa"/>
            <w:tcBorders>
              <w:bottom w:val="single" w:sz="4" w:space="0" w:color="auto"/>
            </w:tcBorders>
            <w:vAlign w:val="center"/>
            <w:tcPrChange w:id="1347" w:author="Sasi Songthong" w:date="2022-06-23T12:51:00Z">
              <w:tcPr>
                <w:tcW w:w="1800" w:type="dxa"/>
                <w:tcBorders>
                  <w:bottom w:val="single" w:sz="4" w:space="0" w:color="auto"/>
                </w:tcBorders>
                <w:vAlign w:val="center"/>
              </w:tcPr>
            </w:tcPrChange>
          </w:tcPr>
          <w:p w14:paraId="3CFE722E"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348" w:author="Sasi Songthong" w:date="2022-06-23T12:51:00Z">
              <w:tcPr>
                <w:tcW w:w="1800" w:type="dxa"/>
                <w:gridSpan w:val="2"/>
                <w:tcBorders>
                  <w:bottom w:val="single" w:sz="4" w:space="0" w:color="auto"/>
                </w:tcBorders>
                <w:vAlign w:val="center"/>
              </w:tcPr>
            </w:tcPrChange>
          </w:tcPr>
          <w:p w14:paraId="086F1898"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49" w:author="Sasi Songthong" w:date="2022-06-23T12:51:00Z">
              <w:tcPr>
                <w:tcW w:w="1800" w:type="dxa"/>
                <w:tcBorders>
                  <w:bottom w:val="single" w:sz="4" w:space="0" w:color="auto"/>
                </w:tcBorders>
                <w:vAlign w:val="center"/>
              </w:tcPr>
            </w:tcPrChange>
          </w:tcPr>
          <w:p w14:paraId="290F3671"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50" w:author="Sasi Songthong" w:date="2022-06-23T12:51:00Z">
              <w:tcPr>
                <w:tcW w:w="1800" w:type="dxa"/>
                <w:tcBorders>
                  <w:bottom w:val="single" w:sz="4" w:space="0" w:color="auto"/>
                </w:tcBorders>
                <w:vAlign w:val="center"/>
              </w:tcPr>
            </w:tcPrChange>
          </w:tcPr>
          <w:p w14:paraId="47A861DF"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51" w:author="Sasi Songthong" w:date="2022-06-23T12:51:00Z">
              <w:tcPr>
                <w:tcW w:w="1800" w:type="dxa"/>
                <w:tcBorders>
                  <w:bottom w:val="single" w:sz="4" w:space="0" w:color="auto"/>
                </w:tcBorders>
                <w:vAlign w:val="center"/>
              </w:tcPr>
            </w:tcPrChange>
          </w:tcPr>
          <w:p w14:paraId="21BF732B"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vAlign w:val="center"/>
            <w:tcPrChange w:id="1352" w:author="Sasi Songthong" w:date="2022-06-23T12:51:00Z">
              <w:tcPr>
                <w:tcW w:w="900" w:type="dxa"/>
                <w:vAlign w:val="center"/>
              </w:tcPr>
            </w:tcPrChange>
          </w:tcPr>
          <w:p w14:paraId="4BE89AA0" w14:textId="5C2E3358" w:rsidR="004053E7" w:rsidRDefault="004053E7" w:rsidP="004053E7">
            <w:pPr>
              <w:jc w:val="center"/>
              <w:rPr>
                <w:rFonts w:ascii="Cambria" w:hAnsi="Cambria" w:cs="Arial"/>
              </w:rPr>
            </w:pPr>
            <w:ins w:id="1353" w:author="Sasi Songthong" w:date="2022-06-23T12:51:00Z">
              <w:r w:rsidRPr="00BF1CE3">
                <w:rPr>
                  <w:rFonts w:ascii="Cambria" w:hAnsi="Cambria" w:cs="Arial"/>
                </w:rPr>
                <w:t>Yes / No</w:t>
              </w:r>
            </w:ins>
          </w:p>
        </w:tc>
        <w:tc>
          <w:tcPr>
            <w:tcW w:w="1543" w:type="dxa"/>
            <w:vAlign w:val="center"/>
            <w:tcPrChange w:id="1354" w:author="Sasi Songthong" w:date="2022-06-23T12:51:00Z">
              <w:tcPr>
                <w:tcW w:w="900" w:type="dxa"/>
                <w:vAlign w:val="center"/>
              </w:tcPr>
            </w:tcPrChange>
          </w:tcPr>
          <w:p w14:paraId="48B1F337" w14:textId="73749B25" w:rsidR="004053E7" w:rsidRDefault="004053E7" w:rsidP="004053E7">
            <w:pPr>
              <w:jc w:val="center"/>
              <w:rPr>
                <w:rFonts w:ascii="Cambria" w:hAnsi="Cambria" w:cs="Arial"/>
              </w:rPr>
            </w:pPr>
            <w:ins w:id="1355" w:author="Sasi Songthong" w:date="2022-06-23T12:51:00Z">
              <w:r w:rsidRPr="00BF1CE3">
                <w:rPr>
                  <w:rFonts w:ascii="Cambria" w:hAnsi="Cambria" w:cs="Arial"/>
                </w:rPr>
                <w:t>Yes / No</w:t>
              </w:r>
            </w:ins>
          </w:p>
        </w:tc>
        <w:tc>
          <w:tcPr>
            <w:tcW w:w="1260" w:type="dxa"/>
            <w:tcBorders>
              <w:bottom w:val="single" w:sz="4" w:space="0" w:color="auto"/>
            </w:tcBorders>
            <w:vAlign w:val="center"/>
            <w:tcPrChange w:id="1356" w:author="Sasi Songthong" w:date="2022-06-23T12:51:00Z">
              <w:tcPr>
                <w:tcW w:w="1260" w:type="dxa"/>
                <w:tcBorders>
                  <w:bottom w:val="single" w:sz="4" w:space="0" w:color="auto"/>
                </w:tcBorders>
                <w:vAlign w:val="center"/>
              </w:tcPr>
            </w:tcPrChange>
          </w:tcPr>
          <w:p w14:paraId="6DCC6077" w14:textId="77777777" w:rsidR="004053E7" w:rsidRDefault="004053E7" w:rsidP="004053E7">
            <w:pPr>
              <w:jc w:val="center"/>
              <w:rPr>
                <w:rFonts w:ascii="Cambria" w:hAnsi="Cambria" w:cs="Arial"/>
              </w:rPr>
            </w:pPr>
          </w:p>
        </w:tc>
      </w:tr>
      <w:tr w:rsidR="004053E7" w14:paraId="74F76E15" w14:textId="77777777" w:rsidTr="004053E7">
        <w:tblPrEx>
          <w:tblW w:w="12865" w:type="dxa"/>
          <w:tblLayout w:type="fixed"/>
          <w:tblPrExChange w:id="1357" w:author="Sasi Songthong" w:date="2022-06-23T12:51:00Z">
            <w:tblPrEx>
              <w:tblW w:w="12865" w:type="dxa"/>
              <w:tblLayout w:type="fixed"/>
            </w:tblPrEx>
          </w:tblPrExChange>
        </w:tblPrEx>
        <w:trPr>
          <w:trHeight w:val="392"/>
          <w:trPrChange w:id="1358" w:author="Sasi Songthong" w:date="2022-06-23T12:51:00Z">
            <w:trPr>
              <w:trHeight w:val="392"/>
            </w:trPr>
          </w:trPrChange>
        </w:trPr>
        <w:tc>
          <w:tcPr>
            <w:tcW w:w="805" w:type="dxa"/>
            <w:tcBorders>
              <w:bottom w:val="single" w:sz="4" w:space="0" w:color="auto"/>
            </w:tcBorders>
            <w:vAlign w:val="center"/>
            <w:tcPrChange w:id="1359" w:author="Sasi Songthong" w:date="2022-06-23T12:51:00Z">
              <w:tcPr>
                <w:tcW w:w="805" w:type="dxa"/>
                <w:tcBorders>
                  <w:bottom w:val="single" w:sz="4" w:space="0" w:color="auto"/>
                </w:tcBorders>
                <w:vAlign w:val="center"/>
              </w:tcPr>
            </w:tcPrChange>
          </w:tcPr>
          <w:p w14:paraId="4007235A" w14:textId="49FA0998" w:rsidR="004053E7" w:rsidRPr="000047FC" w:rsidRDefault="004053E7" w:rsidP="004053E7">
            <w:pPr>
              <w:jc w:val="center"/>
              <w:rPr>
                <w:rFonts w:ascii="Cambria" w:hAnsi="Cambria" w:cs="Arial"/>
                <w:b/>
                <w:bCs/>
              </w:rPr>
            </w:pPr>
            <w:r>
              <w:rPr>
                <w:rFonts w:ascii="Cambria" w:hAnsi="Cambria" w:cs="Arial"/>
                <w:b/>
                <w:bCs/>
              </w:rPr>
              <w:t>48</w:t>
            </w:r>
          </w:p>
        </w:tc>
        <w:tc>
          <w:tcPr>
            <w:tcW w:w="1542" w:type="dxa"/>
            <w:tcBorders>
              <w:bottom w:val="single" w:sz="4" w:space="0" w:color="auto"/>
            </w:tcBorders>
            <w:vAlign w:val="center"/>
            <w:tcPrChange w:id="1360" w:author="Sasi Songthong" w:date="2022-06-23T12:51:00Z">
              <w:tcPr>
                <w:tcW w:w="1800" w:type="dxa"/>
                <w:tcBorders>
                  <w:bottom w:val="single" w:sz="4" w:space="0" w:color="auto"/>
                </w:tcBorders>
                <w:vAlign w:val="center"/>
              </w:tcPr>
            </w:tcPrChange>
          </w:tcPr>
          <w:p w14:paraId="6CE40A29" w14:textId="77777777" w:rsidR="004053E7" w:rsidRPr="000047FC" w:rsidRDefault="004053E7" w:rsidP="004053E7">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361" w:author="Sasi Songthong" w:date="2022-06-23T12:51:00Z">
              <w:tcPr>
                <w:tcW w:w="1800" w:type="dxa"/>
                <w:gridSpan w:val="2"/>
                <w:tcBorders>
                  <w:bottom w:val="single" w:sz="4" w:space="0" w:color="auto"/>
                </w:tcBorders>
                <w:vAlign w:val="center"/>
              </w:tcPr>
            </w:tcPrChange>
          </w:tcPr>
          <w:p w14:paraId="0366B844"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62" w:author="Sasi Songthong" w:date="2022-06-23T12:51:00Z">
              <w:tcPr>
                <w:tcW w:w="1800" w:type="dxa"/>
                <w:tcBorders>
                  <w:bottom w:val="single" w:sz="4" w:space="0" w:color="auto"/>
                </w:tcBorders>
                <w:vAlign w:val="center"/>
              </w:tcPr>
            </w:tcPrChange>
          </w:tcPr>
          <w:p w14:paraId="16B7B570"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63" w:author="Sasi Songthong" w:date="2022-06-23T12:51:00Z">
              <w:tcPr>
                <w:tcW w:w="1800" w:type="dxa"/>
                <w:tcBorders>
                  <w:bottom w:val="single" w:sz="4" w:space="0" w:color="auto"/>
                </w:tcBorders>
                <w:vAlign w:val="center"/>
              </w:tcPr>
            </w:tcPrChange>
          </w:tcPr>
          <w:p w14:paraId="20B84E06"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64" w:author="Sasi Songthong" w:date="2022-06-23T12:51:00Z">
              <w:tcPr>
                <w:tcW w:w="1800" w:type="dxa"/>
                <w:tcBorders>
                  <w:bottom w:val="single" w:sz="4" w:space="0" w:color="auto"/>
                </w:tcBorders>
                <w:vAlign w:val="center"/>
              </w:tcPr>
            </w:tcPrChange>
          </w:tcPr>
          <w:p w14:paraId="599608D5" w14:textId="77777777" w:rsidR="004053E7" w:rsidRDefault="004053E7" w:rsidP="004053E7">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365" w:author="Sasi Songthong" w:date="2022-06-23T12:51:00Z">
              <w:tcPr>
                <w:tcW w:w="900" w:type="dxa"/>
                <w:tcBorders>
                  <w:bottom w:val="single" w:sz="4" w:space="0" w:color="auto"/>
                </w:tcBorders>
                <w:vAlign w:val="center"/>
              </w:tcPr>
            </w:tcPrChange>
          </w:tcPr>
          <w:p w14:paraId="44E1CD2E" w14:textId="5B70D506" w:rsidR="004053E7" w:rsidRDefault="004053E7" w:rsidP="004053E7">
            <w:pPr>
              <w:jc w:val="center"/>
              <w:rPr>
                <w:rFonts w:ascii="Cambria" w:hAnsi="Cambria" w:cs="Arial"/>
              </w:rPr>
            </w:pPr>
            <w:ins w:id="1366" w:author="Sasi Songthong" w:date="2022-06-23T12:51:00Z">
              <w:r w:rsidRPr="00BF1CE3">
                <w:rPr>
                  <w:rFonts w:ascii="Cambria" w:hAnsi="Cambria" w:cs="Arial"/>
                </w:rPr>
                <w:t>Yes / No</w:t>
              </w:r>
            </w:ins>
          </w:p>
        </w:tc>
        <w:tc>
          <w:tcPr>
            <w:tcW w:w="1543" w:type="dxa"/>
            <w:tcBorders>
              <w:bottom w:val="single" w:sz="4" w:space="0" w:color="auto"/>
            </w:tcBorders>
            <w:vAlign w:val="center"/>
            <w:tcPrChange w:id="1367" w:author="Sasi Songthong" w:date="2022-06-23T12:51:00Z">
              <w:tcPr>
                <w:tcW w:w="900" w:type="dxa"/>
                <w:tcBorders>
                  <w:bottom w:val="single" w:sz="4" w:space="0" w:color="auto"/>
                </w:tcBorders>
                <w:vAlign w:val="center"/>
              </w:tcPr>
            </w:tcPrChange>
          </w:tcPr>
          <w:p w14:paraId="6BDDA63F" w14:textId="12A92751" w:rsidR="004053E7" w:rsidRDefault="004053E7" w:rsidP="004053E7">
            <w:pPr>
              <w:jc w:val="center"/>
              <w:rPr>
                <w:rFonts w:ascii="Cambria" w:hAnsi="Cambria" w:cs="Arial"/>
              </w:rPr>
            </w:pPr>
            <w:ins w:id="1368" w:author="Sasi Songthong" w:date="2022-06-23T12:51:00Z">
              <w:r w:rsidRPr="00BF1CE3">
                <w:rPr>
                  <w:rFonts w:ascii="Cambria" w:hAnsi="Cambria" w:cs="Arial"/>
                </w:rPr>
                <w:t>Yes / No</w:t>
              </w:r>
            </w:ins>
          </w:p>
        </w:tc>
        <w:tc>
          <w:tcPr>
            <w:tcW w:w="1260" w:type="dxa"/>
            <w:tcBorders>
              <w:bottom w:val="single" w:sz="4" w:space="0" w:color="auto"/>
            </w:tcBorders>
            <w:vAlign w:val="center"/>
            <w:tcPrChange w:id="1369" w:author="Sasi Songthong" w:date="2022-06-23T12:51:00Z">
              <w:tcPr>
                <w:tcW w:w="1260" w:type="dxa"/>
                <w:tcBorders>
                  <w:bottom w:val="single" w:sz="4" w:space="0" w:color="auto"/>
                </w:tcBorders>
                <w:vAlign w:val="center"/>
              </w:tcPr>
            </w:tcPrChange>
          </w:tcPr>
          <w:p w14:paraId="313FBB0B" w14:textId="77777777" w:rsidR="004053E7" w:rsidRDefault="004053E7" w:rsidP="004053E7">
            <w:pPr>
              <w:jc w:val="center"/>
              <w:rPr>
                <w:rFonts w:ascii="Cambria" w:hAnsi="Cambria" w:cs="Arial"/>
              </w:rPr>
            </w:pPr>
          </w:p>
        </w:tc>
      </w:tr>
      <w:tr w:rsidR="00486AAB" w:rsidRPr="00894548" w14:paraId="69D86DFD" w14:textId="77777777" w:rsidTr="00173BEC">
        <w:trPr>
          <w:trHeight w:val="720"/>
        </w:trPr>
        <w:tc>
          <w:tcPr>
            <w:tcW w:w="12865" w:type="dxa"/>
            <w:gridSpan w:val="10"/>
            <w:tcBorders>
              <w:top w:val="single" w:sz="4" w:space="0" w:color="auto"/>
            </w:tcBorders>
          </w:tcPr>
          <w:p w14:paraId="53471AB5" w14:textId="77777777" w:rsidR="00486AAB" w:rsidRPr="00894548" w:rsidRDefault="00486AAB" w:rsidP="000047FC">
            <w:pPr>
              <w:rPr>
                <w:rFonts w:ascii="Cambria" w:hAnsi="Cambria" w:cs="Arial"/>
                <w:b/>
                <w:bCs/>
                <w:highlight w:val="yellow"/>
              </w:rPr>
            </w:pPr>
            <w:r w:rsidRPr="00894548">
              <w:rPr>
                <w:rFonts w:ascii="Cambria" w:hAnsi="Cambria" w:cs="Arial"/>
                <w:b/>
                <w:bCs/>
              </w:rPr>
              <w:t>Comments:</w:t>
            </w:r>
          </w:p>
        </w:tc>
      </w:tr>
      <w:tr w:rsidR="00486AAB" w14:paraId="33481C0F" w14:textId="77777777" w:rsidTr="000047FC">
        <w:trPr>
          <w:trHeight w:val="360"/>
        </w:trPr>
        <w:tc>
          <w:tcPr>
            <w:tcW w:w="3055" w:type="dxa"/>
            <w:gridSpan w:val="3"/>
            <w:shd w:val="clear" w:color="auto" w:fill="F2F2F2" w:themeFill="background1" w:themeFillShade="F2"/>
            <w:vAlign w:val="center"/>
          </w:tcPr>
          <w:p w14:paraId="2F0073C1" w14:textId="77777777" w:rsidR="00486AAB" w:rsidRPr="00894548" w:rsidRDefault="00486AAB"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3F657BB8" w14:textId="77777777" w:rsidR="00486AAB" w:rsidRDefault="00486AAB" w:rsidP="000047FC">
            <w:pPr>
              <w:rPr>
                <w:rFonts w:ascii="Cambria" w:hAnsi="Cambria" w:cs="Arial"/>
              </w:rPr>
            </w:pPr>
          </w:p>
        </w:tc>
      </w:tr>
      <w:tr w:rsidR="00486AAB" w14:paraId="41F10F2F" w14:textId="77777777" w:rsidTr="000047FC">
        <w:trPr>
          <w:trHeight w:val="360"/>
        </w:trPr>
        <w:tc>
          <w:tcPr>
            <w:tcW w:w="3055" w:type="dxa"/>
            <w:gridSpan w:val="3"/>
            <w:shd w:val="clear" w:color="auto" w:fill="F2F2F2" w:themeFill="background1" w:themeFillShade="F2"/>
            <w:vAlign w:val="center"/>
          </w:tcPr>
          <w:p w14:paraId="70693999" w14:textId="2F2C44C2" w:rsidR="00486AAB"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0FD38DBC" w14:textId="77777777" w:rsidR="00486AAB" w:rsidRDefault="00486AAB" w:rsidP="000047FC">
            <w:pPr>
              <w:rPr>
                <w:rFonts w:ascii="Cambria" w:hAnsi="Cambria" w:cs="Arial"/>
              </w:rPr>
            </w:pPr>
          </w:p>
        </w:tc>
      </w:tr>
    </w:tbl>
    <w:p w14:paraId="59057829" w14:textId="2C6E96FE" w:rsidR="00443C87" w:rsidRDefault="00443C87" w:rsidP="00443C87">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sidR="008E50F1">
        <w:rPr>
          <w:rFonts w:ascii="Cambria" w:hAnsi="Cambria" w:cs="Arial"/>
          <w:b/>
          <w:bCs/>
        </w:rPr>
        <w:t>6</w:t>
      </w:r>
      <w:r w:rsidRPr="00023BB8">
        <w:rPr>
          <w:rFonts w:ascii="Cambria" w:hAnsi="Cambria" w:cs="Arial"/>
          <w:b/>
          <w:bCs/>
        </w:rPr>
        <w:t xml:space="preserve"> LABEL PRINTING</w:t>
      </w:r>
      <w:r>
        <w:rPr>
          <w:rFonts w:ascii="Cambria" w:hAnsi="Cambria" w:cs="Arial"/>
          <w:b/>
          <w:bCs/>
        </w:rPr>
        <w:t xml:space="preserve"> – SET </w:t>
      </w:r>
      <w:r w:rsidR="008E50F1">
        <w:rPr>
          <w:rFonts w:ascii="Cambria" w:hAnsi="Cambria" w:cs="Arial"/>
          <w:b/>
          <w:bCs/>
        </w:rPr>
        <w:t>2</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370">
          <w:tblGrid>
            <w:gridCol w:w="715"/>
            <w:gridCol w:w="2520"/>
            <w:gridCol w:w="4460"/>
            <w:gridCol w:w="4095"/>
            <w:gridCol w:w="1260"/>
          </w:tblGrid>
        </w:tblGridChange>
      </w:tblGrid>
      <w:tr w:rsidR="00443C87" w:rsidRPr="00AC51DF" w14:paraId="3DE7EAF4" w14:textId="77777777" w:rsidTr="000047FC">
        <w:trPr>
          <w:trHeight w:val="256"/>
        </w:trPr>
        <w:tc>
          <w:tcPr>
            <w:tcW w:w="13050" w:type="dxa"/>
            <w:gridSpan w:val="5"/>
            <w:shd w:val="clear" w:color="auto" w:fill="F2F2F2" w:themeFill="background1" w:themeFillShade="F2"/>
            <w:vAlign w:val="center"/>
          </w:tcPr>
          <w:p w14:paraId="41DFB322" w14:textId="2E754F42" w:rsidR="00443C87" w:rsidRPr="00AC51DF" w:rsidRDefault="00443C87" w:rsidP="000047FC">
            <w:pPr>
              <w:jc w:val="center"/>
              <w:rPr>
                <w:rFonts w:ascii="Cambria" w:hAnsi="Cambria" w:cs="Arial"/>
                <w:b/>
                <w:bCs/>
              </w:rPr>
            </w:pPr>
            <w:r>
              <w:rPr>
                <w:rFonts w:ascii="Cambria" w:hAnsi="Cambria" w:cs="Arial"/>
                <w:b/>
                <w:bCs/>
              </w:rPr>
              <w:t xml:space="preserve">Group </w:t>
            </w:r>
            <w:del w:id="1371" w:author="Sasi Songthong" w:date="2022-06-23T12:28:00Z">
              <w:r w:rsidR="003311D3" w:rsidDel="00DA014D">
                <w:rPr>
                  <w:rFonts w:ascii="Cambria" w:hAnsi="Cambria" w:cs="Arial"/>
                  <w:b/>
                  <w:bCs/>
                </w:rPr>
                <w:delText>4</w:delText>
              </w:r>
            </w:del>
            <w:ins w:id="1372" w:author="Sasi Songthong" w:date="2022-06-23T12:28:00Z">
              <w:r w:rsidR="00DA014D">
                <w:rPr>
                  <w:rFonts w:ascii="Cambria" w:hAnsi="Cambria" w:cs="Arial"/>
                  <w:b/>
                  <w:bCs/>
                </w:rPr>
                <w:t>5</w:t>
              </w:r>
            </w:ins>
            <w:r>
              <w:rPr>
                <w:rFonts w:ascii="Cambria" w:hAnsi="Cambria" w:cs="Arial"/>
                <w:b/>
                <w:bCs/>
              </w:rPr>
              <w:t xml:space="preserve"> Low/Low Printer Settings</w:t>
            </w:r>
          </w:p>
        </w:tc>
      </w:tr>
      <w:tr w:rsidR="00443C87" w14:paraId="685725A6" w14:textId="77777777" w:rsidTr="000047FC">
        <w:trPr>
          <w:trHeight w:val="256"/>
        </w:trPr>
        <w:tc>
          <w:tcPr>
            <w:tcW w:w="13050" w:type="dxa"/>
            <w:gridSpan w:val="5"/>
            <w:vAlign w:val="center"/>
          </w:tcPr>
          <w:p w14:paraId="052D770C" w14:textId="77777777" w:rsidR="00443C87" w:rsidRPr="00894548" w:rsidRDefault="00443C87"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83840" behindDoc="0" locked="0" layoutInCell="1" allowOverlap="1" wp14:anchorId="656B841E" wp14:editId="68B871C0">
                      <wp:simplePos x="0" y="0"/>
                      <wp:positionH relativeFrom="column">
                        <wp:posOffset>6350000</wp:posOffset>
                      </wp:positionH>
                      <wp:positionV relativeFrom="paragraph">
                        <wp:posOffset>142875</wp:posOffset>
                      </wp:positionV>
                      <wp:extent cx="1521460" cy="241300"/>
                      <wp:effectExtent l="0" t="0" r="2540" b="6350"/>
                      <wp:wrapNone/>
                      <wp:docPr id="88" name="Text Box 88"/>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381D223B" w14:textId="77777777" w:rsidR="00443C87" w:rsidRPr="005B0FB1" w:rsidRDefault="00443C87" w:rsidP="00443C87">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B841E" id="Text Box 88" o:spid="_x0000_s1061" type="#_x0000_t202" style="position:absolute;margin-left:500pt;margin-top:11.25pt;width:119.8pt;height: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PRCCk9G&#10;AgAAgwQAAA4AAAAAAAAAAAAAAAAALgIAAGRycy9lMm9Eb2MueG1sUEsBAi0AFAAGAAgAAAAhAHOU&#10;147gAAAACwEAAA8AAAAAAAAAAAAAAAAAoAQAAGRycy9kb3ducmV2LnhtbFBLBQYAAAAABAAEAPMA&#10;AACtBQAAAAA=&#10;" fillcolor="white [3201]" stroked="f" strokeweight=".5pt">
                      <v:textbox>
                        <w:txbxContent>
                          <w:p w14:paraId="381D223B" w14:textId="77777777" w:rsidR="00443C87" w:rsidRPr="005B0FB1" w:rsidRDefault="00443C87" w:rsidP="00443C87">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3C3CCA1F" w14:textId="77777777" w:rsidR="00443C87" w:rsidRDefault="00443C87" w:rsidP="000047FC">
            <w:pPr>
              <w:rPr>
                <w:rFonts w:ascii="Cambria" w:hAnsi="Cambria" w:cs="Arial"/>
              </w:rPr>
            </w:pPr>
            <w:r>
              <w:rPr>
                <w:rFonts w:ascii="Cambria" w:hAnsi="Cambria" w:cs="Arial"/>
              </w:rPr>
              <w:t>1. In the printer settings menu, set print speed to 4 and print darkness to 23.  Document results.</w:t>
            </w:r>
          </w:p>
          <w:p w14:paraId="0322DB09" w14:textId="3A580B74" w:rsidR="00443C87" w:rsidRDefault="00443C87" w:rsidP="000047FC">
            <w:pPr>
              <w:rPr>
                <w:rFonts w:ascii="Cambria" w:hAnsi="Cambria" w:cs="Arial"/>
              </w:rPr>
            </w:pPr>
            <w:r>
              <w:rPr>
                <w:rFonts w:ascii="Cambria" w:hAnsi="Cambria" w:cs="Arial"/>
                <w:noProof/>
              </w:rPr>
              <mc:AlternateContent>
                <mc:Choice Requires="wpg">
                  <w:drawing>
                    <wp:anchor distT="0" distB="0" distL="114300" distR="114300" simplePos="0" relativeHeight="251684864" behindDoc="0" locked="0" layoutInCell="1" allowOverlap="1" wp14:anchorId="06F0C073" wp14:editId="5D13AC41">
                      <wp:simplePos x="0" y="0"/>
                      <wp:positionH relativeFrom="column">
                        <wp:posOffset>6172835</wp:posOffset>
                      </wp:positionH>
                      <wp:positionV relativeFrom="paragraph">
                        <wp:posOffset>46355</wp:posOffset>
                      </wp:positionV>
                      <wp:extent cx="1841500" cy="1416050"/>
                      <wp:effectExtent l="0" t="0" r="25400" b="12700"/>
                      <wp:wrapNone/>
                      <wp:docPr id="89" name="Group 89"/>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90" name="Text Box 90"/>
                              <wps:cNvSpPr txBox="1"/>
                              <wps:spPr>
                                <a:xfrm>
                                  <a:off x="0" y="0"/>
                                  <a:ext cx="1841500" cy="1416050"/>
                                </a:xfrm>
                                <a:prstGeom prst="rect">
                                  <a:avLst/>
                                </a:prstGeom>
                                <a:noFill/>
                                <a:ln w="6350">
                                  <a:solidFill>
                                    <a:schemeClr val="accent1"/>
                                  </a:solidFill>
                                </a:ln>
                              </wps:spPr>
                              <wps:txbx>
                                <w:txbxContent>
                                  <w:p w14:paraId="50B71277"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A4C41B0" w14:textId="77777777" w:rsidR="00443C87" w:rsidRDefault="00443C87" w:rsidP="00443C87">
                                    <w:pPr>
                                      <w:jc w:val="center"/>
                                    </w:pPr>
                                    <w:r>
                                      <w:rPr>
                                        <w:noProof/>
                                      </w:rPr>
                                      <w:drawing>
                                        <wp:inline distT="0" distB="0" distL="0" distR="0" wp14:anchorId="435E7045" wp14:editId="1905E3D5">
                                          <wp:extent cx="1005840" cy="481641"/>
                                          <wp:effectExtent l="0" t="0" r="381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A80CA56" w14:textId="77777777" w:rsidR="00443C87" w:rsidRDefault="00443C87" w:rsidP="00443C87">
                                    <w:pPr>
                                      <w:jc w:val="center"/>
                                    </w:pPr>
                                    <w:r w:rsidRPr="00C75EC7">
                                      <w:rPr>
                                        <w:b/>
                                        <w:bCs/>
                                      </w:rPr>
                                      <w:t xml:space="preserve">Size </w:t>
                                    </w:r>
                                    <w:r>
                                      <w:rPr>
                                        <w:b/>
                                        <w:bCs/>
                                      </w:rPr>
                                      <w:t>7</w:t>
                                    </w:r>
                                    <w:r>
                                      <w:rPr>
                                        <w:b/>
                                        <w:bCs/>
                                      </w:rPr>
                                      <w:tab/>
                                    </w:r>
                                    <w:r>
                                      <w:rPr>
                                        <w:b/>
                                        <w:bCs/>
                                      </w:rPr>
                                      <w:tab/>
                                      <w:t>Size 10</w:t>
                                    </w:r>
                                  </w:p>
                                  <w:p w14:paraId="39DF376F" w14:textId="77777777" w:rsidR="00443C87" w:rsidRDefault="00443C87" w:rsidP="00443C8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Straight Arrow Connector 91"/>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92" name="Straight Arrow Connector 92"/>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Straight Arrow Connector 94"/>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F0C073" id="Group 89" o:spid="_x0000_s1062" style="position:absolute;margin-left:486.05pt;margin-top:3.65pt;width:145pt;height:111.5pt;z-index:251684864;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">
                      <v:shape id="Text Box 90" o:spid="_x0000_s1063"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" filled="f" strokecolor="#5b9bd5 [3204]" strokeweight=".5pt">
                        <v:textbox>
                          <w:txbxContent>
                            <w:p w14:paraId="50B71277"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A4C41B0" w14:textId="77777777" w:rsidR="00443C87" w:rsidRDefault="00443C87" w:rsidP="00443C87">
                              <w:pPr>
                                <w:jc w:val="center"/>
                              </w:pPr>
                              <w:r>
                                <w:rPr>
                                  <w:noProof/>
                                </w:rPr>
                                <w:drawing>
                                  <wp:inline distT="0" distB="0" distL="0" distR="0" wp14:anchorId="435E7045" wp14:editId="1905E3D5">
                                    <wp:extent cx="1005840" cy="481641"/>
                                    <wp:effectExtent l="0" t="0" r="381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A80CA56" w14:textId="77777777" w:rsidR="00443C87" w:rsidRDefault="00443C87" w:rsidP="00443C87">
                              <w:pPr>
                                <w:jc w:val="center"/>
                              </w:pPr>
                              <w:r w:rsidRPr="00C75EC7">
                                <w:rPr>
                                  <w:b/>
                                  <w:bCs/>
                                </w:rPr>
                                <w:t xml:space="preserve">Size </w:t>
                              </w:r>
                              <w:r>
                                <w:rPr>
                                  <w:b/>
                                  <w:bCs/>
                                </w:rPr>
                                <w:t>7</w:t>
                              </w:r>
                              <w:r>
                                <w:rPr>
                                  <w:b/>
                                  <w:bCs/>
                                </w:rPr>
                                <w:tab/>
                              </w:r>
                              <w:r>
                                <w:rPr>
                                  <w:b/>
                                  <w:bCs/>
                                </w:rPr>
                                <w:tab/>
                                <w:t>Size 10</w:t>
                              </w:r>
                            </w:p>
                            <w:p w14:paraId="39DF376F" w14:textId="77777777" w:rsidR="00443C87" w:rsidRDefault="00443C87" w:rsidP="00443C87">
                              <w:pPr>
                                <w:jc w:val="right"/>
                              </w:pPr>
                            </w:p>
                          </w:txbxContent>
                        </v:textbox>
                      </v:shape>
                      <v:shape id="Straight Arrow Connector 91" o:spid="_x0000_s1064"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" strokecolor="#5b9bd5 [3204]" strokeweight=".5pt">
                        <v:stroke endarrow="block" joinstyle="miter"/>
                      </v:shape>
                      <v:shape id="Straight Arrow Connector 92" o:spid="_x0000_s1065"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" strokecolor="#5b9bd5 [3204]" strokeweight=".5pt">
                        <v:stroke endarrow="block" joinstyle="miter"/>
                      </v:shape>
                      <v:shape id="Straight Arrow Connector 93" o:spid="_x0000_s1066"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" strokecolor="#5b9bd5 [3204]" strokeweight=".5pt">
                        <v:stroke endarrow="block" joinstyle="miter"/>
                      </v:shape>
                      <v:shape id="Straight Arrow Connector 94" o:spid="_x0000_s1067"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5</w:t>
            </w:r>
            <w:r>
              <w:rPr>
                <w:rFonts w:ascii="Cambria" w:hAnsi="Cambria" w:cs="Arial"/>
              </w:rPr>
              <w:t xml:space="preserve">.  </w:t>
            </w:r>
          </w:p>
          <w:p w14:paraId="6B399E97" w14:textId="77777777" w:rsidR="00443C87" w:rsidRDefault="00443C87"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1C85FB26" w14:textId="77B5AE7E" w:rsidR="00443C87" w:rsidRDefault="00443C87"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5B00A7C3" w14:textId="77777777" w:rsidR="00443C87" w:rsidRDefault="00443C87" w:rsidP="000047FC">
            <w:pPr>
              <w:rPr>
                <w:rFonts w:ascii="Cambria" w:hAnsi="Cambria" w:cs="Arial"/>
              </w:rPr>
            </w:pPr>
            <w:r>
              <w:rPr>
                <w:rFonts w:ascii="Cambria" w:hAnsi="Cambria" w:cs="Arial"/>
              </w:rPr>
              <w:t>3. Enter your initials and enter 12 for quantity.</w:t>
            </w:r>
          </w:p>
          <w:p w14:paraId="4330BE34" w14:textId="77777777" w:rsidR="00443C87" w:rsidRDefault="00443C87" w:rsidP="000047FC">
            <w:pPr>
              <w:rPr>
                <w:rFonts w:ascii="Cambria" w:hAnsi="Cambria" w:cs="Arial"/>
              </w:rPr>
            </w:pPr>
            <w:r>
              <w:rPr>
                <w:rFonts w:ascii="Cambria" w:hAnsi="Cambria" w:cs="Arial"/>
              </w:rPr>
              <w:t xml:space="preserve">4. Check </w:t>
            </w:r>
            <w:r>
              <w:rPr>
                <w:noProof/>
              </w:rPr>
              <w:drawing>
                <wp:inline distT="0" distB="0" distL="0" distR="0" wp14:anchorId="56C42775" wp14:editId="3E2A9848">
                  <wp:extent cx="822960" cy="164592"/>
                  <wp:effectExtent l="0" t="0" r="0"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3FFDACFA" w14:textId="77777777" w:rsidR="00443C87" w:rsidRPr="00890057" w:rsidRDefault="00443C87"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01E1D5BB" w14:textId="0E4D9C72" w:rsidR="00443C87" w:rsidRPr="00890057" w:rsidRDefault="00443C87"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B430A6">
              <w:rPr>
                <w:rFonts w:ascii="Cambria" w:hAnsi="Cambria" w:cs="Arial"/>
              </w:rPr>
              <w:t>49</w:t>
            </w:r>
            <w:r w:rsidRPr="00890057">
              <w:rPr>
                <w:rFonts w:ascii="Cambria" w:hAnsi="Cambria" w:cs="Arial"/>
              </w:rPr>
              <w:t xml:space="preserve"> – Label#</w:t>
            </w:r>
            <w:r w:rsidR="00B430A6">
              <w:rPr>
                <w:rFonts w:ascii="Cambria" w:hAnsi="Cambria" w:cs="Arial"/>
              </w:rPr>
              <w:t>60</w:t>
            </w:r>
            <w:r w:rsidRPr="00890057">
              <w:rPr>
                <w:rFonts w:ascii="Cambria" w:hAnsi="Cambria" w:cs="Arial"/>
              </w:rPr>
              <w:t>) are present.</w:t>
            </w:r>
          </w:p>
          <w:p w14:paraId="4FD1116B" w14:textId="77777777" w:rsidR="00443C87" w:rsidRPr="00890057" w:rsidRDefault="00443C87"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22960F57" w14:textId="77777777" w:rsidR="00443C87" w:rsidRPr="00890057" w:rsidRDefault="00443C87"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71D74270" w14:textId="77777777" w:rsidR="00443C87" w:rsidRPr="00890057" w:rsidRDefault="00443C87"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6A1CA79D" w14:textId="77777777" w:rsidR="00443C87" w:rsidRDefault="00443C87" w:rsidP="000047FC">
            <w:pPr>
              <w:rPr>
                <w:rFonts w:ascii="Cambria" w:hAnsi="Cambria" w:cs="Arial"/>
              </w:rPr>
            </w:pPr>
            <w:r w:rsidRPr="00890057">
              <w:rPr>
                <w:rFonts w:ascii="Cambria" w:hAnsi="Cambria" w:cs="Arial"/>
              </w:rPr>
              <w:t>8. Record comments and additional information in the “Comments” section or N/A.</w:t>
            </w:r>
          </w:p>
        </w:tc>
      </w:tr>
      <w:tr w:rsidR="00443C87" w:rsidRPr="00894548" w14:paraId="16CE205A" w14:textId="77777777" w:rsidTr="000047FC">
        <w:trPr>
          <w:trHeight w:val="288"/>
        </w:trPr>
        <w:tc>
          <w:tcPr>
            <w:tcW w:w="715" w:type="dxa"/>
            <w:shd w:val="clear" w:color="auto" w:fill="F2F2F2" w:themeFill="background1" w:themeFillShade="F2"/>
            <w:vAlign w:val="center"/>
          </w:tcPr>
          <w:p w14:paraId="724C358E" w14:textId="77777777" w:rsidR="00443C87" w:rsidRPr="00894548" w:rsidRDefault="00443C87"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70AF8A22" w14:textId="77777777" w:rsidR="00443C87" w:rsidRPr="00894548" w:rsidRDefault="00443C87"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19533CCE" w14:textId="77777777" w:rsidR="00443C87" w:rsidRPr="00894548" w:rsidRDefault="00443C87"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29506774" w14:textId="77777777" w:rsidR="00443C87" w:rsidRPr="00894548" w:rsidRDefault="00443C87"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0C9DA4F6" w14:textId="77777777" w:rsidR="00443C87" w:rsidRPr="00894548" w:rsidRDefault="00443C87"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43C87" w14:paraId="528B6846" w14:textId="77777777" w:rsidTr="000047FC">
        <w:trPr>
          <w:trHeight w:val="288"/>
        </w:trPr>
        <w:tc>
          <w:tcPr>
            <w:tcW w:w="715" w:type="dxa"/>
            <w:vAlign w:val="center"/>
          </w:tcPr>
          <w:p w14:paraId="7CBBCBE6" w14:textId="77777777" w:rsidR="00443C87" w:rsidRPr="00C94F8F" w:rsidRDefault="00443C87" w:rsidP="000047FC">
            <w:pPr>
              <w:jc w:val="right"/>
              <w:rPr>
                <w:rFonts w:ascii="Cambria" w:hAnsi="Cambria" w:cs="Arial"/>
              </w:rPr>
            </w:pPr>
            <w:r>
              <w:rPr>
                <w:rFonts w:ascii="Cambria" w:hAnsi="Cambria" w:cs="Arial"/>
              </w:rPr>
              <w:t>1</w:t>
            </w:r>
          </w:p>
        </w:tc>
        <w:tc>
          <w:tcPr>
            <w:tcW w:w="2520" w:type="dxa"/>
            <w:vAlign w:val="center"/>
          </w:tcPr>
          <w:p w14:paraId="4B8A2107" w14:textId="77777777" w:rsidR="00443C87" w:rsidRDefault="00443C87" w:rsidP="000047FC">
            <w:pPr>
              <w:jc w:val="right"/>
              <w:rPr>
                <w:rFonts w:ascii="Cambria" w:hAnsi="Cambria" w:cs="Arial"/>
              </w:rPr>
            </w:pPr>
            <w:r>
              <w:rPr>
                <w:rFonts w:ascii="Cambria" w:hAnsi="Cambria" w:cs="Arial"/>
              </w:rPr>
              <w:t xml:space="preserve">Print Speed </w:t>
            </w:r>
          </w:p>
        </w:tc>
        <w:tc>
          <w:tcPr>
            <w:tcW w:w="4460" w:type="dxa"/>
            <w:vAlign w:val="center"/>
          </w:tcPr>
          <w:p w14:paraId="0D21E7BB" w14:textId="77777777" w:rsidR="00443C87" w:rsidRDefault="00443C87" w:rsidP="000047FC">
            <w:pPr>
              <w:rPr>
                <w:rFonts w:ascii="Cambria" w:hAnsi="Cambria" w:cs="Arial"/>
              </w:rPr>
            </w:pPr>
            <w:r>
              <w:rPr>
                <w:rFonts w:ascii="Cambria" w:hAnsi="Cambria" w:cs="Arial"/>
              </w:rPr>
              <w:t>4</w:t>
            </w:r>
          </w:p>
        </w:tc>
        <w:tc>
          <w:tcPr>
            <w:tcW w:w="4095" w:type="dxa"/>
            <w:vAlign w:val="center"/>
          </w:tcPr>
          <w:p w14:paraId="68C3B0C5" w14:textId="77777777" w:rsidR="00443C87" w:rsidRDefault="00443C87" w:rsidP="000047FC">
            <w:pPr>
              <w:jc w:val="center"/>
              <w:rPr>
                <w:rFonts w:ascii="Cambria" w:hAnsi="Cambria" w:cs="Arial"/>
              </w:rPr>
            </w:pPr>
          </w:p>
        </w:tc>
        <w:tc>
          <w:tcPr>
            <w:tcW w:w="1260" w:type="dxa"/>
            <w:vAlign w:val="center"/>
          </w:tcPr>
          <w:p w14:paraId="36616C7A" w14:textId="77777777" w:rsidR="00443C87" w:rsidRDefault="00443C87" w:rsidP="000047FC">
            <w:pPr>
              <w:jc w:val="center"/>
              <w:rPr>
                <w:rFonts w:ascii="Cambria" w:hAnsi="Cambria" w:cs="Arial"/>
              </w:rPr>
            </w:pPr>
          </w:p>
        </w:tc>
      </w:tr>
      <w:tr w:rsidR="00443C87" w:rsidRPr="00AC51DF" w14:paraId="772EDF19" w14:textId="77777777" w:rsidTr="000047FC">
        <w:trPr>
          <w:trHeight w:val="288"/>
        </w:trPr>
        <w:tc>
          <w:tcPr>
            <w:tcW w:w="715" w:type="dxa"/>
            <w:vAlign w:val="center"/>
          </w:tcPr>
          <w:p w14:paraId="492C2B1B" w14:textId="77777777" w:rsidR="00443C87" w:rsidRPr="00894548" w:rsidRDefault="00443C87" w:rsidP="000047FC">
            <w:pPr>
              <w:jc w:val="right"/>
              <w:rPr>
                <w:rFonts w:ascii="Cambria" w:hAnsi="Cambria" w:cs="Arial"/>
              </w:rPr>
            </w:pPr>
            <w:r>
              <w:rPr>
                <w:rFonts w:ascii="Cambria" w:hAnsi="Cambria" w:cs="Arial"/>
              </w:rPr>
              <w:t>2</w:t>
            </w:r>
          </w:p>
        </w:tc>
        <w:tc>
          <w:tcPr>
            <w:tcW w:w="2520" w:type="dxa"/>
            <w:vAlign w:val="center"/>
          </w:tcPr>
          <w:p w14:paraId="3E7E974E" w14:textId="77777777" w:rsidR="00443C87" w:rsidRDefault="00443C87" w:rsidP="000047FC">
            <w:pPr>
              <w:jc w:val="right"/>
              <w:rPr>
                <w:rFonts w:ascii="Cambria" w:hAnsi="Cambria" w:cs="Arial"/>
              </w:rPr>
            </w:pPr>
            <w:r>
              <w:rPr>
                <w:rFonts w:ascii="Cambria" w:hAnsi="Cambria" w:cs="Arial"/>
              </w:rPr>
              <w:t>Print Darkness</w:t>
            </w:r>
          </w:p>
        </w:tc>
        <w:tc>
          <w:tcPr>
            <w:tcW w:w="4460" w:type="dxa"/>
            <w:vAlign w:val="center"/>
          </w:tcPr>
          <w:p w14:paraId="197F65C7" w14:textId="77777777" w:rsidR="00443C87" w:rsidRDefault="00443C87" w:rsidP="000047FC">
            <w:pPr>
              <w:rPr>
                <w:rFonts w:ascii="Cambria" w:hAnsi="Cambria" w:cs="Arial"/>
              </w:rPr>
            </w:pPr>
            <w:r>
              <w:rPr>
                <w:rFonts w:ascii="Cambria" w:hAnsi="Cambria" w:cs="Arial"/>
              </w:rPr>
              <w:t>23</w:t>
            </w:r>
          </w:p>
        </w:tc>
        <w:tc>
          <w:tcPr>
            <w:tcW w:w="4095" w:type="dxa"/>
            <w:vAlign w:val="center"/>
          </w:tcPr>
          <w:p w14:paraId="47703FFC" w14:textId="77777777" w:rsidR="00443C87" w:rsidRDefault="00443C87" w:rsidP="000047FC">
            <w:pPr>
              <w:jc w:val="center"/>
              <w:rPr>
                <w:rFonts w:ascii="Cambria" w:hAnsi="Cambria" w:cs="Arial"/>
              </w:rPr>
            </w:pPr>
          </w:p>
        </w:tc>
        <w:tc>
          <w:tcPr>
            <w:tcW w:w="1260" w:type="dxa"/>
            <w:vAlign w:val="center"/>
          </w:tcPr>
          <w:p w14:paraId="38538555" w14:textId="77777777" w:rsidR="00443C87" w:rsidRPr="00AC51DF" w:rsidRDefault="00443C87" w:rsidP="000047FC">
            <w:pPr>
              <w:rPr>
                <w:rFonts w:ascii="Cambria" w:hAnsi="Cambria" w:cs="Arial"/>
                <w:highlight w:val="yellow"/>
              </w:rPr>
            </w:pPr>
          </w:p>
        </w:tc>
      </w:tr>
      <w:tr w:rsidR="00DA014D" w14:paraId="0723627A" w14:textId="77777777" w:rsidTr="00954916">
        <w:tblPrEx>
          <w:tblW w:w="13050" w:type="dxa"/>
          <w:tblLayout w:type="fixed"/>
          <w:tblPrExChange w:id="1373" w:author="Sasi Songthong" w:date="2022-06-23T12:29:00Z">
            <w:tblPrEx>
              <w:tblW w:w="13050" w:type="dxa"/>
              <w:tblLayout w:type="fixed"/>
            </w:tblPrEx>
          </w:tblPrExChange>
        </w:tblPrEx>
        <w:trPr>
          <w:trHeight w:val="288"/>
          <w:trPrChange w:id="1374" w:author="Sasi Songthong" w:date="2022-06-23T12:29:00Z">
            <w:trPr>
              <w:trHeight w:val="288"/>
            </w:trPr>
          </w:trPrChange>
        </w:trPr>
        <w:tc>
          <w:tcPr>
            <w:tcW w:w="715" w:type="dxa"/>
            <w:vAlign w:val="center"/>
            <w:tcPrChange w:id="1375" w:author="Sasi Songthong" w:date="2022-06-23T12:29:00Z">
              <w:tcPr>
                <w:tcW w:w="715" w:type="dxa"/>
                <w:vAlign w:val="center"/>
              </w:tcPr>
            </w:tcPrChange>
          </w:tcPr>
          <w:p w14:paraId="5C31BE63" w14:textId="77777777" w:rsidR="00DA014D" w:rsidRPr="00AC51DF" w:rsidRDefault="00DA014D" w:rsidP="00DA014D">
            <w:pPr>
              <w:jc w:val="right"/>
              <w:rPr>
                <w:rFonts w:ascii="Cambria" w:hAnsi="Cambria" w:cs="Arial"/>
              </w:rPr>
            </w:pPr>
            <w:r>
              <w:rPr>
                <w:rFonts w:ascii="Cambria" w:hAnsi="Cambria" w:cs="Arial"/>
              </w:rPr>
              <w:t>3</w:t>
            </w:r>
          </w:p>
        </w:tc>
        <w:tc>
          <w:tcPr>
            <w:tcW w:w="2520" w:type="dxa"/>
            <w:vMerge w:val="restart"/>
            <w:vAlign w:val="center"/>
            <w:tcPrChange w:id="1376" w:author="Sasi Songthong" w:date="2022-06-23T12:29:00Z">
              <w:tcPr>
                <w:tcW w:w="2520" w:type="dxa"/>
                <w:vMerge w:val="restart"/>
                <w:vAlign w:val="center"/>
              </w:tcPr>
            </w:tcPrChange>
          </w:tcPr>
          <w:p w14:paraId="7B61C2FD" w14:textId="77777777" w:rsidR="00DA014D" w:rsidRDefault="00DA014D" w:rsidP="00DA014D">
            <w:pPr>
              <w:jc w:val="right"/>
              <w:rPr>
                <w:rFonts w:ascii="Cambria" w:hAnsi="Cambria" w:cs="Arial"/>
              </w:rPr>
            </w:pPr>
            <w:r>
              <w:rPr>
                <w:rFonts w:ascii="Cambria" w:hAnsi="Cambria" w:cs="Arial"/>
              </w:rPr>
              <w:t>Accuracy and Number of Labels</w:t>
            </w:r>
          </w:p>
        </w:tc>
        <w:tc>
          <w:tcPr>
            <w:tcW w:w="4460" w:type="dxa"/>
            <w:vAlign w:val="center"/>
            <w:tcPrChange w:id="1377" w:author="Sasi Songthong" w:date="2022-06-23T12:29:00Z">
              <w:tcPr>
                <w:tcW w:w="4460" w:type="dxa"/>
                <w:vAlign w:val="center"/>
              </w:tcPr>
            </w:tcPrChange>
          </w:tcPr>
          <w:p w14:paraId="70825ABE" w14:textId="77777777" w:rsidR="00DA014D" w:rsidRDefault="00DA014D" w:rsidP="00DA014D">
            <w:pPr>
              <w:rPr>
                <w:rFonts w:ascii="Cambria" w:hAnsi="Cambria" w:cs="Arial"/>
              </w:rPr>
            </w:pPr>
            <w:r>
              <w:rPr>
                <w:rFonts w:ascii="Cambria" w:hAnsi="Cambria" w:cs="Arial"/>
              </w:rPr>
              <w:t>Correct Initials on all 12 labels</w:t>
            </w:r>
          </w:p>
        </w:tc>
        <w:tc>
          <w:tcPr>
            <w:tcW w:w="4095" w:type="dxa"/>
            <w:vAlign w:val="center"/>
            <w:tcPrChange w:id="1378" w:author="Sasi Songthong" w:date="2022-06-23T12:29:00Z">
              <w:tcPr>
                <w:tcW w:w="4095" w:type="dxa"/>
                <w:vAlign w:val="center"/>
              </w:tcPr>
            </w:tcPrChange>
          </w:tcPr>
          <w:p w14:paraId="53E02E86" w14:textId="38A1AE25" w:rsidR="00DA014D" w:rsidRDefault="00DA014D">
            <w:pPr>
              <w:rPr>
                <w:rFonts w:ascii="Cambria" w:hAnsi="Cambria" w:cs="Arial"/>
              </w:rPr>
              <w:pPrChange w:id="1379" w:author="Sasi Songthong" w:date="2022-06-23T12:29:00Z">
                <w:pPr>
                  <w:jc w:val="center"/>
                </w:pPr>
              </w:pPrChange>
            </w:pPr>
            <w:ins w:id="1380" w:author="Sasi Songthong" w:date="2022-06-23T12:28: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381" w:author="Sasi Songthong" w:date="2022-06-23T12:29:00Z">
              <w:tcPr>
                <w:tcW w:w="1260" w:type="dxa"/>
                <w:vAlign w:val="center"/>
              </w:tcPr>
            </w:tcPrChange>
          </w:tcPr>
          <w:p w14:paraId="5A659C20" w14:textId="77777777" w:rsidR="00DA014D" w:rsidRDefault="00DA014D" w:rsidP="00DA014D">
            <w:pPr>
              <w:jc w:val="center"/>
              <w:rPr>
                <w:rFonts w:ascii="Cambria" w:hAnsi="Cambria" w:cs="Arial"/>
              </w:rPr>
            </w:pPr>
          </w:p>
        </w:tc>
      </w:tr>
      <w:tr w:rsidR="00DA014D" w14:paraId="5AB00FED" w14:textId="77777777" w:rsidTr="00954916">
        <w:tblPrEx>
          <w:tblW w:w="13050" w:type="dxa"/>
          <w:tblLayout w:type="fixed"/>
          <w:tblPrExChange w:id="1382" w:author="Sasi Songthong" w:date="2022-06-23T12:29:00Z">
            <w:tblPrEx>
              <w:tblW w:w="13050" w:type="dxa"/>
              <w:tblLayout w:type="fixed"/>
            </w:tblPrEx>
          </w:tblPrExChange>
        </w:tblPrEx>
        <w:trPr>
          <w:trHeight w:val="288"/>
          <w:trPrChange w:id="1383" w:author="Sasi Songthong" w:date="2022-06-23T12:29:00Z">
            <w:trPr>
              <w:trHeight w:val="288"/>
            </w:trPr>
          </w:trPrChange>
        </w:trPr>
        <w:tc>
          <w:tcPr>
            <w:tcW w:w="715" w:type="dxa"/>
            <w:vAlign w:val="center"/>
            <w:tcPrChange w:id="1384" w:author="Sasi Songthong" w:date="2022-06-23T12:29:00Z">
              <w:tcPr>
                <w:tcW w:w="715" w:type="dxa"/>
                <w:vAlign w:val="center"/>
              </w:tcPr>
            </w:tcPrChange>
          </w:tcPr>
          <w:p w14:paraId="7385968B" w14:textId="77777777" w:rsidR="00DA014D" w:rsidRDefault="00DA014D" w:rsidP="00DA014D">
            <w:pPr>
              <w:jc w:val="right"/>
              <w:rPr>
                <w:rFonts w:ascii="Cambria" w:hAnsi="Cambria" w:cs="Arial"/>
              </w:rPr>
            </w:pPr>
            <w:r>
              <w:rPr>
                <w:rFonts w:ascii="Cambria" w:hAnsi="Cambria" w:cs="Arial"/>
              </w:rPr>
              <w:t>4</w:t>
            </w:r>
          </w:p>
        </w:tc>
        <w:tc>
          <w:tcPr>
            <w:tcW w:w="2520" w:type="dxa"/>
            <w:vMerge/>
            <w:vAlign w:val="center"/>
            <w:tcPrChange w:id="1385" w:author="Sasi Songthong" w:date="2022-06-23T12:29:00Z">
              <w:tcPr>
                <w:tcW w:w="2520" w:type="dxa"/>
                <w:vMerge/>
                <w:vAlign w:val="center"/>
              </w:tcPr>
            </w:tcPrChange>
          </w:tcPr>
          <w:p w14:paraId="66ED437C" w14:textId="77777777" w:rsidR="00DA014D" w:rsidRDefault="00DA014D" w:rsidP="00DA014D">
            <w:pPr>
              <w:jc w:val="right"/>
              <w:rPr>
                <w:rFonts w:ascii="Cambria" w:hAnsi="Cambria" w:cs="Arial"/>
              </w:rPr>
            </w:pPr>
          </w:p>
        </w:tc>
        <w:tc>
          <w:tcPr>
            <w:tcW w:w="4460" w:type="dxa"/>
            <w:vAlign w:val="center"/>
            <w:tcPrChange w:id="1386" w:author="Sasi Songthong" w:date="2022-06-23T12:29:00Z">
              <w:tcPr>
                <w:tcW w:w="4460" w:type="dxa"/>
                <w:vAlign w:val="center"/>
              </w:tcPr>
            </w:tcPrChange>
          </w:tcPr>
          <w:p w14:paraId="3742E8F4" w14:textId="2019D369" w:rsidR="00DA014D" w:rsidRDefault="00DA014D" w:rsidP="00DA014D">
            <w:pPr>
              <w:rPr>
                <w:rFonts w:ascii="Cambria" w:hAnsi="Cambria" w:cs="Arial"/>
              </w:rPr>
            </w:pPr>
            <w:r>
              <w:rPr>
                <w:rFonts w:ascii="Cambria" w:hAnsi="Cambria" w:cs="Arial"/>
              </w:rPr>
              <w:t>Each of the 12 labels contains a unique label number (#49 - #60).</w:t>
            </w:r>
          </w:p>
        </w:tc>
        <w:tc>
          <w:tcPr>
            <w:tcW w:w="4095" w:type="dxa"/>
            <w:vAlign w:val="center"/>
            <w:tcPrChange w:id="1387" w:author="Sasi Songthong" w:date="2022-06-23T12:29:00Z">
              <w:tcPr>
                <w:tcW w:w="4095" w:type="dxa"/>
                <w:vAlign w:val="center"/>
              </w:tcPr>
            </w:tcPrChange>
          </w:tcPr>
          <w:p w14:paraId="2DA2857A" w14:textId="77777777" w:rsidR="00DA014D" w:rsidRDefault="00DA014D">
            <w:pPr>
              <w:rPr>
                <w:ins w:id="1388" w:author="Sasi Songthong" w:date="2022-06-23T12:28:00Z"/>
                <w:rFonts w:ascii="Cambria" w:hAnsi="Cambria" w:cs="Arial"/>
              </w:rPr>
            </w:pPr>
            <w:ins w:id="1389" w:author="Sasi Songthong" w:date="2022-06-23T12:28: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1CEFAA9D" w14:textId="09572515" w:rsidR="00DA014D" w:rsidRDefault="00954916">
            <w:pPr>
              <w:rPr>
                <w:rFonts w:ascii="Cambria" w:hAnsi="Cambria" w:cs="Arial"/>
              </w:rPr>
              <w:pPrChange w:id="1390" w:author="Sasi Songthong" w:date="2022-06-23T12:29:00Z">
                <w:pPr>
                  <w:jc w:val="center"/>
                </w:pPr>
              </w:pPrChange>
            </w:pPr>
            <w:ins w:id="1391" w:author="Sasi Songthong" w:date="2022-06-23T12:29:00Z">
              <w:r>
                <w:rPr>
                  <w:rFonts w:ascii="Cambria" w:hAnsi="Cambria" w:cs="Arial"/>
                </w:rPr>
                <w:t>(#49 - #60).</w:t>
              </w:r>
            </w:ins>
          </w:p>
        </w:tc>
        <w:tc>
          <w:tcPr>
            <w:tcW w:w="1260" w:type="dxa"/>
            <w:vAlign w:val="center"/>
            <w:tcPrChange w:id="1392" w:author="Sasi Songthong" w:date="2022-06-23T12:29:00Z">
              <w:tcPr>
                <w:tcW w:w="1260" w:type="dxa"/>
                <w:vAlign w:val="center"/>
              </w:tcPr>
            </w:tcPrChange>
          </w:tcPr>
          <w:p w14:paraId="317117F0" w14:textId="77777777" w:rsidR="00DA014D" w:rsidRDefault="00DA014D" w:rsidP="00DA014D">
            <w:pPr>
              <w:jc w:val="center"/>
              <w:rPr>
                <w:rFonts w:ascii="Cambria" w:hAnsi="Cambria" w:cs="Arial"/>
              </w:rPr>
            </w:pPr>
          </w:p>
        </w:tc>
      </w:tr>
      <w:tr w:rsidR="00DA014D" w14:paraId="530A8B02" w14:textId="77777777" w:rsidTr="00954916">
        <w:tblPrEx>
          <w:tblW w:w="13050" w:type="dxa"/>
          <w:tblLayout w:type="fixed"/>
          <w:tblPrExChange w:id="1393" w:author="Sasi Songthong" w:date="2022-06-23T12:29:00Z">
            <w:tblPrEx>
              <w:tblW w:w="13050" w:type="dxa"/>
              <w:tblLayout w:type="fixed"/>
            </w:tblPrEx>
          </w:tblPrExChange>
        </w:tblPrEx>
        <w:trPr>
          <w:trHeight w:val="288"/>
          <w:trPrChange w:id="1394" w:author="Sasi Songthong" w:date="2022-06-23T12:29:00Z">
            <w:trPr>
              <w:trHeight w:val="288"/>
            </w:trPr>
          </w:trPrChange>
        </w:trPr>
        <w:tc>
          <w:tcPr>
            <w:tcW w:w="715" w:type="dxa"/>
            <w:vAlign w:val="center"/>
            <w:tcPrChange w:id="1395" w:author="Sasi Songthong" w:date="2022-06-23T12:29:00Z">
              <w:tcPr>
                <w:tcW w:w="715" w:type="dxa"/>
                <w:vAlign w:val="center"/>
              </w:tcPr>
            </w:tcPrChange>
          </w:tcPr>
          <w:p w14:paraId="2F5FEAB7" w14:textId="77777777" w:rsidR="00DA014D" w:rsidRDefault="00DA014D" w:rsidP="00DA014D">
            <w:pPr>
              <w:jc w:val="right"/>
              <w:rPr>
                <w:rFonts w:ascii="Cambria" w:hAnsi="Cambria" w:cs="Arial"/>
              </w:rPr>
            </w:pPr>
            <w:r>
              <w:rPr>
                <w:rFonts w:ascii="Cambria" w:hAnsi="Cambria" w:cs="Arial"/>
              </w:rPr>
              <w:t>5</w:t>
            </w:r>
          </w:p>
        </w:tc>
        <w:tc>
          <w:tcPr>
            <w:tcW w:w="2520" w:type="dxa"/>
            <w:vAlign w:val="center"/>
            <w:tcPrChange w:id="1396" w:author="Sasi Songthong" w:date="2022-06-23T12:29:00Z">
              <w:tcPr>
                <w:tcW w:w="2520" w:type="dxa"/>
                <w:vAlign w:val="center"/>
              </w:tcPr>
            </w:tcPrChange>
          </w:tcPr>
          <w:p w14:paraId="0DBC2C60" w14:textId="77777777" w:rsidR="00DA014D" w:rsidRDefault="00DA014D" w:rsidP="00DA014D">
            <w:pPr>
              <w:jc w:val="right"/>
              <w:rPr>
                <w:rFonts w:ascii="Cambria" w:hAnsi="Cambria" w:cs="Arial"/>
              </w:rPr>
            </w:pPr>
            <w:r>
              <w:rPr>
                <w:rFonts w:ascii="Cambria" w:hAnsi="Cambria" w:cs="Arial"/>
              </w:rPr>
              <w:t>Legibility</w:t>
            </w:r>
          </w:p>
        </w:tc>
        <w:tc>
          <w:tcPr>
            <w:tcW w:w="4460" w:type="dxa"/>
            <w:vAlign w:val="center"/>
            <w:tcPrChange w:id="1397" w:author="Sasi Songthong" w:date="2022-06-23T12:29:00Z">
              <w:tcPr>
                <w:tcW w:w="4460" w:type="dxa"/>
                <w:vAlign w:val="center"/>
              </w:tcPr>
            </w:tcPrChange>
          </w:tcPr>
          <w:p w14:paraId="06FF13B4" w14:textId="113C2D2C" w:rsidR="00DA014D" w:rsidRDefault="00DA014D" w:rsidP="00DA014D">
            <w:pPr>
              <w:rPr>
                <w:rFonts w:ascii="Cambria" w:hAnsi="Cambria" w:cs="Arial"/>
              </w:rPr>
            </w:pPr>
            <w:r>
              <w:rPr>
                <w:rFonts w:ascii="Cambria" w:hAnsi="Cambria" w:cs="Arial"/>
              </w:rPr>
              <w:t>All labels are legible</w:t>
            </w:r>
            <w:ins w:id="1398" w:author="Sasi Songthong" w:date="2022-06-23T12:29:00Z">
              <w:r w:rsidR="00954916">
                <w:rPr>
                  <w:rFonts w:ascii="Cambria" w:hAnsi="Cambria" w:cs="Arial"/>
                </w:rPr>
                <w:t>.</w:t>
              </w:r>
            </w:ins>
          </w:p>
        </w:tc>
        <w:tc>
          <w:tcPr>
            <w:tcW w:w="4095" w:type="dxa"/>
            <w:vAlign w:val="center"/>
            <w:tcPrChange w:id="1399" w:author="Sasi Songthong" w:date="2022-06-23T12:29:00Z">
              <w:tcPr>
                <w:tcW w:w="4095" w:type="dxa"/>
                <w:vAlign w:val="center"/>
              </w:tcPr>
            </w:tcPrChange>
          </w:tcPr>
          <w:p w14:paraId="02A3960B" w14:textId="1FD24239" w:rsidR="00DA014D" w:rsidRDefault="00DA014D">
            <w:pPr>
              <w:rPr>
                <w:rFonts w:ascii="Cambria" w:hAnsi="Cambria" w:cs="Arial"/>
              </w:rPr>
              <w:pPrChange w:id="1400" w:author="Sasi Songthong" w:date="2022-06-23T12:29:00Z">
                <w:pPr>
                  <w:jc w:val="center"/>
                </w:pPr>
              </w:pPrChange>
            </w:pPr>
            <w:ins w:id="1401" w:author="Sasi Songthong" w:date="2022-06-23T12:28: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402" w:author="Sasi Songthong" w:date="2022-06-23T12:29:00Z">
              <w:tcPr>
                <w:tcW w:w="1260" w:type="dxa"/>
                <w:vAlign w:val="center"/>
              </w:tcPr>
            </w:tcPrChange>
          </w:tcPr>
          <w:p w14:paraId="58BFD992" w14:textId="77777777" w:rsidR="00DA014D" w:rsidRDefault="00DA014D" w:rsidP="00DA014D">
            <w:pPr>
              <w:jc w:val="center"/>
              <w:rPr>
                <w:rFonts w:ascii="Cambria" w:hAnsi="Cambria" w:cs="Arial"/>
              </w:rPr>
            </w:pPr>
          </w:p>
        </w:tc>
      </w:tr>
      <w:tr w:rsidR="00443C87" w:rsidRPr="00894548" w14:paraId="16C936F1" w14:textId="77777777" w:rsidTr="00954916">
        <w:tblPrEx>
          <w:tblW w:w="13050" w:type="dxa"/>
          <w:tblLayout w:type="fixed"/>
          <w:tblPrExChange w:id="1403" w:author="Sasi Songthong" w:date="2022-06-23T12:29:00Z">
            <w:tblPrEx>
              <w:tblW w:w="13050" w:type="dxa"/>
              <w:tblLayout w:type="fixed"/>
            </w:tblPrEx>
          </w:tblPrExChange>
        </w:tblPrEx>
        <w:trPr>
          <w:trHeight w:val="1440"/>
          <w:trPrChange w:id="1404" w:author="Sasi Songthong" w:date="2022-06-23T12:29:00Z">
            <w:trPr>
              <w:trHeight w:val="1728"/>
            </w:trPr>
          </w:trPrChange>
        </w:trPr>
        <w:tc>
          <w:tcPr>
            <w:tcW w:w="13050" w:type="dxa"/>
            <w:gridSpan w:val="5"/>
            <w:tcPrChange w:id="1405" w:author="Sasi Songthong" w:date="2022-06-23T12:29:00Z">
              <w:tcPr>
                <w:tcW w:w="13050" w:type="dxa"/>
                <w:gridSpan w:val="5"/>
              </w:tcPr>
            </w:tcPrChange>
          </w:tcPr>
          <w:p w14:paraId="5683BBD1" w14:textId="77777777" w:rsidR="00443C87" w:rsidRPr="00894548" w:rsidRDefault="00443C87" w:rsidP="000047FC">
            <w:pPr>
              <w:rPr>
                <w:rFonts w:ascii="Cambria" w:hAnsi="Cambria" w:cs="Arial"/>
                <w:b/>
                <w:bCs/>
                <w:highlight w:val="yellow"/>
              </w:rPr>
            </w:pPr>
            <w:r w:rsidRPr="00894548">
              <w:rPr>
                <w:rFonts w:ascii="Cambria" w:hAnsi="Cambria" w:cs="Arial"/>
                <w:b/>
                <w:bCs/>
              </w:rPr>
              <w:t>Comments:</w:t>
            </w:r>
          </w:p>
        </w:tc>
      </w:tr>
      <w:tr w:rsidR="00443C87" w14:paraId="7CA5ADAA" w14:textId="77777777" w:rsidTr="000047FC">
        <w:trPr>
          <w:trHeight w:val="360"/>
        </w:trPr>
        <w:tc>
          <w:tcPr>
            <w:tcW w:w="3235" w:type="dxa"/>
            <w:gridSpan w:val="2"/>
            <w:shd w:val="clear" w:color="auto" w:fill="F2F2F2" w:themeFill="background1" w:themeFillShade="F2"/>
            <w:vAlign w:val="center"/>
          </w:tcPr>
          <w:p w14:paraId="404D7240" w14:textId="77777777" w:rsidR="00443C87" w:rsidRDefault="00443C87"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7624CBA7" w14:textId="77777777" w:rsidR="00443C87" w:rsidRDefault="00443C87" w:rsidP="000047FC">
            <w:pPr>
              <w:rPr>
                <w:rFonts w:ascii="Cambria" w:hAnsi="Cambria" w:cs="Arial"/>
              </w:rPr>
            </w:pPr>
          </w:p>
        </w:tc>
      </w:tr>
      <w:tr w:rsidR="00443C87" w14:paraId="2986FF69" w14:textId="77777777" w:rsidTr="000047FC">
        <w:trPr>
          <w:trHeight w:val="360"/>
        </w:trPr>
        <w:tc>
          <w:tcPr>
            <w:tcW w:w="3235" w:type="dxa"/>
            <w:gridSpan w:val="2"/>
            <w:shd w:val="clear" w:color="auto" w:fill="F2F2F2" w:themeFill="background1" w:themeFillShade="F2"/>
            <w:vAlign w:val="center"/>
          </w:tcPr>
          <w:p w14:paraId="7B045774" w14:textId="25821E69" w:rsidR="00443C87"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709BF15A" w14:textId="77777777" w:rsidR="00443C87" w:rsidRDefault="00443C87" w:rsidP="000047FC">
            <w:pPr>
              <w:rPr>
                <w:rFonts w:ascii="Cambria" w:hAnsi="Cambria" w:cs="Arial"/>
              </w:rPr>
            </w:pPr>
          </w:p>
        </w:tc>
      </w:tr>
    </w:tbl>
    <w:p w14:paraId="3B012068" w14:textId="7E0D833B" w:rsidR="00443C87" w:rsidRDefault="008E50F1" w:rsidP="00443C87">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Pr>
          <w:rFonts w:ascii="Cambria" w:hAnsi="Cambria" w:cs="Arial"/>
          <w:b/>
          <w:bCs/>
        </w:rPr>
        <w:t>6</w:t>
      </w:r>
      <w:r w:rsidRPr="00023BB8">
        <w:rPr>
          <w:rFonts w:ascii="Cambria" w:hAnsi="Cambria" w:cs="Arial"/>
          <w:b/>
          <w:bCs/>
        </w:rPr>
        <w:t xml:space="preserve"> LABEL PRINTING</w:t>
      </w:r>
      <w:r>
        <w:rPr>
          <w:rFonts w:ascii="Cambria" w:hAnsi="Cambria" w:cs="Arial"/>
          <w:b/>
          <w:bCs/>
        </w:rPr>
        <w:t xml:space="preserve"> – SET 2 </w:t>
      </w:r>
      <w:r w:rsidR="00443C87"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406">
          <w:tblGrid>
            <w:gridCol w:w="715"/>
            <w:gridCol w:w="2520"/>
            <w:gridCol w:w="4460"/>
            <w:gridCol w:w="4095"/>
            <w:gridCol w:w="1260"/>
          </w:tblGrid>
        </w:tblGridChange>
      </w:tblGrid>
      <w:tr w:rsidR="00443C87" w:rsidRPr="00AC51DF" w14:paraId="36A8AA99" w14:textId="77777777" w:rsidTr="000047FC">
        <w:trPr>
          <w:trHeight w:val="256"/>
        </w:trPr>
        <w:tc>
          <w:tcPr>
            <w:tcW w:w="13050" w:type="dxa"/>
            <w:gridSpan w:val="5"/>
            <w:shd w:val="clear" w:color="auto" w:fill="F2F2F2" w:themeFill="background1" w:themeFillShade="F2"/>
            <w:vAlign w:val="center"/>
          </w:tcPr>
          <w:p w14:paraId="354517A3" w14:textId="5E8AC8BC" w:rsidR="00443C87" w:rsidRPr="00AC51DF" w:rsidRDefault="00443C87" w:rsidP="000047FC">
            <w:pPr>
              <w:jc w:val="center"/>
              <w:rPr>
                <w:rFonts w:ascii="Cambria" w:hAnsi="Cambria" w:cs="Arial"/>
                <w:b/>
                <w:bCs/>
              </w:rPr>
            </w:pPr>
            <w:r>
              <w:rPr>
                <w:rFonts w:ascii="Cambria" w:hAnsi="Cambria" w:cs="Arial"/>
                <w:b/>
                <w:bCs/>
              </w:rPr>
              <w:t xml:space="preserve">Group </w:t>
            </w:r>
            <w:r w:rsidR="00B430A6">
              <w:rPr>
                <w:rFonts w:ascii="Cambria" w:hAnsi="Cambria" w:cs="Arial"/>
                <w:b/>
                <w:bCs/>
              </w:rPr>
              <w:t>6</w:t>
            </w:r>
            <w:r>
              <w:rPr>
                <w:rFonts w:ascii="Cambria" w:hAnsi="Cambria" w:cs="Arial"/>
                <w:b/>
                <w:bCs/>
              </w:rPr>
              <w:t xml:space="preserve"> Low/High Printer Setting</w:t>
            </w:r>
          </w:p>
        </w:tc>
      </w:tr>
      <w:tr w:rsidR="00443C87" w14:paraId="02A50870" w14:textId="77777777" w:rsidTr="000047FC">
        <w:trPr>
          <w:trHeight w:val="256"/>
        </w:trPr>
        <w:tc>
          <w:tcPr>
            <w:tcW w:w="13050" w:type="dxa"/>
            <w:gridSpan w:val="5"/>
            <w:vAlign w:val="center"/>
          </w:tcPr>
          <w:p w14:paraId="7FA57603" w14:textId="77777777" w:rsidR="00443C87" w:rsidRPr="00894548" w:rsidRDefault="00443C87"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85888" behindDoc="0" locked="0" layoutInCell="1" allowOverlap="1" wp14:anchorId="0320E7C3" wp14:editId="2067E302">
                      <wp:simplePos x="0" y="0"/>
                      <wp:positionH relativeFrom="column">
                        <wp:posOffset>6350000</wp:posOffset>
                      </wp:positionH>
                      <wp:positionV relativeFrom="paragraph">
                        <wp:posOffset>142875</wp:posOffset>
                      </wp:positionV>
                      <wp:extent cx="1521460" cy="241300"/>
                      <wp:effectExtent l="0" t="0" r="2540" b="6350"/>
                      <wp:wrapNone/>
                      <wp:docPr id="95" name="Text Box 95"/>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120210EA" w14:textId="77777777" w:rsidR="00443C87" w:rsidRPr="0055157D" w:rsidRDefault="00443C87" w:rsidP="00443C87">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0E7C3" id="Text Box 95" o:spid="_x0000_s1068" type="#_x0000_t202" style="position:absolute;margin-left:500pt;margin-top:11.25pt;width:119.8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JD2XKJG&#10;AgAAgwQAAA4AAAAAAAAAAAAAAAAALgIAAGRycy9lMm9Eb2MueG1sUEsBAi0AFAAGAAgAAAAhAHOU&#10;147gAAAACwEAAA8AAAAAAAAAAAAAAAAAoAQAAGRycy9kb3ducmV2LnhtbFBLBQYAAAAABAAEAPMA&#10;AACtBQAAAAA=&#10;" fillcolor="white [3201]" stroked="f" strokeweight=".5pt">
                      <v:textbox>
                        <w:txbxContent>
                          <w:p w14:paraId="120210EA" w14:textId="77777777" w:rsidR="00443C87" w:rsidRPr="0055157D" w:rsidRDefault="00443C87" w:rsidP="00443C87">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86912" behindDoc="0" locked="0" layoutInCell="1" allowOverlap="1" wp14:anchorId="4C7C7BED" wp14:editId="5EAB066B">
                      <wp:simplePos x="0" y="0"/>
                      <wp:positionH relativeFrom="column">
                        <wp:posOffset>6350000</wp:posOffset>
                      </wp:positionH>
                      <wp:positionV relativeFrom="paragraph">
                        <wp:posOffset>142875</wp:posOffset>
                      </wp:positionV>
                      <wp:extent cx="1521460" cy="241300"/>
                      <wp:effectExtent l="0" t="0" r="2540" b="6350"/>
                      <wp:wrapNone/>
                      <wp:docPr id="96" name="Text Box 96"/>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744F8CC3" w14:textId="77777777" w:rsidR="00443C87" w:rsidRPr="005B0FB1" w:rsidRDefault="00443C87" w:rsidP="00443C87">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C7BED" id="Text Box 96" o:spid="_x0000_s1069" type="#_x0000_t202" style="position:absolute;margin-left:500pt;margin-top:11.25pt;width:119.8pt;height:1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EfrNcRG&#10;AgAAgwQAAA4AAAAAAAAAAAAAAAAALgIAAGRycy9lMm9Eb2MueG1sUEsBAi0AFAAGAAgAAAAhAHOU&#10;147gAAAACwEAAA8AAAAAAAAAAAAAAAAAoAQAAGRycy9kb3ducmV2LnhtbFBLBQYAAAAABAAEAPMA&#10;AACtBQAAAAA=&#10;" fillcolor="white [3201]" stroked="f" strokeweight=".5pt">
                      <v:textbox>
                        <w:txbxContent>
                          <w:p w14:paraId="744F8CC3" w14:textId="77777777" w:rsidR="00443C87" w:rsidRPr="005B0FB1" w:rsidRDefault="00443C87" w:rsidP="00443C87">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09AD4768" w14:textId="15A030DE" w:rsidR="00443C87" w:rsidRDefault="00443C87" w:rsidP="000047FC">
            <w:pPr>
              <w:rPr>
                <w:rFonts w:ascii="Cambria" w:hAnsi="Cambria" w:cs="Arial"/>
              </w:rPr>
            </w:pPr>
            <w:r>
              <w:rPr>
                <w:rFonts w:ascii="Cambria" w:hAnsi="Cambria" w:cs="Arial"/>
              </w:rPr>
              <w:t>1. In the printer settings menu, set print speed to 4 and print darkness to 2</w:t>
            </w:r>
            <w:r w:rsidR="007E05D3">
              <w:rPr>
                <w:rFonts w:ascii="Cambria" w:hAnsi="Cambria" w:cs="Arial"/>
              </w:rPr>
              <w:t>7</w:t>
            </w:r>
            <w:r>
              <w:rPr>
                <w:rFonts w:ascii="Cambria" w:hAnsi="Cambria" w:cs="Arial"/>
              </w:rPr>
              <w:t>.  Document results.</w:t>
            </w:r>
          </w:p>
          <w:p w14:paraId="57990D10" w14:textId="0A7B56B0" w:rsidR="00443C87" w:rsidRDefault="00443C87" w:rsidP="000047FC">
            <w:pPr>
              <w:rPr>
                <w:rFonts w:ascii="Cambria" w:hAnsi="Cambria" w:cs="Arial"/>
              </w:rPr>
            </w:pPr>
            <w:r>
              <w:rPr>
                <w:rFonts w:ascii="Cambria" w:hAnsi="Cambria" w:cs="Arial"/>
                <w:noProof/>
              </w:rPr>
              <mc:AlternateContent>
                <mc:Choice Requires="wpg">
                  <w:drawing>
                    <wp:anchor distT="0" distB="0" distL="114300" distR="114300" simplePos="0" relativeHeight="251687936" behindDoc="0" locked="0" layoutInCell="1" allowOverlap="1" wp14:anchorId="6222101C" wp14:editId="4FD0E8D3">
                      <wp:simplePos x="0" y="0"/>
                      <wp:positionH relativeFrom="column">
                        <wp:posOffset>6172835</wp:posOffset>
                      </wp:positionH>
                      <wp:positionV relativeFrom="paragraph">
                        <wp:posOffset>46355</wp:posOffset>
                      </wp:positionV>
                      <wp:extent cx="1841500" cy="1416050"/>
                      <wp:effectExtent l="0" t="0" r="25400" b="12700"/>
                      <wp:wrapNone/>
                      <wp:docPr id="97" name="Group 97"/>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98" name="Text Box 98"/>
                              <wps:cNvSpPr txBox="1"/>
                              <wps:spPr>
                                <a:xfrm>
                                  <a:off x="0" y="0"/>
                                  <a:ext cx="1841500" cy="1416050"/>
                                </a:xfrm>
                                <a:prstGeom prst="rect">
                                  <a:avLst/>
                                </a:prstGeom>
                                <a:noFill/>
                                <a:ln w="6350">
                                  <a:solidFill>
                                    <a:schemeClr val="accent1"/>
                                  </a:solidFill>
                                </a:ln>
                              </wps:spPr>
                              <wps:txbx>
                                <w:txbxContent>
                                  <w:p w14:paraId="3F1F1392"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263E9D02" w14:textId="77777777" w:rsidR="00443C87" w:rsidRDefault="00443C87" w:rsidP="00443C87">
                                    <w:pPr>
                                      <w:jc w:val="center"/>
                                    </w:pPr>
                                    <w:r>
                                      <w:rPr>
                                        <w:noProof/>
                                      </w:rPr>
                                      <w:drawing>
                                        <wp:inline distT="0" distB="0" distL="0" distR="0" wp14:anchorId="22614F68" wp14:editId="0A301164">
                                          <wp:extent cx="1005840" cy="481641"/>
                                          <wp:effectExtent l="0" t="0" r="381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B1A2ED1" w14:textId="77777777" w:rsidR="00443C87" w:rsidRDefault="00443C87" w:rsidP="00443C87">
                                    <w:pPr>
                                      <w:jc w:val="center"/>
                                    </w:pPr>
                                    <w:r w:rsidRPr="00C75EC7">
                                      <w:rPr>
                                        <w:b/>
                                        <w:bCs/>
                                      </w:rPr>
                                      <w:t xml:space="preserve">Size </w:t>
                                    </w:r>
                                    <w:r>
                                      <w:rPr>
                                        <w:b/>
                                        <w:bCs/>
                                      </w:rPr>
                                      <w:t>7</w:t>
                                    </w:r>
                                    <w:r>
                                      <w:rPr>
                                        <w:b/>
                                        <w:bCs/>
                                      </w:rPr>
                                      <w:tab/>
                                    </w:r>
                                    <w:r>
                                      <w:rPr>
                                        <w:b/>
                                        <w:bCs/>
                                      </w:rPr>
                                      <w:tab/>
                                      <w:t>Size 10</w:t>
                                    </w:r>
                                  </w:p>
                                  <w:p w14:paraId="4682E0A4" w14:textId="77777777" w:rsidR="00443C87" w:rsidRDefault="00443C87" w:rsidP="00443C8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 name="Straight Arrow Connector 99"/>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00" name="Straight Arrow Connector 100"/>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 name="Straight Arrow Connector 101"/>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 name="Straight Arrow Connector 102"/>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22101C" id="Group 97" o:spid="_x0000_s1070" style="position:absolute;margin-left:486.05pt;margin-top:3.65pt;width:145pt;height:111.5pt;z-index:251687936;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">
                      <v:shape id="Text Box 98" o:spid="_x0000_s1071"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" filled="f" strokecolor="#5b9bd5 [3204]" strokeweight=".5pt">
                        <v:textbox>
                          <w:txbxContent>
                            <w:p w14:paraId="3F1F1392"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263E9D02" w14:textId="77777777" w:rsidR="00443C87" w:rsidRDefault="00443C87" w:rsidP="00443C87">
                              <w:pPr>
                                <w:jc w:val="center"/>
                              </w:pPr>
                              <w:r>
                                <w:rPr>
                                  <w:noProof/>
                                </w:rPr>
                                <w:drawing>
                                  <wp:inline distT="0" distB="0" distL="0" distR="0" wp14:anchorId="22614F68" wp14:editId="0A301164">
                                    <wp:extent cx="1005840" cy="481641"/>
                                    <wp:effectExtent l="0" t="0" r="381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B1A2ED1" w14:textId="77777777" w:rsidR="00443C87" w:rsidRDefault="00443C87" w:rsidP="00443C87">
                              <w:pPr>
                                <w:jc w:val="center"/>
                              </w:pPr>
                              <w:r w:rsidRPr="00C75EC7">
                                <w:rPr>
                                  <w:b/>
                                  <w:bCs/>
                                </w:rPr>
                                <w:t xml:space="preserve">Size </w:t>
                              </w:r>
                              <w:r>
                                <w:rPr>
                                  <w:b/>
                                  <w:bCs/>
                                </w:rPr>
                                <w:t>7</w:t>
                              </w:r>
                              <w:r>
                                <w:rPr>
                                  <w:b/>
                                  <w:bCs/>
                                </w:rPr>
                                <w:tab/>
                              </w:r>
                              <w:r>
                                <w:rPr>
                                  <w:b/>
                                  <w:bCs/>
                                </w:rPr>
                                <w:tab/>
                                <w:t>Size 10</w:t>
                              </w:r>
                            </w:p>
                            <w:p w14:paraId="4682E0A4" w14:textId="77777777" w:rsidR="00443C87" w:rsidRDefault="00443C87" w:rsidP="00443C87">
                              <w:pPr>
                                <w:jc w:val="right"/>
                              </w:pPr>
                            </w:p>
                          </w:txbxContent>
                        </v:textbox>
                      </v:shape>
                      <v:shape id="Straight Arrow Connector 99" o:spid="_x0000_s1072"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" strokecolor="#5b9bd5 [3204]" strokeweight=".5pt">
                        <v:stroke endarrow="block" joinstyle="miter"/>
                      </v:shape>
                      <v:shape id="Straight Arrow Connector 100" o:spid="_x0000_s1073"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" strokecolor="#5b9bd5 [3204]" strokeweight=".5pt">
                        <v:stroke endarrow="block" joinstyle="miter"/>
                      </v:shape>
                      <v:shape id="Straight Arrow Connector 101" o:spid="_x0000_s1074"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" strokecolor="#5b9bd5 [3204]" strokeweight=".5pt">
                        <v:stroke endarrow="block" joinstyle="miter"/>
                      </v:shape>
                      <v:shape id="Straight Arrow Connector 102" o:spid="_x0000_s1075"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6</w:t>
            </w:r>
            <w:r>
              <w:rPr>
                <w:rFonts w:ascii="Cambria" w:hAnsi="Cambria" w:cs="Arial"/>
              </w:rPr>
              <w:t xml:space="preserve">.  </w:t>
            </w:r>
          </w:p>
          <w:p w14:paraId="25970611" w14:textId="77777777" w:rsidR="00443C87" w:rsidRDefault="00443C87"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2DD07931" w14:textId="1F9F624B" w:rsidR="00443C87" w:rsidRDefault="00443C87"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31C61D6D" w14:textId="77777777" w:rsidR="00443C87" w:rsidRDefault="00443C87" w:rsidP="000047FC">
            <w:pPr>
              <w:rPr>
                <w:rFonts w:ascii="Cambria" w:hAnsi="Cambria" w:cs="Arial"/>
              </w:rPr>
            </w:pPr>
            <w:r>
              <w:rPr>
                <w:rFonts w:ascii="Cambria" w:hAnsi="Cambria" w:cs="Arial"/>
              </w:rPr>
              <w:t>3. Enter your initials and enter 12 for quantity.</w:t>
            </w:r>
          </w:p>
          <w:p w14:paraId="1863A329" w14:textId="77777777" w:rsidR="00443C87" w:rsidRDefault="00443C87" w:rsidP="000047FC">
            <w:pPr>
              <w:rPr>
                <w:rFonts w:ascii="Cambria" w:hAnsi="Cambria" w:cs="Arial"/>
              </w:rPr>
            </w:pPr>
            <w:r>
              <w:rPr>
                <w:rFonts w:ascii="Cambria" w:hAnsi="Cambria" w:cs="Arial"/>
              </w:rPr>
              <w:t xml:space="preserve">4. Check </w:t>
            </w:r>
            <w:r>
              <w:rPr>
                <w:noProof/>
              </w:rPr>
              <w:drawing>
                <wp:inline distT="0" distB="0" distL="0" distR="0" wp14:anchorId="1C80BAA6" wp14:editId="11853D89">
                  <wp:extent cx="822960" cy="164592"/>
                  <wp:effectExtent l="0" t="0" r="0" b="698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41771717" w14:textId="77777777" w:rsidR="00443C87" w:rsidRPr="00890057" w:rsidRDefault="00443C87"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10BD93DE" w14:textId="7C4ACE8F" w:rsidR="00443C87" w:rsidRPr="00890057" w:rsidRDefault="00443C87"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B430A6">
              <w:rPr>
                <w:rFonts w:ascii="Cambria" w:hAnsi="Cambria" w:cs="Arial"/>
              </w:rPr>
              <w:t>61</w:t>
            </w:r>
            <w:r w:rsidRPr="00890057">
              <w:rPr>
                <w:rFonts w:ascii="Cambria" w:hAnsi="Cambria" w:cs="Arial"/>
              </w:rPr>
              <w:t xml:space="preserve"> – Label#</w:t>
            </w:r>
            <w:r w:rsidR="00B430A6">
              <w:rPr>
                <w:rFonts w:ascii="Cambria" w:hAnsi="Cambria" w:cs="Arial"/>
              </w:rPr>
              <w:t>72</w:t>
            </w:r>
            <w:r w:rsidRPr="00890057">
              <w:rPr>
                <w:rFonts w:ascii="Cambria" w:hAnsi="Cambria" w:cs="Arial"/>
              </w:rPr>
              <w:t>) are present.</w:t>
            </w:r>
          </w:p>
          <w:p w14:paraId="53DE5C33" w14:textId="77777777" w:rsidR="00443C87" w:rsidRPr="00890057" w:rsidRDefault="00443C87"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14840558" w14:textId="77777777" w:rsidR="00443C87" w:rsidRPr="00890057" w:rsidRDefault="00443C87"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27CDBB44" w14:textId="77777777" w:rsidR="00443C87" w:rsidRPr="00890057" w:rsidRDefault="00443C87"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1A95DF52" w14:textId="77777777" w:rsidR="00443C87" w:rsidRDefault="00443C87" w:rsidP="000047FC">
            <w:pPr>
              <w:rPr>
                <w:rFonts w:ascii="Cambria" w:hAnsi="Cambria" w:cs="Arial"/>
              </w:rPr>
            </w:pPr>
            <w:r w:rsidRPr="00890057">
              <w:rPr>
                <w:rFonts w:ascii="Cambria" w:hAnsi="Cambria" w:cs="Arial"/>
              </w:rPr>
              <w:t>8. Record comments and additional information in the “Comments” section or N/A.</w:t>
            </w:r>
          </w:p>
        </w:tc>
      </w:tr>
      <w:tr w:rsidR="00443C87" w:rsidRPr="00894548" w14:paraId="2DD54DF9" w14:textId="77777777" w:rsidTr="000047FC">
        <w:trPr>
          <w:trHeight w:val="288"/>
        </w:trPr>
        <w:tc>
          <w:tcPr>
            <w:tcW w:w="715" w:type="dxa"/>
            <w:shd w:val="clear" w:color="auto" w:fill="F2F2F2" w:themeFill="background1" w:themeFillShade="F2"/>
            <w:vAlign w:val="center"/>
          </w:tcPr>
          <w:p w14:paraId="10415448" w14:textId="77777777" w:rsidR="00443C87" w:rsidRPr="00894548" w:rsidRDefault="00443C87"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354B0C5A" w14:textId="77777777" w:rsidR="00443C87" w:rsidRPr="00894548" w:rsidRDefault="00443C87"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1B259A09" w14:textId="77777777" w:rsidR="00443C87" w:rsidRPr="00894548" w:rsidRDefault="00443C87"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0C930DBC" w14:textId="77777777" w:rsidR="00443C87" w:rsidRPr="00894548" w:rsidRDefault="00443C87"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00829D33" w14:textId="77777777" w:rsidR="00443C87" w:rsidRPr="00894548" w:rsidRDefault="00443C87"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43C87" w14:paraId="55CC458E" w14:textId="77777777" w:rsidTr="000047FC">
        <w:trPr>
          <w:trHeight w:val="288"/>
        </w:trPr>
        <w:tc>
          <w:tcPr>
            <w:tcW w:w="715" w:type="dxa"/>
            <w:vAlign w:val="center"/>
          </w:tcPr>
          <w:p w14:paraId="6B1D15E2" w14:textId="77777777" w:rsidR="00443C87" w:rsidRPr="00C94F8F" w:rsidRDefault="00443C87" w:rsidP="000047FC">
            <w:pPr>
              <w:jc w:val="right"/>
              <w:rPr>
                <w:rFonts w:ascii="Cambria" w:hAnsi="Cambria" w:cs="Arial"/>
              </w:rPr>
            </w:pPr>
            <w:r>
              <w:rPr>
                <w:rFonts w:ascii="Cambria" w:hAnsi="Cambria" w:cs="Arial"/>
              </w:rPr>
              <w:t>1</w:t>
            </w:r>
          </w:p>
        </w:tc>
        <w:tc>
          <w:tcPr>
            <w:tcW w:w="2520" w:type="dxa"/>
            <w:vAlign w:val="center"/>
          </w:tcPr>
          <w:p w14:paraId="55DD6EEE" w14:textId="77777777" w:rsidR="00443C87" w:rsidRDefault="00443C87" w:rsidP="000047FC">
            <w:pPr>
              <w:jc w:val="right"/>
              <w:rPr>
                <w:rFonts w:ascii="Cambria" w:hAnsi="Cambria" w:cs="Arial"/>
              </w:rPr>
            </w:pPr>
            <w:r>
              <w:rPr>
                <w:rFonts w:ascii="Cambria" w:hAnsi="Cambria" w:cs="Arial"/>
              </w:rPr>
              <w:t xml:space="preserve">Print Speed </w:t>
            </w:r>
          </w:p>
        </w:tc>
        <w:tc>
          <w:tcPr>
            <w:tcW w:w="4460" w:type="dxa"/>
            <w:vAlign w:val="center"/>
          </w:tcPr>
          <w:p w14:paraId="2AF59161" w14:textId="77777777" w:rsidR="00443C87" w:rsidRDefault="00443C87" w:rsidP="000047FC">
            <w:pPr>
              <w:rPr>
                <w:rFonts w:ascii="Cambria" w:hAnsi="Cambria" w:cs="Arial"/>
              </w:rPr>
            </w:pPr>
            <w:r>
              <w:rPr>
                <w:rFonts w:ascii="Cambria" w:hAnsi="Cambria" w:cs="Arial"/>
              </w:rPr>
              <w:t>4</w:t>
            </w:r>
          </w:p>
        </w:tc>
        <w:tc>
          <w:tcPr>
            <w:tcW w:w="4095" w:type="dxa"/>
            <w:vAlign w:val="center"/>
          </w:tcPr>
          <w:p w14:paraId="29D705D0" w14:textId="77777777" w:rsidR="00443C87" w:rsidRDefault="00443C87" w:rsidP="000047FC">
            <w:pPr>
              <w:jc w:val="center"/>
              <w:rPr>
                <w:rFonts w:ascii="Cambria" w:hAnsi="Cambria" w:cs="Arial"/>
              </w:rPr>
            </w:pPr>
          </w:p>
        </w:tc>
        <w:tc>
          <w:tcPr>
            <w:tcW w:w="1260" w:type="dxa"/>
            <w:vAlign w:val="center"/>
          </w:tcPr>
          <w:p w14:paraId="3906D2A8" w14:textId="77777777" w:rsidR="00443C87" w:rsidRDefault="00443C87" w:rsidP="000047FC">
            <w:pPr>
              <w:jc w:val="center"/>
              <w:rPr>
                <w:rFonts w:ascii="Cambria" w:hAnsi="Cambria" w:cs="Arial"/>
              </w:rPr>
            </w:pPr>
          </w:p>
        </w:tc>
      </w:tr>
      <w:tr w:rsidR="00443C87" w:rsidRPr="00AC51DF" w14:paraId="2D19C6C7" w14:textId="77777777" w:rsidTr="000047FC">
        <w:trPr>
          <w:trHeight w:val="288"/>
        </w:trPr>
        <w:tc>
          <w:tcPr>
            <w:tcW w:w="715" w:type="dxa"/>
            <w:vAlign w:val="center"/>
          </w:tcPr>
          <w:p w14:paraId="18954037" w14:textId="77777777" w:rsidR="00443C87" w:rsidRPr="00894548" w:rsidRDefault="00443C87" w:rsidP="000047FC">
            <w:pPr>
              <w:jc w:val="right"/>
              <w:rPr>
                <w:rFonts w:ascii="Cambria" w:hAnsi="Cambria" w:cs="Arial"/>
              </w:rPr>
            </w:pPr>
            <w:r>
              <w:rPr>
                <w:rFonts w:ascii="Cambria" w:hAnsi="Cambria" w:cs="Arial"/>
              </w:rPr>
              <w:t>2</w:t>
            </w:r>
          </w:p>
        </w:tc>
        <w:tc>
          <w:tcPr>
            <w:tcW w:w="2520" w:type="dxa"/>
            <w:vAlign w:val="center"/>
          </w:tcPr>
          <w:p w14:paraId="30CD397A" w14:textId="77777777" w:rsidR="00443C87" w:rsidRDefault="00443C87" w:rsidP="000047FC">
            <w:pPr>
              <w:jc w:val="right"/>
              <w:rPr>
                <w:rFonts w:ascii="Cambria" w:hAnsi="Cambria" w:cs="Arial"/>
              </w:rPr>
            </w:pPr>
            <w:r>
              <w:rPr>
                <w:rFonts w:ascii="Cambria" w:hAnsi="Cambria" w:cs="Arial"/>
              </w:rPr>
              <w:t>Print Darkness</w:t>
            </w:r>
          </w:p>
        </w:tc>
        <w:tc>
          <w:tcPr>
            <w:tcW w:w="4460" w:type="dxa"/>
            <w:vAlign w:val="center"/>
          </w:tcPr>
          <w:p w14:paraId="4C22B956" w14:textId="77777777" w:rsidR="00443C87" w:rsidRDefault="00443C87" w:rsidP="000047FC">
            <w:pPr>
              <w:rPr>
                <w:rFonts w:ascii="Cambria" w:hAnsi="Cambria" w:cs="Arial"/>
              </w:rPr>
            </w:pPr>
            <w:r>
              <w:rPr>
                <w:rFonts w:ascii="Cambria" w:hAnsi="Cambria" w:cs="Arial"/>
              </w:rPr>
              <w:t>27</w:t>
            </w:r>
          </w:p>
        </w:tc>
        <w:tc>
          <w:tcPr>
            <w:tcW w:w="4095" w:type="dxa"/>
            <w:vAlign w:val="center"/>
          </w:tcPr>
          <w:p w14:paraId="6B2D0509" w14:textId="77777777" w:rsidR="00443C87" w:rsidRDefault="00443C87" w:rsidP="000047FC">
            <w:pPr>
              <w:jc w:val="center"/>
              <w:rPr>
                <w:rFonts w:ascii="Cambria" w:hAnsi="Cambria" w:cs="Arial"/>
              </w:rPr>
            </w:pPr>
          </w:p>
        </w:tc>
        <w:tc>
          <w:tcPr>
            <w:tcW w:w="1260" w:type="dxa"/>
            <w:vAlign w:val="center"/>
          </w:tcPr>
          <w:p w14:paraId="39272095" w14:textId="77777777" w:rsidR="00443C87" w:rsidRPr="00AC51DF" w:rsidRDefault="00443C87" w:rsidP="000047FC">
            <w:pPr>
              <w:rPr>
                <w:rFonts w:ascii="Cambria" w:hAnsi="Cambria" w:cs="Arial"/>
                <w:highlight w:val="yellow"/>
              </w:rPr>
            </w:pPr>
          </w:p>
        </w:tc>
      </w:tr>
      <w:tr w:rsidR="00FD4095" w14:paraId="04C196A4" w14:textId="77777777" w:rsidTr="00FD4095">
        <w:tblPrEx>
          <w:tblW w:w="13050" w:type="dxa"/>
          <w:tblLayout w:type="fixed"/>
          <w:tblPrExChange w:id="1407" w:author="Sasi Songthong" w:date="2022-06-23T12:30:00Z">
            <w:tblPrEx>
              <w:tblW w:w="13050" w:type="dxa"/>
              <w:tblLayout w:type="fixed"/>
            </w:tblPrEx>
          </w:tblPrExChange>
        </w:tblPrEx>
        <w:trPr>
          <w:trHeight w:val="288"/>
          <w:trPrChange w:id="1408" w:author="Sasi Songthong" w:date="2022-06-23T12:30:00Z">
            <w:trPr>
              <w:trHeight w:val="288"/>
            </w:trPr>
          </w:trPrChange>
        </w:trPr>
        <w:tc>
          <w:tcPr>
            <w:tcW w:w="715" w:type="dxa"/>
            <w:vAlign w:val="center"/>
            <w:tcPrChange w:id="1409" w:author="Sasi Songthong" w:date="2022-06-23T12:30:00Z">
              <w:tcPr>
                <w:tcW w:w="715" w:type="dxa"/>
                <w:vAlign w:val="center"/>
              </w:tcPr>
            </w:tcPrChange>
          </w:tcPr>
          <w:p w14:paraId="50EB812E" w14:textId="77777777" w:rsidR="00FD4095" w:rsidRPr="00AC51DF" w:rsidRDefault="00FD4095" w:rsidP="00FD4095">
            <w:pPr>
              <w:jc w:val="right"/>
              <w:rPr>
                <w:rFonts w:ascii="Cambria" w:hAnsi="Cambria" w:cs="Arial"/>
              </w:rPr>
            </w:pPr>
            <w:r>
              <w:rPr>
                <w:rFonts w:ascii="Cambria" w:hAnsi="Cambria" w:cs="Arial"/>
              </w:rPr>
              <w:t>3</w:t>
            </w:r>
          </w:p>
        </w:tc>
        <w:tc>
          <w:tcPr>
            <w:tcW w:w="2520" w:type="dxa"/>
            <w:vMerge w:val="restart"/>
            <w:vAlign w:val="center"/>
            <w:tcPrChange w:id="1410" w:author="Sasi Songthong" w:date="2022-06-23T12:30:00Z">
              <w:tcPr>
                <w:tcW w:w="2520" w:type="dxa"/>
                <w:vMerge w:val="restart"/>
                <w:vAlign w:val="center"/>
              </w:tcPr>
            </w:tcPrChange>
          </w:tcPr>
          <w:p w14:paraId="75C7A716" w14:textId="77777777" w:rsidR="00FD4095" w:rsidRDefault="00FD4095" w:rsidP="00FD4095">
            <w:pPr>
              <w:jc w:val="right"/>
              <w:rPr>
                <w:rFonts w:ascii="Cambria" w:hAnsi="Cambria" w:cs="Arial"/>
              </w:rPr>
            </w:pPr>
            <w:r>
              <w:rPr>
                <w:rFonts w:ascii="Cambria" w:hAnsi="Cambria" w:cs="Arial"/>
              </w:rPr>
              <w:t>Accuracy and Number of Labels</w:t>
            </w:r>
          </w:p>
        </w:tc>
        <w:tc>
          <w:tcPr>
            <w:tcW w:w="4460" w:type="dxa"/>
            <w:vAlign w:val="center"/>
            <w:tcPrChange w:id="1411" w:author="Sasi Songthong" w:date="2022-06-23T12:30:00Z">
              <w:tcPr>
                <w:tcW w:w="4460" w:type="dxa"/>
                <w:vAlign w:val="center"/>
              </w:tcPr>
            </w:tcPrChange>
          </w:tcPr>
          <w:p w14:paraId="0761EDFB" w14:textId="77777777" w:rsidR="00FD4095" w:rsidRDefault="00FD4095" w:rsidP="00FD4095">
            <w:pPr>
              <w:rPr>
                <w:rFonts w:ascii="Cambria" w:hAnsi="Cambria" w:cs="Arial"/>
              </w:rPr>
            </w:pPr>
            <w:r>
              <w:rPr>
                <w:rFonts w:ascii="Cambria" w:hAnsi="Cambria" w:cs="Arial"/>
              </w:rPr>
              <w:t>Correct Initials on all 12 labels</w:t>
            </w:r>
          </w:p>
        </w:tc>
        <w:tc>
          <w:tcPr>
            <w:tcW w:w="4095" w:type="dxa"/>
            <w:vAlign w:val="center"/>
            <w:tcPrChange w:id="1412" w:author="Sasi Songthong" w:date="2022-06-23T12:30:00Z">
              <w:tcPr>
                <w:tcW w:w="4095" w:type="dxa"/>
                <w:vAlign w:val="center"/>
              </w:tcPr>
            </w:tcPrChange>
          </w:tcPr>
          <w:p w14:paraId="52F37ABE" w14:textId="03CFAB3F" w:rsidR="00FD4095" w:rsidRDefault="00FD4095">
            <w:pPr>
              <w:rPr>
                <w:rFonts w:ascii="Cambria" w:hAnsi="Cambria" w:cs="Arial"/>
              </w:rPr>
              <w:pPrChange w:id="1413" w:author="Sasi Songthong" w:date="2022-06-23T12:30:00Z">
                <w:pPr>
                  <w:jc w:val="center"/>
                </w:pPr>
              </w:pPrChange>
            </w:pPr>
            <w:ins w:id="1414" w:author="Sasi Songthong" w:date="2022-06-23T12:30: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415" w:author="Sasi Songthong" w:date="2022-06-23T12:30:00Z">
              <w:tcPr>
                <w:tcW w:w="1260" w:type="dxa"/>
                <w:vAlign w:val="center"/>
              </w:tcPr>
            </w:tcPrChange>
          </w:tcPr>
          <w:p w14:paraId="61B8AC94" w14:textId="77777777" w:rsidR="00FD4095" w:rsidRDefault="00FD4095" w:rsidP="00FD4095">
            <w:pPr>
              <w:jc w:val="center"/>
              <w:rPr>
                <w:rFonts w:ascii="Cambria" w:hAnsi="Cambria" w:cs="Arial"/>
              </w:rPr>
            </w:pPr>
          </w:p>
        </w:tc>
      </w:tr>
      <w:tr w:rsidR="00FD4095" w14:paraId="5FC4799D" w14:textId="77777777" w:rsidTr="00FD4095">
        <w:tblPrEx>
          <w:tblW w:w="13050" w:type="dxa"/>
          <w:tblLayout w:type="fixed"/>
          <w:tblPrExChange w:id="1416" w:author="Sasi Songthong" w:date="2022-06-23T12:30:00Z">
            <w:tblPrEx>
              <w:tblW w:w="13050" w:type="dxa"/>
              <w:tblLayout w:type="fixed"/>
            </w:tblPrEx>
          </w:tblPrExChange>
        </w:tblPrEx>
        <w:trPr>
          <w:trHeight w:val="288"/>
          <w:trPrChange w:id="1417" w:author="Sasi Songthong" w:date="2022-06-23T12:30:00Z">
            <w:trPr>
              <w:trHeight w:val="288"/>
            </w:trPr>
          </w:trPrChange>
        </w:trPr>
        <w:tc>
          <w:tcPr>
            <w:tcW w:w="715" w:type="dxa"/>
            <w:vAlign w:val="center"/>
            <w:tcPrChange w:id="1418" w:author="Sasi Songthong" w:date="2022-06-23T12:30:00Z">
              <w:tcPr>
                <w:tcW w:w="715" w:type="dxa"/>
                <w:vAlign w:val="center"/>
              </w:tcPr>
            </w:tcPrChange>
          </w:tcPr>
          <w:p w14:paraId="11BCC223" w14:textId="77777777" w:rsidR="00FD4095" w:rsidRDefault="00FD4095" w:rsidP="00FD4095">
            <w:pPr>
              <w:jc w:val="right"/>
              <w:rPr>
                <w:rFonts w:ascii="Cambria" w:hAnsi="Cambria" w:cs="Arial"/>
              </w:rPr>
            </w:pPr>
            <w:r>
              <w:rPr>
                <w:rFonts w:ascii="Cambria" w:hAnsi="Cambria" w:cs="Arial"/>
              </w:rPr>
              <w:t>4</w:t>
            </w:r>
          </w:p>
        </w:tc>
        <w:tc>
          <w:tcPr>
            <w:tcW w:w="2520" w:type="dxa"/>
            <w:vMerge/>
            <w:vAlign w:val="center"/>
            <w:tcPrChange w:id="1419" w:author="Sasi Songthong" w:date="2022-06-23T12:30:00Z">
              <w:tcPr>
                <w:tcW w:w="2520" w:type="dxa"/>
                <w:vMerge/>
                <w:vAlign w:val="center"/>
              </w:tcPr>
            </w:tcPrChange>
          </w:tcPr>
          <w:p w14:paraId="117060CE" w14:textId="77777777" w:rsidR="00FD4095" w:rsidRDefault="00FD4095" w:rsidP="00FD4095">
            <w:pPr>
              <w:jc w:val="right"/>
              <w:rPr>
                <w:rFonts w:ascii="Cambria" w:hAnsi="Cambria" w:cs="Arial"/>
              </w:rPr>
            </w:pPr>
          </w:p>
        </w:tc>
        <w:tc>
          <w:tcPr>
            <w:tcW w:w="4460" w:type="dxa"/>
            <w:vAlign w:val="center"/>
            <w:tcPrChange w:id="1420" w:author="Sasi Songthong" w:date="2022-06-23T12:30:00Z">
              <w:tcPr>
                <w:tcW w:w="4460" w:type="dxa"/>
                <w:vAlign w:val="center"/>
              </w:tcPr>
            </w:tcPrChange>
          </w:tcPr>
          <w:p w14:paraId="1F3E7922" w14:textId="3D949A37" w:rsidR="00FD4095" w:rsidRDefault="00FD4095" w:rsidP="00FD4095">
            <w:pPr>
              <w:rPr>
                <w:rFonts w:ascii="Cambria" w:hAnsi="Cambria" w:cs="Arial"/>
              </w:rPr>
            </w:pPr>
            <w:r>
              <w:rPr>
                <w:rFonts w:ascii="Cambria" w:hAnsi="Cambria" w:cs="Arial"/>
              </w:rPr>
              <w:t>Each of the 12 labels contains a unique label number (#61 - #72).</w:t>
            </w:r>
          </w:p>
        </w:tc>
        <w:tc>
          <w:tcPr>
            <w:tcW w:w="4095" w:type="dxa"/>
            <w:vAlign w:val="center"/>
            <w:tcPrChange w:id="1421" w:author="Sasi Songthong" w:date="2022-06-23T12:30:00Z">
              <w:tcPr>
                <w:tcW w:w="4095" w:type="dxa"/>
                <w:vAlign w:val="center"/>
              </w:tcPr>
            </w:tcPrChange>
          </w:tcPr>
          <w:p w14:paraId="50E9520C" w14:textId="77777777" w:rsidR="00FD4095" w:rsidRDefault="00FD4095">
            <w:pPr>
              <w:rPr>
                <w:ins w:id="1422" w:author="Sasi Songthong" w:date="2022-06-23T12:30:00Z"/>
                <w:rFonts w:ascii="Cambria" w:hAnsi="Cambria" w:cs="Arial"/>
              </w:rPr>
            </w:pPr>
            <w:ins w:id="1423" w:author="Sasi Songthong" w:date="2022-06-23T12:30: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3AB9CCF7" w14:textId="48FA9294" w:rsidR="00FD4095" w:rsidRDefault="00FD4095">
            <w:pPr>
              <w:rPr>
                <w:rFonts w:ascii="Cambria" w:hAnsi="Cambria" w:cs="Arial"/>
              </w:rPr>
              <w:pPrChange w:id="1424" w:author="Sasi Songthong" w:date="2022-06-23T12:30:00Z">
                <w:pPr>
                  <w:jc w:val="center"/>
                </w:pPr>
              </w:pPrChange>
            </w:pPr>
            <w:ins w:id="1425" w:author="Sasi Songthong" w:date="2022-06-23T12:30:00Z">
              <w:r>
                <w:rPr>
                  <w:rFonts w:ascii="Cambria" w:hAnsi="Cambria" w:cs="Arial"/>
                </w:rPr>
                <w:t>(#61 - #72).</w:t>
              </w:r>
            </w:ins>
          </w:p>
        </w:tc>
        <w:tc>
          <w:tcPr>
            <w:tcW w:w="1260" w:type="dxa"/>
            <w:vAlign w:val="center"/>
            <w:tcPrChange w:id="1426" w:author="Sasi Songthong" w:date="2022-06-23T12:30:00Z">
              <w:tcPr>
                <w:tcW w:w="1260" w:type="dxa"/>
                <w:vAlign w:val="center"/>
              </w:tcPr>
            </w:tcPrChange>
          </w:tcPr>
          <w:p w14:paraId="04F901BE" w14:textId="77777777" w:rsidR="00FD4095" w:rsidRDefault="00FD4095" w:rsidP="00FD4095">
            <w:pPr>
              <w:jc w:val="center"/>
              <w:rPr>
                <w:rFonts w:ascii="Cambria" w:hAnsi="Cambria" w:cs="Arial"/>
              </w:rPr>
            </w:pPr>
          </w:p>
        </w:tc>
      </w:tr>
      <w:tr w:rsidR="00FD4095" w14:paraId="380D5500" w14:textId="77777777" w:rsidTr="00FD4095">
        <w:tblPrEx>
          <w:tblW w:w="13050" w:type="dxa"/>
          <w:tblLayout w:type="fixed"/>
          <w:tblPrExChange w:id="1427" w:author="Sasi Songthong" w:date="2022-06-23T12:30:00Z">
            <w:tblPrEx>
              <w:tblW w:w="13050" w:type="dxa"/>
              <w:tblLayout w:type="fixed"/>
            </w:tblPrEx>
          </w:tblPrExChange>
        </w:tblPrEx>
        <w:trPr>
          <w:trHeight w:val="288"/>
          <w:trPrChange w:id="1428" w:author="Sasi Songthong" w:date="2022-06-23T12:30:00Z">
            <w:trPr>
              <w:trHeight w:val="288"/>
            </w:trPr>
          </w:trPrChange>
        </w:trPr>
        <w:tc>
          <w:tcPr>
            <w:tcW w:w="715" w:type="dxa"/>
            <w:vAlign w:val="center"/>
            <w:tcPrChange w:id="1429" w:author="Sasi Songthong" w:date="2022-06-23T12:30:00Z">
              <w:tcPr>
                <w:tcW w:w="715" w:type="dxa"/>
                <w:vAlign w:val="center"/>
              </w:tcPr>
            </w:tcPrChange>
          </w:tcPr>
          <w:p w14:paraId="0F7A6098" w14:textId="77777777" w:rsidR="00FD4095" w:rsidRDefault="00FD4095" w:rsidP="00FD4095">
            <w:pPr>
              <w:jc w:val="right"/>
              <w:rPr>
                <w:rFonts w:ascii="Cambria" w:hAnsi="Cambria" w:cs="Arial"/>
              </w:rPr>
            </w:pPr>
            <w:r>
              <w:rPr>
                <w:rFonts w:ascii="Cambria" w:hAnsi="Cambria" w:cs="Arial"/>
              </w:rPr>
              <w:t>5</w:t>
            </w:r>
          </w:p>
        </w:tc>
        <w:tc>
          <w:tcPr>
            <w:tcW w:w="2520" w:type="dxa"/>
            <w:vAlign w:val="center"/>
            <w:tcPrChange w:id="1430" w:author="Sasi Songthong" w:date="2022-06-23T12:30:00Z">
              <w:tcPr>
                <w:tcW w:w="2520" w:type="dxa"/>
                <w:vAlign w:val="center"/>
              </w:tcPr>
            </w:tcPrChange>
          </w:tcPr>
          <w:p w14:paraId="64D8518D" w14:textId="77777777" w:rsidR="00FD4095" w:rsidRDefault="00FD4095" w:rsidP="00FD4095">
            <w:pPr>
              <w:jc w:val="right"/>
              <w:rPr>
                <w:rFonts w:ascii="Cambria" w:hAnsi="Cambria" w:cs="Arial"/>
              </w:rPr>
            </w:pPr>
            <w:r>
              <w:rPr>
                <w:rFonts w:ascii="Cambria" w:hAnsi="Cambria" w:cs="Arial"/>
              </w:rPr>
              <w:t>Legibility</w:t>
            </w:r>
          </w:p>
        </w:tc>
        <w:tc>
          <w:tcPr>
            <w:tcW w:w="4460" w:type="dxa"/>
            <w:vAlign w:val="center"/>
            <w:tcPrChange w:id="1431" w:author="Sasi Songthong" w:date="2022-06-23T12:30:00Z">
              <w:tcPr>
                <w:tcW w:w="4460" w:type="dxa"/>
                <w:vAlign w:val="center"/>
              </w:tcPr>
            </w:tcPrChange>
          </w:tcPr>
          <w:p w14:paraId="59BD801D" w14:textId="5661D423" w:rsidR="00FD4095" w:rsidRDefault="00FD4095" w:rsidP="00FD4095">
            <w:pPr>
              <w:rPr>
                <w:rFonts w:ascii="Cambria" w:hAnsi="Cambria" w:cs="Arial"/>
              </w:rPr>
            </w:pPr>
            <w:r>
              <w:rPr>
                <w:rFonts w:ascii="Cambria" w:hAnsi="Cambria" w:cs="Arial"/>
              </w:rPr>
              <w:t>All labels are legible</w:t>
            </w:r>
            <w:ins w:id="1432" w:author="Sasi Songthong" w:date="2022-06-23T12:30:00Z">
              <w:r>
                <w:rPr>
                  <w:rFonts w:ascii="Cambria" w:hAnsi="Cambria" w:cs="Arial"/>
                </w:rPr>
                <w:t>.</w:t>
              </w:r>
            </w:ins>
          </w:p>
        </w:tc>
        <w:tc>
          <w:tcPr>
            <w:tcW w:w="4095" w:type="dxa"/>
            <w:vAlign w:val="center"/>
            <w:tcPrChange w:id="1433" w:author="Sasi Songthong" w:date="2022-06-23T12:30:00Z">
              <w:tcPr>
                <w:tcW w:w="4095" w:type="dxa"/>
                <w:vAlign w:val="center"/>
              </w:tcPr>
            </w:tcPrChange>
          </w:tcPr>
          <w:p w14:paraId="55E8B5F8" w14:textId="15022C77" w:rsidR="00FD4095" w:rsidRDefault="00FD4095">
            <w:pPr>
              <w:rPr>
                <w:rFonts w:ascii="Cambria" w:hAnsi="Cambria" w:cs="Arial"/>
              </w:rPr>
              <w:pPrChange w:id="1434" w:author="Sasi Songthong" w:date="2022-06-23T12:30:00Z">
                <w:pPr>
                  <w:jc w:val="center"/>
                </w:pPr>
              </w:pPrChange>
            </w:pPr>
            <w:ins w:id="1435" w:author="Sasi Songthong" w:date="2022-06-23T12:30: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436" w:author="Sasi Songthong" w:date="2022-06-23T12:30:00Z">
              <w:tcPr>
                <w:tcW w:w="1260" w:type="dxa"/>
                <w:vAlign w:val="center"/>
              </w:tcPr>
            </w:tcPrChange>
          </w:tcPr>
          <w:p w14:paraId="5B99D856" w14:textId="77777777" w:rsidR="00FD4095" w:rsidRDefault="00FD4095" w:rsidP="00FD4095">
            <w:pPr>
              <w:jc w:val="center"/>
              <w:rPr>
                <w:rFonts w:ascii="Cambria" w:hAnsi="Cambria" w:cs="Arial"/>
              </w:rPr>
            </w:pPr>
          </w:p>
        </w:tc>
      </w:tr>
      <w:tr w:rsidR="00443C87" w:rsidRPr="00894548" w14:paraId="1D3AF0C9" w14:textId="77777777" w:rsidTr="00722C6F">
        <w:tblPrEx>
          <w:tblW w:w="13050" w:type="dxa"/>
          <w:tblLayout w:type="fixed"/>
          <w:tblPrExChange w:id="1437" w:author="Sasi Songthong" w:date="2022-06-23T12:31:00Z">
            <w:tblPrEx>
              <w:tblW w:w="13050" w:type="dxa"/>
              <w:tblLayout w:type="fixed"/>
            </w:tblPrEx>
          </w:tblPrExChange>
        </w:tblPrEx>
        <w:trPr>
          <w:trHeight w:val="1440"/>
          <w:trPrChange w:id="1438" w:author="Sasi Songthong" w:date="2022-06-23T12:31:00Z">
            <w:trPr>
              <w:trHeight w:val="1872"/>
            </w:trPr>
          </w:trPrChange>
        </w:trPr>
        <w:tc>
          <w:tcPr>
            <w:tcW w:w="13050" w:type="dxa"/>
            <w:gridSpan w:val="5"/>
            <w:tcPrChange w:id="1439" w:author="Sasi Songthong" w:date="2022-06-23T12:31:00Z">
              <w:tcPr>
                <w:tcW w:w="13050" w:type="dxa"/>
                <w:gridSpan w:val="5"/>
              </w:tcPr>
            </w:tcPrChange>
          </w:tcPr>
          <w:p w14:paraId="7282C135" w14:textId="77777777" w:rsidR="00443C87" w:rsidRPr="00894548" w:rsidRDefault="00443C87" w:rsidP="000047FC">
            <w:pPr>
              <w:rPr>
                <w:rFonts w:ascii="Cambria" w:hAnsi="Cambria" w:cs="Arial"/>
                <w:b/>
                <w:bCs/>
                <w:highlight w:val="yellow"/>
              </w:rPr>
            </w:pPr>
            <w:r w:rsidRPr="00894548">
              <w:rPr>
                <w:rFonts w:ascii="Cambria" w:hAnsi="Cambria" w:cs="Arial"/>
                <w:b/>
                <w:bCs/>
              </w:rPr>
              <w:t>Comments:</w:t>
            </w:r>
          </w:p>
        </w:tc>
      </w:tr>
      <w:tr w:rsidR="00443C87" w14:paraId="464945A1" w14:textId="77777777" w:rsidTr="000047FC">
        <w:trPr>
          <w:trHeight w:val="360"/>
        </w:trPr>
        <w:tc>
          <w:tcPr>
            <w:tcW w:w="3235" w:type="dxa"/>
            <w:gridSpan w:val="2"/>
            <w:shd w:val="clear" w:color="auto" w:fill="F2F2F2" w:themeFill="background1" w:themeFillShade="F2"/>
            <w:vAlign w:val="center"/>
          </w:tcPr>
          <w:p w14:paraId="79342376" w14:textId="77777777" w:rsidR="00443C87" w:rsidRDefault="00443C87"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60415AE7" w14:textId="77777777" w:rsidR="00443C87" w:rsidRDefault="00443C87" w:rsidP="000047FC">
            <w:pPr>
              <w:rPr>
                <w:rFonts w:ascii="Cambria" w:hAnsi="Cambria" w:cs="Arial"/>
              </w:rPr>
            </w:pPr>
          </w:p>
        </w:tc>
      </w:tr>
      <w:tr w:rsidR="00443C87" w14:paraId="2C0527D2" w14:textId="77777777" w:rsidTr="000047FC">
        <w:trPr>
          <w:trHeight w:val="360"/>
        </w:trPr>
        <w:tc>
          <w:tcPr>
            <w:tcW w:w="3235" w:type="dxa"/>
            <w:gridSpan w:val="2"/>
            <w:shd w:val="clear" w:color="auto" w:fill="F2F2F2" w:themeFill="background1" w:themeFillShade="F2"/>
            <w:vAlign w:val="center"/>
          </w:tcPr>
          <w:p w14:paraId="0401190B" w14:textId="166A1696" w:rsidR="00443C87"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392A6F86" w14:textId="77777777" w:rsidR="00443C87" w:rsidRDefault="00443C87" w:rsidP="000047FC">
            <w:pPr>
              <w:rPr>
                <w:rFonts w:ascii="Cambria" w:hAnsi="Cambria" w:cs="Arial"/>
              </w:rPr>
            </w:pPr>
          </w:p>
        </w:tc>
      </w:tr>
    </w:tbl>
    <w:p w14:paraId="5CD56958" w14:textId="62E28270" w:rsidR="00443C87" w:rsidRDefault="008E50F1">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Pr>
          <w:rFonts w:ascii="Cambria" w:hAnsi="Cambria" w:cs="Arial"/>
          <w:b/>
          <w:bCs/>
        </w:rPr>
        <w:t>6</w:t>
      </w:r>
      <w:r w:rsidRPr="00023BB8">
        <w:rPr>
          <w:rFonts w:ascii="Cambria" w:hAnsi="Cambria" w:cs="Arial"/>
          <w:b/>
          <w:bCs/>
        </w:rPr>
        <w:t xml:space="preserve"> LABEL PRINTING</w:t>
      </w:r>
      <w:r>
        <w:rPr>
          <w:rFonts w:ascii="Cambria" w:hAnsi="Cambria" w:cs="Arial"/>
          <w:b/>
          <w:bCs/>
        </w:rPr>
        <w:t xml:space="preserve"> – SET 2 </w:t>
      </w:r>
      <w:r w:rsidR="00443C87"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440">
          <w:tblGrid>
            <w:gridCol w:w="715"/>
            <w:gridCol w:w="2520"/>
            <w:gridCol w:w="4460"/>
            <w:gridCol w:w="4095"/>
            <w:gridCol w:w="1260"/>
          </w:tblGrid>
        </w:tblGridChange>
      </w:tblGrid>
      <w:tr w:rsidR="00443C87" w:rsidRPr="00AC51DF" w14:paraId="1ED6F5A7" w14:textId="77777777" w:rsidTr="000047FC">
        <w:trPr>
          <w:trHeight w:val="256"/>
        </w:trPr>
        <w:tc>
          <w:tcPr>
            <w:tcW w:w="13050" w:type="dxa"/>
            <w:gridSpan w:val="5"/>
            <w:shd w:val="clear" w:color="auto" w:fill="F2F2F2" w:themeFill="background1" w:themeFillShade="F2"/>
            <w:vAlign w:val="center"/>
          </w:tcPr>
          <w:p w14:paraId="02374ECE" w14:textId="71A4C2A8" w:rsidR="00443C87" w:rsidRPr="00AC51DF" w:rsidRDefault="00443C87" w:rsidP="000047FC">
            <w:pPr>
              <w:jc w:val="center"/>
              <w:rPr>
                <w:rFonts w:ascii="Cambria" w:hAnsi="Cambria" w:cs="Arial"/>
                <w:b/>
                <w:bCs/>
              </w:rPr>
            </w:pPr>
            <w:r>
              <w:rPr>
                <w:rFonts w:ascii="Cambria" w:hAnsi="Cambria" w:cs="Arial"/>
                <w:b/>
                <w:bCs/>
              </w:rPr>
              <w:t xml:space="preserve">Group </w:t>
            </w:r>
            <w:r w:rsidR="00044BE8">
              <w:rPr>
                <w:rFonts w:ascii="Cambria" w:hAnsi="Cambria" w:cs="Arial"/>
                <w:b/>
                <w:bCs/>
              </w:rPr>
              <w:t>7</w:t>
            </w:r>
            <w:r>
              <w:rPr>
                <w:rFonts w:ascii="Cambria" w:hAnsi="Cambria" w:cs="Arial"/>
                <w:b/>
                <w:bCs/>
              </w:rPr>
              <w:t>- High/Low Printer Setting</w:t>
            </w:r>
          </w:p>
        </w:tc>
      </w:tr>
      <w:tr w:rsidR="00443C87" w14:paraId="2CD41364" w14:textId="77777777" w:rsidTr="000047FC">
        <w:trPr>
          <w:trHeight w:val="256"/>
        </w:trPr>
        <w:tc>
          <w:tcPr>
            <w:tcW w:w="13050" w:type="dxa"/>
            <w:gridSpan w:val="5"/>
            <w:vAlign w:val="center"/>
          </w:tcPr>
          <w:p w14:paraId="379ABFB8" w14:textId="77777777" w:rsidR="00443C87" w:rsidRPr="00894548" w:rsidRDefault="00443C87"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88960" behindDoc="0" locked="0" layoutInCell="1" allowOverlap="1" wp14:anchorId="3F967255" wp14:editId="09ACFE40">
                      <wp:simplePos x="0" y="0"/>
                      <wp:positionH relativeFrom="column">
                        <wp:posOffset>6350000</wp:posOffset>
                      </wp:positionH>
                      <wp:positionV relativeFrom="paragraph">
                        <wp:posOffset>142875</wp:posOffset>
                      </wp:positionV>
                      <wp:extent cx="1521460" cy="241300"/>
                      <wp:effectExtent l="0" t="0" r="2540" b="6350"/>
                      <wp:wrapNone/>
                      <wp:docPr id="103" name="Text Box 103"/>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7117DD2D" w14:textId="77777777" w:rsidR="00443C87" w:rsidRPr="0055157D" w:rsidRDefault="00443C87" w:rsidP="00443C87">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67255" id="Text Box 103" o:spid="_x0000_s1076" type="#_x0000_t202" style="position:absolute;margin-left:500pt;margin-top:11.25pt;width:119.8pt;height: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" fillcolor="white [3201]" stroked="f" strokeweight=".5pt">
                      <v:textbox>
                        <w:txbxContent>
                          <w:p w14:paraId="7117DD2D" w14:textId="77777777" w:rsidR="00443C87" w:rsidRPr="0055157D" w:rsidRDefault="00443C87" w:rsidP="00443C87">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89984" behindDoc="0" locked="0" layoutInCell="1" allowOverlap="1" wp14:anchorId="4CA288C8" wp14:editId="12664EF4">
                      <wp:simplePos x="0" y="0"/>
                      <wp:positionH relativeFrom="column">
                        <wp:posOffset>6350000</wp:posOffset>
                      </wp:positionH>
                      <wp:positionV relativeFrom="paragraph">
                        <wp:posOffset>142875</wp:posOffset>
                      </wp:positionV>
                      <wp:extent cx="1521460" cy="241300"/>
                      <wp:effectExtent l="0" t="0" r="2540" b="6350"/>
                      <wp:wrapNone/>
                      <wp:docPr id="104" name="Text Box 104"/>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2AA71225" w14:textId="77777777" w:rsidR="00443C87" w:rsidRPr="005B0FB1" w:rsidRDefault="00443C87" w:rsidP="00443C87">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288C8" id="Text Box 104" o:spid="_x0000_s1077" type="#_x0000_t202" style="position:absolute;margin-left:500pt;margin-top:11.25pt;width:119.8pt;height:1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Rm+W6kUC&#10;AACFBAAADgAAAAAAAAAAAAAAAAAuAgAAZHJzL2Uyb0RvYy54bWxQSwECLQAUAAYACAAAACEAc5TX&#10;juAAAAALAQAADwAAAAAAAAAAAAAAAACfBAAAZHJzL2Rvd25yZXYueG1sUEsFBgAAAAAEAAQA8wAA&#10;AKwFAAAAAA==&#10;" fillcolor="white [3201]" stroked="f" strokeweight=".5pt">
                      <v:textbox>
                        <w:txbxContent>
                          <w:p w14:paraId="2AA71225" w14:textId="77777777" w:rsidR="00443C87" w:rsidRPr="005B0FB1" w:rsidRDefault="00443C87" w:rsidP="00443C87">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46B9BB3A" w14:textId="00ED8B8A" w:rsidR="00443C87" w:rsidRDefault="00443C87" w:rsidP="000047FC">
            <w:pPr>
              <w:rPr>
                <w:rFonts w:ascii="Cambria" w:hAnsi="Cambria" w:cs="Arial"/>
              </w:rPr>
            </w:pPr>
            <w:r>
              <w:rPr>
                <w:rFonts w:ascii="Cambria" w:hAnsi="Cambria" w:cs="Arial"/>
              </w:rPr>
              <w:t xml:space="preserve">1. In the printer settings menu, set print speed to </w:t>
            </w:r>
            <w:r w:rsidR="002349E8">
              <w:rPr>
                <w:rFonts w:ascii="Cambria" w:hAnsi="Cambria" w:cs="Arial"/>
              </w:rPr>
              <w:t>6</w:t>
            </w:r>
            <w:r>
              <w:rPr>
                <w:rFonts w:ascii="Cambria" w:hAnsi="Cambria" w:cs="Arial"/>
              </w:rPr>
              <w:t xml:space="preserve"> and print darkness to 23.  Document results.</w:t>
            </w:r>
          </w:p>
          <w:p w14:paraId="5E50818D" w14:textId="5281B305" w:rsidR="00443C87" w:rsidRDefault="00443C87" w:rsidP="000047FC">
            <w:pPr>
              <w:rPr>
                <w:rFonts w:ascii="Cambria" w:hAnsi="Cambria" w:cs="Arial"/>
              </w:rPr>
            </w:pPr>
            <w:r>
              <w:rPr>
                <w:rFonts w:ascii="Cambria" w:hAnsi="Cambria" w:cs="Arial"/>
                <w:noProof/>
              </w:rPr>
              <mc:AlternateContent>
                <mc:Choice Requires="wpg">
                  <w:drawing>
                    <wp:anchor distT="0" distB="0" distL="114300" distR="114300" simplePos="0" relativeHeight="251691008" behindDoc="0" locked="0" layoutInCell="1" allowOverlap="1" wp14:anchorId="79EFA880" wp14:editId="7A2029BD">
                      <wp:simplePos x="0" y="0"/>
                      <wp:positionH relativeFrom="column">
                        <wp:posOffset>6172835</wp:posOffset>
                      </wp:positionH>
                      <wp:positionV relativeFrom="paragraph">
                        <wp:posOffset>46355</wp:posOffset>
                      </wp:positionV>
                      <wp:extent cx="1841500" cy="1416050"/>
                      <wp:effectExtent l="0" t="0" r="25400" b="12700"/>
                      <wp:wrapNone/>
                      <wp:docPr id="105" name="Group 105"/>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06" name="Text Box 106"/>
                              <wps:cNvSpPr txBox="1"/>
                              <wps:spPr>
                                <a:xfrm>
                                  <a:off x="0" y="0"/>
                                  <a:ext cx="1841500" cy="1416050"/>
                                </a:xfrm>
                                <a:prstGeom prst="rect">
                                  <a:avLst/>
                                </a:prstGeom>
                                <a:noFill/>
                                <a:ln w="6350">
                                  <a:solidFill>
                                    <a:schemeClr val="accent1"/>
                                  </a:solidFill>
                                </a:ln>
                              </wps:spPr>
                              <wps:txbx>
                                <w:txbxContent>
                                  <w:p w14:paraId="6ED1139C"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65EA4673" w14:textId="77777777" w:rsidR="00443C87" w:rsidRDefault="00443C87" w:rsidP="00443C87">
                                    <w:pPr>
                                      <w:jc w:val="center"/>
                                    </w:pPr>
                                    <w:r>
                                      <w:rPr>
                                        <w:noProof/>
                                      </w:rPr>
                                      <w:drawing>
                                        <wp:inline distT="0" distB="0" distL="0" distR="0" wp14:anchorId="05942091" wp14:editId="1EB20829">
                                          <wp:extent cx="1005840" cy="481641"/>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679D9080" w14:textId="77777777" w:rsidR="00443C87" w:rsidRDefault="00443C87" w:rsidP="00443C87">
                                    <w:pPr>
                                      <w:jc w:val="center"/>
                                    </w:pPr>
                                    <w:r w:rsidRPr="00C75EC7">
                                      <w:rPr>
                                        <w:b/>
                                        <w:bCs/>
                                      </w:rPr>
                                      <w:t xml:space="preserve">Size </w:t>
                                    </w:r>
                                    <w:r>
                                      <w:rPr>
                                        <w:b/>
                                        <w:bCs/>
                                      </w:rPr>
                                      <w:t>7</w:t>
                                    </w:r>
                                    <w:r>
                                      <w:rPr>
                                        <w:b/>
                                        <w:bCs/>
                                      </w:rPr>
                                      <w:tab/>
                                    </w:r>
                                    <w:r>
                                      <w:rPr>
                                        <w:b/>
                                        <w:bCs/>
                                      </w:rPr>
                                      <w:tab/>
                                      <w:t>Size 10</w:t>
                                    </w:r>
                                  </w:p>
                                  <w:p w14:paraId="22BD7FD4" w14:textId="77777777" w:rsidR="00443C87" w:rsidRDefault="00443C87" w:rsidP="00443C8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Straight Arrow Connector 107"/>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08" name="Straight Arrow Connector 108"/>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 name="Straight Arrow Connector 110"/>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EFA880" id="Group 105" o:spid="_x0000_s1078" style="position:absolute;margin-left:486.05pt;margin-top:3.65pt;width:145pt;height:111.5pt;z-index:251691008;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">
                      <v:shape id="Text Box 106" o:spid="_x0000_s1079"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" filled="f" strokecolor="#5b9bd5 [3204]" strokeweight=".5pt">
                        <v:textbox>
                          <w:txbxContent>
                            <w:p w14:paraId="6ED1139C"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65EA4673" w14:textId="77777777" w:rsidR="00443C87" w:rsidRDefault="00443C87" w:rsidP="00443C87">
                              <w:pPr>
                                <w:jc w:val="center"/>
                              </w:pPr>
                              <w:r>
                                <w:rPr>
                                  <w:noProof/>
                                </w:rPr>
                                <w:drawing>
                                  <wp:inline distT="0" distB="0" distL="0" distR="0" wp14:anchorId="05942091" wp14:editId="1EB20829">
                                    <wp:extent cx="1005840" cy="481641"/>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679D9080" w14:textId="77777777" w:rsidR="00443C87" w:rsidRDefault="00443C87" w:rsidP="00443C87">
                              <w:pPr>
                                <w:jc w:val="center"/>
                              </w:pPr>
                              <w:r w:rsidRPr="00C75EC7">
                                <w:rPr>
                                  <w:b/>
                                  <w:bCs/>
                                </w:rPr>
                                <w:t xml:space="preserve">Size </w:t>
                              </w:r>
                              <w:r>
                                <w:rPr>
                                  <w:b/>
                                  <w:bCs/>
                                </w:rPr>
                                <w:t>7</w:t>
                              </w:r>
                              <w:r>
                                <w:rPr>
                                  <w:b/>
                                  <w:bCs/>
                                </w:rPr>
                                <w:tab/>
                              </w:r>
                              <w:r>
                                <w:rPr>
                                  <w:b/>
                                  <w:bCs/>
                                </w:rPr>
                                <w:tab/>
                                <w:t>Size 10</w:t>
                              </w:r>
                            </w:p>
                            <w:p w14:paraId="22BD7FD4" w14:textId="77777777" w:rsidR="00443C87" w:rsidRDefault="00443C87" w:rsidP="00443C87">
                              <w:pPr>
                                <w:jc w:val="right"/>
                              </w:pPr>
                            </w:p>
                          </w:txbxContent>
                        </v:textbox>
                      </v:shape>
                      <v:shape id="Straight Arrow Connector 107" o:spid="_x0000_s1080"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" strokecolor="#5b9bd5 [3204]" strokeweight=".5pt">
                        <v:stroke endarrow="block" joinstyle="miter"/>
                      </v:shape>
                      <v:shape id="Straight Arrow Connector 108" o:spid="_x0000_s1081"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" strokecolor="#5b9bd5 [3204]" strokeweight=".5pt">
                        <v:stroke endarrow="block" joinstyle="miter"/>
                      </v:shape>
                      <v:shape id="Straight Arrow Connector 109" o:spid="_x0000_s1082"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" strokecolor="#5b9bd5 [3204]" strokeweight=".5pt">
                        <v:stroke endarrow="block" joinstyle="miter"/>
                      </v:shape>
                      <v:shape id="Straight Arrow Connector 110" o:spid="_x0000_s1083"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7</w:t>
            </w:r>
            <w:r>
              <w:rPr>
                <w:rFonts w:ascii="Cambria" w:hAnsi="Cambria" w:cs="Arial"/>
              </w:rPr>
              <w:t xml:space="preserve">.  </w:t>
            </w:r>
          </w:p>
          <w:p w14:paraId="5186E420" w14:textId="77777777" w:rsidR="00443C87" w:rsidRDefault="00443C87"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3EEA7AAA" w14:textId="22A19736" w:rsidR="00443C87" w:rsidRDefault="00443C87"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447099D5" w14:textId="77777777" w:rsidR="00443C87" w:rsidRDefault="00443C87" w:rsidP="000047FC">
            <w:pPr>
              <w:rPr>
                <w:rFonts w:ascii="Cambria" w:hAnsi="Cambria" w:cs="Arial"/>
              </w:rPr>
            </w:pPr>
            <w:r>
              <w:rPr>
                <w:rFonts w:ascii="Cambria" w:hAnsi="Cambria" w:cs="Arial"/>
              </w:rPr>
              <w:t>3. Enter your initials and enter 12 for quantity.</w:t>
            </w:r>
          </w:p>
          <w:p w14:paraId="2ECA648F" w14:textId="77777777" w:rsidR="00443C87" w:rsidRDefault="00443C87" w:rsidP="000047FC">
            <w:pPr>
              <w:rPr>
                <w:rFonts w:ascii="Cambria" w:hAnsi="Cambria" w:cs="Arial"/>
              </w:rPr>
            </w:pPr>
            <w:r>
              <w:rPr>
                <w:rFonts w:ascii="Cambria" w:hAnsi="Cambria" w:cs="Arial"/>
              </w:rPr>
              <w:t xml:space="preserve">4. Check </w:t>
            </w:r>
            <w:r>
              <w:rPr>
                <w:noProof/>
              </w:rPr>
              <w:drawing>
                <wp:inline distT="0" distB="0" distL="0" distR="0" wp14:anchorId="3EEE1F96" wp14:editId="503E94EF">
                  <wp:extent cx="822960" cy="164592"/>
                  <wp:effectExtent l="0" t="0" r="0" b="698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2580962C" w14:textId="77777777" w:rsidR="00443C87" w:rsidRPr="00890057" w:rsidRDefault="00443C87"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510DCFC1" w14:textId="1413C81F" w:rsidR="00443C87" w:rsidRPr="00890057" w:rsidRDefault="00443C87"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044BE8">
              <w:rPr>
                <w:rFonts w:ascii="Cambria" w:hAnsi="Cambria" w:cs="Arial"/>
              </w:rPr>
              <w:t>73</w:t>
            </w:r>
            <w:r w:rsidRPr="00890057">
              <w:rPr>
                <w:rFonts w:ascii="Cambria" w:hAnsi="Cambria" w:cs="Arial"/>
              </w:rPr>
              <w:t xml:space="preserve"> – Label#</w:t>
            </w:r>
            <w:r w:rsidR="00044BE8">
              <w:rPr>
                <w:rFonts w:ascii="Cambria" w:hAnsi="Cambria" w:cs="Arial"/>
              </w:rPr>
              <w:t>84</w:t>
            </w:r>
            <w:r w:rsidRPr="00890057">
              <w:rPr>
                <w:rFonts w:ascii="Cambria" w:hAnsi="Cambria" w:cs="Arial"/>
              </w:rPr>
              <w:t>) are present.</w:t>
            </w:r>
          </w:p>
          <w:p w14:paraId="19E7FAAE" w14:textId="77777777" w:rsidR="00443C87" w:rsidRPr="00890057" w:rsidRDefault="00443C87"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73889756" w14:textId="77777777" w:rsidR="00443C87" w:rsidRPr="00890057" w:rsidRDefault="00443C87"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5A22ABF0" w14:textId="77777777" w:rsidR="00443C87" w:rsidRPr="00890057" w:rsidRDefault="00443C87"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7F2AED07" w14:textId="77777777" w:rsidR="00443C87" w:rsidRDefault="00443C87" w:rsidP="000047FC">
            <w:pPr>
              <w:rPr>
                <w:rFonts w:ascii="Cambria" w:hAnsi="Cambria" w:cs="Arial"/>
              </w:rPr>
            </w:pPr>
            <w:r w:rsidRPr="00890057">
              <w:rPr>
                <w:rFonts w:ascii="Cambria" w:hAnsi="Cambria" w:cs="Arial"/>
              </w:rPr>
              <w:t>8. Record comments and additional information in the “Comments” section or N/A.</w:t>
            </w:r>
          </w:p>
        </w:tc>
      </w:tr>
      <w:tr w:rsidR="00443C87" w:rsidRPr="00894548" w14:paraId="016187DF" w14:textId="77777777" w:rsidTr="000047FC">
        <w:trPr>
          <w:trHeight w:val="288"/>
        </w:trPr>
        <w:tc>
          <w:tcPr>
            <w:tcW w:w="715" w:type="dxa"/>
            <w:shd w:val="clear" w:color="auto" w:fill="F2F2F2" w:themeFill="background1" w:themeFillShade="F2"/>
            <w:vAlign w:val="center"/>
          </w:tcPr>
          <w:p w14:paraId="5EF8A1E4" w14:textId="77777777" w:rsidR="00443C87" w:rsidRPr="00894548" w:rsidRDefault="00443C87"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03679B5F" w14:textId="77777777" w:rsidR="00443C87" w:rsidRPr="00894548" w:rsidRDefault="00443C87"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38C0426F" w14:textId="77777777" w:rsidR="00443C87" w:rsidRPr="00894548" w:rsidRDefault="00443C87"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42C17BA2" w14:textId="77777777" w:rsidR="00443C87" w:rsidRPr="00894548" w:rsidRDefault="00443C87"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13B0D17E" w14:textId="77777777" w:rsidR="00443C87" w:rsidRPr="00894548" w:rsidRDefault="00443C87"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43C87" w14:paraId="7CC1B344" w14:textId="77777777" w:rsidTr="000047FC">
        <w:trPr>
          <w:trHeight w:val="288"/>
        </w:trPr>
        <w:tc>
          <w:tcPr>
            <w:tcW w:w="715" w:type="dxa"/>
            <w:vAlign w:val="center"/>
          </w:tcPr>
          <w:p w14:paraId="15A6393A" w14:textId="77777777" w:rsidR="00443C87" w:rsidRPr="00C94F8F" w:rsidRDefault="00443C87" w:rsidP="000047FC">
            <w:pPr>
              <w:jc w:val="right"/>
              <w:rPr>
                <w:rFonts w:ascii="Cambria" w:hAnsi="Cambria" w:cs="Arial"/>
              </w:rPr>
            </w:pPr>
            <w:r>
              <w:rPr>
                <w:rFonts w:ascii="Cambria" w:hAnsi="Cambria" w:cs="Arial"/>
              </w:rPr>
              <w:t>1</w:t>
            </w:r>
          </w:p>
        </w:tc>
        <w:tc>
          <w:tcPr>
            <w:tcW w:w="2520" w:type="dxa"/>
            <w:vAlign w:val="center"/>
          </w:tcPr>
          <w:p w14:paraId="24EE16ED" w14:textId="77777777" w:rsidR="00443C87" w:rsidRDefault="00443C87" w:rsidP="000047FC">
            <w:pPr>
              <w:jc w:val="right"/>
              <w:rPr>
                <w:rFonts w:ascii="Cambria" w:hAnsi="Cambria" w:cs="Arial"/>
              </w:rPr>
            </w:pPr>
            <w:r>
              <w:rPr>
                <w:rFonts w:ascii="Cambria" w:hAnsi="Cambria" w:cs="Arial"/>
              </w:rPr>
              <w:t xml:space="preserve">Print Speed </w:t>
            </w:r>
          </w:p>
        </w:tc>
        <w:tc>
          <w:tcPr>
            <w:tcW w:w="4460" w:type="dxa"/>
            <w:vAlign w:val="center"/>
          </w:tcPr>
          <w:p w14:paraId="5CF2518F" w14:textId="77777777" w:rsidR="00443C87" w:rsidRDefault="00443C87" w:rsidP="000047FC">
            <w:pPr>
              <w:rPr>
                <w:rFonts w:ascii="Cambria" w:hAnsi="Cambria" w:cs="Arial"/>
              </w:rPr>
            </w:pPr>
            <w:r>
              <w:rPr>
                <w:rFonts w:ascii="Cambria" w:hAnsi="Cambria" w:cs="Arial"/>
              </w:rPr>
              <w:t>6</w:t>
            </w:r>
          </w:p>
        </w:tc>
        <w:tc>
          <w:tcPr>
            <w:tcW w:w="4095" w:type="dxa"/>
            <w:vAlign w:val="center"/>
          </w:tcPr>
          <w:p w14:paraId="572FB9C5" w14:textId="77777777" w:rsidR="00443C87" w:rsidRDefault="00443C87" w:rsidP="000047FC">
            <w:pPr>
              <w:jc w:val="center"/>
              <w:rPr>
                <w:rFonts w:ascii="Cambria" w:hAnsi="Cambria" w:cs="Arial"/>
              </w:rPr>
            </w:pPr>
          </w:p>
        </w:tc>
        <w:tc>
          <w:tcPr>
            <w:tcW w:w="1260" w:type="dxa"/>
            <w:vAlign w:val="center"/>
          </w:tcPr>
          <w:p w14:paraId="5CF6A26A" w14:textId="77777777" w:rsidR="00443C87" w:rsidRDefault="00443C87" w:rsidP="000047FC">
            <w:pPr>
              <w:jc w:val="center"/>
              <w:rPr>
                <w:rFonts w:ascii="Cambria" w:hAnsi="Cambria" w:cs="Arial"/>
              </w:rPr>
            </w:pPr>
          </w:p>
        </w:tc>
      </w:tr>
      <w:tr w:rsidR="00443C87" w:rsidRPr="00AC51DF" w14:paraId="4269C28F" w14:textId="77777777" w:rsidTr="000047FC">
        <w:trPr>
          <w:trHeight w:val="288"/>
        </w:trPr>
        <w:tc>
          <w:tcPr>
            <w:tcW w:w="715" w:type="dxa"/>
            <w:vAlign w:val="center"/>
          </w:tcPr>
          <w:p w14:paraId="2E073416" w14:textId="77777777" w:rsidR="00443C87" w:rsidRPr="00894548" w:rsidRDefault="00443C87" w:rsidP="000047FC">
            <w:pPr>
              <w:jc w:val="right"/>
              <w:rPr>
                <w:rFonts w:ascii="Cambria" w:hAnsi="Cambria" w:cs="Arial"/>
              </w:rPr>
            </w:pPr>
            <w:r>
              <w:rPr>
                <w:rFonts w:ascii="Cambria" w:hAnsi="Cambria" w:cs="Arial"/>
              </w:rPr>
              <w:t>2</w:t>
            </w:r>
          </w:p>
        </w:tc>
        <w:tc>
          <w:tcPr>
            <w:tcW w:w="2520" w:type="dxa"/>
            <w:vAlign w:val="center"/>
          </w:tcPr>
          <w:p w14:paraId="6565F78C" w14:textId="77777777" w:rsidR="00443C87" w:rsidRDefault="00443C87" w:rsidP="000047FC">
            <w:pPr>
              <w:jc w:val="right"/>
              <w:rPr>
                <w:rFonts w:ascii="Cambria" w:hAnsi="Cambria" w:cs="Arial"/>
              </w:rPr>
            </w:pPr>
            <w:r>
              <w:rPr>
                <w:rFonts w:ascii="Cambria" w:hAnsi="Cambria" w:cs="Arial"/>
              </w:rPr>
              <w:t>Print Darkness</w:t>
            </w:r>
          </w:p>
        </w:tc>
        <w:tc>
          <w:tcPr>
            <w:tcW w:w="4460" w:type="dxa"/>
            <w:vAlign w:val="center"/>
          </w:tcPr>
          <w:p w14:paraId="13D6A19C" w14:textId="77777777" w:rsidR="00443C87" w:rsidRDefault="00443C87" w:rsidP="000047FC">
            <w:pPr>
              <w:rPr>
                <w:rFonts w:ascii="Cambria" w:hAnsi="Cambria" w:cs="Arial"/>
              </w:rPr>
            </w:pPr>
            <w:r>
              <w:rPr>
                <w:rFonts w:ascii="Cambria" w:hAnsi="Cambria" w:cs="Arial"/>
              </w:rPr>
              <w:t>23</w:t>
            </w:r>
          </w:p>
        </w:tc>
        <w:tc>
          <w:tcPr>
            <w:tcW w:w="4095" w:type="dxa"/>
            <w:vAlign w:val="center"/>
          </w:tcPr>
          <w:p w14:paraId="2C0298CB" w14:textId="77777777" w:rsidR="00443C87" w:rsidRDefault="00443C87" w:rsidP="000047FC">
            <w:pPr>
              <w:jc w:val="center"/>
              <w:rPr>
                <w:rFonts w:ascii="Cambria" w:hAnsi="Cambria" w:cs="Arial"/>
              </w:rPr>
            </w:pPr>
          </w:p>
        </w:tc>
        <w:tc>
          <w:tcPr>
            <w:tcW w:w="1260" w:type="dxa"/>
            <w:vAlign w:val="center"/>
          </w:tcPr>
          <w:p w14:paraId="7AAC6348" w14:textId="77777777" w:rsidR="00443C87" w:rsidRPr="00AC51DF" w:rsidRDefault="00443C87" w:rsidP="000047FC">
            <w:pPr>
              <w:rPr>
                <w:rFonts w:ascii="Cambria" w:hAnsi="Cambria" w:cs="Arial"/>
                <w:highlight w:val="yellow"/>
              </w:rPr>
            </w:pPr>
          </w:p>
        </w:tc>
      </w:tr>
      <w:tr w:rsidR="00905787" w14:paraId="5DCB084F" w14:textId="77777777" w:rsidTr="00905787">
        <w:tblPrEx>
          <w:tblW w:w="13050" w:type="dxa"/>
          <w:tblLayout w:type="fixed"/>
          <w:tblPrExChange w:id="1441" w:author="Sasi Songthong" w:date="2022-06-23T12:31:00Z">
            <w:tblPrEx>
              <w:tblW w:w="13050" w:type="dxa"/>
              <w:tblLayout w:type="fixed"/>
            </w:tblPrEx>
          </w:tblPrExChange>
        </w:tblPrEx>
        <w:trPr>
          <w:trHeight w:val="288"/>
          <w:trPrChange w:id="1442" w:author="Sasi Songthong" w:date="2022-06-23T12:31:00Z">
            <w:trPr>
              <w:trHeight w:val="288"/>
            </w:trPr>
          </w:trPrChange>
        </w:trPr>
        <w:tc>
          <w:tcPr>
            <w:tcW w:w="715" w:type="dxa"/>
            <w:vAlign w:val="center"/>
            <w:tcPrChange w:id="1443" w:author="Sasi Songthong" w:date="2022-06-23T12:31:00Z">
              <w:tcPr>
                <w:tcW w:w="715" w:type="dxa"/>
                <w:vAlign w:val="center"/>
              </w:tcPr>
            </w:tcPrChange>
          </w:tcPr>
          <w:p w14:paraId="6E59B619" w14:textId="77777777" w:rsidR="00905787" w:rsidRPr="00AC51DF" w:rsidRDefault="00905787" w:rsidP="00905787">
            <w:pPr>
              <w:jc w:val="right"/>
              <w:rPr>
                <w:rFonts w:ascii="Cambria" w:hAnsi="Cambria" w:cs="Arial"/>
              </w:rPr>
            </w:pPr>
            <w:r>
              <w:rPr>
                <w:rFonts w:ascii="Cambria" w:hAnsi="Cambria" w:cs="Arial"/>
              </w:rPr>
              <w:t>3</w:t>
            </w:r>
          </w:p>
        </w:tc>
        <w:tc>
          <w:tcPr>
            <w:tcW w:w="2520" w:type="dxa"/>
            <w:vMerge w:val="restart"/>
            <w:vAlign w:val="center"/>
            <w:tcPrChange w:id="1444" w:author="Sasi Songthong" w:date="2022-06-23T12:31:00Z">
              <w:tcPr>
                <w:tcW w:w="2520" w:type="dxa"/>
                <w:vMerge w:val="restart"/>
                <w:vAlign w:val="center"/>
              </w:tcPr>
            </w:tcPrChange>
          </w:tcPr>
          <w:p w14:paraId="02ABC83C" w14:textId="77777777" w:rsidR="00905787" w:rsidRDefault="00905787" w:rsidP="00905787">
            <w:pPr>
              <w:jc w:val="right"/>
              <w:rPr>
                <w:rFonts w:ascii="Cambria" w:hAnsi="Cambria" w:cs="Arial"/>
              </w:rPr>
            </w:pPr>
            <w:r>
              <w:rPr>
                <w:rFonts w:ascii="Cambria" w:hAnsi="Cambria" w:cs="Arial"/>
              </w:rPr>
              <w:t>Accuracy and Number of Labels</w:t>
            </w:r>
          </w:p>
        </w:tc>
        <w:tc>
          <w:tcPr>
            <w:tcW w:w="4460" w:type="dxa"/>
            <w:vAlign w:val="center"/>
            <w:tcPrChange w:id="1445" w:author="Sasi Songthong" w:date="2022-06-23T12:31:00Z">
              <w:tcPr>
                <w:tcW w:w="4460" w:type="dxa"/>
                <w:vAlign w:val="center"/>
              </w:tcPr>
            </w:tcPrChange>
          </w:tcPr>
          <w:p w14:paraId="132D4FAF" w14:textId="77777777" w:rsidR="00905787" w:rsidRDefault="00905787" w:rsidP="00905787">
            <w:pPr>
              <w:rPr>
                <w:rFonts w:ascii="Cambria" w:hAnsi="Cambria" w:cs="Arial"/>
              </w:rPr>
            </w:pPr>
            <w:r>
              <w:rPr>
                <w:rFonts w:ascii="Cambria" w:hAnsi="Cambria" w:cs="Arial"/>
              </w:rPr>
              <w:t>Correct Initials on all 12 labels</w:t>
            </w:r>
          </w:p>
        </w:tc>
        <w:tc>
          <w:tcPr>
            <w:tcW w:w="4095" w:type="dxa"/>
            <w:vAlign w:val="center"/>
            <w:tcPrChange w:id="1446" w:author="Sasi Songthong" w:date="2022-06-23T12:31:00Z">
              <w:tcPr>
                <w:tcW w:w="4095" w:type="dxa"/>
                <w:vAlign w:val="center"/>
              </w:tcPr>
            </w:tcPrChange>
          </w:tcPr>
          <w:p w14:paraId="4C56B4A8" w14:textId="35070770" w:rsidR="00905787" w:rsidRDefault="00905787">
            <w:pPr>
              <w:rPr>
                <w:rFonts w:ascii="Cambria" w:hAnsi="Cambria" w:cs="Arial"/>
              </w:rPr>
              <w:pPrChange w:id="1447" w:author="Sasi Songthong" w:date="2022-06-23T12:31:00Z">
                <w:pPr>
                  <w:jc w:val="center"/>
                </w:pPr>
              </w:pPrChange>
            </w:pPr>
            <w:ins w:id="1448" w:author="Sasi Songthong" w:date="2022-06-23T12:31: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449" w:author="Sasi Songthong" w:date="2022-06-23T12:31:00Z">
              <w:tcPr>
                <w:tcW w:w="1260" w:type="dxa"/>
                <w:vAlign w:val="center"/>
              </w:tcPr>
            </w:tcPrChange>
          </w:tcPr>
          <w:p w14:paraId="355D77D5" w14:textId="77777777" w:rsidR="00905787" w:rsidRDefault="00905787" w:rsidP="00905787">
            <w:pPr>
              <w:jc w:val="center"/>
              <w:rPr>
                <w:rFonts w:ascii="Cambria" w:hAnsi="Cambria" w:cs="Arial"/>
              </w:rPr>
            </w:pPr>
          </w:p>
        </w:tc>
      </w:tr>
      <w:tr w:rsidR="00905787" w14:paraId="6EAF7E44" w14:textId="77777777" w:rsidTr="00905787">
        <w:tblPrEx>
          <w:tblW w:w="13050" w:type="dxa"/>
          <w:tblLayout w:type="fixed"/>
          <w:tblPrExChange w:id="1450" w:author="Sasi Songthong" w:date="2022-06-23T12:31:00Z">
            <w:tblPrEx>
              <w:tblW w:w="13050" w:type="dxa"/>
              <w:tblLayout w:type="fixed"/>
            </w:tblPrEx>
          </w:tblPrExChange>
        </w:tblPrEx>
        <w:trPr>
          <w:trHeight w:val="288"/>
          <w:trPrChange w:id="1451" w:author="Sasi Songthong" w:date="2022-06-23T12:31:00Z">
            <w:trPr>
              <w:trHeight w:val="288"/>
            </w:trPr>
          </w:trPrChange>
        </w:trPr>
        <w:tc>
          <w:tcPr>
            <w:tcW w:w="715" w:type="dxa"/>
            <w:vAlign w:val="center"/>
            <w:tcPrChange w:id="1452" w:author="Sasi Songthong" w:date="2022-06-23T12:31:00Z">
              <w:tcPr>
                <w:tcW w:w="715" w:type="dxa"/>
                <w:vAlign w:val="center"/>
              </w:tcPr>
            </w:tcPrChange>
          </w:tcPr>
          <w:p w14:paraId="510AA80C" w14:textId="77777777" w:rsidR="00905787" w:rsidRDefault="00905787" w:rsidP="00905787">
            <w:pPr>
              <w:jc w:val="right"/>
              <w:rPr>
                <w:rFonts w:ascii="Cambria" w:hAnsi="Cambria" w:cs="Arial"/>
              </w:rPr>
            </w:pPr>
            <w:r>
              <w:rPr>
                <w:rFonts w:ascii="Cambria" w:hAnsi="Cambria" w:cs="Arial"/>
              </w:rPr>
              <w:t>4</w:t>
            </w:r>
          </w:p>
        </w:tc>
        <w:tc>
          <w:tcPr>
            <w:tcW w:w="2520" w:type="dxa"/>
            <w:vMerge/>
            <w:vAlign w:val="center"/>
            <w:tcPrChange w:id="1453" w:author="Sasi Songthong" w:date="2022-06-23T12:31:00Z">
              <w:tcPr>
                <w:tcW w:w="2520" w:type="dxa"/>
                <w:vMerge/>
                <w:vAlign w:val="center"/>
              </w:tcPr>
            </w:tcPrChange>
          </w:tcPr>
          <w:p w14:paraId="20DDBD09" w14:textId="77777777" w:rsidR="00905787" w:rsidRDefault="00905787" w:rsidP="00905787">
            <w:pPr>
              <w:jc w:val="right"/>
              <w:rPr>
                <w:rFonts w:ascii="Cambria" w:hAnsi="Cambria" w:cs="Arial"/>
              </w:rPr>
            </w:pPr>
          </w:p>
        </w:tc>
        <w:tc>
          <w:tcPr>
            <w:tcW w:w="4460" w:type="dxa"/>
            <w:vAlign w:val="center"/>
            <w:tcPrChange w:id="1454" w:author="Sasi Songthong" w:date="2022-06-23T12:31:00Z">
              <w:tcPr>
                <w:tcW w:w="4460" w:type="dxa"/>
                <w:vAlign w:val="center"/>
              </w:tcPr>
            </w:tcPrChange>
          </w:tcPr>
          <w:p w14:paraId="75A9D297" w14:textId="59A2BD47" w:rsidR="00905787" w:rsidRDefault="00905787" w:rsidP="00905787">
            <w:pPr>
              <w:rPr>
                <w:rFonts w:ascii="Cambria" w:hAnsi="Cambria" w:cs="Arial"/>
              </w:rPr>
            </w:pPr>
            <w:r>
              <w:rPr>
                <w:rFonts w:ascii="Cambria" w:hAnsi="Cambria" w:cs="Arial"/>
              </w:rPr>
              <w:t>Each of the 12 labels contains a unique label number (#73 - #84).</w:t>
            </w:r>
          </w:p>
        </w:tc>
        <w:tc>
          <w:tcPr>
            <w:tcW w:w="4095" w:type="dxa"/>
            <w:vAlign w:val="center"/>
            <w:tcPrChange w:id="1455" w:author="Sasi Songthong" w:date="2022-06-23T12:31:00Z">
              <w:tcPr>
                <w:tcW w:w="4095" w:type="dxa"/>
                <w:vAlign w:val="center"/>
              </w:tcPr>
            </w:tcPrChange>
          </w:tcPr>
          <w:p w14:paraId="7B9CB94D" w14:textId="77777777" w:rsidR="00905787" w:rsidRDefault="00905787">
            <w:pPr>
              <w:rPr>
                <w:ins w:id="1456" w:author="Sasi Songthong" w:date="2022-06-23T12:31:00Z"/>
                <w:rFonts w:ascii="Cambria" w:hAnsi="Cambria" w:cs="Arial"/>
              </w:rPr>
            </w:pPr>
            <w:ins w:id="1457" w:author="Sasi Songthong" w:date="2022-06-23T12:31: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0F00E045" w14:textId="0E222BA7" w:rsidR="00905787" w:rsidRDefault="00905787">
            <w:pPr>
              <w:rPr>
                <w:rFonts w:ascii="Cambria" w:hAnsi="Cambria" w:cs="Arial"/>
              </w:rPr>
              <w:pPrChange w:id="1458" w:author="Sasi Songthong" w:date="2022-06-23T12:31:00Z">
                <w:pPr>
                  <w:jc w:val="center"/>
                </w:pPr>
              </w:pPrChange>
            </w:pPr>
            <w:ins w:id="1459" w:author="Sasi Songthong" w:date="2022-06-23T12:31:00Z">
              <w:r>
                <w:rPr>
                  <w:rFonts w:ascii="Cambria" w:hAnsi="Cambria" w:cs="Arial"/>
                </w:rPr>
                <w:t>(#</w:t>
              </w:r>
            </w:ins>
            <w:ins w:id="1460" w:author="Sasi Songthong" w:date="2022-06-23T12:32:00Z">
              <w:r w:rsidR="00907B91">
                <w:rPr>
                  <w:rFonts w:ascii="Cambria" w:hAnsi="Cambria" w:cs="Arial"/>
                </w:rPr>
                <w:t>73</w:t>
              </w:r>
            </w:ins>
            <w:ins w:id="1461" w:author="Sasi Songthong" w:date="2022-06-23T12:31:00Z">
              <w:r>
                <w:rPr>
                  <w:rFonts w:ascii="Cambria" w:hAnsi="Cambria" w:cs="Arial"/>
                </w:rPr>
                <w:t xml:space="preserve"> - #</w:t>
              </w:r>
            </w:ins>
            <w:ins w:id="1462" w:author="Sasi Songthong" w:date="2022-06-23T12:32:00Z">
              <w:r w:rsidR="00907B91">
                <w:rPr>
                  <w:rFonts w:ascii="Cambria" w:hAnsi="Cambria" w:cs="Arial"/>
                </w:rPr>
                <w:t>84</w:t>
              </w:r>
            </w:ins>
            <w:ins w:id="1463" w:author="Sasi Songthong" w:date="2022-06-23T12:31:00Z">
              <w:r>
                <w:rPr>
                  <w:rFonts w:ascii="Cambria" w:hAnsi="Cambria" w:cs="Arial"/>
                </w:rPr>
                <w:t>).</w:t>
              </w:r>
            </w:ins>
          </w:p>
        </w:tc>
        <w:tc>
          <w:tcPr>
            <w:tcW w:w="1260" w:type="dxa"/>
            <w:vAlign w:val="center"/>
            <w:tcPrChange w:id="1464" w:author="Sasi Songthong" w:date="2022-06-23T12:31:00Z">
              <w:tcPr>
                <w:tcW w:w="1260" w:type="dxa"/>
                <w:vAlign w:val="center"/>
              </w:tcPr>
            </w:tcPrChange>
          </w:tcPr>
          <w:p w14:paraId="2FA882D2" w14:textId="77777777" w:rsidR="00905787" w:rsidRDefault="00905787" w:rsidP="00905787">
            <w:pPr>
              <w:jc w:val="center"/>
              <w:rPr>
                <w:rFonts w:ascii="Cambria" w:hAnsi="Cambria" w:cs="Arial"/>
              </w:rPr>
            </w:pPr>
          </w:p>
        </w:tc>
      </w:tr>
      <w:tr w:rsidR="00905787" w14:paraId="4A99826A" w14:textId="77777777" w:rsidTr="00905787">
        <w:tblPrEx>
          <w:tblW w:w="13050" w:type="dxa"/>
          <w:tblLayout w:type="fixed"/>
          <w:tblPrExChange w:id="1465" w:author="Sasi Songthong" w:date="2022-06-23T12:31:00Z">
            <w:tblPrEx>
              <w:tblW w:w="13050" w:type="dxa"/>
              <w:tblLayout w:type="fixed"/>
            </w:tblPrEx>
          </w:tblPrExChange>
        </w:tblPrEx>
        <w:trPr>
          <w:trHeight w:val="288"/>
          <w:trPrChange w:id="1466" w:author="Sasi Songthong" w:date="2022-06-23T12:31:00Z">
            <w:trPr>
              <w:trHeight w:val="288"/>
            </w:trPr>
          </w:trPrChange>
        </w:trPr>
        <w:tc>
          <w:tcPr>
            <w:tcW w:w="715" w:type="dxa"/>
            <w:vAlign w:val="center"/>
            <w:tcPrChange w:id="1467" w:author="Sasi Songthong" w:date="2022-06-23T12:31:00Z">
              <w:tcPr>
                <w:tcW w:w="715" w:type="dxa"/>
                <w:vAlign w:val="center"/>
              </w:tcPr>
            </w:tcPrChange>
          </w:tcPr>
          <w:p w14:paraId="5D8BD795" w14:textId="77777777" w:rsidR="00905787" w:rsidRDefault="00905787" w:rsidP="00905787">
            <w:pPr>
              <w:jc w:val="right"/>
              <w:rPr>
                <w:rFonts w:ascii="Cambria" w:hAnsi="Cambria" w:cs="Arial"/>
              </w:rPr>
            </w:pPr>
            <w:r>
              <w:rPr>
                <w:rFonts w:ascii="Cambria" w:hAnsi="Cambria" w:cs="Arial"/>
              </w:rPr>
              <w:t>5</w:t>
            </w:r>
          </w:p>
        </w:tc>
        <w:tc>
          <w:tcPr>
            <w:tcW w:w="2520" w:type="dxa"/>
            <w:vAlign w:val="center"/>
            <w:tcPrChange w:id="1468" w:author="Sasi Songthong" w:date="2022-06-23T12:31:00Z">
              <w:tcPr>
                <w:tcW w:w="2520" w:type="dxa"/>
                <w:vAlign w:val="center"/>
              </w:tcPr>
            </w:tcPrChange>
          </w:tcPr>
          <w:p w14:paraId="58DA6A16" w14:textId="77777777" w:rsidR="00905787" w:rsidRDefault="00905787" w:rsidP="00905787">
            <w:pPr>
              <w:jc w:val="right"/>
              <w:rPr>
                <w:rFonts w:ascii="Cambria" w:hAnsi="Cambria" w:cs="Arial"/>
              </w:rPr>
            </w:pPr>
            <w:r>
              <w:rPr>
                <w:rFonts w:ascii="Cambria" w:hAnsi="Cambria" w:cs="Arial"/>
              </w:rPr>
              <w:t>Legibility</w:t>
            </w:r>
          </w:p>
        </w:tc>
        <w:tc>
          <w:tcPr>
            <w:tcW w:w="4460" w:type="dxa"/>
            <w:vAlign w:val="center"/>
            <w:tcPrChange w:id="1469" w:author="Sasi Songthong" w:date="2022-06-23T12:31:00Z">
              <w:tcPr>
                <w:tcW w:w="4460" w:type="dxa"/>
                <w:vAlign w:val="center"/>
              </w:tcPr>
            </w:tcPrChange>
          </w:tcPr>
          <w:p w14:paraId="4E24AA9A" w14:textId="77777777" w:rsidR="00905787" w:rsidRDefault="00905787" w:rsidP="00905787">
            <w:pPr>
              <w:rPr>
                <w:rFonts w:ascii="Cambria" w:hAnsi="Cambria" w:cs="Arial"/>
              </w:rPr>
            </w:pPr>
            <w:r>
              <w:rPr>
                <w:rFonts w:ascii="Cambria" w:hAnsi="Cambria" w:cs="Arial"/>
              </w:rPr>
              <w:t>All labels are legible</w:t>
            </w:r>
          </w:p>
        </w:tc>
        <w:tc>
          <w:tcPr>
            <w:tcW w:w="4095" w:type="dxa"/>
            <w:vAlign w:val="center"/>
            <w:tcPrChange w:id="1470" w:author="Sasi Songthong" w:date="2022-06-23T12:31:00Z">
              <w:tcPr>
                <w:tcW w:w="4095" w:type="dxa"/>
                <w:vAlign w:val="center"/>
              </w:tcPr>
            </w:tcPrChange>
          </w:tcPr>
          <w:p w14:paraId="6FB1C343" w14:textId="5F72A3DB" w:rsidR="00905787" w:rsidRDefault="00905787">
            <w:pPr>
              <w:rPr>
                <w:rFonts w:ascii="Cambria" w:hAnsi="Cambria" w:cs="Arial"/>
              </w:rPr>
              <w:pPrChange w:id="1471" w:author="Sasi Songthong" w:date="2022-06-23T12:31:00Z">
                <w:pPr>
                  <w:jc w:val="center"/>
                </w:pPr>
              </w:pPrChange>
            </w:pPr>
            <w:ins w:id="1472" w:author="Sasi Songthong" w:date="2022-06-23T12:31: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473" w:author="Sasi Songthong" w:date="2022-06-23T12:31:00Z">
              <w:tcPr>
                <w:tcW w:w="1260" w:type="dxa"/>
                <w:vAlign w:val="center"/>
              </w:tcPr>
            </w:tcPrChange>
          </w:tcPr>
          <w:p w14:paraId="119CE212" w14:textId="77777777" w:rsidR="00905787" w:rsidRDefault="00905787" w:rsidP="00905787">
            <w:pPr>
              <w:jc w:val="center"/>
              <w:rPr>
                <w:rFonts w:ascii="Cambria" w:hAnsi="Cambria" w:cs="Arial"/>
              </w:rPr>
            </w:pPr>
          </w:p>
        </w:tc>
      </w:tr>
      <w:tr w:rsidR="00443C87" w:rsidRPr="00894548" w14:paraId="1BA64085" w14:textId="77777777" w:rsidTr="00907B91">
        <w:tblPrEx>
          <w:tblW w:w="13050" w:type="dxa"/>
          <w:tblLayout w:type="fixed"/>
          <w:tblPrExChange w:id="1474" w:author="Sasi Songthong" w:date="2022-06-23T12:32:00Z">
            <w:tblPrEx>
              <w:tblW w:w="13050" w:type="dxa"/>
              <w:tblLayout w:type="fixed"/>
            </w:tblPrEx>
          </w:tblPrExChange>
        </w:tblPrEx>
        <w:trPr>
          <w:trHeight w:val="1440"/>
          <w:trPrChange w:id="1475" w:author="Sasi Songthong" w:date="2022-06-23T12:32:00Z">
            <w:trPr>
              <w:trHeight w:val="1872"/>
            </w:trPr>
          </w:trPrChange>
        </w:trPr>
        <w:tc>
          <w:tcPr>
            <w:tcW w:w="13050" w:type="dxa"/>
            <w:gridSpan w:val="5"/>
            <w:tcPrChange w:id="1476" w:author="Sasi Songthong" w:date="2022-06-23T12:32:00Z">
              <w:tcPr>
                <w:tcW w:w="13050" w:type="dxa"/>
                <w:gridSpan w:val="5"/>
              </w:tcPr>
            </w:tcPrChange>
          </w:tcPr>
          <w:p w14:paraId="7E2CE6FC" w14:textId="77777777" w:rsidR="00443C87" w:rsidRPr="00894548" w:rsidRDefault="00443C87" w:rsidP="000047FC">
            <w:pPr>
              <w:rPr>
                <w:rFonts w:ascii="Cambria" w:hAnsi="Cambria" w:cs="Arial"/>
                <w:b/>
                <w:bCs/>
                <w:highlight w:val="yellow"/>
              </w:rPr>
            </w:pPr>
            <w:r w:rsidRPr="00894548">
              <w:rPr>
                <w:rFonts w:ascii="Cambria" w:hAnsi="Cambria" w:cs="Arial"/>
                <w:b/>
                <w:bCs/>
              </w:rPr>
              <w:t>Comments:</w:t>
            </w:r>
          </w:p>
        </w:tc>
      </w:tr>
      <w:tr w:rsidR="00443C87" w14:paraId="29412F9B" w14:textId="77777777" w:rsidTr="000047FC">
        <w:trPr>
          <w:trHeight w:val="360"/>
        </w:trPr>
        <w:tc>
          <w:tcPr>
            <w:tcW w:w="3235" w:type="dxa"/>
            <w:gridSpan w:val="2"/>
            <w:shd w:val="clear" w:color="auto" w:fill="F2F2F2" w:themeFill="background1" w:themeFillShade="F2"/>
            <w:vAlign w:val="center"/>
          </w:tcPr>
          <w:p w14:paraId="5405E23E" w14:textId="77777777" w:rsidR="00443C87" w:rsidRDefault="00443C87"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00C539A5" w14:textId="77777777" w:rsidR="00443C87" w:rsidRDefault="00443C87" w:rsidP="000047FC">
            <w:pPr>
              <w:rPr>
                <w:rFonts w:ascii="Cambria" w:hAnsi="Cambria" w:cs="Arial"/>
              </w:rPr>
            </w:pPr>
          </w:p>
        </w:tc>
      </w:tr>
      <w:tr w:rsidR="00443C87" w14:paraId="2FB7DF90" w14:textId="77777777" w:rsidTr="000047FC">
        <w:trPr>
          <w:trHeight w:val="360"/>
        </w:trPr>
        <w:tc>
          <w:tcPr>
            <w:tcW w:w="3235" w:type="dxa"/>
            <w:gridSpan w:val="2"/>
            <w:shd w:val="clear" w:color="auto" w:fill="F2F2F2" w:themeFill="background1" w:themeFillShade="F2"/>
            <w:vAlign w:val="center"/>
          </w:tcPr>
          <w:p w14:paraId="44CC1DC8" w14:textId="06950ABC" w:rsidR="00443C87"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659F6A24" w14:textId="77777777" w:rsidR="00443C87" w:rsidRDefault="00443C87" w:rsidP="000047FC">
            <w:pPr>
              <w:rPr>
                <w:rFonts w:ascii="Cambria" w:hAnsi="Cambria" w:cs="Arial"/>
              </w:rPr>
            </w:pPr>
          </w:p>
        </w:tc>
      </w:tr>
    </w:tbl>
    <w:p w14:paraId="3C087426" w14:textId="5067FED8" w:rsidR="00443C87" w:rsidRDefault="008E50F1">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Pr>
          <w:rFonts w:ascii="Cambria" w:hAnsi="Cambria" w:cs="Arial"/>
          <w:b/>
          <w:bCs/>
        </w:rPr>
        <w:t>6</w:t>
      </w:r>
      <w:r w:rsidRPr="00023BB8">
        <w:rPr>
          <w:rFonts w:ascii="Cambria" w:hAnsi="Cambria" w:cs="Arial"/>
          <w:b/>
          <w:bCs/>
        </w:rPr>
        <w:t xml:space="preserve"> LABEL PRINTING</w:t>
      </w:r>
      <w:r>
        <w:rPr>
          <w:rFonts w:ascii="Cambria" w:hAnsi="Cambria" w:cs="Arial"/>
          <w:b/>
          <w:bCs/>
        </w:rPr>
        <w:t xml:space="preserve"> – SET 2</w:t>
      </w:r>
      <w:r w:rsidR="000B26D4">
        <w:rPr>
          <w:rFonts w:ascii="Cambria" w:hAnsi="Cambria" w:cs="Arial"/>
          <w:b/>
          <w:bCs/>
        </w:rPr>
        <w:t xml:space="preserve"> </w:t>
      </w:r>
      <w:r w:rsidR="00443C87"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477">
          <w:tblGrid>
            <w:gridCol w:w="715"/>
            <w:gridCol w:w="2520"/>
            <w:gridCol w:w="4460"/>
            <w:gridCol w:w="4095"/>
            <w:gridCol w:w="1260"/>
          </w:tblGrid>
        </w:tblGridChange>
      </w:tblGrid>
      <w:tr w:rsidR="00443C87" w:rsidRPr="00AC51DF" w14:paraId="1E18BB20" w14:textId="77777777" w:rsidTr="000047FC">
        <w:trPr>
          <w:trHeight w:val="256"/>
        </w:trPr>
        <w:tc>
          <w:tcPr>
            <w:tcW w:w="13050" w:type="dxa"/>
            <w:gridSpan w:val="5"/>
            <w:shd w:val="clear" w:color="auto" w:fill="F2F2F2" w:themeFill="background1" w:themeFillShade="F2"/>
            <w:vAlign w:val="center"/>
          </w:tcPr>
          <w:p w14:paraId="2B5CB1AB" w14:textId="1F80B782" w:rsidR="00443C87" w:rsidRPr="00AC51DF" w:rsidRDefault="00443C87" w:rsidP="000047FC">
            <w:pPr>
              <w:jc w:val="center"/>
              <w:rPr>
                <w:rFonts w:ascii="Cambria" w:hAnsi="Cambria" w:cs="Arial"/>
                <w:b/>
                <w:bCs/>
              </w:rPr>
            </w:pPr>
            <w:r>
              <w:rPr>
                <w:rFonts w:ascii="Cambria" w:hAnsi="Cambria" w:cs="Arial"/>
                <w:b/>
                <w:bCs/>
              </w:rPr>
              <w:t xml:space="preserve">Group </w:t>
            </w:r>
            <w:r w:rsidR="00F814A1">
              <w:rPr>
                <w:rFonts w:ascii="Cambria" w:hAnsi="Cambria" w:cs="Arial"/>
                <w:b/>
                <w:bCs/>
              </w:rPr>
              <w:t>8</w:t>
            </w:r>
            <w:r>
              <w:rPr>
                <w:rFonts w:ascii="Cambria" w:hAnsi="Cambria" w:cs="Arial"/>
                <w:b/>
                <w:bCs/>
              </w:rPr>
              <w:t xml:space="preserve"> - High/High Printer Setting</w:t>
            </w:r>
          </w:p>
        </w:tc>
      </w:tr>
      <w:tr w:rsidR="00443C87" w14:paraId="345C2791" w14:textId="77777777" w:rsidTr="000047FC">
        <w:trPr>
          <w:trHeight w:val="256"/>
        </w:trPr>
        <w:tc>
          <w:tcPr>
            <w:tcW w:w="13050" w:type="dxa"/>
            <w:gridSpan w:val="5"/>
            <w:vAlign w:val="center"/>
          </w:tcPr>
          <w:p w14:paraId="35CF7179" w14:textId="77777777" w:rsidR="00443C87" w:rsidRPr="00894548" w:rsidRDefault="00443C87"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92032" behindDoc="0" locked="0" layoutInCell="1" allowOverlap="1" wp14:anchorId="0BE46DB1" wp14:editId="5550E31C">
                      <wp:simplePos x="0" y="0"/>
                      <wp:positionH relativeFrom="column">
                        <wp:posOffset>6350000</wp:posOffset>
                      </wp:positionH>
                      <wp:positionV relativeFrom="paragraph">
                        <wp:posOffset>142875</wp:posOffset>
                      </wp:positionV>
                      <wp:extent cx="1521460" cy="241300"/>
                      <wp:effectExtent l="0" t="0" r="2540" b="6350"/>
                      <wp:wrapNone/>
                      <wp:docPr id="111" name="Text Box 111"/>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2EEFCA30" w14:textId="77777777" w:rsidR="00443C87" w:rsidRPr="0055157D" w:rsidRDefault="00443C87" w:rsidP="00443C87">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46DB1" id="Text Box 111" o:spid="_x0000_s1084" type="#_x0000_t202" style="position:absolute;margin-left:500pt;margin-top:11.25pt;width:119.8pt;height:1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KW7RoVG&#10;AgAAhQQAAA4AAAAAAAAAAAAAAAAALgIAAGRycy9lMm9Eb2MueG1sUEsBAi0AFAAGAAgAAAAhAHOU&#10;147gAAAACwEAAA8AAAAAAAAAAAAAAAAAoAQAAGRycy9kb3ducmV2LnhtbFBLBQYAAAAABAAEAPMA&#10;AACtBQAAAAA=&#10;" fillcolor="white [3201]" stroked="f" strokeweight=".5pt">
                      <v:textbox>
                        <w:txbxContent>
                          <w:p w14:paraId="2EEFCA30" w14:textId="77777777" w:rsidR="00443C87" w:rsidRPr="0055157D" w:rsidRDefault="00443C87" w:rsidP="00443C87">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93056" behindDoc="0" locked="0" layoutInCell="1" allowOverlap="1" wp14:anchorId="1B2591C6" wp14:editId="0B56224A">
                      <wp:simplePos x="0" y="0"/>
                      <wp:positionH relativeFrom="column">
                        <wp:posOffset>6350000</wp:posOffset>
                      </wp:positionH>
                      <wp:positionV relativeFrom="paragraph">
                        <wp:posOffset>142875</wp:posOffset>
                      </wp:positionV>
                      <wp:extent cx="1521460" cy="241300"/>
                      <wp:effectExtent l="0" t="0" r="2540" b="6350"/>
                      <wp:wrapNone/>
                      <wp:docPr id="112" name="Text Box 112"/>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0101EA25" w14:textId="77777777" w:rsidR="00443C87" w:rsidRPr="005B0FB1" w:rsidRDefault="00443C87" w:rsidP="00443C87">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591C6" id="Text Box 112" o:spid="_x0000_s1085" type="#_x0000_t202" style="position:absolute;margin-left:500pt;margin-top:11.25pt;width:119.8pt;height:1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L7fC19G&#10;AgAAhQQAAA4AAAAAAAAAAAAAAAAALgIAAGRycy9lMm9Eb2MueG1sUEsBAi0AFAAGAAgAAAAhAHOU&#10;147gAAAACwEAAA8AAAAAAAAAAAAAAAAAoAQAAGRycy9kb3ducmV2LnhtbFBLBQYAAAAABAAEAPMA&#10;AACtBQAAAAA=&#10;" fillcolor="white [3201]" stroked="f" strokeweight=".5pt">
                      <v:textbox>
                        <w:txbxContent>
                          <w:p w14:paraId="0101EA25" w14:textId="77777777" w:rsidR="00443C87" w:rsidRPr="005B0FB1" w:rsidRDefault="00443C87" w:rsidP="00443C87">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7241074B" w14:textId="6851FE8D" w:rsidR="00443C87" w:rsidRDefault="00443C87" w:rsidP="000047FC">
            <w:pPr>
              <w:rPr>
                <w:rFonts w:ascii="Cambria" w:hAnsi="Cambria" w:cs="Arial"/>
              </w:rPr>
            </w:pPr>
            <w:r>
              <w:rPr>
                <w:rFonts w:ascii="Cambria" w:hAnsi="Cambria" w:cs="Arial"/>
              </w:rPr>
              <w:t xml:space="preserve">1. In the printer settings menu, set print speed to </w:t>
            </w:r>
            <w:r w:rsidR="002349E8">
              <w:rPr>
                <w:rFonts w:ascii="Cambria" w:hAnsi="Cambria" w:cs="Arial"/>
              </w:rPr>
              <w:t>6</w:t>
            </w:r>
            <w:r>
              <w:rPr>
                <w:rFonts w:ascii="Cambria" w:hAnsi="Cambria" w:cs="Arial"/>
              </w:rPr>
              <w:t xml:space="preserve"> and print darkness to </w:t>
            </w:r>
            <w:r w:rsidR="002349E8">
              <w:rPr>
                <w:rFonts w:ascii="Cambria" w:hAnsi="Cambria" w:cs="Arial"/>
              </w:rPr>
              <w:t>27</w:t>
            </w:r>
            <w:r w:rsidR="00A313C4">
              <w:rPr>
                <w:rFonts w:ascii="Cambria" w:hAnsi="Cambria" w:cs="Arial"/>
              </w:rPr>
              <w:t>.</w:t>
            </w:r>
            <w:r>
              <w:rPr>
                <w:rFonts w:ascii="Cambria" w:hAnsi="Cambria" w:cs="Arial"/>
              </w:rPr>
              <w:t xml:space="preserve">  Document results.</w:t>
            </w:r>
          </w:p>
          <w:p w14:paraId="43C1CE5E" w14:textId="5C260CB6" w:rsidR="00443C87" w:rsidRDefault="00443C87" w:rsidP="000047FC">
            <w:pPr>
              <w:rPr>
                <w:rFonts w:ascii="Cambria" w:hAnsi="Cambria" w:cs="Arial"/>
              </w:rPr>
            </w:pPr>
            <w:r>
              <w:rPr>
                <w:rFonts w:ascii="Cambria" w:hAnsi="Cambria" w:cs="Arial"/>
                <w:noProof/>
              </w:rPr>
              <mc:AlternateContent>
                <mc:Choice Requires="wpg">
                  <w:drawing>
                    <wp:anchor distT="0" distB="0" distL="114300" distR="114300" simplePos="0" relativeHeight="251694080" behindDoc="0" locked="0" layoutInCell="1" allowOverlap="1" wp14:anchorId="026E1DB2" wp14:editId="5575DA9A">
                      <wp:simplePos x="0" y="0"/>
                      <wp:positionH relativeFrom="column">
                        <wp:posOffset>6172835</wp:posOffset>
                      </wp:positionH>
                      <wp:positionV relativeFrom="paragraph">
                        <wp:posOffset>46355</wp:posOffset>
                      </wp:positionV>
                      <wp:extent cx="1841500" cy="1416050"/>
                      <wp:effectExtent l="0" t="0" r="25400" b="12700"/>
                      <wp:wrapNone/>
                      <wp:docPr id="113" name="Group 113"/>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14" name="Text Box 114"/>
                              <wps:cNvSpPr txBox="1"/>
                              <wps:spPr>
                                <a:xfrm>
                                  <a:off x="0" y="0"/>
                                  <a:ext cx="1841500" cy="1416050"/>
                                </a:xfrm>
                                <a:prstGeom prst="rect">
                                  <a:avLst/>
                                </a:prstGeom>
                                <a:noFill/>
                                <a:ln w="6350">
                                  <a:solidFill>
                                    <a:schemeClr val="accent1"/>
                                  </a:solidFill>
                                </a:ln>
                              </wps:spPr>
                              <wps:txbx>
                                <w:txbxContent>
                                  <w:p w14:paraId="7024CA98"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4E7D1929" w14:textId="77777777" w:rsidR="00443C87" w:rsidRDefault="00443C87" w:rsidP="00443C87">
                                    <w:pPr>
                                      <w:jc w:val="center"/>
                                    </w:pPr>
                                    <w:r>
                                      <w:rPr>
                                        <w:noProof/>
                                      </w:rPr>
                                      <w:drawing>
                                        <wp:inline distT="0" distB="0" distL="0" distR="0" wp14:anchorId="7BEFA533" wp14:editId="33A19608">
                                          <wp:extent cx="1005840" cy="481641"/>
                                          <wp:effectExtent l="0" t="0" r="381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303B221F" w14:textId="77777777" w:rsidR="00443C87" w:rsidRDefault="00443C87" w:rsidP="00443C87">
                                    <w:pPr>
                                      <w:jc w:val="center"/>
                                    </w:pPr>
                                    <w:r w:rsidRPr="00C75EC7">
                                      <w:rPr>
                                        <w:b/>
                                        <w:bCs/>
                                      </w:rPr>
                                      <w:t xml:space="preserve">Size </w:t>
                                    </w:r>
                                    <w:r>
                                      <w:rPr>
                                        <w:b/>
                                        <w:bCs/>
                                      </w:rPr>
                                      <w:t>7</w:t>
                                    </w:r>
                                    <w:r>
                                      <w:rPr>
                                        <w:b/>
                                        <w:bCs/>
                                      </w:rPr>
                                      <w:tab/>
                                    </w:r>
                                    <w:r>
                                      <w:rPr>
                                        <w:b/>
                                        <w:bCs/>
                                      </w:rPr>
                                      <w:tab/>
                                      <w:t>Size 10</w:t>
                                    </w:r>
                                  </w:p>
                                  <w:p w14:paraId="6798CC23" w14:textId="77777777" w:rsidR="00443C87" w:rsidRDefault="00443C87" w:rsidP="00443C8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Straight Arrow Connector 115"/>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16" name="Straight Arrow Connector 116"/>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6E1DB2" id="Group 113" o:spid="_x0000_s1086" style="position:absolute;margin-left:486.05pt;margin-top:3.65pt;width:145pt;height:111.5pt;z-index:251694080;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">
                      <v:shape id="Text Box 114" o:spid="_x0000_s1087"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" filled="f" strokecolor="#5b9bd5 [3204]" strokeweight=".5pt">
                        <v:textbox>
                          <w:txbxContent>
                            <w:p w14:paraId="7024CA98" w14:textId="77777777" w:rsidR="00443C87" w:rsidRDefault="00443C87" w:rsidP="00443C87">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4E7D1929" w14:textId="77777777" w:rsidR="00443C87" w:rsidRDefault="00443C87" w:rsidP="00443C87">
                              <w:pPr>
                                <w:jc w:val="center"/>
                              </w:pPr>
                              <w:r>
                                <w:rPr>
                                  <w:noProof/>
                                </w:rPr>
                                <w:drawing>
                                  <wp:inline distT="0" distB="0" distL="0" distR="0" wp14:anchorId="7BEFA533" wp14:editId="33A19608">
                                    <wp:extent cx="1005840" cy="481641"/>
                                    <wp:effectExtent l="0" t="0" r="381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303B221F" w14:textId="77777777" w:rsidR="00443C87" w:rsidRDefault="00443C87" w:rsidP="00443C87">
                              <w:pPr>
                                <w:jc w:val="center"/>
                              </w:pPr>
                              <w:r w:rsidRPr="00C75EC7">
                                <w:rPr>
                                  <w:b/>
                                  <w:bCs/>
                                </w:rPr>
                                <w:t xml:space="preserve">Size </w:t>
                              </w:r>
                              <w:r>
                                <w:rPr>
                                  <w:b/>
                                  <w:bCs/>
                                </w:rPr>
                                <w:t>7</w:t>
                              </w:r>
                              <w:r>
                                <w:rPr>
                                  <w:b/>
                                  <w:bCs/>
                                </w:rPr>
                                <w:tab/>
                              </w:r>
                              <w:r>
                                <w:rPr>
                                  <w:b/>
                                  <w:bCs/>
                                </w:rPr>
                                <w:tab/>
                                <w:t>Size 10</w:t>
                              </w:r>
                            </w:p>
                            <w:p w14:paraId="6798CC23" w14:textId="77777777" w:rsidR="00443C87" w:rsidRDefault="00443C87" w:rsidP="00443C87">
                              <w:pPr>
                                <w:jc w:val="right"/>
                              </w:pPr>
                            </w:p>
                          </w:txbxContent>
                        </v:textbox>
                      </v:shape>
                      <v:shape id="Straight Arrow Connector 115" o:spid="_x0000_s1088"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" strokecolor="#5b9bd5 [3204]" strokeweight=".5pt">
                        <v:stroke endarrow="block" joinstyle="miter"/>
                      </v:shape>
                      <v:shape id="Straight Arrow Connector 116" o:spid="_x0000_s1089"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" strokecolor="#5b9bd5 [3204]" strokeweight=".5pt">
                        <v:stroke endarrow="block" joinstyle="miter"/>
                      </v:shape>
                      <v:shape id="Straight Arrow Connector 117" o:spid="_x0000_s1090"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" strokecolor="#5b9bd5 [3204]" strokeweight=".5pt">
                        <v:stroke endarrow="block" joinstyle="miter"/>
                      </v:shape>
                      <v:shape id="Straight Arrow Connector 118" o:spid="_x0000_s1091"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8</w:t>
            </w:r>
            <w:r>
              <w:rPr>
                <w:rFonts w:ascii="Cambria" w:hAnsi="Cambria" w:cs="Arial"/>
              </w:rPr>
              <w:t xml:space="preserve">.  </w:t>
            </w:r>
          </w:p>
          <w:p w14:paraId="7D16CB61" w14:textId="77777777" w:rsidR="00443C87" w:rsidRDefault="00443C87"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6E854345" w14:textId="30737D5D" w:rsidR="00443C87" w:rsidRDefault="00443C87"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097291CD" w14:textId="77777777" w:rsidR="00443C87" w:rsidRDefault="00443C87" w:rsidP="000047FC">
            <w:pPr>
              <w:rPr>
                <w:rFonts w:ascii="Cambria" w:hAnsi="Cambria" w:cs="Arial"/>
              </w:rPr>
            </w:pPr>
            <w:r>
              <w:rPr>
                <w:rFonts w:ascii="Cambria" w:hAnsi="Cambria" w:cs="Arial"/>
              </w:rPr>
              <w:t>3. Enter your initials and enter 12 for quantity.</w:t>
            </w:r>
          </w:p>
          <w:p w14:paraId="0B500FF6" w14:textId="77777777" w:rsidR="00443C87" w:rsidRDefault="00443C87" w:rsidP="000047FC">
            <w:pPr>
              <w:rPr>
                <w:rFonts w:ascii="Cambria" w:hAnsi="Cambria" w:cs="Arial"/>
              </w:rPr>
            </w:pPr>
            <w:r>
              <w:rPr>
                <w:rFonts w:ascii="Cambria" w:hAnsi="Cambria" w:cs="Arial"/>
              </w:rPr>
              <w:t xml:space="preserve">4. Check </w:t>
            </w:r>
            <w:r>
              <w:rPr>
                <w:noProof/>
              </w:rPr>
              <w:drawing>
                <wp:inline distT="0" distB="0" distL="0" distR="0" wp14:anchorId="255034D8" wp14:editId="1108065B">
                  <wp:extent cx="822960" cy="164592"/>
                  <wp:effectExtent l="0" t="0" r="0" b="698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19810379" w14:textId="77777777" w:rsidR="00443C87" w:rsidRPr="00890057" w:rsidRDefault="00443C87"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056EE7CB" w14:textId="263F1F6A" w:rsidR="00443C87" w:rsidRPr="00890057" w:rsidRDefault="00443C87"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F814A1">
              <w:rPr>
                <w:rFonts w:ascii="Cambria" w:hAnsi="Cambria" w:cs="Arial"/>
              </w:rPr>
              <w:t>85</w:t>
            </w:r>
            <w:r w:rsidRPr="00890057">
              <w:rPr>
                <w:rFonts w:ascii="Cambria" w:hAnsi="Cambria" w:cs="Arial"/>
              </w:rPr>
              <w:t xml:space="preserve"> – Label#</w:t>
            </w:r>
            <w:r w:rsidR="00F814A1">
              <w:rPr>
                <w:rFonts w:ascii="Cambria" w:hAnsi="Cambria" w:cs="Arial"/>
              </w:rPr>
              <w:t>96</w:t>
            </w:r>
            <w:r w:rsidRPr="00890057">
              <w:rPr>
                <w:rFonts w:ascii="Cambria" w:hAnsi="Cambria" w:cs="Arial"/>
              </w:rPr>
              <w:t>) are present.</w:t>
            </w:r>
          </w:p>
          <w:p w14:paraId="0ABEF805" w14:textId="77777777" w:rsidR="00443C87" w:rsidRPr="00890057" w:rsidRDefault="00443C87"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5B3D7DCE" w14:textId="77777777" w:rsidR="00443C87" w:rsidRPr="00890057" w:rsidRDefault="00443C87"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61102532" w14:textId="77777777" w:rsidR="00443C87" w:rsidRPr="00890057" w:rsidRDefault="00443C87"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436FD571" w14:textId="77777777" w:rsidR="00443C87" w:rsidRDefault="00443C87" w:rsidP="000047FC">
            <w:pPr>
              <w:rPr>
                <w:rFonts w:ascii="Cambria" w:hAnsi="Cambria" w:cs="Arial"/>
              </w:rPr>
            </w:pPr>
            <w:r w:rsidRPr="00890057">
              <w:rPr>
                <w:rFonts w:ascii="Cambria" w:hAnsi="Cambria" w:cs="Arial"/>
              </w:rPr>
              <w:t>8. Record comments and additional information in the “Comments” section or N/A.</w:t>
            </w:r>
          </w:p>
        </w:tc>
      </w:tr>
      <w:tr w:rsidR="00443C87" w:rsidRPr="00894548" w14:paraId="36CD1AB9" w14:textId="77777777" w:rsidTr="000047FC">
        <w:trPr>
          <w:trHeight w:val="288"/>
        </w:trPr>
        <w:tc>
          <w:tcPr>
            <w:tcW w:w="715" w:type="dxa"/>
            <w:shd w:val="clear" w:color="auto" w:fill="F2F2F2" w:themeFill="background1" w:themeFillShade="F2"/>
            <w:vAlign w:val="center"/>
          </w:tcPr>
          <w:p w14:paraId="4E66C582" w14:textId="77777777" w:rsidR="00443C87" w:rsidRPr="00894548" w:rsidRDefault="00443C87"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57B3F247" w14:textId="77777777" w:rsidR="00443C87" w:rsidRPr="00894548" w:rsidRDefault="00443C87"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2D6276C5" w14:textId="77777777" w:rsidR="00443C87" w:rsidRPr="00894548" w:rsidRDefault="00443C87"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35732967" w14:textId="77777777" w:rsidR="00443C87" w:rsidRPr="00894548" w:rsidRDefault="00443C87"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1E0812FC" w14:textId="77777777" w:rsidR="00443C87" w:rsidRPr="00894548" w:rsidRDefault="00443C87"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443C87" w14:paraId="4F9876E2" w14:textId="77777777" w:rsidTr="000047FC">
        <w:trPr>
          <w:trHeight w:val="288"/>
        </w:trPr>
        <w:tc>
          <w:tcPr>
            <w:tcW w:w="715" w:type="dxa"/>
            <w:vAlign w:val="center"/>
          </w:tcPr>
          <w:p w14:paraId="7587087D" w14:textId="77777777" w:rsidR="00443C87" w:rsidRPr="00C94F8F" w:rsidRDefault="00443C87" w:rsidP="000047FC">
            <w:pPr>
              <w:jc w:val="right"/>
              <w:rPr>
                <w:rFonts w:ascii="Cambria" w:hAnsi="Cambria" w:cs="Arial"/>
              </w:rPr>
            </w:pPr>
            <w:r>
              <w:rPr>
                <w:rFonts w:ascii="Cambria" w:hAnsi="Cambria" w:cs="Arial"/>
              </w:rPr>
              <w:t>1</w:t>
            </w:r>
          </w:p>
        </w:tc>
        <w:tc>
          <w:tcPr>
            <w:tcW w:w="2520" w:type="dxa"/>
            <w:vAlign w:val="center"/>
          </w:tcPr>
          <w:p w14:paraId="585DA915" w14:textId="77777777" w:rsidR="00443C87" w:rsidRDefault="00443C87" w:rsidP="000047FC">
            <w:pPr>
              <w:jc w:val="right"/>
              <w:rPr>
                <w:rFonts w:ascii="Cambria" w:hAnsi="Cambria" w:cs="Arial"/>
              </w:rPr>
            </w:pPr>
            <w:r>
              <w:rPr>
                <w:rFonts w:ascii="Cambria" w:hAnsi="Cambria" w:cs="Arial"/>
              </w:rPr>
              <w:t xml:space="preserve">Print Speed </w:t>
            </w:r>
          </w:p>
        </w:tc>
        <w:tc>
          <w:tcPr>
            <w:tcW w:w="4460" w:type="dxa"/>
            <w:vAlign w:val="center"/>
          </w:tcPr>
          <w:p w14:paraId="1C2C6645" w14:textId="77777777" w:rsidR="00443C87" w:rsidRDefault="00443C87" w:rsidP="000047FC">
            <w:pPr>
              <w:rPr>
                <w:rFonts w:ascii="Cambria" w:hAnsi="Cambria" w:cs="Arial"/>
              </w:rPr>
            </w:pPr>
            <w:r>
              <w:rPr>
                <w:rFonts w:ascii="Cambria" w:hAnsi="Cambria" w:cs="Arial"/>
              </w:rPr>
              <w:t>6</w:t>
            </w:r>
          </w:p>
        </w:tc>
        <w:tc>
          <w:tcPr>
            <w:tcW w:w="4095" w:type="dxa"/>
            <w:vAlign w:val="center"/>
          </w:tcPr>
          <w:p w14:paraId="6E5C1E29" w14:textId="77777777" w:rsidR="00443C87" w:rsidRDefault="00443C87" w:rsidP="000047FC">
            <w:pPr>
              <w:jc w:val="center"/>
              <w:rPr>
                <w:rFonts w:ascii="Cambria" w:hAnsi="Cambria" w:cs="Arial"/>
              </w:rPr>
            </w:pPr>
          </w:p>
        </w:tc>
        <w:tc>
          <w:tcPr>
            <w:tcW w:w="1260" w:type="dxa"/>
            <w:vAlign w:val="center"/>
          </w:tcPr>
          <w:p w14:paraId="5EFDF478" w14:textId="77777777" w:rsidR="00443C87" w:rsidRDefault="00443C87" w:rsidP="000047FC">
            <w:pPr>
              <w:jc w:val="center"/>
              <w:rPr>
                <w:rFonts w:ascii="Cambria" w:hAnsi="Cambria" w:cs="Arial"/>
              </w:rPr>
            </w:pPr>
          </w:p>
        </w:tc>
      </w:tr>
      <w:tr w:rsidR="00443C87" w:rsidRPr="00AC51DF" w14:paraId="064A8ED6" w14:textId="77777777" w:rsidTr="000047FC">
        <w:trPr>
          <w:trHeight w:val="288"/>
        </w:trPr>
        <w:tc>
          <w:tcPr>
            <w:tcW w:w="715" w:type="dxa"/>
            <w:vAlign w:val="center"/>
          </w:tcPr>
          <w:p w14:paraId="2715AD65" w14:textId="77777777" w:rsidR="00443C87" w:rsidRPr="00894548" w:rsidRDefault="00443C87" w:rsidP="000047FC">
            <w:pPr>
              <w:jc w:val="right"/>
              <w:rPr>
                <w:rFonts w:ascii="Cambria" w:hAnsi="Cambria" w:cs="Arial"/>
              </w:rPr>
            </w:pPr>
            <w:r>
              <w:rPr>
                <w:rFonts w:ascii="Cambria" w:hAnsi="Cambria" w:cs="Arial"/>
              </w:rPr>
              <w:t>2</w:t>
            </w:r>
          </w:p>
        </w:tc>
        <w:tc>
          <w:tcPr>
            <w:tcW w:w="2520" w:type="dxa"/>
            <w:vAlign w:val="center"/>
          </w:tcPr>
          <w:p w14:paraId="05A9C7BF" w14:textId="77777777" w:rsidR="00443C87" w:rsidRDefault="00443C87" w:rsidP="000047FC">
            <w:pPr>
              <w:jc w:val="right"/>
              <w:rPr>
                <w:rFonts w:ascii="Cambria" w:hAnsi="Cambria" w:cs="Arial"/>
              </w:rPr>
            </w:pPr>
            <w:r>
              <w:rPr>
                <w:rFonts w:ascii="Cambria" w:hAnsi="Cambria" w:cs="Arial"/>
              </w:rPr>
              <w:t>Print Darkness</w:t>
            </w:r>
          </w:p>
        </w:tc>
        <w:tc>
          <w:tcPr>
            <w:tcW w:w="4460" w:type="dxa"/>
            <w:vAlign w:val="center"/>
          </w:tcPr>
          <w:p w14:paraId="5D60ABDF" w14:textId="77777777" w:rsidR="00443C87" w:rsidRDefault="00443C87" w:rsidP="000047FC">
            <w:pPr>
              <w:rPr>
                <w:rFonts w:ascii="Cambria" w:hAnsi="Cambria" w:cs="Arial"/>
              </w:rPr>
            </w:pPr>
            <w:r>
              <w:rPr>
                <w:rFonts w:ascii="Cambria" w:hAnsi="Cambria" w:cs="Arial"/>
              </w:rPr>
              <w:t>27</w:t>
            </w:r>
          </w:p>
        </w:tc>
        <w:tc>
          <w:tcPr>
            <w:tcW w:w="4095" w:type="dxa"/>
            <w:vAlign w:val="center"/>
          </w:tcPr>
          <w:p w14:paraId="60AE80C5" w14:textId="77777777" w:rsidR="00443C87" w:rsidRDefault="00443C87" w:rsidP="000047FC">
            <w:pPr>
              <w:jc w:val="center"/>
              <w:rPr>
                <w:rFonts w:ascii="Cambria" w:hAnsi="Cambria" w:cs="Arial"/>
              </w:rPr>
            </w:pPr>
          </w:p>
        </w:tc>
        <w:tc>
          <w:tcPr>
            <w:tcW w:w="1260" w:type="dxa"/>
            <w:vAlign w:val="center"/>
          </w:tcPr>
          <w:p w14:paraId="218F01F3" w14:textId="77777777" w:rsidR="00443C87" w:rsidRPr="00AC51DF" w:rsidRDefault="00443C87" w:rsidP="000047FC">
            <w:pPr>
              <w:rPr>
                <w:rFonts w:ascii="Cambria" w:hAnsi="Cambria" w:cs="Arial"/>
                <w:highlight w:val="yellow"/>
              </w:rPr>
            </w:pPr>
          </w:p>
        </w:tc>
      </w:tr>
      <w:tr w:rsidR="00907B91" w14:paraId="3C204EC4" w14:textId="77777777" w:rsidTr="00907B91">
        <w:tblPrEx>
          <w:tblW w:w="13050" w:type="dxa"/>
          <w:tblLayout w:type="fixed"/>
          <w:tblPrExChange w:id="1478" w:author="Sasi Songthong" w:date="2022-06-23T12:32:00Z">
            <w:tblPrEx>
              <w:tblW w:w="13050" w:type="dxa"/>
              <w:tblLayout w:type="fixed"/>
            </w:tblPrEx>
          </w:tblPrExChange>
        </w:tblPrEx>
        <w:trPr>
          <w:trHeight w:val="288"/>
          <w:trPrChange w:id="1479" w:author="Sasi Songthong" w:date="2022-06-23T12:32:00Z">
            <w:trPr>
              <w:trHeight w:val="288"/>
            </w:trPr>
          </w:trPrChange>
        </w:trPr>
        <w:tc>
          <w:tcPr>
            <w:tcW w:w="715" w:type="dxa"/>
            <w:vAlign w:val="center"/>
            <w:tcPrChange w:id="1480" w:author="Sasi Songthong" w:date="2022-06-23T12:32:00Z">
              <w:tcPr>
                <w:tcW w:w="715" w:type="dxa"/>
                <w:vAlign w:val="center"/>
              </w:tcPr>
            </w:tcPrChange>
          </w:tcPr>
          <w:p w14:paraId="75566D1F" w14:textId="77777777" w:rsidR="00907B91" w:rsidRPr="00AC51DF" w:rsidRDefault="00907B91" w:rsidP="00907B91">
            <w:pPr>
              <w:jc w:val="right"/>
              <w:rPr>
                <w:rFonts w:ascii="Cambria" w:hAnsi="Cambria" w:cs="Arial"/>
              </w:rPr>
            </w:pPr>
            <w:r>
              <w:rPr>
                <w:rFonts w:ascii="Cambria" w:hAnsi="Cambria" w:cs="Arial"/>
              </w:rPr>
              <w:t>3</w:t>
            </w:r>
          </w:p>
        </w:tc>
        <w:tc>
          <w:tcPr>
            <w:tcW w:w="2520" w:type="dxa"/>
            <w:vMerge w:val="restart"/>
            <w:vAlign w:val="center"/>
            <w:tcPrChange w:id="1481" w:author="Sasi Songthong" w:date="2022-06-23T12:32:00Z">
              <w:tcPr>
                <w:tcW w:w="2520" w:type="dxa"/>
                <w:vMerge w:val="restart"/>
                <w:vAlign w:val="center"/>
              </w:tcPr>
            </w:tcPrChange>
          </w:tcPr>
          <w:p w14:paraId="0FA5461C" w14:textId="77777777" w:rsidR="00907B91" w:rsidRDefault="00907B91" w:rsidP="00907B91">
            <w:pPr>
              <w:jc w:val="right"/>
              <w:rPr>
                <w:rFonts w:ascii="Cambria" w:hAnsi="Cambria" w:cs="Arial"/>
              </w:rPr>
            </w:pPr>
            <w:r>
              <w:rPr>
                <w:rFonts w:ascii="Cambria" w:hAnsi="Cambria" w:cs="Arial"/>
              </w:rPr>
              <w:t>Accuracy and Number of Labels</w:t>
            </w:r>
          </w:p>
        </w:tc>
        <w:tc>
          <w:tcPr>
            <w:tcW w:w="4460" w:type="dxa"/>
            <w:vAlign w:val="center"/>
            <w:tcPrChange w:id="1482" w:author="Sasi Songthong" w:date="2022-06-23T12:32:00Z">
              <w:tcPr>
                <w:tcW w:w="4460" w:type="dxa"/>
                <w:vAlign w:val="center"/>
              </w:tcPr>
            </w:tcPrChange>
          </w:tcPr>
          <w:p w14:paraId="527F5FC9" w14:textId="77777777" w:rsidR="00907B91" w:rsidRDefault="00907B91" w:rsidP="00907B91">
            <w:pPr>
              <w:rPr>
                <w:rFonts w:ascii="Cambria" w:hAnsi="Cambria" w:cs="Arial"/>
              </w:rPr>
            </w:pPr>
            <w:r>
              <w:rPr>
                <w:rFonts w:ascii="Cambria" w:hAnsi="Cambria" w:cs="Arial"/>
              </w:rPr>
              <w:t>Correct Initials on all 12 labels</w:t>
            </w:r>
          </w:p>
        </w:tc>
        <w:tc>
          <w:tcPr>
            <w:tcW w:w="4095" w:type="dxa"/>
            <w:vAlign w:val="center"/>
            <w:tcPrChange w:id="1483" w:author="Sasi Songthong" w:date="2022-06-23T12:32:00Z">
              <w:tcPr>
                <w:tcW w:w="4095" w:type="dxa"/>
                <w:vAlign w:val="center"/>
              </w:tcPr>
            </w:tcPrChange>
          </w:tcPr>
          <w:p w14:paraId="7B8A8406" w14:textId="0D5BF452" w:rsidR="00907B91" w:rsidRDefault="00907B91">
            <w:pPr>
              <w:rPr>
                <w:rFonts w:ascii="Cambria" w:hAnsi="Cambria" w:cs="Arial"/>
              </w:rPr>
              <w:pPrChange w:id="1484" w:author="Sasi Songthong" w:date="2022-06-23T12:32:00Z">
                <w:pPr>
                  <w:jc w:val="center"/>
                </w:pPr>
              </w:pPrChange>
            </w:pPr>
            <w:ins w:id="1485" w:author="Sasi Songthong" w:date="2022-06-23T12:32: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486" w:author="Sasi Songthong" w:date="2022-06-23T12:32:00Z">
              <w:tcPr>
                <w:tcW w:w="1260" w:type="dxa"/>
                <w:vAlign w:val="center"/>
              </w:tcPr>
            </w:tcPrChange>
          </w:tcPr>
          <w:p w14:paraId="0BF7CA80" w14:textId="77777777" w:rsidR="00907B91" w:rsidRDefault="00907B91" w:rsidP="00907B91">
            <w:pPr>
              <w:jc w:val="center"/>
              <w:rPr>
                <w:rFonts w:ascii="Cambria" w:hAnsi="Cambria" w:cs="Arial"/>
              </w:rPr>
            </w:pPr>
          </w:p>
        </w:tc>
      </w:tr>
      <w:tr w:rsidR="00907B91" w14:paraId="06C2E1E8" w14:textId="77777777" w:rsidTr="00907B91">
        <w:tblPrEx>
          <w:tblW w:w="13050" w:type="dxa"/>
          <w:tblLayout w:type="fixed"/>
          <w:tblPrExChange w:id="1487" w:author="Sasi Songthong" w:date="2022-06-23T12:32:00Z">
            <w:tblPrEx>
              <w:tblW w:w="13050" w:type="dxa"/>
              <w:tblLayout w:type="fixed"/>
            </w:tblPrEx>
          </w:tblPrExChange>
        </w:tblPrEx>
        <w:trPr>
          <w:trHeight w:val="288"/>
          <w:trPrChange w:id="1488" w:author="Sasi Songthong" w:date="2022-06-23T12:32:00Z">
            <w:trPr>
              <w:trHeight w:val="288"/>
            </w:trPr>
          </w:trPrChange>
        </w:trPr>
        <w:tc>
          <w:tcPr>
            <w:tcW w:w="715" w:type="dxa"/>
            <w:vAlign w:val="center"/>
            <w:tcPrChange w:id="1489" w:author="Sasi Songthong" w:date="2022-06-23T12:32:00Z">
              <w:tcPr>
                <w:tcW w:w="715" w:type="dxa"/>
                <w:vAlign w:val="center"/>
              </w:tcPr>
            </w:tcPrChange>
          </w:tcPr>
          <w:p w14:paraId="3E7A8CDF" w14:textId="77777777" w:rsidR="00907B91" w:rsidRDefault="00907B91" w:rsidP="00907B91">
            <w:pPr>
              <w:jc w:val="right"/>
              <w:rPr>
                <w:rFonts w:ascii="Cambria" w:hAnsi="Cambria" w:cs="Arial"/>
              </w:rPr>
            </w:pPr>
            <w:r>
              <w:rPr>
                <w:rFonts w:ascii="Cambria" w:hAnsi="Cambria" w:cs="Arial"/>
              </w:rPr>
              <w:t>4</w:t>
            </w:r>
          </w:p>
        </w:tc>
        <w:tc>
          <w:tcPr>
            <w:tcW w:w="2520" w:type="dxa"/>
            <w:vMerge/>
            <w:vAlign w:val="center"/>
            <w:tcPrChange w:id="1490" w:author="Sasi Songthong" w:date="2022-06-23T12:32:00Z">
              <w:tcPr>
                <w:tcW w:w="2520" w:type="dxa"/>
                <w:vMerge/>
                <w:vAlign w:val="center"/>
              </w:tcPr>
            </w:tcPrChange>
          </w:tcPr>
          <w:p w14:paraId="7E7B0E6A" w14:textId="77777777" w:rsidR="00907B91" w:rsidRDefault="00907B91" w:rsidP="00907B91">
            <w:pPr>
              <w:jc w:val="right"/>
              <w:rPr>
                <w:rFonts w:ascii="Cambria" w:hAnsi="Cambria" w:cs="Arial"/>
              </w:rPr>
            </w:pPr>
          </w:p>
        </w:tc>
        <w:tc>
          <w:tcPr>
            <w:tcW w:w="4460" w:type="dxa"/>
            <w:vAlign w:val="center"/>
            <w:tcPrChange w:id="1491" w:author="Sasi Songthong" w:date="2022-06-23T12:32:00Z">
              <w:tcPr>
                <w:tcW w:w="4460" w:type="dxa"/>
                <w:vAlign w:val="center"/>
              </w:tcPr>
            </w:tcPrChange>
          </w:tcPr>
          <w:p w14:paraId="51E4FCAE" w14:textId="01C705FE" w:rsidR="00907B91" w:rsidRDefault="00907B91" w:rsidP="00907B91">
            <w:pPr>
              <w:rPr>
                <w:rFonts w:ascii="Cambria" w:hAnsi="Cambria" w:cs="Arial"/>
              </w:rPr>
            </w:pPr>
            <w:r>
              <w:rPr>
                <w:rFonts w:ascii="Cambria" w:hAnsi="Cambria" w:cs="Arial"/>
              </w:rPr>
              <w:t>Each of the 12 labels contains a unique label number (#85 - #96).</w:t>
            </w:r>
          </w:p>
        </w:tc>
        <w:tc>
          <w:tcPr>
            <w:tcW w:w="4095" w:type="dxa"/>
            <w:vAlign w:val="center"/>
            <w:tcPrChange w:id="1492" w:author="Sasi Songthong" w:date="2022-06-23T12:32:00Z">
              <w:tcPr>
                <w:tcW w:w="4095" w:type="dxa"/>
                <w:vAlign w:val="center"/>
              </w:tcPr>
            </w:tcPrChange>
          </w:tcPr>
          <w:p w14:paraId="1BB896C7" w14:textId="77777777" w:rsidR="00907B91" w:rsidRDefault="00907B91">
            <w:pPr>
              <w:rPr>
                <w:ins w:id="1493" w:author="Sasi Songthong" w:date="2022-06-23T12:32:00Z"/>
                <w:rFonts w:ascii="Cambria" w:hAnsi="Cambria" w:cs="Arial"/>
              </w:rPr>
            </w:pPr>
            <w:ins w:id="1494" w:author="Sasi Songthong" w:date="2022-06-23T12:32: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58BE88EF" w14:textId="3F45EC6A" w:rsidR="00907B91" w:rsidRDefault="00907B91">
            <w:pPr>
              <w:rPr>
                <w:rFonts w:ascii="Cambria" w:hAnsi="Cambria" w:cs="Arial"/>
              </w:rPr>
              <w:pPrChange w:id="1495" w:author="Sasi Songthong" w:date="2022-06-23T12:32:00Z">
                <w:pPr>
                  <w:jc w:val="center"/>
                </w:pPr>
              </w:pPrChange>
            </w:pPr>
            <w:ins w:id="1496" w:author="Sasi Songthong" w:date="2022-06-23T12:32:00Z">
              <w:r>
                <w:rPr>
                  <w:rFonts w:ascii="Cambria" w:hAnsi="Cambria" w:cs="Arial"/>
                </w:rPr>
                <w:t>(#85 - #96).</w:t>
              </w:r>
            </w:ins>
          </w:p>
        </w:tc>
        <w:tc>
          <w:tcPr>
            <w:tcW w:w="1260" w:type="dxa"/>
            <w:vAlign w:val="center"/>
            <w:tcPrChange w:id="1497" w:author="Sasi Songthong" w:date="2022-06-23T12:32:00Z">
              <w:tcPr>
                <w:tcW w:w="1260" w:type="dxa"/>
                <w:vAlign w:val="center"/>
              </w:tcPr>
            </w:tcPrChange>
          </w:tcPr>
          <w:p w14:paraId="20981DFB" w14:textId="77777777" w:rsidR="00907B91" w:rsidRDefault="00907B91" w:rsidP="00907B91">
            <w:pPr>
              <w:jc w:val="center"/>
              <w:rPr>
                <w:rFonts w:ascii="Cambria" w:hAnsi="Cambria" w:cs="Arial"/>
              </w:rPr>
            </w:pPr>
          </w:p>
        </w:tc>
      </w:tr>
      <w:tr w:rsidR="00907B91" w14:paraId="4CBD3AAF" w14:textId="77777777" w:rsidTr="00907B91">
        <w:tblPrEx>
          <w:tblW w:w="13050" w:type="dxa"/>
          <w:tblLayout w:type="fixed"/>
          <w:tblPrExChange w:id="1498" w:author="Sasi Songthong" w:date="2022-06-23T12:32:00Z">
            <w:tblPrEx>
              <w:tblW w:w="13050" w:type="dxa"/>
              <w:tblLayout w:type="fixed"/>
            </w:tblPrEx>
          </w:tblPrExChange>
        </w:tblPrEx>
        <w:trPr>
          <w:trHeight w:val="288"/>
          <w:trPrChange w:id="1499" w:author="Sasi Songthong" w:date="2022-06-23T12:32:00Z">
            <w:trPr>
              <w:trHeight w:val="288"/>
            </w:trPr>
          </w:trPrChange>
        </w:trPr>
        <w:tc>
          <w:tcPr>
            <w:tcW w:w="715" w:type="dxa"/>
            <w:vAlign w:val="center"/>
            <w:tcPrChange w:id="1500" w:author="Sasi Songthong" w:date="2022-06-23T12:32:00Z">
              <w:tcPr>
                <w:tcW w:w="715" w:type="dxa"/>
                <w:vAlign w:val="center"/>
              </w:tcPr>
            </w:tcPrChange>
          </w:tcPr>
          <w:p w14:paraId="7D612BD6" w14:textId="77777777" w:rsidR="00907B91" w:rsidRDefault="00907B91" w:rsidP="00907B91">
            <w:pPr>
              <w:jc w:val="right"/>
              <w:rPr>
                <w:rFonts w:ascii="Cambria" w:hAnsi="Cambria" w:cs="Arial"/>
              </w:rPr>
            </w:pPr>
            <w:r>
              <w:rPr>
                <w:rFonts w:ascii="Cambria" w:hAnsi="Cambria" w:cs="Arial"/>
              </w:rPr>
              <w:t>5</w:t>
            </w:r>
          </w:p>
        </w:tc>
        <w:tc>
          <w:tcPr>
            <w:tcW w:w="2520" w:type="dxa"/>
            <w:vAlign w:val="center"/>
            <w:tcPrChange w:id="1501" w:author="Sasi Songthong" w:date="2022-06-23T12:32:00Z">
              <w:tcPr>
                <w:tcW w:w="2520" w:type="dxa"/>
                <w:vAlign w:val="center"/>
              </w:tcPr>
            </w:tcPrChange>
          </w:tcPr>
          <w:p w14:paraId="13DBB78B" w14:textId="77777777" w:rsidR="00907B91" w:rsidRDefault="00907B91" w:rsidP="00907B91">
            <w:pPr>
              <w:jc w:val="right"/>
              <w:rPr>
                <w:rFonts w:ascii="Cambria" w:hAnsi="Cambria" w:cs="Arial"/>
              </w:rPr>
            </w:pPr>
            <w:r>
              <w:rPr>
                <w:rFonts w:ascii="Cambria" w:hAnsi="Cambria" w:cs="Arial"/>
              </w:rPr>
              <w:t>Legibility</w:t>
            </w:r>
          </w:p>
        </w:tc>
        <w:tc>
          <w:tcPr>
            <w:tcW w:w="4460" w:type="dxa"/>
            <w:vAlign w:val="center"/>
            <w:tcPrChange w:id="1502" w:author="Sasi Songthong" w:date="2022-06-23T12:32:00Z">
              <w:tcPr>
                <w:tcW w:w="4460" w:type="dxa"/>
                <w:vAlign w:val="center"/>
              </w:tcPr>
            </w:tcPrChange>
          </w:tcPr>
          <w:p w14:paraId="6F1CFA47" w14:textId="4A9893DD" w:rsidR="00907B91" w:rsidRDefault="00907B91" w:rsidP="00907B91">
            <w:pPr>
              <w:rPr>
                <w:rFonts w:ascii="Cambria" w:hAnsi="Cambria" w:cs="Arial"/>
              </w:rPr>
            </w:pPr>
            <w:r>
              <w:rPr>
                <w:rFonts w:ascii="Cambria" w:hAnsi="Cambria" w:cs="Arial"/>
              </w:rPr>
              <w:t>All labels are legible</w:t>
            </w:r>
            <w:ins w:id="1503" w:author="Sasi Songthong" w:date="2022-06-23T12:32:00Z">
              <w:r>
                <w:rPr>
                  <w:rFonts w:ascii="Cambria" w:hAnsi="Cambria" w:cs="Arial"/>
                </w:rPr>
                <w:t>.</w:t>
              </w:r>
            </w:ins>
          </w:p>
        </w:tc>
        <w:tc>
          <w:tcPr>
            <w:tcW w:w="4095" w:type="dxa"/>
            <w:vAlign w:val="center"/>
            <w:tcPrChange w:id="1504" w:author="Sasi Songthong" w:date="2022-06-23T12:32:00Z">
              <w:tcPr>
                <w:tcW w:w="4095" w:type="dxa"/>
                <w:vAlign w:val="center"/>
              </w:tcPr>
            </w:tcPrChange>
          </w:tcPr>
          <w:p w14:paraId="45BA6B21" w14:textId="40147692" w:rsidR="00907B91" w:rsidRDefault="00907B91">
            <w:pPr>
              <w:rPr>
                <w:rFonts w:ascii="Cambria" w:hAnsi="Cambria" w:cs="Arial"/>
              </w:rPr>
              <w:pPrChange w:id="1505" w:author="Sasi Songthong" w:date="2022-06-23T12:32:00Z">
                <w:pPr>
                  <w:jc w:val="center"/>
                </w:pPr>
              </w:pPrChange>
            </w:pPr>
            <w:ins w:id="1506" w:author="Sasi Songthong" w:date="2022-06-23T12:32: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507" w:author="Sasi Songthong" w:date="2022-06-23T12:32:00Z">
              <w:tcPr>
                <w:tcW w:w="1260" w:type="dxa"/>
                <w:vAlign w:val="center"/>
              </w:tcPr>
            </w:tcPrChange>
          </w:tcPr>
          <w:p w14:paraId="1BACBC37" w14:textId="77777777" w:rsidR="00907B91" w:rsidRDefault="00907B91" w:rsidP="00907B91">
            <w:pPr>
              <w:jc w:val="center"/>
              <w:rPr>
                <w:rFonts w:ascii="Cambria" w:hAnsi="Cambria" w:cs="Arial"/>
              </w:rPr>
            </w:pPr>
          </w:p>
        </w:tc>
      </w:tr>
      <w:tr w:rsidR="00443C87" w:rsidRPr="00894548" w14:paraId="7FE6E0C7" w14:textId="77777777" w:rsidTr="000B2A30">
        <w:tblPrEx>
          <w:tblW w:w="13050" w:type="dxa"/>
          <w:tblLayout w:type="fixed"/>
          <w:tblPrExChange w:id="1508" w:author="Sasi Songthong" w:date="2022-06-23T12:32:00Z">
            <w:tblPrEx>
              <w:tblW w:w="13050" w:type="dxa"/>
              <w:tblLayout w:type="fixed"/>
            </w:tblPrEx>
          </w:tblPrExChange>
        </w:tblPrEx>
        <w:trPr>
          <w:trHeight w:val="1440"/>
          <w:trPrChange w:id="1509" w:author="Sasi Songthong" w:date="2022-06-23T12:32:00Z">
            <w:trPr>
              <w:trHeight w:val="1872"/>
            </w:trPr>
          </w:trPrChange>
        </w:trPr>
        <w:tc>
          <w:tcPr>
            <w:tcW w:w="13050" w:type="dxa"/>
            <w:gridSpan w:val="5"/>
            <w:tcPrChange w:id="1510" w:author="Sasi Songthong" w:date="2022-06-23T12:32:00Z">
              <w:tcPr>
                <w:tcW w:w="13050" w:type="dxa"/>
                <w:gridSpan w:val="5"/>
              </w:tcPr>
            </w:tcPrChange>
          </w:tcPr>
          <w:p w14:paraId="128127F7" w14:textId="77777777" w:rsidR="00443C87" w:rsidRPr="00894548" w:rsidRDefault="00443C87" w:rsidP="000047FC">
            <w:pPr>
              <w:rPr>
                <w:rFonts w:ascii="Cambria" w:hAnsi="Cambria" w:cs="Arial"/>
                <w:b/>
                <w:bCs/>
                <w:highlight w:val="yellow"/>
              </w:rPr>
            </w:pPr>
            <w:r w:rsidRPr="00894548">
              <w:rPr>
                <w:rFonts w:ascii="Cambria" w:hAnsi="Cambria" w:cs="Arial"/>
                <w:b/>
                <w:bCs/>
              </w:rPr>
              <w:t>Comments:</w:t>
            </w:r>
          </w:p>
        </w:tc>
      </w:tr>
      <w:tr w:rsidR="00443C87" w14:paraId="6570FAA7" w14:textId="77777777" w:rsidTr="000047FC">
        <w:trPr>
          <w:trHeight w:val="360"/>
        </w:trPr>
        <w:tc>
          <w:tcPr>
            <w:tcW w:w="3235" w:type="dxa"/>
            <w:gridSpan w:val="2"/>
            <w:shd w:val="clear" w:color="auto" w:fill="F2F2F2" w:themeFill="background1" w:themeFillShade="F2"/>
            <w:vAlign w:val="center"/>
          </w:tcPr>
          <w:p w14:paraId="574A3F62" w14:textId="77777777" w:rsidR="00443C87" w:rsidRDefault="00443C87"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566E6DA3" w14:textId="77777777" w:rsidR="00443C87" w:rsidRDefault="00443C87" w:rsidP="000047FC">
            <w:pPr>
              <w:rPr>
                <w:rFonts w:ascii="Cambria" w:hAnsi="Cambria" w:cs="Arial"/>
              </w:rPr>
            </w:pPr>
          </w:p>
        </w:tc>
      </w:tr>
      <w:tr w:rsidR="00443C87" w14:paraId="66C9C3DB" w14:textId="77777777" w:rsidTr="000047FC">
        <w:trPr>
          <w:trHeight w:val="360"/>
        </w:trPr>
        <w:tc>
          <w:tcPr>
            <w:tcW w:w="3235" w:type="dxa"/>
            <w:gridSpan w:val="2"/>
            <w:shd w:val="clear" w:color="auto" w:fill="F2F2F2" w:themeFill="background1" w:themeFillShade="F2"/>
            <w:vAlign w:val="center"/>
          </w:tcPr>
          <w:p w14:paraId="3A4CBCD9" w14:textId="31A17054" w:rsidR="00443C87"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2CF5A50E" w14:textId="77777777" w:rsidR="00443C87" w:rsidRDefault="00443C87" w:rsidP="000047FC">
            <w:pPr>
              <w:rPr>
                <w:rFonts w:ascii="Cambria" w:hAnsi="Cambria" w:cs="Arial"/>
              </w:rPr>
            </w:pPr>
          </w:p>
        </w:tc>
      </w:tr>
    </w:tbl>
    <w:p w14:paraId="546F09CD" w14:textId="77777777" w:rsidR="00426E1F" w:rsidRDefault="00426E1F" w:rsidP="00426E1F">
      <w:pPr>
        <w:spacing w:after="0"/>
        <w:jc w:val="center"/>
        <w:rPr>
          <w:rFonts w:ascii="Cambria" w:hAnsi="Cambria" w:cs="Arial"/>
          <w:b/>
          <w:bCs/>
        </w:rPr>
        <w:sectPr w:rsidR="00426E1F" w:rsidSect="00817D5A">
          <w:pgSz w:w="15840" w:h="12240" w:orient="landscape"/>
          <w:pgMar w:top="1440" w:right="1440" w:bottom="1440" w:left="1440" w:header="720" w:footer="720" w:gutter="0"/>
          <w:cols w:space="720"/>
          <w:docGrid w:linePitch="360"/>
        </w:sectPr>
      </w:pPr>
    </w:p>
    <w:p w14:paraId="41F265CB" w14:textId="52E5BC02" w:rsidR="00426E1F" w:rsidRDefault="00426E1F" w:rsidP="00426E1F">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7</w:t>
      </w:r>
      <w:r w:rsidRPr="00023BB8">
        <w:rPr>
          <w:rFonts w:ascii="Cambria" w:hAnsi="Cambria" w:cs="Arial"/>
          <w:b/>
          <w:bCs/>
        </w:rPr>
        <w:t xml:space="preserve"> </w:t>
      </w:r>
      <w:r w:rsidR="00F071CC">
        <w:rPr>
          <w:rFonts w:ascii="Cambria" w:hAnsi="Cambria" w:cs="Arial"/>
          <w:b/>
          <w:bCs/>
        </w:rPr>
        <w:t xml:space="preserve">LABELING </w:t>
      </w:r>
      <w:r w:rsidR="00C457CD">
        <w:rPr>
          <w:rFonts w:ascii="Cambria" w:hAnsi="Cambria" w:cs="Arial"/>
          <w:b/>
          <w:bCs/>
        </w:rPr>
        <w:t>BEFORE STERILIZATION</w:t>
      </w:r>
    </w:p>
    <w:tbl>
      <w:tblPr>
        <w:tblStyle w:val="TableGrid1"/>
        <w:tblW w:w="9445" w:type="dxa"/>
        <w:tblLayout w:type="fixed"/>
        <w:tblLook w:val="04A0" w:firstRow="1" w:lastRow="0" w:firstColumn="1" w:lastColumn="0" w:noHBand="0" w:noVBand="1"/>
      </w:tblPr>
      <w:tblGrid>
        <w:gridCol w:w="3055"/>
        <w:gridCol w:w="3240"/>
        <w:gridCol w:w="3150"/>
      </w:tblGrid>
      <w:tr w:rsidR="00426E1F" w:rsidRPr="00AC51DF" w14:paraId="7C189461" w14:textId="77777777" w:rsidTr="000047FC">
        <w:trPr>
          <w:trHeight w:val="256"/>
        </w:trPr>
        <w:tc>
          <w:tcPr>
            <w:tcW w:w="9445" w:type="dxa"/>
            <w:gridSpan w:val="3"/>
            <w:shd w:val="clear" w:color="auto" w:fill="F2F2F2" w:themeFill="background1" w:themeFillShade="F2"/>
            <w:vAlign w:val="center"/>
          </w:tcPr>
          <w:p w14:paraId="0B37F0AB" w14:textId="77777777" w:rsidR="00426E1F" w:rsidRPr="00AC51DF" w:rsidRDefault="00426E1F" w:rsidP="000047FC">
            <w:pPr>
              <w:jc w:val="center"/>
              <w:rPr>
                <w:rFonts w:ascii="Cambria" w:hAnsi="Cambria" w:cs="Arial"/>
                <w:b/>
                <w:bCs/>
              </w:rPr>
            </w:pPr>
            <w:r>
              <w:rPr>
                <w:rFonts w:ascii="Cambria" w:hAnsi="Cambria" w:cs="Arial"/>
                <w:b/>
                <w:bCs/>
              </w:rPr>
              <w:t>Pouched Items</w:t>
            </w:r>
          </w:p>
        </w:tc>
      </w:tr>
      <w:tr w:rsidR="00426E1F" w14:paraId="339E23A3" w14:textId="77777777" w:rsidTr="000047FC">
        <w:trPr>
          <w:trHeight w:val="256"/>
        </w:trPr>
        <w:tc>
          <w:tcPr>
            <w:tcW w:w="9445" w:type="dxa"/>
            <w:gridSpan w:val="3"/>
            <w:vAlign w:val="center"/>
          </w:tcPr>
          <w:p w14:paraId="56013949" w14:textId="77777777" w:rsidR="00426E1F" w:rsidRPr="00894548" w:rsidRDefault="00426E1F" w:rsidP="000047FC">
            <w:pPr>
              <w:rPr>
                <w:rFonts w:ascii="Cambria" w:hAnsi="Cambria" w:cs="Arial"/>
                <w:b/>
                <w:bCs/>
              </w:rPr>
            </w:pPr>
            <w:r w:rsidRPr="00894548">
              <w:rPr>
                <w:rFonts w:ascii="Cambria" w:hAnsi="Cambria" w:cs="Arial"/>
                <w:b/>
                <w:bCs/>
              </w:rPr>
              <w:t>Instructions:</w:t>
            </w:r>
          </w:p>
          <w:p w14:paraId="60F49C83" w14:textId="4E87C455" w:rsidR="00120BF4" w:rsidRDefault="00426E1F" w:rsidP="00D3670F">
            <w:pPr>
              <w:rPr>
                <w:rFonts w:ascii="Cambria" w:hAnsi="Cambria" w:cs="Arial"/>
              </w:rPr>
            </w:pPr>
            <w:r>
              <w:rPr>
                <w:rFonts w:ascii="Cambria" w:hAnsi="Cambria" w:cs="Arial"/>
              </w:rPr>
              <w:t xml:space="preserve">1. </w:t>
            </w:r>
            <w:r w:rsidR="005343DF">
              <w:rPr>
                <w:rFonts w:ascii="Cambria" w:hAnsi="Cambria" w:cs="Arial"/>
              </w:rPr>
              <w:t>Each of the 3 operators</w:t>
            </w:r>
            <w:r w:rsidR="003D01CE">
              <w:rPr>
                <w:rFonts w:ascii="Cambria" w:hAnsi="Cambria" w:cs="Arial"/>
              </w:rPr>
              <w:t xml:space="preserve"> will label 8 </w:t>
            </w:r>
            <w:r w:rsidR="003B5B78">
              <w:rPr>
                <w:rFonts w:ascii="Cambria" w:hAnsi="Cambria" w:cs="Arial"/>
              </w:rPr>
              <w:t xml:space="preserve">pouched </w:t>
            </w:r>
            <w:r w:rsidR="003D01CE">
              <w:rPr>
                <w:rFonts w:ascii="Cambria" w:hAnsi="Cambria" w:cs="Arial"/>
              </w:rPr>
              <w:t>packages.</w:t>
            </w:r>
            <w:r w:rsidR="0082029C">
              <w:rPr>
                <w:rFonts w:ascii="Cambria" w:hAnsi="Cambria" w:cs="Arial"/>
              </w:rPr>
              <w:t xml:space="preserve"> </w:t>
            </w:r>
          </w:p>
          <w:p w14:paraId="6F5E42BF" w14:textId="2BFD0BFF" w:rsidR="00426E1F" w:rsidRDefault="00120BF4">
            <w:pPr>
              <w:rPr>
                <w:rFonts w:ascii="Cambria" w:hAnsi="Cambria" w:cs="Arial"/>
              </w:rPr>
            </w:pPr>
            <w:r>
              <w:rPr>
                <w:rFonts w:ascii="Cambria" w:hAnsi="Cambria" w:cs="Arial"/>
              </w:rPr>
              <w:t xml:space="preserve">2. </w:t>
            </w:r>
            <w:r w:rsidR="00D3670F">
              <w:rPr>
                <w:rFonts w:ascii="Cambria" w:hAnsi="Cambria" w:cs="Arial"/>
              </w:rPr>
              <w:t xml:space="preserve">Locate </w:t>
            </w:r>
            <w:r w:rsidR="007A6123">
              <w:rPr>
                <w:rFonts w:ascii="Cambria" w:hAnsi="Cambria" w:cs="Arial"/>
              </w:rPr>
              <w:t xml:space="preserve">packages </w:t>
            </w:r>
            <w:r w:rsidR="00CC2580">
              <w:rPr>
                <w:rFonts w:ascii="Cambria" w:hAnsi="Cambria" w:cs="Arial"/>
              </w:rPr>
              <w:t>previously labeled in APPENDIX 16.4 with label number</w:t>
            </w:r>
            <w:r w:rsidR="000B5A72">
              <w:rPr>
                <w:rFonts w:ascii="Cambria" w:hAnsi="Cambria" w:cs="Arial"/>
              </w:rPr>
              <w:t>s as specified.</w:t>
            </w:r>
          </w:p>
          <w:p w14:paraId="3F0DE365" w14:textId="118FE9F7" w:rsidR="00426E1F" w:rsidRDefault="00426E1F">
            <w:pPr>
              <w:tabs>
                <w:tab w:val="left" w:pos="245"/>
              </w:tabs>
              <w:rPr>
                <w:rFonts w:ascii="Cambria" w:hAnsi="Cambria" w:cs="Arial"/>
              </w:rPr>
            </w:pPr>
            <w:r>
              <w:rPr>
                <w:rFonts w:ascii="Cambria" w:hAnsi="Cambria" w:cs="Arial"/>
              </w:rPr>
              <w:tab/>
            </w:r>
            <w:r w:rsidR="00120BF4">
              <w:rPr>
                <w:rFonts w:ascii="Cambria" w:hAnsi="Cambria" w:cs="Arial"/>
              </w:rPr>
              <w:t>2</w:t>
            </w:r>
            <w:r>
              <w:rPr>
                <w:rFonts w:ascii="Cambria" w:hAnsi="Cambria" w:cs="Arial"/>
              </w:rPr>
              <w:t xml:space="preserve">.1 Select the location </w:t>
            </w:r>
            <w:r w:rsidR="00D3670F">
              <w:rPr>
                <w:rFonts w:ascii="Cambria" w:hAnsi="Cambria" w:cs="Arial"/>
              </w:rPr>
              <w:t xml:space="preserve">on the package (plastic side) </w:t>
            </w:r>
            <w:r w:rsidR="002415D7">
              <w:rPr>
                <w:rFonts w:ascii="Cambria" w:hAnsi="Cambria" w:cs="Arial"/>
              </w:rPr>
              <w:t>near the existing label.</w:t>
            </w:r>
          </w:p>
          <w:p w14:paraId="12D96E70" w14:textId="3D14D1A4" w:rsidR="00426E1F" w:rsidRDefault="00426E1F" w:rsidP="000047FC">
            <w:pPr>
              <w:tabs>
                <w:tab w:val="left" w:pos="245"/>
              </w:tabs>
              <w:rPr>
                <w:rFonts w:ascii="Cambria" w:hAnsi="Cambria" w:cs="Arial"/>
              </w:rPr>
            </w:pPr>
            <w:r>
              <w:rPr>
                <w:rFonts w:ascii="Cambria" w:hAnsi="Cambria" w:cs="Arial"/>
              </w:rPr>
              <w:tab/>
            </w:r>
            <w:r w:rsidR="00120BF4">
              <w:rPr>
                <w:rFonts w:ascii="Cambria" w:hAnsi="Cambria" w:cs="Arial"/>
              </w:rPr>
              <w:t>2</w:t>
            </w:r>
            <w:r>
              <w:rPr>
                <w:rFonts w:ascii="Cambria" w:hAnsi="Cambria" w:cs="Arial"/>
              </w:rPr>
              <w:t xml:space="preserve">.2 Using a thumb, affix </w:t>
            </w:r>
            <w:r w:rsidR="000B5A72">
              <w:rPr>
                <w:rFonts w:ascii="Cambria" w:hAnsi="Cambria" w:cs="Arial"/>
              </w:rPr>
              <w:t>another</w:t>
            </w:r>
            <w:r>
              <w:rPr>
                <w:rFonts w:ascii="Cambria" w:hAnsi="Cambria" w:cs="Arial"/>
              </w:rPr>
              <w:t xml:space="preserve"> label onto the pouch.</w:t>
            </w:r>
          </w:p>
          <w:p w14:paraId="3A6E82DF" w14:textId="49EFDC60" w:rsidR="00426E1F" w:rsidRPr="00890057" w:rsidRDefault="00426E1F" w:rsidP="000047FC">
            <w:pPr>
              <w:tabs>
                <w:tab w:val="left" w:pos="245"/>
              </w:tabs>
              <w:rPr>
                <w:rFonts w:ascii="Cambria" w:hAnsi="Cambria" w:cs="Arial"/>
                <w:noProof/>
              </w:rPr>
            </w:pPr>
            <w:r>
              <w:rPr>
                <w:rFonts w:ascii="Cambria" w:hAnsi="Cambria" w:cs="Arial"/>
              </w:rPr>
              <w:tab/>
            </w:r>
            <w:r w:rsidR="00120BF4">
              <w:rPr>
                <w:rFonts w:ascii="Cambria" w:hAnsi="Cambria" w:cs="Arial"/>
              </w:rPr>
              <w:t>2</w:t>
            </w:r>
            <w:r>
              <w:rPr>
                <w:rFonts w:ascii="Cambria" w:hAnsi="Cambria" w:cs="Arial"/>
              </w:rPr>
              <w:t xml:space="preserve">.3 </w:t>
            </w:r>
            <w:r>
              <w:rPr>
                <w:rFonts w:ascii="Cambria" w:hAnsi="Cambria" w:cs="Arial"/>
                <w:noProof/>
              </w:rPr>
              <w:t>Rub thumb across the label to ensure the label is securely affixed to the pouch.</w:t>
            </w:r>
          </w:p>
          <w:p w14:paraId="3C9F8A17" w14:textId="1FA4FAD5" w:rsidR="00426E1F" w:rsidRDefault="00120BF4" w:rsidP="000047FC">
            <w:pPr>
              <w:rPr>
                <w:rFonts w:ascii="Cambria" w:hAnsi="Cambria" w:cs="Arial"/>
              </w:rPr>
            </w:pPr>
            <w:r>
              <w:rPr>
                <w:rFonts w:ascii="Cambria" w:hAnsi="Cambria" w:cs="Arial"/>
              </w:rPr>
              <w:t>3</w:t>
            </w:r>
            <w:r w:rsidR="00426E1F" w:rsidRPr="00890057">
              <w:rPr>
                <w:rFonts w:ascii="Cambria" w:hAnsi="Cambria" w:cs="Arial"/>
              </w:rPr>
              <w:t>. Record comments and additional information in the “Comments” section or N/A.</w:t>
            </w:r>
          </w:p>
          <w:p w14:paraId="4F816F78" w14:textId="47B75349" w:rsidR="00426E1F" w:rsidRDefault="00120BF4" w:rsidP="000047FC">
            <w:pPr>
              <w:rPr>
                <w:rFonts w:ascii="Cambria" w:hAnsi="Cambria" w:cs="Arial"/>
              </w:rPr>
            </w:pPr>
            <w:r>
              <w:rPr>
                <w:rFonts w:ascii="Cambria" w:hAnsi="Cambria" w:cs="Arial"/>
              </w:rPr>
              <w:t>4</w:t>
            </w:r>
            <w:r w:rsidR="00426E1F">
              <w:rPr>
                <w:rFonts w:ascii="Cambria" w:hAnsi="Cambria" w:cs="Arial"/>
              </w:rPr>
              <w:t>. Set the labeled pouched items aside upon completion.</w:t>
            </w:r>
          </w:p>
        </w:tc>
      </w:tr>
      <w:tr w:rsidR="00426E1F" w:rsidRPr="00894548" w14:paraId="6BE222B3" w14:textId="77777777" w:rsidTr="00173BEC">
        <w:trPr>
          <w:trHeight w:val="288"/>
        </w:trPr>
        <w:tc>
          <w:tcPr>
            <w:tcW w:w="3055" w:type="dxa"/>
            <w:tcBorders>
              <w:bottom w:val="single" w:sz="4" w:space="0" w:color="auto"/>
            </w:tcBorders>
            <w:shd w:val="clear" w:color="auto" w:fill="F2F2F2" w:themeFill="background1" w:themeFillShade="F2"/>
            <w:vAlign w:val="center"/>
          </w:tcPr>
          <w:p w14:paraId="54CA0446" w14:textId="64FEB466" w:rsidR="00426E1F" w:rsidRPr="00894548" w:rsidRDefault="008C6D62" w:rsidP="000047FC">
            <w:pPr>
              <w:jc w:val="center"/>
              <w:rPr>
                <w:rFonts w:ascii="Cambria" w:hAnsi="Cambria" w:cs="Arial"/>
                <w:b/>
                <w:bCs/>
              </w:rPr>
            </w:pPr>
            <w:r>
              <w:rPr>
                <w:rFonts w:ascii="Cambria" w:hAnsi="Cambria" w:cs="Arial"/>
                <w:b/>
                <w:bCs/>
              </w:rPr>
              <w:t>Locate</w:t>
            </w:r>
            <w:r w:rsidR="008A1833">
              <w:rPr>
                <w:rFonts w:ascii="Cambria" w:hAnsi="Cambria" w:cs="Arial"/>
                <w:b/>
                <w:bCs/>
              </w:rPr>
              <w:t xml:space="preserve"> Previously Labeled Package with Label #</w:t>
            </w:r>
          </w:p>
        </w:tc>
        <w:tc>
          <w:tcPr>
            <w:tcW w:w="3240" w:type="dxa"/>
            <w:tcBorders>
              <w:bottom w:val="single" w:sz="4" w:space="0" w:color="auto"/>
            </w:tcBorders>
            <w:shd w:val="clear" w:color="auto" w:fill="F2F2F2" w:themeFill="background1" w:themeFillShade="F2"/>
            <w:vAlign w:val="center"/>
          </w:tcPr>
          <w:p w14:paraId="6512C606" w14:textId="53319504" w:rsidR="00426E1F" w:rsidRPr="00894548" w:rsidRDefault="006660BF" w:rsidP="000047FC">
            <w:pPr>
              <w:jc w:val="center"/>
              <w:rPr>
                <w:rFonts w:ascii="Cambria" w:hAnsi="Cambria" w:cs="Arial"/>
                <w:b/>
                <w:bCs/>
              </w:rPr>
            </w:pPr>
            <w:r>
              <w:rPr>
                <w:rFonts w:ascii="Cambria" w:hAnsi="Cambria" w:cs="Arial"/>
                <w:b/>
                <w:bCs/>
              </w:rPr>
              <w:t>Affix Another Label with Label #</w:t>
            </w:r>
          </w:p>
        </w:tc>
        <w:tc>
          <w:tcPr>
            <w:tcW w:w="3150" w:type="dxa"/>
            <w:tcBorders>
              <w:bottom w:val="single" w:sz="4" w:space="0" w:color="auto"/>
            </w:tcBorders>
            <w:shd w:val="clear" w:color="auto" w:fill="F2F2F2" w:themeFill="background1" w:themeFillShade="F2"/>
            <w:vAlign w:val="center"/>
          </w:tcPr>
          <w:p w14:paraId="1C43B0CB" w14:textId="698E9210" w:rsidR="00426E1F" w:rsidRPr="00894548" w:rsidRDefault="007D3AE1" w:rsidP="000047FC">
            <w:pPr>
              <w:jc w:val="center"/>
              <w:rPr>
                <w:rFonts w:ascii="Cambria" w:hAnsi="Cambria" w:cs="Arial"/>
                <w:b/>
                <w:bCs/>
              </w:rPr>
            </w:pPr>
            <w:r>
              <w:rPr>
                <w:rFonts w:ascii="Cambria" w:hAnsi="Cambria" w:cs="Arial"/>
                <w:b/>
                <w:bCs/>
              </w:rPr>
              <w:t xml:space="preserve">New </w:t>
            </w:r>
            <w:r w:rsidR="00426E1F">
              <w:rPr>
                <w:rFonts w:ascii="Cambria" w:hAnsi="Cambria" w:cs="Arial"/>
                <w:b/>
                <w:bCs/>
              </w:rPr>
              <w:t>Label</w:t>
            </w:r>
            <w:r>
              <w:rPr>
                <w:rFonts w:ascii="Cambria" w:hAnsi="Cambria" w:cs="Arial"/>
                <w:b/>
                <w:bCs/>
              </w:rPr>
              <w:t xml:space="preserve"> Affixed</w:t>
            </w:r>
            <w:r w:rsidR="00426E1F">
              <w:rPr>
                <w:rFonts w:ascii="Cambria" w:hAnsi="Cambria" w:cs="Arial"/>
                <w:b/>
                <w:bCs/>
              </w:rPr>
              <w:t xml:space="preserve"> By (initials and date):</w:t>
            </w:r>
          </w:p>
        </w:tc>
      </w:tr>
      <w:tr w:rsidR="006808DB" w14:paraId="1B8A3AF5"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5A2DC1" w14:textId="042C53D1" w:rsidR="006808DB" w:rsidRPr="00173BEC" w:rsidRDefault="006808DB" w:rsidP="00173BEC">
            <w:pPr>
              <w:jc w:val="center"/>
              <w:rPr>
                <w:rFonts w:ascii="Cambria" w:hAnsi="Cambria" w:cs="Arial"/>
                <w:b/>
                <w:bCs/>
              </w:rPr>
            </w:pPr>
            <w:r w:rsidRPr="00173BEC">
              <w:rPr>
                <w:rFonts w:ascii="Cambria" w:hAnsi="Cambria" w:cs="Arial"/>
                <w:b/>
                <w:bCs/>
              </w:rPr>
              <w:t>1</w:t>
            </w:r>
          </w:p>
        </w:tc>
        <w:tc>
          <w:tcPr>
            <w:tcW w:w="3240" w:type="dxa"/>
            <w:tcBorders>
              <w:top w:val="single" w:sz="4" w:space="0" w:color="auto"/>
              <w:left w:val="single" w:sz="4" w:space="0" w:color="auto"/>
              <w:bottom w:val="single" w:sz="4" w:space="0" w:color="auto"/>
              <w:right w:val="single" w:sz="4" w:space="0" w:color="auto"/>
            </w:tcBorders>
            <w:vAlign w:val="center"/>
          </w:tcPr>
          <w:p w14:paraId="679A2159" w14:textId="2BD3EE2C" w:rsidR="006808DB" w:rsidRPr="006660BF" w:rsidRDefault="006808DB">
            <w:pPr>
              <w:jc w:val="center"/>
              <w:rPr>
                <w:rFonts w:ascii="Cambria" w:hAnsi="Cambria" w:cs="Arial"/>
                <w:b/>
                <w:bCs/>
              </w:rPr>
            </w:pPr>
            <w:r w:rsidRPr="006660BF">
              <w:rPr>
                <w:rFonts w:ascii="Cambria" w:hAnsi="Cambria" w:cs="Arial"/>
                <w:b/>
                <w:bCs/>
              </w:rPr>
              <w:t>49</w:t>
            </w:r>
          </w:p>
        </w:tc>
        <w:tc>
          <w:tcPr>
            <w:tcW w:w="3150" w:type="dxa"/>
            <w:vMerge w:val="restart"/>
            <w:tcBorders>
              <w:top w:val="single" w:sz="4" w:space="0" w:color="auto"/>
              <w:left w:val="single" w:sz="4" w:space="0" w:color="auto"/>
              <w:right w:val="single" w:sz="4" w:space="0" w:color="auto"/>
            </w:tcBorders>
            <w:shd w:val="clear" w:color="auto" w:fill="auto"/>
            <w:vAlign w:val="center"/>
          </w:tcPr>
          <w:p w14:paraId="1EFE442D" w14:textId="77777777" w:rsidR="006808DB" w:rsidRDefault="006808DB" w:rsidP="00060FD5">
            <w:pPr>
              <w:jc w:val="center"/>
              <w:rPr>
                <w:rFonts w:ascii="Cambria" w:hAnsi="Cambria" w:cs="Arial"/>
              </w:rPr>
            </w:pPr>
          </w:p>
        </w:tc>
      </w:tr>
      <w:tr w:rsidR="006808DB" w:rsidRPr="00AC51DF" w14:paraId="6A625304"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047CDB" w14:textId="339826DC" w:rsidR="006808DB" w:rsidRPr="00173BEC" w:rsidRDefault="006808DB" w:rsidP="00173BEC">
            <w:pPr>
              <w:jc w:val="center"/>
              <w:rPr>
                <w:rFonts w:ascii="Cambria" w:hAnsi="Cambria" w:cs="Arial"/>
                <w:b/>
                <w:bCs/>
              </w:rPr>
            </w:pPr>
            <w:r w:rsidRPr="00173BEC">
              <w:rPr>
                <w:rFonts w:ascii="Cambria" w:hAnsi="Cambria" w:cs="Arial"/>
                <w:b/>
                <w:bCs/>
              </w:rPr>
              <w:t>2</w:t>
            </w:r>
          </w:p>
        </w:tc>
        <w:tc>
          <w:tcPr>
            <w:tcW w:w="3240" w:type="dxa"/>
            <w:tcBorders>
              <w:top w:val="single" w:sz="4" w:space="0" w:color="auto"/>
              <w:left w:val="single" w:sz="4" w:space="0" w:color="auto"/>
              <w:bottom w:val="single" w:sz="4" w:space="0" w:color="auto"/>
              <w:right w:val="single" w:sz="4" w:space="0" w:color="auto"/>
            </w:tcBorders>
            <w:vAlign w:val="center"/>
          </w:tcPr>
          <w:p w14:paraId="4436ABB5" w14:textId="6579A09E" w:rsidR="006808DB" w:rsidRPr="006660BF" w:rsidRDefault="006808DB">
            <w:pPr>
              <w:jc w:val="center"/>
              <w:rPr>
                <w:rFonts w:ascii="Cambria" w:hAnsi="Cambria" w:cs="Arial"/>
                <w:b/>
                <w:bCs/>
              </w:rPr>
            </w:pPr>
            <w:r w:rsidRPr="006660BF">
              <w:rPr>
                <w:rFonts w:ascii="Cambria" w:hAnsi="Cambria" w:cs="Arial"/>
                <w:b/>
                <w:bCs/>
              </w:rPr>
              <w:t>50</w:t>
            </w:r>
          </w:p>
        </w:tc>
        <w:tc>
          <w:tcPr>
            <w:tcW w:w="3150" w:type="dxa"/>
            <w:vMerge/>
            <w:tcBorders>
              <w:left w:val="single" w:sz="4" w:space="0" w:color="auto"/>
              <w:right w:val="single" w:sz="4" w:space="0" w:color="auto"/>
            </w:tcBorders>
            <w:shd w:val="clear" w:color="auto" w:fill="auto"/>
            <w:vAlign w:val="center"/>
          </w:tcPr>
          <w:p w14:paraId="006629E8" w14:textId="77777777" w:rsidR="006808DB" w:rsidRPr="00AC51DF" w:rsidRDefault="006808DB" w:rsidP="00060FD5">
            <w:pPr>
              <w:rPr>
                <w:rFonts w:ascii="Cambria" w:hAnsi="Cambria" w:cs="Arial"/>
                <w:highlight w:val="yellow"/>
              </w:rPr>
            </w:pPr>
          </w:p>
        </w:tc>
      </w:tr>
      <w:tr w:rsidR="006808DB" w14:paraId="0E562446"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17A0F6" w14:textId="6F1786A8" w:rsidR="006808DB" w:rsidRPr="00173BEC" w:rsidRDefault="006808DB" w:rsidP="00173BEC">
            <w:pPr>
              <w:jc w:val="center"/>
              <w:rPr>
                <w:rFonts w:ascii="Cambria" w:hAnsi="Cambria" w:cs="Arial"/>
                <w:b/>
                <w:bCs/>
              </w:rPr>
            </w:pPr>
            <w:r w:rsidRPr="00173BEC">
              <w:rPr>
                <w:rFonts w:ascii="Cambria" w:hAnsi="Cambria" w:cs="Arial"/>
                <w:b/>
                <w:bCs/>
              </w:rPr>
              <w:t>3</w:t>
            </w:r>
          </w:p>
        </w:tc>
        <w:tc>
          <w:tcPr>
            <w:tcW w:w="3240" w:type="dxa"/>
            <w:tcBorders>
              <w:top w:val="single" w:sz="4" w:space="0" w:color="auto"/>
              <w:left w:val="single" w:sz="4" w:space="0" w:color="auto"/>
              <w:bottom w:val="single" w:sz="4" w:space="0" w:color="auto"/>
              <w:right w:val="single" w:sz="4" w:space="0" w:color="auto"/>
            </w:tcBorders>
            <w:vAlign w:val="center"/>
          </w:tcPr>
          <w:p w14:paraId="7A86E3CA" w14:textId="3E0BBDEA" w:rsidR="006808DB" w:rsidRPr="006660BF" w:rsidRDefault="006808DB">
            <w:pPr>
              <w:jc w:val="center"/>
              <w:rPr>
                <w:rFonts w:ascii="Cambria" w:hAnsi="Cambria" w:cs="Arial"/>
                <w:b/>
                <w:bCs/>
              </w:rPr>
            </w:pPr>
            <w:r w:rsidRPr="006660BF">
              <w:rPr>
                <w:rFonts w:ascii="Cambria" w:hAnsi="Cambria" w:cs="Arial"/>
                <w:b/>
                <w:bCs/>
              </w:rPr>
              <w:t>51</w:t>
            </w:r>
          </w:p>
        </w:tc>
        <w:tc>
          <w:tcPr>
            <w:tcW w:w="3150" w:type="dxa"/>
            <w:vMerge/>
            <w:tcBorders>
              <w:left w:val="single" w:sz="4" w:space="0" w:color="auto"/>
              <w:right w:val="single" w:sz="4" w:space="0" w:color="auto"/>
            </w:tcBorders>
            <w:shd w:val="clear" w:color="auto" w:fill="auto"/>
            <w:vAlign w:val="center"/>
          </w:tcPr>
          <w:p w14:paraId="23DDC833" w14:textId="77777777" w:rsidR="006808DB" w:rsidRDefault="006808DB" w:rsidP="00060FD5">
            <w:pPr>
              <w:jc w:val="center"/>
              <w:rPr>
                <w:rFonts w:ascii="Cambria" w:hAnsi="Cambria" w:cs="Arial"/>
              </w:rPr>
            </w:pPr>
          </w:p>
        </w:tc>
      </w:tr>
      <w:tr w:rsidR="006808DB" w14:paraId="0F41E51D"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A3972" w14:textId="33AC62AF" w:rsidR="006808DB" w:rsidRPr="00173BEC" w:rsidRDefault="006808DB" w:rsidP="00173BEC">
            <w:pPr>
              <w:jc w:val="center"/>
              <w:rPr>
                <w:rFonts w:ascii="Cambria" w:hAnsi="Cambria" w:cs="Arial"/>
                <w:b/>
                <w:bCs/>
              </w:rPr>
            </w:pPr>
            <w:r w:rsidRPr="00173BEC">
              <w:rPr>
                <w:rFonts w:ascii="Cambria" w:hAnsi="Cambria" w:cs="Arial"/>
                <w:b/>
                <w:bCs/>
              </w:rPr>
              <w:t>13</w:t>
            </w:r>
          </w:p>
        </w:tc>
        <w:tc>
          <w:tcPr>
            <w:tcW w:w="3240" w:type="dxa"/>
            <w:tcBorders>
              <w:top w:val="single" w:sz="4" w:space="0" w:color="auto"/>
              <w:left w:val="single" w:sz="4" w:space="0" w:color="auto"/>
              <w:bottom w:val="single" w:sz="4" w:space="0" w:color="auto"/>
              <w:right w:val="single" w:sz="4" w:space="0" w:color="auto"/>
            </w:tcBorders>
            <w:vAlign w:val="center"/>
          </w:tcPr>
          <w:p w14:paraId="183A7DBE" w14:textId="7CFABE89" w:rsidR="006808DB" w:rsidRPr="006660BF" w:rsidRDefault="006808DB">
            <w:pPr>
              <w:jc w:val="center"/>
              <w:rPr>
                <w:rFonts w:ascii="Cambria" w:hAnsi="Cambria" w:cs="Arial"/>
                <w:b/>
                <w:bCs/>
              </w:rPr>
            </w:pPr>
            <w:r w:rsidRPr="006660BF">
              <w:rPr>
                <w:rFonts w:ascii="Cambria" w:hAnsi="Cambria" w:cs="Arial"/>
                <w:b/>
                <w:bCs/>
              </w:rPr>
              <w:t>52</w:t>
            </w:r>
          </w:p>
        </w:tc>
        <w:tc>
          <w:tcPr>
            <w:tcW w:w="3150" w:type="dxa"/>
            <w:vMerge/>
            <w:tcBorders>
              <w:left w:val="single" w:sz="4" w:space="0" w:color="auto"/>
              <w:right w:val="single" w:sz="4" w:space="0" w:color="auto"/>
            </w:tcBorders>
            <w:shd w:val="clear" w:color="auto" w:fill="auto"/>
            <w:vAlign w:val="center"/>
          </w:tcPr>
          <w:p w14:paraId="16F6A5C3" w14:textId="77777777" w:rsidR="006808DB" w:rsidRDefault="006808DB" w:rsidP="00060FD5">
            <w:pPr>
              <w:jc w:val="center"/>
              <w:rPr>
                <w:rFonts w:ascii="Cambria" w:hAnsi="Cambria" w:cs="Arial"/>
              </w:rPr>
            </w:pPr>
          </w:p>
        </w:tc>
      </w:tr>
      <w:tr w:rsidR="006808DB" w14:paraId="311FF326"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FF30A5" w14:textId="3794A70C" w:rsidR="006808DB" w:rsidRPr="00173BEC" w:rsidRDefault="006808DB" w:rsidP="00173BEC">
            <w:pPr>
              <w:jc w:val="center"/>
              <w:rPr>
                <w:rFonts w:ascii="Cambria" w:hAnsi="Cambria" w:cs="Arial"/>
                <w:b/>
                <w:bCs/>
              </w:rPr>
            </w:pPr>
            <w:r w:rsidRPr="00173BEC">
              <w:rPr>
                <w:rFonts w:ascii="Cambria" w:hAnsi="Cambria" w:cs="Arial"/>
                <w:b/>
                <w:bCs/>
              </w:rPr>
              <w:t>14</w:t>
            </w:r>
          </w:p>
        </w:tc>
        <w:tc>
          <w:tcPr>
            <w:tcW w:w="3240" w:type="dxa"/>
            <w:tcBorders>
              <w:top w:val="single" w:sz="4" w:space="0" w:color="auto"/>
              <w:left w:val="single" w:sz="4" w:space="0" w:color="auto"/>
              <w:bottom w:val="single" w:sz="4" w:space="0" w:color="auto"/>
              <w:right w:val="single" w:sz="4" w:space="0" w:color="auto"/>
            </w:tcBorders>
            <w:vAlign w:val="center"/>
          </w:tcPr>
          <w:p w14:paraId="71FA2319" w14:textId="70AF254A" w:rsidR="006808DB" w:rsidRPr="006660BF" w:rsidRDefault="006808DB">
            <w:pPr>
              <w:jc w:val="center"/>
              <w:rPr>
                <w:rFonts w:ascii="Cambria" w:hAnsi="Cambria" w:cs="Arial"/>
                <w:b/>
                <w:bCs/>
              </w:rPr>
            </w:pPr>
            <w:r w:rsidRPr="006660BF">
              <w:rPr>
                <w:rFonts w:ascii="Cambria" w:hAnsi="Cambria" w:cs="Arial"/>
                <w:b/>
                <w:bCs/>
              </w:rPr>
              <w:t>53</w:t>
            </w:r>
          </w:p>
        </w:tc>
        <w:tc>
          <w:tcPr>
            <w:tcW w:w="3150" w:type="dxa"/>
            <w:vMerge/>
            <w:tcBorders>
              <w:left w:val="single" w:sz="4" w:space="0" w:color="auto"/>
              <w:right w:val="single" w:sz="4" w:space="0" w:color="auto"/>
            </w:tcBorders>
            <w:shd w:val="clear" w:color="auto" w:fill="auto"/>
            <w:vAlign w:val="center"/>
          </w:tcPr>
          <w:p w14:paraId="24216B59" w14:textId="77777777" w:rsidR="006808DB" w:rsidRDefault="006808DB" w:rsidP="00060FD5">
            <w:pPr>
              <w:jc w:val="center"/>
              <w:rPr>
                <w:rFonts w:ascii="Cambria" w:hAnsi="Cambria" w:cs="Arial"/>
              </w:rPr>
            </w:pPr>
          </w:p>
        </w:tc>
      </w:tr>
      <w:tr w:rsidR="006808DB" w14:paraId="0E20C19E"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BFCD06" w14:textId="150A85DD" w:rsidR="006808DB" w:rsidRPr="00173BEC" w:rsidRDefault="006808DB" w:rsidP="00173BEC">
            <w:pPr>
              <w:jc w:val="center"/>
              <w:rPr>
                <w:rFonts w:ascii="Cambria" w:hAnsi="Cambria" w:cs="Arial"/>
                <w:b/>
                <w:bCs/>
              </w:rPr>
            </w:pPr>
            <w:r w:rsidRPr="00173BEC">
              <w:rPr>
                <w:rFonts w:ascii="Cambria" w:hAnsi="Cambria" w:cs="Arial"/>
                <w:b/>
                <w:bCs/>
              </w:rPr>
              <w:t>15</w:t>
            </w:r>
          </w:p>
        </w:tc>
        <w:tc>
          <w:tcPr>
            <w:tcW w:w="3240" w:type="dxa"/>
            <w:tcBorders>
              <w:top w:val="single" w:sz="4" w:space="0" w:color="auto"/>
              <w:left w:val="single" w:sz="4" w:space="0" w:color="auto"/>
              <w:bottom w:val="single" w:sz="4" w:space="0" w:color="auto"/>
              <w:right w:val="single" w:sz="4" w:space="0" w:color="auto"/>
            </w:tcBorders>
            <w:vAlign w:val="center"/>
          </w:tcPr>
          <w:p w14:paraId="26293F51" w14:textId="66778389" w:rsidR="006808DB" w:rsidRPr="006660BF" w:rsidRDefault="006808DB">
            <w:pPr>
              <w:jc w:val="center"/>
              <w:rPr>
                <w:rFonts w:ascii="Cambria" w:hAnsi="Cambria" w:cs="Arial"/>
                <w:b/>
                <w:bCs/>
              </w:rPr>
            </w:pPr>
            <w:r w:rsidRPr="006660BF">
              <w:rPr>
                <w:rFonts w:ascii="Cambria" w:hAnsi="Cambria" w:cs="Arial"/>
                <w:b/>
                <w:bCs/>
              </w:rPr>
              <w:t>54</w:t>
            </w:r>
          </w:p>
        </w:tc>
        <w:tc>
          <w:tcPr>
            <w:tcW w:w="3150" w:type="dxa"/>
            <w:vMerge/>
            <w:tcBorders>
              <w:left w:val="single" w:sz="4" w:space="0" w:color="auto"/>
              <w:right w:val="single" w:sz="4" w:space="0" w:color="auto"/>
            </w:tcBorders>
            <w:shd w:val="clear" w:color="auto" w:fill="auto"/>
            <w:vAlign w:val="center"/>
          </w:tcPr>
          <w:p w14:paraId="176EBBA1" w14:textId="77777777" w:rsidR="006808DB" w:rsidRDefault="006808DB" w:rsidP="00060FD5">
            <w:pPr>
              <w:jc w:val="center"/>
              <w:rPr>
                <w:rFonts w:ascii="Cambria" w:hAnsi="Cambria" w:cs="Arial"/>
              </w:rPr>
            </w:pPr>
          </w:p>
        </w:tc>
      </w:tr>
      <w:tr w:rsidR="006808DB" w14:paraId="6295B6B5" w14:textId="77777777" w:rsidTr="0055489B">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091BC" w14:textId="4B00B341" w:rsidR="006808DB" w:rsidRPr="00173BEC" w:rsidRDefault="006808DB" w:rsidP="00173BEC">
            <w:pPr>
              <w:jc w:val="center"/>
              <w:rPr>
                <w:rFonts w:ascii="Cambria" w:hAnsi="Cambria" w:cs="Arial"/>
                <w:b/>
                <w:bCs/>
              </w:rPr>
            </w:pPr>
            <w:r w:rsidRPr="00173BEC">
              <w:rPr>
                <w:rFonts w:ascii="Cambria" w:hAnsi="Cambria" w:cs="Arial"/>
                <w:b/>
                <w:bCs/>
              </w:rPr>
              <w:t>25</w:t>
            </w:r>
          </w:p>
        </w:tc>
        <w:tc>
          <w:tcPr>
            <w:tcW w:w="3240" w:type="dxa"/>
            <w:tcBorders>
              <w:top w:val="single" w:sz="4" w:space="0" w:color="auto"/>
              <w:left w:val="single" w:sz="4" w:space="0" w:color="auto"/>
              <w:bottom w:val="single" w:sz="4" w:space="0" w:color="auto"/>
              <w:right w:val="single" w:sz="4" w:space="0" w:color="auto"/>
            </w:tcBorders>
            <w:vAlign w:val="center"/>
          </w:tcPr>
          <w:p w14:paraId="25D389C7" w14:textId="5BD4B530" w:rsidR="006808DB" w:rsidRPr="006660BF" w:rsidRDefault="006808DB">
            <w:pPr>
              <w:jc w:val="center"/>
              <w:rPr>
                <w:rFonts w:ascii="Cambria" w:hAnsi="Cambria" w:cs="Arial"/>
                <w:b/>
                <w:bCs/>
              </w:rPr>
            </w:pPr>
            <w:r w:rsidRPr="006660BF">
              <w:rPr>
                <w:rFonts w:ascii="Cambria" w:hAnsi="Cambria" w:cs="Arial"/>
                <w:b/>
                <w:bCs/>
              </w:rPr>
              <w:t>55</w:t>
            </w:r>
          </w:p>
        </w:tc>
        <w:tc>
          <w:tcPr>
            <w:tcW w:w="3150" w:type="dxa"/>
            <w:vMerge/>
            <w:tcBorders>
              <w:left w:val="single" w:sz="4" w:space="0" w:color="auto"/>
              <w:right w:val="single" w:sz="4" w:space="0" w:color="auto"/>
            </w:tcBorders>
            <w:shd w:val="clear" w:color="auto" w:fill="auto"/>
            <w:vAlign w:val="center"/>
          </w:tcPr>
          <w:p w14:paraId="3F595EC6" w14:textId="77777777" w:rsidR="006808DB" w:rsidRDefault="006808DB" w:rsidP="00060FD5">
            <w:pPr>
              <w:jc w:val="center"/>
              <w:rPr>
                <w:rFonts w:ascii="Cambria" w:hAnsi="Cambria" w:cs="Arial"/>
              </w:rPr>
            </w:pPr>
          </w:p>
        </w:tc>
      </w:tr>
      <w:tr w:rsidR="006808DB" w14:paraId="6F7CA167" w14:textId="77777777" w:rsidTr="0055489B">
        <w:trPr>
          <w:trHeight w:val="317"/>
        </w:trPr>
        <w:tc>
          <w:tcPr>
            <w:tcW w:w="3055" w:type="dxa"/>
            <w:tcBorders>
              <w:top w:val="single" w:sz="4" w:space="0" w:color="auto"/>
              <w:left w:val="single" w:sz="4" w:space="0" w:color="auto"/>
              <w:bottom w:val="double" w:sz="4" w:space="0" w:color="auto"/>
              <w:right w:val="single" w:sz="4" w:space="0" w:color="auto"/>
            </w:tcBorders>
            <w:shd w:val="clear" w:color="auto" w:fill="F2F2F2" w:themeFill="background1" w:themeFillShade="F2"/>
            <w:vAlign w:val="center"/>
          </w:tcPr>
          <w:p w14:paraId="248F235C" w14:textId="42C98A4B" w:rsidR="006808DB" w:rsidRPr="00173BEC" w:rsidRDefault="006808DB" w:rsidP="00173BEC">
            <w:pPr>
              <w:jc w:val="center"/>
              <w:rPr>
                <w:rFonts w:ascii="Cambria" w:hAnsi="Cambria" w:cs="Arial"/>
                <w:b/>
                <w:bCs/>
              </w:rPr>
            </w:pPr>
            <w:r w:rsidRPr="00173BEC">
              <w:rPr>
                <w:rFonts w:ascii="Cambria" w:hAnsi="Cambria" w:cs="Arial"/>
                <w:b/>
                <w:bCs/>
              </w:rPr>
              <w:t>26</w:t>
            </w:r>
          </w:p>
        </w:tc>
        <w:tc>
          <w:tcPr>
            <w:tcW w:w="3240" w:type="dxa"/>
            <w:tcBorders>
              <w:top w:val="single" w:sz="4" w:space="0" w:color="auto"/>
              <w:left w:val="single" w:sz="4" w:space="0" w:color="auto"/>
              <w:bottom w:val="double" w:sz="4" w:space="0" w:color="auto"/>
              <w:right w:val="single" w:sz="4" w:space="0" w:color="auto"/>
            </w:tcBorders>
            <w:vAlign w:val="center"/>
          </w:tcPr>
          <w:p w14:paraId="224C3F97" w14:textId="1E75B9FD" w:rsidR="006808DB" w:rsidRPr="006660BF" w:rsidRDefault="006808DB">
            <w:pPr>
              <w:jc w:val="center"/>
              <w:rPr>
                <w:rFonts w:ascii="Cambria" w:hAnsi="Cambria" w:cs="Arial"/>
                <w:b/>
                <w:bCs/>
              </w:rPr>
            </w:pPr>
            <w:r w:rsidRPr="006660BF">
              <w:rPr>
                <w:rFonts w:ascii="Cambria" w:hAnsi="Cambria" w:cs="Arial"/>
                <w:b/>
                <w:bCs/>
              </w:rPr>
              <w:t>56</w:t>
            </w:r>
          </w:p>
        </w:tc>
        <w:tc>
          <w:tcPr>
            <w:tcW w:w="3150" w:type="dxa"/>
            <w:vMerge/>
            <w:tcBorders>
              <w:left w:val="single" w:sz="4" w:space="0" w:color="auto"/>
              <w:bottom w:val="double" w:sz="4" w:space="0" w:color="auto"/>
              <w:right w:val="single" w:sz="4" w:space="0" w:color="auto"/>
            </w:tcBorders>
            <w:shd w:val="clear" w:color="auto" w:fill="auto"/>
            <w:vAlign w:val="center"/>
          </w:tcPr>
          <w:p w14:paraId="62303C0D" w14:textId="77777777" w:rsidR="006808DB" w:rsidRDefault="006808DB" w:rsidP="00060FD5">
            <w:pPr>
              <w:jc w:val="center"/>
              <w:rPr>
                <w:rFonts w:ascii="Cambria" w:hAnsi="Cambria" w:cs="Arial"/>
              </w:rPr>
            </w:pPr>
          </w:p>
        </w:tc>
      </w:tr>
      <w:tr w:rsidR="006808DB" w14:paraId="2E9211CE" w14:textId="77777777" w:rsidTr="00ED0E1E">
        <w:trPr>
          <w:trHeight w:val="317"/>
        </w:trPr>
        <w:tc>
          <w:tcPr>
            <w:tcW w:w="3055" w:type="dxa"/>
            <w:tcBorders>
              <w:top w:val="doub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48CEBA" w14:textId="37EF4BF1" w:rsidR="006808DB" w:rsidRPr="00173BEC" w:rsidRDefault="006808DB" w:rsidP="00173BEC">
            <w:pPr>
              <w:jc w:val="center"/>
              <w:rPr>
                <w:rFonts w:ascii="Cambria" w:hAnsi="Cambria" w:cs="Arial"/>
                <w:b/>
                <w:bCs/>
              </w:rPr>
            </w:pPr>
            <w:r w:rsidRPr="00173BEC">
              <w:rPr>
                <w:rFonts w:ascii="Cambria" w:hAnsi="Cambria" w:cs="Arial"/>
                <w:b/>
                <w:bCs/>
              </w:rPr>
              <w:t>27</w:t>
            </w:r>
          </w:p>
        </w:tc>
        <w:tc>
          <w:tcPr>
            <w:tcW w:w="3240" w:type="dxa"/>
            <w:tcBorders>
              <w:top w:val="double" w:sz="4" w:space="0" w:color="auto"/>
              <w:left w:val="single" w:sz="4" w:space="0" w:color="auto"/>
              <w:bottom w:val="single" w:sz="4" w:space="0" w:color="auto"/>
              <w:right w:val="single" w:sz="4" w:space="0" w:color="auto"/>
            </w:tcBorders>
            <w:vAlign w:val="center"/>
          </w:tcPr>
          <w:p w14:paraId="532F7509" w14:textId="5A4317F9" w:rsidR="006808DB" w:rsidRPr="006660BF" w:rsidRDefault="006808DB">
            <w:pPr>
              <w:jc w:val="center"/>
              <w:rPr>
                <w:rFonts w:ascii="Cambria" w:hAnsi="Cambria" w:cs="Arial"/>
                <w:b/>
                <w:bCs/>
              </w:rPr>
            </w:pPr>
            <w:r w:rsidRPr="006660BF">
              <w:rPr>
                <w:rFonts w:ascii="Cambria" w:hAnsi="Cambria" w:cs="Arial"/>
                <w:b/>
                <w:bCs/>
              </w:rPr>
              <w:t>57</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5EA9AE56" w14:textId="77777777" w:rsidR="006808DB" w:rsidRDefault="006808DB" w:rsidP="00060FD5">
            <w:pPr>
              <w:jc w:val="center"/>
              <w:rPr>
                <w:rFonts w:ascii="Cambria" w:hAnsi="Cambria" w:cs="Arial"/>
              </w:rPr>
            </w:pPr>
          </w:p>
        </w:tc>
      </w:tr>
      <w:tr w:rsidR="006808DB" w14:paraId="61022321"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C1C947" w14:textId="4760D393" w:rsidR="006808DB" w:rsidRPr="00173BEC" w:rsidRDefault="006808DB" w:rsidP="00173BEC">
            <w:pPr>
              <w:jc w:val="center"/>
              <w:rPr>
                <w:rFonts w:ascii="Cambria" w:hAnsi="Cambria" w:cs="Arial"/>
                <w:b/>
                <w:bCs/>
              </w:rPr>
            </w:pPr>
            <w:r w:rsidRPr="00173BEC">
              <w:rPr>
                <w:rFonts w:ascii="Cambria" w:hAnsi="Cambria" w:cs="Arial"/>
                <w:b/>
                <w:bCs/>
              </w:rPr>
              <w:t>37</w:t>
            </w:r>
          </w:p>
        </w:tc>
        <w:tc>
          <w:tcPr>
            <w:tcW w:w="3240" w:type="dxa"/>
            <w:tcBorders>
              <w:top w:val="single" w:sz="4" w:space="0" w:color="auto"/>
              <w:left w:val="single" w:sz="4" w:space="0" w:color="auto"/>
              <w:bottom w:val="single" w:sz="4" w:space="0" w:color="auto"/>
              <w:right w:val="single" w:sz="4" w:space="0" w:color="auto"/>
            </w:tcBorders>
            <w:vAlign w:val="center"/>
          </w:tcPr>
          <w:p w14:paraId="0953808A" w14:textId="7FA85598" w:rsidR="006808DB" w:rsidRPr="006660BF" w:rsidRDefault="006808DB">
            <w:pPr>
              <w:jc w:val="center"/>
              <w:rPr>
                <w:rFonts w:ascii="Cambria" w:hAnsi="Cambria" w:cs="Arial"/>
                <w:b/>
                <w:bCs/>
              </w:rPr>
            </w:pPr>
            <w:r w:rsidRPr="006660BF">
              <w:rPr>
                <w:rFonts w:ascii="Cambria" w:hAnsi="Cambria" w:cs="Arial"/>
                <w:b/>
                <w:bCs/>
              </w:rPr>
              <w:t>58</w:t>
            </w:r>
          </w:p>
        </w:tc>
        <w:tc>
          <w:tcPr>
            <w:tcW w:w="3150" w:type="dxa"/>
            <w:vMerge/>
            <w:tcBorders>
              <w:left w:val="single" w:sz="4" w:space="0" w:color="auto"/>
              <w:right w:val="single" w:sz="4" w:space="0" w:color="auto"/>
            </w:tcBorders>
            <w:shd w:val="clear" w:color="auto" w:fill="auto"/>
            <w:vAlign w:val="center"/>
          </w:tcPr>
          <w:p w14:paraId="6376D625" w14:textId="77777777" w:rsidR="006808DB" w:rsidRDefault="006808DB" w:rsidP="00060FD5">
            <w:pPr>
              <w:jc w:val="center"/>
              <w:rPr>
                <w:rFonts w:ascii="Cambria" w:hAnsi="Cambria" w:cs="Arial"/>
              </w:rPr>
            </w:pPr>
          </w:p>
        </w:tc>
      </w:tr>
      <w:tr w:rsidR="006808DB" w14:paraId="6F0365E3"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0A9317" w14:textId="17258D82" w:rsidR="006808DB" w:rsidRPr="00173BEC" w:rsidRDefault="006808DB" w:rsidP="00173BEC">
            <w:pPr>
              <w:jc w:val="center"/>
              <w:rPr>
                <w:rFonts w:ascii="Cambria" w:hAnsi="Cambria" w:cs="Arial"/>
                <w:b/>
                <w:bCs/>
              </w:rPr>
            </w:pPr>
            <w:r w:rsidRPr="00173BEC">
              <w:rPr>
                <w:rFonts w:ascii="Cambria" w:hAnsi="Cambria" w:cs="Arial"/>
                <w:b/>
                <w:bCs/>
              </w:rPr>
              <w:t>38</w:t>
            </w:r>
          </w:p>
        </w:tc>
        <w:tc>
          <w:tcPr>
            <w:tcW w:w="3240" w:type="dxa"/>
            <w:tcBorders>
              <w:top w:val="single" w:sz="4" w:space="0" w:color="auto"/>
              <w:left w:val="single" w:sz="4" w:space="0" w:color="auto"/>
              <w:bottom w:val="single" w:sz="4" w:space="0" w:color="auto"/>
              <w:right w:val="single" w:sz="4" w:space="0" w:color="auto"/>
            </w:tcBorders>
            <w:vAlign w:val="center"/>
          </w:tcPr>
          <w:p w14:paraId="72B9949F" w14:textId="3452A064" w:rsidR="006808DB" w:rsidRPr="006660BF" w:rsidRDefault="006808DB">
            <w:pPr>
              <w:jc w:val="center"/>
              <w:rPr>
                <w:rFonts w:ascii="Cambria" w:hAnsi="Cambria" w:cs="Arial"/>
                <w:b/>
                <w:bCs/>
              </w:rPr>
            </w:pPr>
            <w:r w:rsidRPr="006660BF">
              <w:rPr>
                <w:rFonts w:ascii="Cambria" w:hAnsi="Cambria" w:cs="Arial"/>
                <w:b/>
                <w:bCs/>
              </w:rPr>
              <w:t>59</w:t>
            </w:r>
          </w:p>
        </w:tc>
        <w:tc>
          <w:tcPr>
            <w:tcW w:w="3150" w:type="dxa"/>
            <w:vMerge/>
            <w:tcBorders>
              <w:left w:val="single" w:sz="4" w:space="0" w:color="auto"/>
              <w:right w:val="single" w:sz="4" w:space="0" w:color="auto"/>
            </w:tcBorders>
            <w:shd w:val="clear" w:color="auto" w:fill="auto"/>
            <w:vAlign w:val="center"/>
          </w:tcPr>
          <w:p w14:paraId="54878B9A" w14:textId="77777777" w:rsidR="006808DB" w:rsidRDefault="006808DB" w:rsidP="00060FD5">
            <w:pPr>
              <w:jc w:val="center"/>
              <w:rPr>
                <w:rFonts w:ascii="Cambria" w:hAnsi="Cambria" w:cs="Arial"/>
              </w:rPr>
            </w:pPr>
          </w:p>
        </w:tc>
      </w:tr>
      <w:tr w:rsidR="006808DB" w14:paraId="73474B92"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68B896" w14:textId="5968C636" w:rsidR="006808DB" w:rsidRPr="00173BEC" w:rsidRDefault="006808DB" w:rsidP="00173BEC">
            <w:pPr>
              <w:jc w:val="center"/>
              <w:rPr>
                <w:rFonts w:ascii="Cambria" w:hAnsi="Cambria" w:cs="Arial"/>
                <w:b/>
                <w:bCs/>
              </w:rPr>
            </w:pPr>
            <w:r w:rsidRPr="00173BEC">
              <w:rPr>
                <w:rFonts w:ascii="Cambria" w:hAnsi="Cambria" w:cs="Arial"/>
                <w:b/>
                <w:bCs/>
              </w:rPr>
              <w:t>39</w:t>
            </w:r>
          </w:p>
        </w:tc>
        <w:tc>
          <w:tcPr>
            <w:tcW w:w="3240" w:type="dxa"/>
            <w:tcBorders>
              <w:top w:val="single" w:sz="4" w:space="0" w:color="auto"/>
              <w:left w:val="single" w:sz="4" w:space="0" w:color="auto"/>
              <w:bottom w:val="single" w:sz="4" w:space="0" w:color="auto"/>
              <w:right w:val="single" w:sz="4" w:space="0" w:color="auto"/>
            </w:tcBorders>
            <w:vAlign w:val="center"/>
          </w:tcPr>
          <w:p w14:paraId="7C7E4DE5" w14:textId="0BD996F3" w:rsidR="006808DB" w:rsidRPr="006660BF" w:rsidRDefault="006808DB">
            <w:pPr>
              <w:jc w:val="center"/>
              <w:rPr>
                <w:rFonts w:ascii="Cambria" w:hAnsi="Cambria" w:cs="Arial"/>
                <w:b/>
                <w:bCs/>
              </w:rPr>
            </w:pPr>
            <w:r w:rsidRPr="006660BF">
              <w:rPr>
                <w:rFonts w:ascii="Cambria" w:hAnsi="Cambria" w:cs="Arial"/>
                <w:b/>
                <w:bCs/>
              </w:rPr>
              <w:t>60</w:t>
            </w:r>
          </w:p>
        </w:tc>
        <w:tc>
          <w:tcPr>
            <w:tcW w:w="3150" w:type="dxa"/>
            <w:vMerge/>
            <w:tcBorders>
              <w:left w:val="single" w:sz="4" w:space="0" w:color="auto"/>
              <w:right w:val="single" w:sz="4" w:space="0" w:color="auto"/>
            </w:tcBorders>
            <w:shd w:val="clear" w:color="auto" w:fill="auto"/>
            <w:vAlign w:val="center"/>
          </w:tcPr>
          <w:p w14:paraId="147F50B1" w14:textId="77777777" w:rsidR="006808DB" w:rsidRDefault="006808DB" w:rsidP="00060FD5">
            <w:pPr>
              <w:jc w:val="center"/>
              <w:rPr>
                <w:rFonts w:ascii="Cambria" w:hAnsi="Cambria" w:cs="Arial"/>
              </w:rPr>
            </w:pPr>
          </w:p>
        </w:tc>
      </w:tr>
      <w:tr w:rsidR="006808DB" w14:paraId="2C379FCD"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2B25DD" w14:textId="2331692C" w:rsidR="006808DB" w:rsidRPr="00173BEC" w:rsidRDefault="006808DB" w:rsidP="00173BEC">
            <w:pPr>
              <w:jc w:val="center"/>
              <w:rPr>
                <w:rFonts w:ascii="Cambria" w:hAnsi="Cambria" w:cs="Arial"/>
                <w:b/>
                <w:bCs/>
              </w:rPr>
            </w:pPr>
            <w:r w:rsidRPr="00173BEC">
              <w:rPr>
                <w:rFonts w:ascii="Cambria" w:hAnsi="Cambria" w:cs="Arial"/>
                <w:b/>
                <w:bCs/>
              </w:rPr>
              <w:t>4</w:t>
            </w:r>
          </w:p>
        </w:tc>
        <w:tc>
          <w:tcPr>
            <w:tcW w:w="3240" w:type="dxa"/>
            <w:tcBorders>
              <w:top w:val="single" w:sz="4" w:space="0" w:color="auto"/>
              <w:left w:val="single" w:sz="4" w:space="0" w:color="auto"/>
              <w:bottom w:val="single" w:sz="4" w:space="0" w:color="auto"/>
              <w:right w:val="single" w:sz="4" w:space="0" w:color="auto"/>
            </w:tcBorders>
            <w:vAlign w:val="center"/>
          </w:tcPr>
          <w:p w14:paraId="3F5852A5" w14:textId="305E9FA2" w:rsidR="006808DB" w:rsidRPr="006660BF" w:rsidRDefault="006808DB">
            <w:pPr>
              <w:jc w:val="center"/>
              <w:rPr>
                <w:rFonts w:ascii="Cambria" w:hAnsi="Cambria" w:cs="Arial"/>
                <w:b/>
                <w:bCs/>
              </w:rPr>
            </w:pPr>
            <w:r w:rsidRPr="006660BF">
              <w:rPr>
                <w:rFonts w:ascii="Cambria" w:hAnsi="Cambria" w:cs="Arial"/>
                <w:b/>
                <w:bCs/>
              </w:rPr>
              <w:t>61</w:t>
            </w:r>
          </w:p>
        </w:tc>
        <w:tc>
          <w:tcPr>
            <w:tcW w:w="3150" w:type="dxa"/>
            <w:vMerge/>
            <w:tcBorders>
              <w:left w:val="single" w:sz="4" w:space="0" w:color="auto"/>
              <w:right w:val="single" w:sz="4" w:space="0" w:color="auto"/>
            </w:tcBorders>
            <w:shd w:val="clear" w:color="auto" w:fill="auto"/>
            <w:vAlign w:val="center"/>
          </w:tcPr>
          <w:p w14:paraId="3A676918" w14:textId="77777777" w:rsidR="006808DB" w:rsidRDefault="006808DB" w:rsidP="00060FD5">
            <w:pPr>
              <w:jc w:val="center"/>
              <w:rPr>
                <w:rFonts w:ascii="Cambria" w:hAnsi="Cambria" w:cs="Arial"/>
              </w:rPr>
            </w:pPr>
          </w:p>
        </w:tc>
      </w:tr>
      <w:tr w:rsidR="006808DB" w14:paraId="1230FDE8"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FA4C65" w14:textId="399C79C0" w:rsidR="006808DB" w:rsidRPr="00173BEC" w:rsidRDefault="006808DB" w:rsidP="00173BEC">
            <w:pPr>
              <w:jc w:val="center"/>
              <w:rPr>
                <w:rFonts w:ascii="Cambria" w:hAnsi="Cambria" w:cs="Arial"/>
                <w:b/>
                <w:bCs/>
              </w:rPr>
            </w:pPr>
            <w:r w:rsidRPr="00173BEC">
              <w:rPr>
                <w:rFonts w:ascii="Cambria" w:hAnsi="Cambria" w:cs="Arial"/>
                <w:b/>
                <w:bCs/>
              </w:rPr>
              <w:t>5</w:t>
            </w:r>
          </w:p>
        </w:tc>
        <w:tc>
          <w:tcPr>
            <w:tcW w:w="3240" w:type="dxa"/>
            <w:tcBorders>
              <w:top w:val="single" w:sz="4" w:space="0" w:color="auto"/>
              <w:left w:val="single" w:sz="4" w:space="0" w:color="auto"/>
              <w:bottom w:val="single" w:sz="4" w:space="0" w:color="auto"/>
              <w:right w:val="single" w:sz="4" w:space="0" w:color="auto"/>
            </w:tcBorders>
            <w:vAlign w:val="center"/>
          </w:tcPr>
          <w:p w14:paraId="59519F1F" w14:textId="6F993FE9" w:rsidR="006808DB" w:rsidRPr="006660BF" w:rsidRDefault="006808DB">
            <w:pPr>
              <w:jc w:val="center"/>
              <w:rPr>
                <w:rFonts w:ascii="Cambria" w:hAnsi="Cambria" w:cs="Arial"/>
                <w:b/>
                <w:bCs/>
              </w:rPr>
            </w:pPr>
            <w:r w:rsidRPr="006660BF">
              <w:rPr>
                <w:rFonts w:ascii="Cambria" w:hAnsi="Cambria" w:cs="Arial"/>
                <w:b/>
                <w:bCs/>
              </w:rPr>
              <w:t>62</w:t>
            </w:r>
          </w:p>
        </w:tc>
        <w:tc>
          <w:tcPr>
            <w:tcW w:w="3150" w:type="dxa"/>
            <w:vMerge/>
            <w:tcBorders>
              <w:left w:val="single" w:sz="4" w:space="0" w:color="auto"/>
              <w:right w:val="single" w:sz="4" w:space="0" w:color="auto"/>
            </w:tcBorders>
            <w:shd w:val="clear" w:color="auto" w:fill="auto"/>
            <w:vAlign w:val="center"/>
          </w:tcPr>
          <w:p w14:paraId="2B525FC6" w14:textId="77777777" w:rsidR="006808DB" w:rsidRDefault="006808DB" w:rsidP="00060FD5">
            <w:pPr>
              <w:jc w:val="center"/>
              <w:rPr>
                <w:rFonts w:ascii="Cambria" w:hAnsi="Cambria" w:cs="Arial"/>
              </w:rPr>
            </w:pPr>
          </w:p>
        </w:tc>
      </w:tr>
      <w:tr w:rsidR="006808DB" w14:paraId="66E9BE06" w14:textId="77777777" w:rsidTr="00ED0E1E">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8971FD" w14:textId="42F7A081" w:rsidR="006808DB" w:rsidRPr="00173BEC" w:rsidRDefault="006808DB" w:rsidP="00173BEC">
            <w:pPr>
              <w:jc w:val="center"/>
              <w:rPr>
                <w:rFonts w:ascii="Cambria" w:hAnsi="Cambria" w:cs="Arial"/>
                <w:b/>
                <w:bCs/>
              </w:rPr>
            </w:pPr>
            <w:r w:rsidRPr="00173BEC">
              <w:rPr>
                <w:rFonts w:ascii="Cambria" w:hAnsi="Cambria" w:cs="Arial"/>
                <w:b/>
                <w:bCs/>
              </w:rPr>
              <w:t>6</w:t>
            </w:r>
          </w:p>
        </w:tc>
        <w:tc>
          <w:tcPr>
            <w:tcW w:w="3240" w:type="dxa"/>
            <w:tcBorders>
              <w:top w:val="single" w:sz="4" w:space="0" w:color="auto"/>
              <w:left w:val="single" w:sz="4" w:space="0" w:color="auto"/>
              <w:bottom w:val="single" w:sz="4" w:space="0" w:color="auto"/>
              <w:right w:val="single" w:sz="4" w:space="0" w:color="auto"/>
            </w:tcBorders>
            <w:vAlign w:val="center"/>
          </w:tcPr>
          <w:p w14:paraId="3FE6E667" w14:textId="5C7FEBA5" w:rsidR="006808DB" w:rsidRPr="006660BF" w:rsidRDefault="006808DB">
            <w:pPr>
              <w:jc w:val="center"/>
              <w:rPr>
                <w:rFonts w:ascii="Cambria" w:hAnsi="Cambria" w:cs="Arial"/>
                <w:b/>
                <w:bCs/>
              </w:rPr>
            </w:pPr>
            <w:r w:rsidRPr="006660BF">
              <w:rPr>
                <w:rFonts w:ascii="Cambria" w:hAnsi="Cambria" w:cs="Arial"/>
                <w:b/>
                <w:bCs/>
              </w:rPr>
              <w:t>63</w:t>
            </w:r>
          </w:p>
        </w:tc>
        <w:tc>
          <w:tcPr>
            <w:tcW w:w="3150" w:type="dxa"/>
            <w:vMerge/>
            <w:tcBorders>
              <w:left w:val="single" w:sz="4" w:space="0" w:color="auto"/>
              <w:right w:val="single" w:sz="4" w:space="0" w:color="auto"/>
            </w:tcBorders>
            <w:shd w:val="clear" w:color="auto" w:fill="auto"/>
            <w:vAlign w:val="center"/>
          </w:tcPr>
          <w:p w14:paraId="1821E20D" w14:textId="77777777" w:rsidR="006808DB" w:rsidRDefault="006808DB" w:rsidP="00060FD5">
            <w:pPr>
              <w:jc w:val="center"/>
              <w:rPr>
                <w:rFonts w:ascii="Cambria" w:hAnsi="Cambria" w:cs="Arial"/>
              </w:rPr>
            </w:pPr>
          </w:p>
        </w:tc>
      </w:tr>
      <w:tr w:rsidR="006808DB" w14:paraId="592657A2" w14:textId="77777777" w:rsidTr="00ED0E1E">
        <w:trPr>
          <w:trHeight w:val="317"/>
        </w:trPr>
        <w:tc>
          <w:tcPr>
            <w:tcW w:w="3055" w:type="dxa"/>
            <w:tcBorders>
              <w:top w:val="single" w:sz="4" w:space="0" w:color="auto"/>
              <w:left w:val="single" w:sz="4" w:space="0" w:color="auto"/>
              <w:bottom w:val="double" w:sz="4" w:space="0" w:color="auto"/>
              <w:right w:val="single" w:sz="4" w:space="0" w:color="auto"/>
            </w:tcBorders>
            <w:shd w:val="clear" w:color="auto" w:fill="F2F2F2" w:themeFill="background1" w:themeFillShade="F2"/>
            <w:vAlign w:val="center"/>
          </w:tcPr>
          <w:p w14:paraId="302BD9F3" w14:textId="0050770D" w:rsidR="006808DB" w:rsidRPr="00173BEC" w:rsidRDefault="006808DB" w:rsidP="00173BEC">
            <w:pPr>
              <w:jc w:val="center"/>
              <w:rPr>
                <w:rFonts w:ascii="Cambria" w:hAnsi="Cambria" w:cs="Arial"/>
                <w:b/>
                <w:bCs/>
              </w:rPr>
            </w:pPr>
            <w:r w:rsidRPr="00173BEC">
              <w:rPr>
                <w:rFonts w:ascii="Cambria" w:hAnsi="Cambria" w:cs="Arial"/>
                <w:b/>
                <w:bCs/>
              </w:rPr>
              <w:t>16</w:t>
            </w:r>
          </w:p>
        </w:tc>
        <w:tc>
          <w:tcPr>
            <w:tcW w:w="3240" w:type="dxa"/>
            <w:tcBorders>
              <w:top w:val="single" w:sz="4" w:space="0" w:color="auto"/>
              <w:left w:val="single" w:sz="4" w:space="0" w:color="auto"/>
              <w:bottom w:val="double" w:sz="4" w:space="0" w:color="auto"/>
              <w:right w:val="single" w:sz="4" w:space="0" w:color="auto"/>
            </w:tcBorders>
            <w:vAlign w:val="center"/>
          </w:tcPr>
          <w:p w14:paraId="1D551D17" w14:textId="71B152E7" w:rsidR="006808DB" w:rsidRPr="006660BF" w:rsidRDefault="006808DB">
            <w:pPr>
              <w:jc w:val="center"/>
              <w:rPr>
                <w:rFonts w:ascii="Cambria" w:hAnsi="Cambria" w:cs="Arial"/>
                <w:b/>
                <w:bCs/>
              </w:rPr>
            </w:pPr>
            <w:r w:rsidRPr="006660BF">
              <w:rPr>
                <w:rFonts w:ascii="Cambria" w:hAnsi="Cambria" w:cs="Arial"/>
                <w:b/>
                <w:bCs/>
              </w:rPr>
              <w:t>64</w:t>
            </w:r>
          </w:p>
        </w:tc>
        <w:tc>
          <w:tcPr>
            <w:tcW w:w="3150" w:type="dxa"/>
            <w:vMerge/>
            <w:tcBorders>
              <w:left w:val="single" w:sz="4" w:space="0" w:color="auto"/>
              <w:bottom w:val="double" w:sz="4" w:space="0" w:color="auto"/>
              <w:right w:val="single" w:sz="4" w:space="0" w:color="auto"/>
            </w:tcBorders>
            <w:shd w:val="clear" w:color="auto" w:fill="auto"/>
            <w:vAlign w:val="center"/>
          </w:tcPr>
          <w:p w14:paraId="6549BEB7" w14:textId="77777777" w:rsidR="006808DB" w:rsidRDefault="006808DB" w:rsidP="00060FD5">
            <w:pPr>
              <w:jc w:val="center"/>
              <w:rPr>
                <w:rFonts w:ascii="Cambria" w:hAnsi="Cambria" w:cs="Arial"/>
              </w:rPr>
            </w:pPr>
          </w:p>
        </w:tc>
      </w:tr>
      <w:tr w:rsidR="006808DB" w14:paraId="1D6CA45D" w14:textId="77777777" w:rsidTr="00D94B1D">
        <w:trPr>
          <w:trHeight w:val="317"/>
        </w:trPr>
        <w:tc>
          <w:tcPr>
            <w:tcW w:w="3055" w:type="dxa"/>
            <w:tcBorders>
              <w:top w:val="doub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FCC3EF" w14:textId="0D8322A6" w:rsidR="006808DB" w:rsidRPr="00173BEC" w:rsidRDefault="006808DB" w:rsidP="00173BEC">
            <w:pPr>
              <w:jc w:val="center"/>
              <w:rPr>
                <w:rFonts w:ascii="Cambria" w:hAnsi="Cambria" w:cs="Arial"/>
                <w:b/>
                <w:bCs/>
              </w:rPr>
            </w:pPr>
            <w:r w:rsidRPr="00173BEC">
              <w:rPr>
                <w:rFonts w:ascii="Cambria" w:hAnsi="Cambria" w:cs="Arial"/>
                <w:b/>
                <w:bCs/>
              </w:rPr>
              <w:t>17</w:t>
            </w:r>
          </w:p>
        </w:tc>
        <w:tc>
          <w:tcPr>
            <w:tcW w:w="3240" w:type="dxa"/>
            <w:tcBorders>
              <w:top w:val="double" w:sz="4" w:space="0" w:color="auto"/>
              <w:left w:val="single" w:sz="4" w:space="0" w:color="auto"/>
              <w:bottom w:val="single" w:sz="4" w:space="0" w:color="auto"/>
              <w:right w:val="single" w:sz="4" w:space="0" w:color="auto"/>
            </w:tcBorders>
            <w:vAlign w:val="center"/>
          </w:tcPr>
          <w:p w14:paraId="31F578BF" w14:textId="6778ABBC" w:rsidR="006808DB" w:rsidRPr="006660BF" w:rsidRDefault="006808DB">
            <w:pPr>
              <w:jc w:val="center"/>
              <w:rPr>
                <w:rFonts w:ascii="Cambria" w:hAnsi="Cambria" w:cs="Arial"/>
                <w:b/>
                <w:bCs/>
              </w:rPr>
            </w:pPr>
            <w:r w:rsidRPr="006660BF">
              <w:rPr>
                <w:rFonts w:ascii="Cambria" w:hAnsi="Cambria" w:cs="Arial"/>
                <w:b/>
                <w:bCs/>
              </w:rPr>
              <w:t>65</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312617D2" w14:textId="77777777" w:rsidR="006808DB" w:rsidRDefault="006808DB" w:rsidP="00060FD5">
            <w:pPr>
              <w:jc w:val="center"/>
              <w:rPr>
                <w:rFonts w:ascii="Cambria" w:hAnsi="Cambria" w:cs="Arial"/>
              </w:rPr>
            </w:pPr>
          </w:p>
        </w:tc>
      </w:tr>
      <w:tr w:rsidR="006808DB" w14:paraId="24D37F78" w14:textId="77777777" w:rsidTr="00D94B1D">
        <w:trPr>
          <w:trHeight w:val="317"/>
        </w:trPr>
        <w:tc>
          <w:tcPr>
            <w:tcW w:w="3055" w:type="dxa"/>
            <w:tcBorders>
              <w:top w:val="single" w:sz="4" w:space="0" w:color="auto"/>
            </w:tcBorders>
            <w:shd w:val="clear" w:color="auto" w:fill="F2F2F2" w:themeFill="background1" w:themeFillShade="F2"/>
            <w:vAlign w:val="center"/>
          </w:tcPr>
          <w:p w14:paraId="6BEA4BCA" w14:textId="59397AB8" w:rsidR="006808DB" w:rsidRPr="00173BEC" w:rsidRDefault="006808DB" w:rsidP="00173BEC">
            <w:pPr>
              <w:jc w:val="center"/>
              <w:rPr>
                <w:rFonts w:ascii="Cambria" w:hAnsi="Cambria" w:cs="Arial"/>
                <w:b/>
                <w:bCs/>
              </w:rPr>
            </w:pPr>
            <w:r w:rsidRPr="00173BEC">
              <w:rPr>
                <w:rFonts w:ascii="Cambria" w:hAnsi="Cambria" w:cs="Arial"/>
                <w:b/>
                <w:bCs/>
              </w:rPr>
              <w:t>18</w:t>
            </w:r>
          </w:p>
        </w:tc>
        <w:tc>
          <w:tcPr>
            <w:tcW w:w="3240" w:type="dxa"/>
            <w:tcBorders>
              <w:top w:val="single" w:sz="4" w:space="0" w:color="auto"/>
              <w:right w:val="single" w:sz="4" w:space="0" w:color="auto"/>
            </w:tcBorders>
            <w:vAlign w:val="center"/>
          </w:tcPr>
          <w:p w14:paraId="166A7394" w14:textId="7C6F7821" w:rsidR="006808DB" w:rsidRPr="006660BF" w:rsidRDefault="006808DB">
            <w:pPr>
              <w:jc w:val="center"/>
              <w:rPr>
                <w:rFonts w:ascii="Cambria" w:hAnsi="Cambria" w:cs="Arial"/>
                <w:b/>
                <w:bCs/>
              </w:rPr>
            </w:pPr>
            <w:r w:rsidRPr="006660BF">
              <w:rPr>
                <w:rFonts w:ascii="Cambria" w:hAnsi="Cambria" w:cs="Arial"/>
                <w:b/>
                <w:bCs/>
              </w:rPr>
              <w:t>66</w:t>
            </w:r>
          </w:p>
        </w:tc>
        <w:tc>
          <w:tcPr>
            <w:tcW w:w="3150" w:type="dxa"/>
            <w:vMerge/>
            <w:tcBorders>
              <w:left w:val="single" w:sz="4" w:space="0" w:color="auto"/>
              <w:right w:val="single" w:sz="4" w:space="0" w:color="auto"/>
            </w:tcBorders>
            <w:shd w:val="clear" w:color="auto" w:fill="auto"/>
            <w:vAlign w:val="center"/>
          </w:tcPr>
          <w:p w14:paraId="0CE0BD86" w14:textId="77777777" w:rsidR="006808DB" w:rsidRDefault="006808DB" w:rsidP="00060FD5">
            <w:pPr>
              <w:jc w:val="center"/>
              <w:rPr>
                <w:rFonts w:ascii="Cambria" w:hAnsi="Cambria" w:cs="Arial"/>
              </w:rPr>
            </w:pPr>
          </w:p>
        </w:tc>
      </w:tr>
      <w:tr w:rsidR="006808DB" w14:paraId="2E7B77D5" w14:textId="77777777" w:rsidTr="00D94B1D">
        <w:trPr>
          <w:trHeight w:val="317"/>
        </w:trPr>
        <w:tc>
          <w:tcPr>
            <w:tcW w:w="3055" w:type="dxa"/>
            <w:shd w:val="clear" w:color="auto" w:fill="F2F2F2" w:themeFill="background1" w:themeFillShade="F2"/>
            <w:vAlign w:val="center"/>
          </w:tcPr>
          <w:p w14:paraId="60CDE480" w14:textId="7D8C802C" w:rsidR="006808DB" w:rsidRPr="00173BEC" w:rsidRDefault="006808DB" w:rsidP="00173BEC">
            <w:pPr>
              <w:jc w:val="center"/>
              <w:rPr>
                <w:rFonts w:ascii="Cambria" w:hAnsi="Cambria" w:cs="Arial"/>
                <w:b/>
                <w:bCs/>
              </w:rPr>
            </w:pPr>
            <w:r w:rsidRPr="00173BEC">
              <w:rPr>
                <w:rFonts w:ascii="Cambria" w:hAnsi="Cambria" w:cs="Arial"/>
                <w:b/>
                <w:bCs/>
              </w:rPr>
              <w:t>28</w:t>
            </w:r>
          </w:p>
        </w:tc>
        <w:tc>
          <w:tcPr>
            <w:tcW w:w="3240" w:type="dxa"/>
            <w:tcBorders>
              <w:right w:val="single" w:sz="4" w:space="0" w:color="auto"/>
            </w:tcBorders>
            <w:vAlign w:val="center"/>
          </w:tcPr>
          <w:p w14:paraId="55C3EE65" w14:textId="20073DF8" w:rsidR="006808DB" w:rsidRPr="006660BF" w:rsidRDefault="006808DB">
            <w:pPr>
              <w:jc w:val="center"/>
              <w:rPr>
                <w:rFonts w:ascii="Cambria" w:hAnsi="Cambria" w:cs="Arial"/>
                <w:b/>
                <w:bCs/>
              </w:rPr>
            </w:pPr>
            <w:r w:rsidRPr="006660BF">
              <w:rPr>
                <w:rFonts w:ascii="Cambria" w:hAnsi="Cambria" w:cs="Arial"/>
                <w:b/>
                <w:bCs/>
              </w:rPr>
              <w:t>67</w:t>
            </w:r>
          </w:p>
        </w:tc>
        <w:tc>
          <w:tcPr>
            <w:tcW w:w="3150" w:type="dxa"/>
            <w:vMerge/>
            <w:tcBorders>
              <w:left w:val="single" w:sz="4" w:space="0" w:color="auto"/>
              <w:right w:val="single" w:sz="4" w:space="0" w:color="auto"/>
            </w:tcBorders>
            <w:shd w:val="clear" w:color="auto" w:fill="auto"/>
            <w:vAlign w:val="center"/>
          </w:tcPr>
          <w:p w14:paraId="589D881C" w14:textId="77777777" w:rsidR="006808DB" w:rsidRDefault="006808DB" w:rsidP="00060FD5">
            <w:pPr>
              <w:jc w:val="center"/>
              <w:rPr>
                <w:rFonts w:ascii="Cambria" w:hAnsi="Cambria" w:cs="Arial"/>
              </w:rPr>
            </w:pPr>
          </w:p>
        </w:tc>
      </w:tr>
      <w:tr w:rsidR="006808DB" w14:paraId="5AB621F7" w14:textId="77777777" w:rsidTr="00D94B1D">
        <w:trPr>
          <w:trHeight w:val="317"/>
        </w:trPr>
        <w:tc>
          <w:tcPr>
            <w:tcW w:w="3055" w:type="dxa"/>
            <w:shd w:val="clear" w:color="auto" w:fill="F2F2F2" w:themeFill="background1" w:themeFillShade="F2"/>
            <w:vAlign w:val="center"/>
          </w:tcPr>
          <w:p w14:paraId="51B1022A" w14:textId="267907DC" w:rsidR="006808DB" w:rsidRPr="00173BEC" w:rsidRDefault="006808DB" w:rsidP="00173BEC">
            <w:pPr>
              <w:jc w:val="center"/>
              <w:rPr>
                <w:rFonts w:ascii="Cambria" w:hAnsi="Cambria" w:cs="Arial"/>
                <w:b/>
                <w:bCs/>
              </w:rPr>
            </w:pPr>
            <w:r w:rsidRPr="00173BEC">
              <w:rPr>
                <w:rFonts w:ascii="Cambria" w:hAnsi="Cambria" w:cs="Arial"/>
                <w:b/>
                <w:bCs/>
              </w:rPr>
              <w:t>29</w:t>
            </w:r>
          </w:p>
        </w:tc>
        <w:tc>
          <w:tcPr>
            <w:tcW w:w="3240" w:type="dxa"/>
            <w:tcBorders>
              <w:right w:val="single" w:sz="4" w:space="0" w:color="auto"/>
            </w:tcBorders>
            <w:vAlign w:val="center"/>
          </w:tcPr>
          <w:p w14:paraId="0EACF2A8" w14:textId="65C8698F" w:rsidR="006808DB" w:rsidRPr="006660BF" w:rsidRDefault="006808DB">
            <w:pPr>
              <w:jc w:val="center"/>
              <w:rPr>
                <w:rFonts w:ascii="Cambria" w:hAnsi="Cambria" w:cs="Arial"/>
                <w:b/>
                <w:bCs/>
              </w:rPr>
            </w:pPr>
            <w:r w:rsidRPr="006660BF">
              <w:rPr>
                <w:rFonts w:ascii="Cambria" w:hAnsi="Cambria" w:cs="Arial"/>
                <w:b/>
                <w:bCs/>
              </w:rPr>
              <w:t>68</w:t>
            </w:r>
          </w:p>
        </w:tc>
        <w:tc>
          <w:tcPr>
            <w:tcW w:w="3150" w:type="dxa"/>
            <w:vMerge/>
            <w:tcBorders>
              <w:left w:val="single" w:sz="4" w:space="0" w:color="auto"/>
              <w:right w:val="single" w:sz="4" w:space="0" w:color="auto"/>
            </w:tcBorders>
            <w:shd w:val="clear" w:color="auto" w:fill="auto"/>
            <w:vAlign w:val="center"/>
          </w:tcPr>
          <w:p w14:paraId="1BE5D201" w14:textId="77777777" w:rsidR="006808DB" w:rsidRDefault="006808DB" w:rsidP="00060FD5">
            <w:pPr>
              <w:jc w:val="center"/>
              <w:rPr>
                <w:rFonts w:ascii="Cambria" w:hAnsi="Cambria" w:cs="Arial"/>
              </w:rPr>
            </w:pPr>
          </w:p>
        </w:tc>
      </w:tr>
      <w:tr w:rsidR="006808DB" w14:paraId="601E0A00" w14:textId="77777777" w:rsidTr="00D94B1D">
        <w:trPr>
          <w:trHeight w:val="317"/>
        </w:trPr>
        <w:tc>
          <w:tcPr>
            <w:tcW w:w="3055" w:type="dxa"/>
            <w:shd w:val="clear" w:color="auto" w:fill="F2F2F2" w:themeFill="background1" w:themeFillShade="F2"/>
            <w:vAlign w:val="center"/>
          </w:tcPr>
          <w:p w14:paraId="1841E403" w14:textId="0E48EA90" w:rsidR="006808DB" w:rsidRPr="00173BEC" w:rsidRDefault="006808DB" w:rsidP="00173BEC">
            <w:pPr>
              <w:jc w:val="center"/>
              <w:rPr>
                <w:rFonts w:ascii="Cambria" w:hAnsi="Cambria" w:cs="Arial"/>
                <w:b/>
                <w:bCs/>
              </w:rPr>
            </w:pPr>
            <w:r w:rsidRPr="00173BEC">
              <w:rPr>
                <w:rFonts w:ascii="Cambria" w:hAnsi="Cambria" w:cs="Arial"/>
                <w:b/>
                <w:bCs/>
              </w:rPr>
              <w:t>30</w:t>
            </w:r>
          </w:p>
        </w:tc>
        <w:tc>
          <w:tcPr>
            <w:tcW w:w="3240" w:type="dxa"/>
            <w:tcBorders>
              <w:right w:val="single" w:sz="4" w:space="0" w:color="auto"/>
            </w:tcBorders>
            <w:vAlign w:val="center"/>
          </w:tcPr>
          <w:p w14:paraId="32D5146B" w14:textId="486680BF" w:rsidR="006808DB" w:rsidRPr="006660BF" w:rsidRDefault="006808DB">
            <w:pPr>
              <w:jc w:val="center"/>
              <w:rPr>
                <w:rFonts w:ascii="Cambria" w:hAnsi="Cambria" w:cs="Arial"/>
                <w:b/>
                <w:bCs/>
              </w:rPr>
            </w:pPr>
            <w:r w:rsidRPr="006660BF">
              <w:rPr>
                <w:rFonts w:ascii="Cambria" w:hAnsi="Cambria" w:cs="Arial"/>
                <w:b/>
                <w:bCs/>
              </w:rPr>
              <w:t>69</w:t>
            </w:r>
          </w:p>
        </w:tc>
        <w:tc>
          <w:tcPr>
            <w:tcW w:w="3150" w:type="dxa"/>
            <w:vMerge/>
            <w:tcBorders>
              <w:left w:val="single" w:sz="4" w:space="0" w:color="auto"/>
              <w:right w:val="single" w:sz="4" w:space="0" w:color="auto"/>
            </w:tcBorders>
            <w:shd w:val="clear" w:color="auto" w:fill="auto"/>
            <w:vAlign w:val="center"/>
          </w:tcPr>
          <w:p w14:paraId="337D11BB" w14:textId="77777777" w:rsidR="006808DB" w:rsidRDefault="006808DB" w:rsidP="00060FD5">
            <w:pPr>
              <w:jc w:val="center"/>
              <w:rPr>
                <w:rFonts w:ascii="Cambria" w:hAnsi="Cambria" w:cs="Arial"/>
              </w:rPr>
            </w:pPr>
          </w:p>
        </w:tc>
      </w:tr>
      <w:tr w:rsidR="006808DB" w14:paraId="468145C5" w14:textId="77777777" w:rsidTr="00D94B1D">
        <w:trPr>
          <w:trHeight w:val="317"/>
        </w:trPr>
        <w:tc>
          <w:tcPr>
            <w:tcW w:w="3055" w:type="dxa"/>
            <w:shd w:val="clear" w:color="auto" w:fill="F2F2F2" w:themeFill="background1" w:themeFillShade="F2"/>
            <w:vAlign w:val="center"/>
          </w:tcPr>
          <w:p w14:paraId="7B727E62" w14:textId="2D16D3FB" w:rsidR="006808DB" w:rsidRPr="00173BEC" w:rsidRDefault="006808DB" w:rsidP="00173BEC">
            <w:pPr>
              <w:jc w:val="center"/>
              <w:rPr>
                <w:rFonts w:ascii="Cambria" w:hAnsi="Cambria" w:cs="Arial"/>
                <w:b/>
                <w:bCs/>
              </w:rPr>
            </w:pPr>
            <w:r w:rsidRPr="00173BEC">
              <w:rPr>
                <w:rFonts w:ascii="Cambria" w:hAnsi="Cambria" w:cs="Arial"/>
                <w:b/>
                <w:bCs/>
              </w:rPr>
              <w:t>40</w:t>
            </w:r>
          </w:p>
        </w:tc>
        <w:tc>
          <w:tcPr>
            <w:tcW w:w="3240" w:type="dxa"/>
            <w:tcBorders>
              <w:right w:val="single" w:sz="4" w:space="0" w:color="auto"/>
            </w:tcBorders>
            <w:vAlign w:val="center"/>
          </w:tcPr>
          <w:p w14:paraId="72677461" w14:textId="273F0A6C" w:rsidR="006808DB" w:rsidRPr="006660BF" w:rsidRDefault="006808DB">
            <w:pPr>
              <w:jc w:val="center"/>
              <w:rPr>
                <w:rFonts w:ascii="Cambria" w:hAnsi="Cambria" w:cs="Arial"/>
                <w:b/>
                <w:bCs/>
              </w:rPr>
            </w:pPr>
            <w:r w:rsidRPr="006660BF">
              <w:rPr>
                <w:rFonts w:ascii="Cambria" w:hAnsi="Cambria" w:cs="Arial"/>
                <w:b/>
                <w:bCs/>
              </w:rPr>
              <w:t>70</w:t>
            </w:r>
          </w:p>
        </w:tc>
        <w:tc>
          <w:tcPr>
            <w:tcW w:w="3150" w:type="dxa"/>
            <w:vMerge/>
            <w:tcBorders>
              <w:left w:val="single" w:sz="4" w:space="0" w:color="auto"/>
              <w:right w:val="single" w:sz="4" w:space="0" w:color="auto"/>
            </w:tcBorders>
            <w:shd w:val="clear" w:color="auto" w:fill="auto"/>
            <w:vAlign w:val="center"/>
          </w:tcPr>
          <w:p w14:paraId="05E893F8" w14:textId="77777777" w:rsidR="006808DB" w:rsidRDefault="006808DB" w:rsidP="00060FD5">
            <w:pPr>
              <w:jc w:val="center"/>
              <w:rPr>
                <w:rFonts w:ascii="Cambria" w:hAnsi="Cambria" w:cs="Arial"/>
              </w:rPr>
            </w:pPr>
          </w:p>
        </w:tc>
      </w:tr>
      <w:tr w:rsidR="006808DB" w14:paraId="27C17DCD" w14:textId="77777777" w:rsidTr="00D94B1D">
        <w:trPr>
          <w:trHeight w:val="317"/>
        </w:trPr>
        <w:tc>
          <w:tcPr>
            <w:tcW w:w="3055" w:type="dxa"/>
            <w:shd w:val="clear" w:color="auto" w:fill="F2F2F2" w:themeFill="background1" w:themeFillShade="F2"/>
            <w:vAlign w:val="center"/>
          </w:tcPr>
          <w:p w14:paraId="685E64A4" w14:textId="26F38709" w:rsidR="006808DB" w:rsidRPr="00173BEC" w:rsidRDefault="006808DB" w:rsidP="00173BEC">
            <w:pPr>
              <w:jc w:val="center"/>
              <w:rPr>
                <w:rFonts w:ascii="Cambria" w:hAnsi="Cambria" w:cs="Arial"/>
                <w:b/>
                <w:bCs/>
              </w:rPr>
            </w:pPr>
            <w:r w:rsidRPr="00173BEC">
              <w:rPr>
                <w:rFonts w:ascii="Cambria" w:hAnsi="Cambria" w:cs="Arial"/>
                <w:b/>
                <w:bCs/>
              </w:rPr>
              <w:t>41</w:t>
            </w:r>
          </w:p>
        </w:tc>
        <w:tc>
          <w:tcPr>
            <w:tcW w:w="3240" w:type="dxa"/>
            <w:tcBorders>
              <w:right w:val="single" w:sz="4" w:space="0" w:color="auto"/>
            </w:tcBorders>
            <w:vAlign w:val="center"/>
          </w:tcPr>
          <w:p w14:paraId="0847CBC3" w14:textId="1462AE9F" w:rsidR="006808DB" w:rsidRPr="006660BF" w:rsidRDefault="006808DB">
            <w:pPr>
              <w:jc w:val="center"/>
              <w:rPr>
                <w:rFonts w:ascii="Cambria" w:hAnsi="Cambria" w:cs="Arial"/>
                <w:b/>
                <w:bCs/>
              </w:rPr>
            </w:pPr>
            <w:r w:rsidRPr="006660BF">
              <w:rPr>
                <w:rFonts w:ascii="Cambria" w:hAnsi="Cambria" w:cs="Arial"/>
                <w:b/>
                <w:bCs/>
              </w:rPr>
              <w:t>71</w:t>
            </w:r>
          </w:p>
        </w:tc>
        <w:tc>
          <w:tcPr>
            <w:tcW w:w="3150" w:type="dxa"/>
            <w:vMerge/>
            <w:tcBorders>
              <w:left w:val="single" w:sz="4" w:space="0" w:color="auto"/>
              <w:right w:val="single" w:sz="4" w:space="0" w:color="auto"/>
            </w:tcBorders>
            <w:shd w:val="clear" w:color="auto" w:fill="auto"/>
            <w:vAlign w:val="center"/>
          </w:tcPr>
          <w:p w14:paraId="4560A5B2" w14:textId="77777777" w:rsidR="006808DB" w:rsidRDefault="006808DB" w:rsidP="00060FD5">
            <w:pPr>
              <w:jc w:val="center"/>
              <w:rPr>
                <w:rFonts w:ascii="Cambria" w:hAnsi="Cambria" w:cs="Arial"/>
              </w:rPr>
            </w:pPr>
          </w:p>
        </w:tc>
      </w:tr>
      <w:tr w:rsidR="006808DB" w14:paraId="61C27102" w14:textId="77777777" w:rsidTr="00D94B1D">
        <w:trPr>
          <w:trHeight w:val="317"/>
        </w:trPr>
        <w:tc>
          <w:tcPr>
            <w:tcW w:w="3055" w:type="dxa"/>
            <w:tcBorders>
              <w:bottom w:val="double" w:sz="4" w:space="0" w:color="auto"/>
            </w:tcBorders>
            <w:shd w:val="clear" w:color="auto" w:fill="F2F2F2" w:themeFill="background1" w:themeFillShade="F2"/>
            <w:vAlign w:val="center"/>
          </w:tcPr>
          <w:p w14:paraId="4503D6AC" w14:textId="21754353" w:rsidR="006808DB" w:rsidRPr="00173BEC" w:rsidRDefault="006808DB" w:rsidP="00173BEC">
            <w:pPr>
              <w:jc w:val="center"/>
              <w:rPr>
                <w:rFonts w:ascii="Cambria" w:hAnsi="Cambria" w:cs="Arial"/>
                <w:b/>
                <w:bCs/>
              </w:rPr>
            </w:pPr>
            <w:r w:rsidRPr="00173BEC">
              <w:rPr>
                <w:rFonts w:ascii="Cambria" w:hAnsi="Cambria" w:cs="Arial"/>
                <w:b/>
                <w:bCs/>
              </w:rPr>
              <w:t>42</w:t>
            </w:r>
          </w:p>
        </w:tc>
        <w:tc>
          <w:tcPr>
            <w:tcW w:w="3240" w:type="dxa"/>
            <w:tcBorders>
              <w:bottom w:val="double" w:sz="4" w:space="0" w:color="auto"/>
              <w:right w:val="single" w:sz="4" w:space="0" w:color="auto"/>
            </w:tcBorders>
            <w:vAlign w:val="center"/>
          </w:tcPr>
          <w:p w14:paraId="3F4F5CFA" w14:textId="125B3311" w:rsidR="006808DB" w:rsidRPr="006660BF" w:rsidRDefault="006808DB">
            <w:pPr>
              <w:jc w:val="center"/>
              <w:rPr>
                <w:rFonts w:ascii="Cambria" w:hAnsi="Cambria" w:cs="Arial"/>
                <w:b/>
                <w:bCs/>
              </w:rPr>
            </w:pPr>
            <w:r w:rsidRPr="006660BF">
              <w:rPr>
                <w:rFonts w:ascii="Cambria" w:hAnsi="Cambria" w:cs="Arial"/>
                <w:b/>
                <w:bCs/>
              </w:rPr>
              <w:t>72</w:t>
            </w:r>
          </w:p>
        </w:tc>
        <w:tc>
          <w:tcPr>
            <w:tcW w:w="3150" w:type="dxa"/>
            <w:vMerge/>
            <w:tcBorders>
              <w:left w:val="single" w:sz="4" w:space="0" w:color="auto"/>
              <w:bottom w:val="double" w:sz="4" w:space="0" w:color="auto"/>
              <w:right w:val="single" w:sz="4" w:space="0" w:color="auto"/>
            </w:tcBorders>
            <w:shd w:val="clear" w:color="auto" w:fill="auto"/>
            <w:vAlign w:val="center"/>
          </w:tcPr>
          <w:p w14:paraId="62AEAA26" w14:textId="77777777" w:rsidR="006808DB" w:rsidRDefault="006808DB" w:rsidP="00060FD5">
            <w:pPr>
              <w:jc w:val="center"/>
              <w:rPr>
                <w:rFonts w:ascii="Cambria" w:hAnsi="Cambria" w:cs="Arial"/>
              </w:rPr>
            </w:pPr>
          </w:p>
        </w:tc>
      </w:tr>
      <w:tr w:rsidR="00426E1F" w:rsidRPr="00894548" w14:paraId="03A490D2" w14:textId="77777777" w:rsidTr="00173BEC">
        <w:trPr>
          <w:trHeight w:val="1008"/>
        </w:trPr>
        <w:tc>
          <w:tcPr>
            <w:tcW w:w="9445" w:type="dxa"/>
            <w:gridSpan w:val="3"/>
            <w:tcBorders>
              <w:top w:val="double" w:sz="4" w:space="0" w:color="auto"/>
            </w:tcBorders>
          </w:tcPr>
          <w:p w14:paraId="7B764791" w14:textId="77777777" w:rsidR="00426E1F" w:rsidRPr="00894548" w:rsidRDefault="00426E1F" w:rsidP="000047FC">
            <w:pPr>
              <w:rPr>
                <w:rFonts w:ascii="Cambria" w:hAnsi="Cambria" w:cs="Arial"/>
                <w:b/>
                <w:bCs/>
                <w:highlight w:val="yellow"/>
              </w:rPr>
            </w:pPr>
            <w:r w:rsidRPr="00894548">
              <w:rPr>
                <w:rFonts w:ascii="Cambria" w:hAnsi="Cambria" w:cs="Arial"/>
                <w:b/>
                <w:bCs/>
              </w:rPr>
              <w:t>Comments:</w:t>
            </w:r>
          </w:p>
        </w:tc>
      </w:tr>
      <w:tr w:rsidR="00426E1F" w14:paraId="253AC87E" w14:textId="77777777" w:rsidTr="000047FC">
        <w:trPr>
          <w:trHeight w:val="360"/>
        </w:trPr>
        <w:tc>
          <w:tcPr>
            <w:tcW w:w="3055" w:type="dxa"/>
            <w:shd w:val="clear" w:color="auto" w:fill="F2F2F2" w:themeFill="background1" w:themeFillShade="F2"/>
            <w:vAlign w:val="center"/>
          </w:tcPr>
          <w:p w14:paraId="5B54879A" w14:textId="719CD266" w:rsidR="00426E1F" w:rsidRDefault="00412C29" w:rsidP="000047FC">
            <w:pPr>
              <w:jc w:val="right"/>
              <w:rPr>
                <w:rFonts w:ascii="Cambria" w:hAnsi="Cambria" w:cs="Arial"/>
              </w:rPr>
            </w:pPr>
            <w:r>
              <w:rPr>
                <w:rFonts w:ascii="Cambria" w:hAnsi="Cambria" w:cs="Arial"/>
                <w:b/>
                <w:bCs/>
              </w:rPr>
              <w:t>Quality Reviewed By/Date:</w:t>
            </w:r>
          </w:p>
        </w:tc>
        <w:tc>
          <w:tcPr>
            <w:tcW w:w="6390" w:type="dxa"/>
            <w:gridSpan w:val="2"/>
          </w:tcPr>
          <w:p w14:paraId="54E30B71" w14:textId="77777777" w:rsidR="00426E1F" w:rsidRDefault="00426E1F" w:rsidP="000047FC">
            <w:pPr>
              <w:rPr>
                <w:rFonts w:ascii="Cambria" w:hAnsi="Cambria" w:cs="Arial"/>
              </w:rPr>
            </w:pPr>
          </w:p>
        </w:tc>
      </w:tr>
    </w:tbl>
    <w:p w14:paraId="7FDE2203" w14:textId="78529B3A" w:rsidR="00426E1F" w:rsidRDefault="00426E1F" w:rsidP="00426E1F">
      <w:pPr>
        <w:spacing w:after="0"/>
        <w:jc w:val="center"/>
        <w:rPr>
          <w:rFonts w:ascii="Cambria" w:hAnsi="Cambria" w:cs="Arial"/>
          <w:b/>
          <w:bCs/>
        </w:rPr>
      </w:pPr>
      <w:r>
        <w:rPr>
          <w:rFonts w:ascii="Cambria" w:hAnsi="Cambria" w:cs="Arial"/>
          <w:b/>
          <w:u w:val="single"/>
        </w:rPr>
        <w:br w:type="page"/>
      </w: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7</w:t>
      </w:r>
      <w:r w:rsidRPr="00023BB8">
        <w:rPr>
          <w:rFonts w:ascii="Cambria" w:hAnsi="Cambria" w:cs="Arial"/>
          <w:b/>
          <w:bCs/>
        </w:rPr>
        <w:t xml:space="preserve"> </w:t>
      </w:r>
      <w:r w:rsidR="00C457CD">
        <w:rPr>
          <w:rFonts w:ascii="Cambria" w:hAnsi="Cambria" w:cs="Arial"/>
          <w:b/>
          <w:bCs/>
        </w:rPr>
        <w:t xml:space="preserve">LABELING BEFORE STERILIZATION </w:t>
      </w:r>
      <w:r>
        <w:rPr>
          <w:rFonts w:ascii="Cambria" w:hAnsi="Cambria" w:cs="Arial"/>
          <w:b/>
          <w:bCs/>
        </w:rPr>
        <w:t>(Cont.)</w:t>
      </w:r>
    </w:p>
    <w:tbl>
      <w:tblPr>
        <w:tblStyle w:val="TableGrid1"/>
        <w:tblW w:w="9445" w:type="dxa"/>
        <w:tblLayout w:type="fixed"/>
        <w:tblLook w:val="04A0" w:firstRow="1" w:lastRow="0" w:firstColumn="1" w:lastColumn="0" w:noHBand="0" w:noVBand="1"/>
      </w:tblPr>
      <w:tblGrid>
        <w:gridCol w:w="3055"/>
        <w:gridCol w:w="3240"/>
        <w:gridCol w:w="3150"/>
      </w:tblGrid>
      <w:tr w:rsidR="00426E1F" w:rsidRPr="00AC51DF" w14:paraId="2F44F6CB" w14:textId="77777777" w:rsidTr="000047FC">
        <w:trPr>
          <w:trHeight w:val="256"/>
        </w:trPr>
        <w:tc>
          <w:tcPr>
            <w:tcW w:w="9445" w:type="dxa"/>
            <w:gridSpan w:val="3"/>
            <w:shd w:val="clear" w:color="auto" w:fill="F2F2F2" w:themeFill="background1" w:themeFillShade="F2"/>
            <w:vAlign w:val="center"/>
          </w:tcPr>
          <w:p w14:paraId="07CBC4AE" w14:textId="77777777" w:rsidR="00426E1F" w:rsidRPr="00AC51DF" w:rsidRDefault="00426E1F" w:rsidP="000047FC">
            <w:pPr>
              <w:jc w:val="center"/>
              <w:rPr>
                <w:rFonts w:ascii="Cambria" w:hAnsi="Cambria" w:cs="Arial"/>
                <w:b/>
                <w:bCs/>
              </w:rPr>
            </w:pPr>
            <w:r>
              <w:rPr>
                <w:rFonts w:ascii="Cambria" w:hAnsi="Cambria" w:cs="Arial"/>
                <w:b/>
                <w:bCs/>
              </w:rPr>
              <w:t>Wrapped Items</w:t>
            </w:r>
          </w:p>
        </w:tc>
      </w:tr>
      <w:tr w:rsidR="00426E1F" w14:paraId="688FB3E4" w14:textId="77777777" w:rsidTr="000047FC">
        <w:trPr>
          <w:trHeight w:val="256"/>
        </w:trPr>
        <w:tc>
          <w:tcPr>
            <w:tcW w:w="9445" w:type="dxa"/>
            <w:gridSpan w:val="3"/>
            <w:vAlign w:val="center"/>
          </w:tcPr>
          <w:p w14:paraId="5B2C5428" w14:textId="77777777" w:rsidR="003B5B78" w:rsidRPr="00894548" w:rsidRDefault="003B5B78" w:rsidP="003B5B78">
            <w:pPr>
              <w:rPr>
                <w:rFonts w:ascii="Cambria" w:hAnsi="Cambria" w:cs="Arial"/>
                <w:b/>
                <w:bCs/>
              </w:rPr>
            </w:pPr>
            <w:r w:rsidRPr="00894548">
              <w:rPr>
                <w:rFonts w:ascii="Cambria" w:hAnsi="Cambria" w:cs="Arial"/>
                <w:b/>
                <w:bCs/>
              </w:rPr>
              <w:t>Instructions:</w:t>
            </w:r>
          </w:p>
          <w:p w14:paraId="4EA5642A" w14:textId="764DE53C" w:rsidR="003B5B78" w:rsidRDefault="003B5B78" w:rsidP="003B5B78">
            <w:pPr>
              <w:rPr>
                <w:rFonts w:ascii="Cambria" w:hAnsi="Cambria" w:cs="Arial"/>
              </w:rPr>
            </w:pPr>
            <w:r>
              <w:rPr>
                <w:rFonts w:ascii="Cambria" w:hAnsi="Cambria" w:cs="Arial"/>
              </w:rPr>
              <w:t xml:space="preserve">1. Each of the 3 operators will label 8 wrapped packages. </w:t>
            </w:r>
          </w:p>
          <w:p w14:paraId="3A006CBC" w14:textId="77777777" w:rsidR="003B5B78" w:rsidRDefault="003B5B78" w:rsidP="003B5B78">
            <w:pPr>
              <w:rPr>
                <w:rFonts w:ascii="Cambria" w:hAnsi="Cambria" w:cs="Arial"/>
              </w:rPr>
            </w:pPr>
            <w:r>
              <w:rPr>
                <w:rFonts w:ascii="Cambria" w:hAnsi="Cambria" w:cs="Arial"/>
              </w:rPr>
              <w:t>2. Locate packages previously labeled in APPENDIX 16.4 with label numbers as specified.</w:t>
            </w:r>
          </w:p>
          <w:p w14:paraId="3D583B18" w14:textId="7D7FB37A" w:rsidR="003B5B78" w:rsidRDefault="003B5B78" w:rsidP="003B5B78">
            <w:pPr>
              <w:tabs>
                <w:tab w:val="left" w:pos="245"/>
              </w:tabs>
              <w:rPr>
                <w:rFonts w:ascii="Cambria" w:hAnsi="Cambria" w:cs="Arial"/>
              </w:rPr>
            </w:pPr>
            <w:r>
              <w:rPr>
                <w:rFonts w:ascii="Cambria" w:hAnsi="Cambria" w:cs="Arial"/>
              </w:rPr>
              <w:tab/>
              <w:t>2.1 Select the location on the package near the existing label.</w:t>
            </w:r>
          </w:p>
          <w:p w14:paraId="7CDFD68A" w14:textId="77777777" w:rsidR="003B5B78" w:rsidRDefault="003B5B78" w:rsidP="003B5B78">
            <w:pPr>
              <w:tabs>
                <w:tab w:val="left" w:pos="245"/>
              </w:tabs>
              <w:rPr>
                <w:rFonts w:ascii="Cambria" w:hAnsi="Cambria" w:cs="Arial"/>
              </w:rPr>
            </w:pPr>
            <w:r>
              <w:rPr>
                <w:rFonts w:ascii="Cambria" w:hAnsi="Cambria" w:cs="Arial"/>
              </w:rPr>
              <w:tab/>
              <w:t>2.2 Using a thumb, affix another label onto the pouch.</w:t>
            </w:r>
          </w:p>
          <w:p w14:paraId="32366FA2" w14:textId="77777777" w:rsidR="003B5B78" w:rsidRPr="00890057" w:rsidRDefault="003B5B78" w:rsidP="003B5B78">
            <w:pPr>
              <w:tabs>
                <w:tab w:val="left" w:pos="245"/>
              </w:tabs>
              <w:rPr>
                <w:rFonts w:ascii="Cambria" w:hAnsi="Cambria" w:cs="Arial"/>
                <w:noProof/>
              </w:rPr>
            </w:pPr>
            <w:r>
              <w:rPr>
                <w:rFonts w:ascii="Cambria" w:hAnsi="Cambria" w:cs="Arial"/>
              </w:rPr>
              <w:tab/>
              <w:t xml:space="preserve">2.3 </w:t>
            </w:r>
            <w:r>
              <w:rPr>
                <w:rFonts w:ascii="Cambria" w:hAnsi="Cambria" w:cs="Arial"/>
                <w:noProof/>
              </w:rPr>
              <w:t>Rub thumb across the label to ensure the label is securely affixed to the pouch.</w:t>
            </w:r>
          </w:p>
          <w:p w14:paraId="6D656B4C" w14:textId="77777777" w:rsidR="003B5B78" w:rsidRDefault="003B5B78" w:rsidP="003B5B78">
            <w:pPr>
              <w:rPr>
                <w:rFonts w:ascii="Cambria" w:hAnsi="Cambria" w:cs="Arial"/>
              </w:rPr>
            </w:pPr>
            <w:r>
              <w:rPr>
                <w:rFonts w:ascii="Cambria" w:hAnsi="Cambria" w:cs="Arial"/>
              </w:rPr>
              <w:t>3</w:t>
            </w:r>
            <w:r w:rsidRPr="00890057">
              <w:rPr>
                <w:rFonts w:ascii="Cambria" w:hAnsi="Cambria" w:cs="Arial"/>
              </w:rPr>
              <w:t>. Record comments and additional information in the “Comments” section or N/A.</w:t>
            </w:r>
          </w:p>
          <w:p w14:paraId="60423FA0" w14:textId="66D22D75" w:rsidR="00426E1F" w:rsidRDefault="003B5B78" w:rsidP="003B5B78">
            <w:pPr>
              <w:rPr>
                <w:rFonts w:ascii="Cambria" w:hAnsi="Cambria" w:cs="Arial"/>
              </w:rPr>
            </w:pPr>
            <w:r>
              <w:rPr>
                <w:rFonts w:ascii="Cambria" w:hAnsi="Cambria" w:cs="Arial"/>
              </w:rPr>
              <w:t>4. Set the labeled pouched items aside upon completion.</w:t>
            </w:r>
          </w:p>
        </w:tc>
      </w:tr>
      <w:tr w:rsidR="003A1D9B" w:rsidRPr="00894548" w14:paraId="3932A495" w14:textId="77777777" w:rsidTr="000047FC">
        <w:trPr>
          <w:trHeight w:val="288"/>
        </w:trPr>
        <w:tc>
          <w:tcPr>
            <w:tcW w:w="3055" w:type="dxa"/>
            <w:tcBorders>
              <w:bottom w:val="single" w:sz="4" w:space="0" w:color="auto"/>
            </w:tcBorders>
            <w:shd w:val="clear" w:color="auto" w:fill="F2F2F2" w:themeFill="background1" w:themeFillShade="F2"/>
            <w:vAlign w:val="center"/>
          </w:tcPr>
          <w:p w14:paraId="6C0ADB4B" w14:textId="77777777" w:rsidR="003A1D9B" w:rsidRPr="00894548" w:rsidRDefault="003A1D9B" w:rsidP="000047FC">
            <w:pPr>
              <w:jc w:val="center"/>
              <w:rPr>
                <w:rFonts w:ascii="Cambria" w:hAnsi="Cambria" w:cs="Arial"/>
                <w:b/>
                <w:bCs/>
              </w:rPr>
            </w:pPr>
            <w:r>
              <w:rPr>
                <w:rFonts w:ascii="Cambria" w:hAnsi="Cambria" w:cs="Arial"/>
                <w:b/>
                <w:bCs/>
              </w:rPr>
              <w:t>Locate Previously Labeled Package with Label #</w:t>
            </w:r>
          </w:p>
        </w:tc>
        <w:tc>
          <w:tcPr>
            <w:tcW w:w="3240" w:type="dxa"/>
            <w:tcBorders>
              <w:bottom w:val="single" w:sz="4" w:space="0" w:color="auto"/>
            </w:tcBorders>
            <w:shd w:val="clear" w:color="auto" w:fill="F2F2F2" w:themeFill="background1" w:themeFillShade="F2"/>
            <w:vAlign w:val="center"/>
          </w:tcPr>
          <w:p w14:paraId="778BCD7F" w14:textId="77777777" w:rsidR="003A1D9B" w:rsidRPr="00894548" w:rsidRDefault="003A1D9B" w:rsidP="000047FC">
            <w:pPr>
              <w:jc w:val="center"/>
              <w:rPr>
                <w:rFonts w:ascii="Cambria" w:hAnsi="Cambria" w:cs="Arial"/>
                <w:b/>
                <w:bCs/>
              </w:rPr>
            </w:pPr>
            <w:r>
              <w:rPr>
                <w:rFonts w:ascii="Cambria" w:hAnsi="Cambria" w:cs="Arial"/>
                <w:b/>
                <w:bCs/>
              </w:rPr>
              <w:t>Affix Another Label with Label #</w:t>
            </w:r>
          </w:p>
        </w:tc>
        <w:tc>
          <w:tcPr>
            <w:tcW w:w="3150" w:type="dxa"/>
            <w:tcBorders>
              <w:bottom w:val="single" w:sz="4" w:space="0" w:color="auto"/>
            </w:tcBorders>
            <w:shd w:val="clear" w:color="auto" w:fill="F2F2F2" w:themeFill="background1" w:themeFillShade="F2"/>
            <w:vAlign w:val="center"/>
          </w:tcPr>
          <w:p w14:paraId="495767B7" w14:textId="77777777" w:rsidR="003A1D9B" w:rsidRPr="00894548" w:rsidRDefault="003A1D9B" w:rsidP="000047FC">
            <w:pPr>
              <w:jc w:val="center"/>
              <w:rPr>
                <w:rFonts w:ascii="Cambria" w:hAnsi="Cambria" w:cs="Arial"/>
                <w:b/>
                <w:bCs/>
              </w:rPr>
            </w:pPr>
            <w:r>
              <w:rPr>
                <w:rFonts w:ascii="Cambria" w:hAnsi="Cambria" w:cs="Arial"/>
                <w:b/>
                <w:bCs/>
              </w:rPr>
              <w:t>New Label Affixed By (initials and date):</w:t>
            </w:r>
          </w:p>
        </w:tc>
      </w:tr>
      <w:tr w:rsidR="003A1D9B" w14:paraId="54800BEA"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E0BE72" w14:textId="168C0CB8" w:rsidR="003A1D9B" w:rsidRPr="000047FC" w:rsidRDefault="00DB480E" w:rsidP="000047FC">
            <w:pPr>
              <w:jc w:val="center"/>
              <w:rPr>
                <w:rFonts w:ascii="Cambria" w:hAnsi="Cambria" w:cs="Arial"/>
                <w:b/>
                <w:bCs/>
              </w:rPr>
            </w:pPr>
            <w:r>
              <w:rPr>
                <w:rFonts w:ascii="Cambria" w:hAnsi="Cambria" w:cs="Arial"/>
                <w:b/>
                <w:bCs/>
              </w:rPr>
              <w:t>7</w:t>
            </w:r>
          </w:p>
        </w:tc>
        <w:tc>
          <w:tcPr>
            <w:tcW w:w="3240" w:type="dxa"/>
            <w:tcBorders>
              <w:top w:val="single" w:sz="4" w:space="0" w:color="auto"/>
              <w:left w:val="single" w:sz="4" w:space="0" w:color="auto"/>
              <w:bottom w:val="single" w:sz="4" w:space="0" w:color="auto"/>
              <w:right w:val="single" w:sz="4" w:space="0" w:color="auto"/>
            </w:tcBorders>
            <w:vAlign w:val="center"/>
          </w:tcPr>
          <w:p w14:paraId="56F6FED8" w14:textId="5261292D" w:rsidR="003A1D9B" w:rsidRPr="000047FC" w:rsidRDefault="00E24D33" w:rsidP="000047FC">
            <w:pPr>
              <w:jc w:val="center"/>
              <w:rPr>
                <w:rFonts w:ascii="Cambria" w:hAnsi="Cambria" w:cs="Arial"/>
                <w:b/>
                <w:bCs/>
              </w:rPr>
            </w:pPr>
            <w:r>
              <w:rPr>
                <w:rFonts w:ascii="Cambria" w:hAnsi="Cambria" w:cs="Arial"/>
                <w:b/>
                <w:bCs/>
              </w:rPr>
              <w:t>73</w:t>
            </w:r>
          </w:p>
        </w:tc>
        <w:tc>
          <w:tcPr>
            <w:tcW w:w="3150" w:type="dxa"/>
            <w:vMerge w:val="restart"/>
            <w:tcBorders>
              <w:top w:val="single" w:sz="4" w:space="0" w:color="auto"/>
              <w:left w:val="single" w:sz="4" w:space="0" w:color="auto"/>
              <w:right w:val="single" w:sz="4" w:space="0" w:color="auto"/>
            </w:tcBorders>
            <w:shd w:val="clear" w:color="auto" w:fill="auto"/>
            <w:vAlign w:val="center"/>
          </w:tcPr>
          <w:p w14:paraId="5C9B7FBB" w14:textId="77777777" w:rsidR="003A1D9B" w:rsidRDefault="003A1D9B" w:rsidP="000047FC">
            <w:pPr>
              <w:jc w:val="center"/>
              <w:rPr>
                <w:rFonts w:ascii="Cambria" w:hAnsi="Cambria" w:cs="Arial"/>
              </w:rPr>
            </w:pPr>
          </w:p>
        </w:tc>
      </w:tr>
      <w:tr w:rsidR="003A1D9B" w:rsidRPr="00AC51DF" w14:paraId="125ADF5E"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55E7D3" w14:textId="15D0B820" w:rsidR="003A1D9B" w:rsidRPr="000047FC" w:rsidRDefault="00DB480E" w:rsidP="000047FC">
            <w:pPr>
              <w:jc w:val="center"/>
              <w:rPr>
                <w:rFonts w:ascii="Cambria" w:hAnsi="Cambria" w:cs="Arial"/>
                <w:b/>
                <w:bCs/>
              </w:rPr>
            </w:pPr>
            <w:r>
              <w:rPr>
                <w:rFonts w:ascii="Cambria" w:hAnsi="Cambria" w:cs="Arial"/>
                <w:b/>
                <w:bCs/>
              </w:rPr>
              <w:t>8</w:t>
            </w:r>
          </w:p>
        </w:tc>
        <w:tc>
          <w:tcPr>
            <w:tcW w:w="3240" w:type="dxa"/>
            <w:tcBorders>
              <w:top w:val="single" w:sz="4" w:space="0" w:color="auto"/>
              <w:left w:val="single" w:sz="4" w:space="0" w:color="auto"/>
              <w:bottom w:val="single" w:sz="4" w:space="0" w:color="auto"/>
              <w:right w:val="single" w:sz="4" w:space="0" w:color="auto"/>
            </w:tcBorders>
            <w:vAlign w:val="center"/>
          </w:tcPr>
          <w:p w14:paraId="2DAB5EFF" w14:textId="5AC366EF" w:rsidR="003A1D9B" w:rsidRPr="000047FC" w:rsidRDefault="00E24D33" w:rsidP="000047FC">
            <w:pPr>
              <w:jc w:val="center"/>
              <w:rPr>
                <w:rFonts w:ascii="Cambria" w:hAnsi="Cambria" w:cs="Arial"/>
                <w:b/>
                <w:bCs/>
              </w:rPr>
            </w:pPr>
            <w:r>
              <w:rPr>
                <w:rFonts w:ascii="Cambria" w:hAnsi="Cambria" w:cs="Arial"/>
                <w:b/>
                <w:bCs/>
              </w:rPr>
              <w:t>74</w:t>
            </w:r>
          </w:p>
        </w:tc>
        <w:tc>
          <w:tcPr>
            <w:tcW w:w="3150" w:type="dxa"/>
            <w:vMerge/>
            <w:tcBorders>
              <w:left w:val="single" w:sz="4" w:space="0" w:color="auto"/>
              <w:right w:val="single" w:sz="4" w:space="0" w:color="auto"/>
            </w:tcBorders>
            <w:shd w:val="clear" w:color="auto" w:fill="auto"/>
            <w:vAlign w:val="center"/>
          </w:tcPr>
          <w:p w14:paraId="22683235" w14:textId="77777777" w:rsidR="003A1D9B" w:rsidRPr="00AC51DF" w:rsidRDefault="003A1D9B" w:rsidP="000047FC">
            <w:pPr>
              <w:rPr>
                <w:rFonts w:ascii="Cambria" w:hAnsi="Cambria" w:cs="Arial"/>
                <w:highlight w:val="yellow"/>
              </w:rPr>
            </w:pPr>
          </w:p>
        </w:tc>
      </w:tr>
      <w:tr w:rsidR="003A1D9B" w14:paraId="21FF1649"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37D0E5" w14:textId="03346FD5" w:rsidR="003A1D9B" w:rsidRPr="000047FC" w:rsidRDefault="00DB480E" w:rsidP="000047FC">
            <w:pPr>
              <w:jc w:val="center"/>
              <w:rPr>
                <w:rFonts w:ascii="Cambria" w:hAnsi="Cambria" w:cs="Arial"/>
                <w:b/>
                <w:bCs/>
              </w:rPr>
            </w:pPr>
            <w:r>
              <w:rPr>
                <w:rFonts w:ascii="Cambria" w:hAnsi="Cambria" w:cs="Arial"/>
                <w:b/>
                <w:bCs/>
              </w:rPr>
              <w:t>9</w:t>
            </w:r>
          </w:p>
        </w:tc>
        <w:tc>
          <w:tcPr>
            <w:tcW w:w="3240" w:type="dxa"/>
            <w:tcBorders>
              <w:top w:val="single" w:sz="4" w:space="0" w:color="auto"/>
              <w:left w:val="single" w:sz="4" w:space="0" w:color="auto"/>
              <w:bottom w:val="single" w:sz="4" w:space="0" w:color="auto"/>
              <w:right w:val="single" w:sz="4" w:space="0" w:color="auto"/>
            </w:tcBorders>
            <w:vAlign w:val="center"/>
          </w:tcPr>
          <w:p w14:paraId="4F55C06D" w14:textId="58C87563" w:rsidR="003A1D9B" w:rsidRPr="000047FC" w:rsidRDefault="00E24D33" w:rsidP="000047FC">
            <w:pPr>
              <w:jc w:val="center"/>
              <w:rPr>
                <w:rFonts w:ascii="Cambria" w:hAnsi="Cambria" w:cs="Arial"/>
                <w:b/>
                <w:bCs/>
              </w:rPr>
            </w:pPr>
            <w:r>
              <w:rPr>
                <w:rFonts w:ascii="Cambria" w:hAnsi="Cambria" w:cs="Arial"/>
                <w:b/>
                <w:bCs/>
              </w:rPr>
              <w:t>75</w:t>
            </w:r>
          </w:p>
        </w:tc>
        <w:tc>
          <w:tcPr>
            <w:tcW w:w="3150" w:type="dxa"/>
            <w:vMerge/>
            <w:tcBorders>
              <w:left w:val="single" w:sz="4" w:space="0" w:color="auto"/>
              <w:right w:val="single" w:sz="4" w:space="0" w:color="auto"/>
            </w:tcBorders>
            <w:shd w:val="clear" w:color="auto" w:fill="auto"/>
            <w:vAlign w:val="center"/>
          </w:tcPr>
          <w:p w14:paraId="27C3EA45" w14:textId="77777777" w:rsidR="003A1D9B" w:rsidRDefault="003A1D9B" w:rsidP="000047FC">
            <w:pPr>
              <w:jc w:val="center"/>
              <w:rPr>
                <w:rFonts w:ascii="Cambria" w:hAnsi="Cambria" w:cs="Arial"/>
              </w:rPr>
            </w:pPr>
          </w:p>
        </w:tc>
      </w:tr>
      <w:tr w:rsidR="003A1D9B" w14:paraId="3C26D726"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06B15B" w14:textId="2365A236" w:rsidR="003A1D9B" w:rsidRPr="000047FC" w:rsidRDefault="00DB480E" w:rsidP="000047FC">
            <w:pPr>
              <w:jc w:val="center"/>
              <w:rPr>
                <w:rFonts w:ascii="Cambria" w:hAnsi="Cambria" w:cs="Arial"/>
                <w:b/>
                <w:bCs/>
              </w:rPr>
            </w:pPr>
            <w:r>
              <w:rPr>
                <w:rFonts w:ascii="Cambria" w:hAnsi="Cambria" w:cs="Arial"/>
                <w:b/>
                <w:bCs/>
              </w:rPr>
              <w:t>19</w:t>
            </w:r>
          </w:p>
        </w:tc>
        <w:tc>
          <w:tcPr>
            <w:tcW w:w="3240" w:type="dxa"/>
            <w:tcBorders>
              <w:top w:val="single" w:sz="4" w:space="0" w:color="auto"/>
              <w:left w:val="single" w:sz="4" w:space="0" w:color="auto"/>
              <w:bottom w:val="single" w:sz="4" w:space="0" w:color="auto"/>
              <w:right w:val="single" w:sz="4" w:space="0" w:color="auto"/>
            </w:tcBorders>
            <w:vAlign w:val="center"/>
          </w:tcPr>
          <w:p w14:paraId="65CECACB" w14:textId="13432F1C" w:rsidR="003A1D9B" w:rsidRPr="000047FC" w:rsidRDefault="00E24D33" w:rsidP="000047FC">
            <w:pPr>
              <w:jc w:val="center"/>
              <w:rPr>
                <w:rFonts w:ascii="Cambria" w:hAnsi="Cambria" w:cs="Arial"/>
                <w:b/>
                <w:bCs/>
              </w:rPr>
            </w:pPr>
            <w:r>
              <w:rPr>
                <w:rFonts w:ascii="Cambria" w:hAnsi="Cambria" w:cs="Arial"/>
                <w:b/>
                <w:bCs/>
              </w:rPr>
              <w:t>76</w:t>
            </w:r>
          </w:p>
        </w:tc>
        <w:tc>
          <w:tcPr>
            <w:tcW w:w="3150" w:type="dxa"/>
            <w:vMerge/>
            <w:tcBorders>
              <w:left w:val="single" w:sz="4" w:space="0" w:color="auto"/>
              <w:right w:val="single" w:sz="4" w:space="0" w:color="auto"/>
            </w:tcBorders>
            <w:shd w:val="clear" w:color="auto" w:fill="auto"/>
            <w:vAlign w:val="center"/>
          </w:tcPr>
          <w:p w14:paraId="4946CCAD" w14:textId="77777777" w:rsidR="003A1D9B" w:rsidRDefault="003A1D9B" w:rsidP="000047FC">
            <w:pPr>
              <w:jc w:val="center"/>
              <w:rPr>
                <w:rFonts w:ascii="Cambria" w:hAnsi="Cambria" w:cs="Arial"/>
              </w:rPr>
            </w:pPr>
          </w:p>
        </w:tc>
      </w:tr>
      <w:tr w:rsidR="003A1D9B" w14:paraId="1286A190"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189F87" w14:textId="3C22F8FE" w:rsidR="003A1D9B" w:rsidRPr="000047FC" w:rsidRDefault="00DB480E" w:rsidP="000047FC">
            <w:pPr>
              <w:jc w:val="center"/>
              <w:rPr>
                <w:rFonts w:ascii="Cambria" w:hAnsi="Cambria" w:cs="Arial"/>
                <w:b/>
                <w:bCs/>
              </w:rPr>
            </w:pPr>
            <w:r>
              <w:rPr>
                <w:rFonts w:ascii="Cambria" w:hAnsi="Cambria" w:cs="Arial"/>
                <w:b/>
                <w:bCs/>
              </w:rPr>
              <w:t>20</w:t>
            </w:r>
          </w:p>
        </w:tc>
        <w:tc>
          <w:tcPr>
            <w:tcW w:w="3240" w:type="dxa"/>
            <w:tcBorders>
              <w:top w:val="single" w:sz="4" w:space="0" w:color="auto"/>
              <w:left w:val="single" w:sz="4" w:space="0" w:color="auto"/>
              <w:bottom w:val="single" w:sz="4" w:space="0" w:color="auto"/>
              <w:right w:val="single" w:sz="4" w:space="0" w:color="auto"/>
            </w:tcBorders>
            <w:vAlign w:val="center"/>
          </w:tcPr>
          <w:p w14:paraId="00ACC5E7" w14:textId="3C74CD15" w:rsidR="003A1D9B" w:rsidRPr="000047FC" w:rsidRDefault="00E24D33" w:rsidP="000047FC">
            <w:pPr>
              <w:jc w:val="center"/>
              <w:rPr>
                <w:rFonts w:ascii="Cambria" w:hAnsi="Cambria" w:cs="Arial"/>
                <w:b/>
                <w:bCs/>
              </w:rPr>
            </w:pPr>
            <w:r>
              <w:rPr>
                <w:rFonts w:ascii="Cambria" w:hAnsi="Cambria" w:cs="Arial"/>
                <w:b/>
                <w:bCs/>
              </w:rPr>
              <w:t>77</w:t>
            </w:r>
          </w:p>
        </w:tc>
        <w:tc>
          <w:tcPr>
            <w:tcW w:w="3150" w:type="dxa"/>
            <w:vMerge/>
            <w:tcBorders>
              <w:left w:val="single" w:sz="4" w:space="0" w:color="auto"/>
              <w:right w:val="single" w:sz="4" w:space="0" w:color="auto"/>
            </w:tcBorders>
            <w:shd w:val="clear" w:color="auto" w:fill="auto"/>
            <w:vAlign w:val="center"/>
          </w:tcPr>
          <w:p w14:paraId="7F30E9CF" w14:textId="77777777" w:rsidR="003A1D9B" w:rsidRDefault="003A1D9B" w:rsidP="000047FC">
            <w:pPr>
              <w:jc w:val="center"/>
              <w:rPr>
                <w:rFonts w:ascii="Cambria" w:hAnsi="Cambria" w:cs="Arial"/>
              </w:rPr>
            </w:pPr>
          </w:p>
        </w:tc>
      </w:tr>
      <w:tr w:rsidR="003A1D9B" w14:paraId="084627AE"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F0DDF7" w14:textId="187A8B02" w:rsidR="003A1D9B" w:rsidRPr="000047FC" w:rsidRDefault="00DB480E" w:rsidP="000047FC">
            <w:pPr>
              <w:jc w:val="center"/>
              <w:rPr>
                <w:rFonts w:ascii="Cambria" w:hAnsi="Cambria" w:cs="Arial"/>
                <w:b/>
                <w:bCs/>
              </w:rPr>
            </w:pPr>
            <w:r>
              <w:rPr>
                <w:rFonts w:ascii="Cambria" w:hAnsi="Cambria" w:cs="Arial"/>
                <w:b/>
                <w:bCs/>
              </w:rPr>
              <w:t>21</w:t>
            </w:r>
          </w:p>
        </w:tc>
        <w:tc>
          <w:tcPr>
            <w:tcW w:w="3240" w:type="dxa"/>
            <w:tcBorders>
              <w:top w:val="single" w:sz="4" w:space="0" w:color="auto"/>
              <w:left w:val="single" w:sz="4" w:space="0" w:color="auto"/>
              <w:bottom w:val="single" w:sz="4" w:space="0" w:color="auto"/>
              <w:right w:val="single" w:sz="4" w:space="0" w:color="auto"/>
            </w:tcBorders>
            <w:vAlign w:val="center"/>
          </w:tcPr>
          <w:p w14:paraId="20801F9A" w14:textId="735841F9" w:rsidR="003A1D9B" w:rsidRPr="000047FC" w:rsidRDefault="00E24D33" w:rsidP="000047FC">
            <w:pPr>
              <w:jc w:val="center"/>
              <w:rPr>
                <w:rFonts w:ascii="Cambria" w:hAnsi="Cambria" w:cs="Arial"/>
                <w:b/>
                <w:bCs/>
              </w:rPr>
            </w:pPr>
            <w:r>
              <w:rPr>
                <w:rFonts w:ascii="Cambria" w:hAnsi="Cambria" w:cs="Arial"/>
                <w:b/>
                <w:bCs/>
              </w:rPr>
              <w:t>78</w:t>
            </w:r>
          </w:p>
        </w:tc>
        <w:tc>
          <w:tcPr>
            <w:tcW w:w="3150" w:type="dxa"/>
            <w:vMerge/>
            <w:tcBorders>
              <w:left w:val="single" w:sz="4" w:space="0" w:color="auto"/>
              <w:right w:val="single" w:sz="4" w:space="0" w:color="auto"/>
            </w:tcBorders>
            <w:shd w:val="clear" w:color="auto" w:fill="auto"/>
            <w:vAlign w:val="center"/>
          </w:tcPr>
          <w:p w14:paraId="6E492CBC" w14:textId="77777777" w:rsidR="003A1D9B" w:rsidRDefault="003A1D9B" w:rsidP="000047FC">
            <w:pPr>
              <w:jc w:val="center"/>
              <w:rPr>
                <w:rFonts w:ascii="Cambria" w:hAnsi="Cambria" w:cs="Arial"/>
              </w:rPr>
            </w:pPr>
          </w:p>
        </w:tc>
      </w:tr>
      <w:tr w:rsidR="003A1D9B" w14:paraId="22FD9E24"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6CE999" w14:textId="43DFF156" w:rsidR="003A1D9B" w:rsidRPr="000047FC" w:rsidRDefault="00DB480E" w:rsidP="000047FC">
            <w:pPr>
              <w:jc w:val="center"/>
              <w:rPr>
                <w:rFonts w:ascii="Cambria" w:hAnsi="Cambria" w:cs="Arial"/>
                <w:b/>
                <w:bCs/>
              </w:rPr>
            </w:pPr>
            <w:r>
              <w:rPr>
                <w:rFonts w:ascii="Cambria" w:hAnsi="Cambria" w:cs="Arial"/>
                <w:b/>
                <w:bCs/>
              </w:rPr>
              <w:t>31</w:t>
            </w:r>
          </w:p>
        </w:tc>
        <w:tc>
          <w:tcPr>
            <w:tcW w:w="3240" w:type="dxa"/>
            <w:tcBorders>
              <w:top w:val="single" w:sz="4" w:space="0" w:color="auto"/>
              <w:left w:val="single" w:sz="4" w:space="0" w:color="auto"/>
              <w:bottom w:val="single" w:sz="4" w:space="0" w:color="auto"/>
              <w:right w:val="single" w:sz="4" w:space="0" w:color="auto"/>
            </w:tcBorders>
            <w:vAlign w:val="center"/>
          </w:tcPr>
          <w:p w14:paraId="1B4A4C94" w14:textId="3AE800C3" w:rsidR="003A1D9B" w:rsidRPr="000047FC" w:rsidRDefault="00E24D33" w:rsidP="000047FC">
            <w:pPr>
              <w:jc w:val="center"/>
              <w:rPr>
                <w:rFonts w:ascii="Cambria" w:hAnsi="Cambria" w:cs="Arial"/>
                <w:b/>
                <w:bCs/>
              </w:rPr>
            </w:pPr>
            <w:r>
              <w:rPr>
                <w:rFonts w:ascii="Cambria" w:hAnsi="Cambria" w:cs="Arial"/>
                <w:b/>
                <w:bCs/>
              </w:rPr>
              <w:t>79</w:t>
            </w:r>
          </w:p>
        </w:tc>
        <w:tc>
          <w:tcPr>
            <w:tcW w:w="3150" w:type="dxa"/>
            <w:vMerge/>
            <w:tcBorders>
              <w:left w:val="single" w:sz="4" w:space="0" w:color="auto"/>
              <w:right w:val="single" w:sz="4" w:space="0" w:color="auto"/>
            </w:tcBorders>
            <w:shd w:val="clear" w:color="auto" w:fill="auto"/>
            <w:vAlign w:val="center"/>
          </w:tcPr>
          <w:p w14:paraId="0C6893E0" w14:textId="77777777" w:rsidR="003A1D9B" w:rsidRDefault="003A1D9B" w:rsidP="000047FC">
            <w:pPr>
              <w:jc w:val="center"/>
              <w:rPr>
                <w:rFonts w:ascii="Cambria" w:hAnsi="Cambria" w:cs="Arial"/>
              </w:rPr>
            </w:pPr>
          </w:p>
        </w:tc>
      </w:tr>
      <w:tr w:rsidR="003A1D9B" w14:paraId="5CDE1CE3" w14:textId="77777777" w:rsidTr="000047FC">
        <w:trPr>
          <w:trHeight w:val="317"/>
        </w:trPr>
        <w:tc>
          <w:tcPr>
            <w:tcW w:w="3055" w:type="dxa"/>
            <w:tcBorders>
              <w:top w:val="single" w:sz="4" w:space="0" w:color="auto"/>
              <w:left w:val="single" w:sz="4" w:space="0" w:color="auto"/>
              <w:bottom w:val="double" w:sz="4" w:space="0" w:color="auto"/>
              <w:right w:val="single" w:sz="4" w:space="0" w:color="auto"/>
            </w:tcBorders>
            <w:shd w:val="clear" w:color="auto" w:fill="F2F2F2" w:themeFill="background1" w:themeFillShade="F2"/>
            <w:vAlign w:val="center"/>
          </w:tcPr>
          <w:p w14:paraId="76A89388" w14:textId="3535CDEC" w:rsidR="003A1D9B" w:rsidRPr="000047FC" w:rsidRDefault="00DB480E" w:rsidP="000047FC">
            <w:pPr>
              <w:jc w:val="center"/>
              <w:rPr>
                <w:rFonts w:ascii="Cambria" w:hAnsi="Cambria" w:cs="Arial"/>
                <w:b/>
                <w:bCs/>
              </w:rPr>
            </w:pPr>
            <w:r>
              <w:rPr>
                <w:rFonts w:ascii="Cambria" w:hAnsi="Cambria" w:cs="Arial"/>
                <w:b/>
                <w:bCs/>
              </w:rPr>
              <w:t>32</w:t>
            </w:r>
          </w:p>
        </w:tc>
        <w:tc>
          <w:tcPr>
            <w:tcW w:w="3240" w:type="dxa"/>
            <w:tcBorders>
              <w:top w:val="single" w:sz="4" w:space="0" w:color="auto"/>
              <w:left w:val="single" w:sz="4" w:space="0" w:color="auto"/>
              <w:bottom w:val="double" w:sz="4" w:space="0" w:color="auto"/>
              <w:right w:val="single" w:sz="4" w:space="0" w:color="auto"/>
            </w:tcBorders>
            <w:vAlign w:val="center"/>
          </w:tcPr>
          <w:p w14:paraId="3C30BB0C" w14:textId="3C8BF9B1" w:rsidR="003A1D9B" w:rsidRPr="000047FC" w:rsidRDefault="00E24D33" w:rsidP="000047FC">
            <w:pPr>
              <w:jc w:val="center"/>
              <w:rPr>
                <w:rFonts w:ascii="Cambria" w:hAnsi="Cambria" w:cs="Arial"/>
                <w:b/>
                <w:bCs/>
              </w:rPr>
            </w:pPr>
            <w:r>
              <w:rPr>
                <w:rFonts w:ascii="Cambria" w:hAnsi="Cambria" w:cs="Arial"/>
                <w:b/>
                <w:bCs/>
              </w:rPr>
              <w:t>80</w:t>
            </w:r>
          </w:p>
        </w:tc>
        <w:tc>
          <w:tcPr>
            <w:tcW w:w="3150" w:type="dxa"/>
            <w:vMerge/>
            <w:tcBorders>
              <w:left w:val="single" w:sz="4" w:space="0" w:color="auto"/>
              <w:bottom w:val="double" w:sz="4" w:space="0" w:color="auto"/>
              <w:right w:val="single" w:sz="4" w:space="0" w:color="auto"/>
            </w:tcBorders>
            <w:shd w:val="clear" w:color="auto" w:fill="auto"/>
            <w:vAlign w:val="center"/>
          </w:tcPr>
          <w:p w14:paraId="348491E7" w14:textId="77777777" w:rsidR="003A1D9B" w:rsidRDefault="003A1D9B" w:rsidP="000047FC">
            <w:pPr>
              <w:jc w:val="center"/>
              <w:rPr>
                <w:rFonts w:ascii="Cambria" w:hAnsi="Cambria" w:cs="Arial"/>
              </w:rPr>
            </w:pPr>
          </w:p>
        </w:tc>
      </w:tr>
      <w:tr w:rsidR="003A1D9B" w14:paraId="43C20956" w14:textId="77777777" w:rsidTr="000047FC">
        <w:trPr>
          <w:trHeight w:val="317"/>
        </w:trPr>
        <w:tc>
          <w:tcPr>
            <w:tcW w:w="3055" w:type="dxa"/>
            <w:tcBorders>
              <w:top w:val="doub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0725BA" w14:textId="13BBB35C" w:rsidR="003A1D9B" w:rsidRPr="000047FC" w:rsidRDefault="00DB480E" w:rsidP="000047FC">
            <w:pPr>
              <w:jc w:val="center"/>
              <w:rPr>
                <w:rFonts w:ascii="Cambria" w:hAnsi="Cambria" w:cs="Arial"/>
                <w:b/>
                <w:bCs/>
              </w:rPr>
            </w:pPr>
            <w:r>
              <w:rPr>
                <w:rFonts w:ascii="Cambria" w:hAnsi="Cambria" w:cs="Arial"/>
                <w:b/>
                <w:bCs/>
              </w:rPr>
              <w:t>33</w:t>
            </w:r>
          </w:p>
        </w:tc>
        <w:tc>
          <w:tcPr>
            <w:tcW w:w="3240" w:type="dxa"/>
            <w:tcBorders>
              <w:top w:val="double" w:sz="4" w:space="0" w:color="auto"/>
              <w:left w:val="single" w:sz="4" w:space="0" w:color="auto"/>
              <w:bottom w:val="single" w:sz="4" w:space="0" w:color="auto"/>
              <w:right w:val="single" w:sz="4" w:space="0" w:color="auto"/>
            </w:tcBorders>
            <w:vAlign w:val="center"/>
          </w:tcPr>
          <w:p w14:paraId="3D3F34AD" w14:textId="75C0B5C0" w:rsidR="003A1D9B" w:rsidRPr="000047FC" w:rsidRDefault="00E24D33" w:rsidP="000047FC">
            <w:pPr>
              <w:jc w:val="center"/>
              <w:rPr>
                <w:rFonts w:ascii="Cambria" w:hAnsi="Cambria" w:cs="Arial"/>
                <w:b/>
                <w:bCs/>
              </w:rPr>
            </w:pPr>
            <w:r>
              <w:rPr>
                <w:rFonts w:ascii="Cambria" w:hAnsi="Cambria" w:cs="Arial"/>
                <w:b/>
                <w:bCs/>
              </w:rPr>
              <w:t>81</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3CD49E19" w14:textId="77777777" w:rsidR="003A1D9B" w:rsidRDefault="003A1D9B" w:rsidP="000047FC">
            <w:pPr>
              <w:jc w:val="center"/>
              <w:rPr>
                <w:rFonts w:ascii="Cambria" w:hAnsi="Cambria" w:cs="Arial"/>
              </w:rPr>
            </w:pPr>
          </w:p>
        </w:tc>
      </w:tr>
      <w:tr w:rsidR="003A1D9B" w14:paraId="0C1B51BD"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ED036F" w14:textId="0060E45F" w:rsidR="003A1D9B" w:rsidRPr="000047FC" w:rsidRDefault="00DB480E" w:rsidP="000047FC">
            <w:pPr>
              <w:jc w:val="center"/>
              <w:rPr>
                <w:rFonts w:ascii="Cambria" w:hAnsi="Cambria" w:cs="Arial"/>
                <w:b/>
                <w:bCs/>
              </w:rPr>
            </w:pPr>
            <w:r>
              <w:rPr>
                <w:rFonts w:ascii="Cambria" w:hAnsi="Cambria" w:cs="Arial"/>
                <w:b/>
                <w:bCs/>
              </w:rPr>
              <w:t>43</w:t>
            </w:r>
          </w:p>
        </w:tc>
        <w:tc>
          <w:tcPr>
            <w:tcW w:w="3240" w:type="dxa"/>
            <w:tcBorders>
              <w:top w:val="single" w:sz="4" w:space="0" w:color="auto"/>
              <w:left w:val="single" w:sz="4" w:space="0" w:color="auto"/>
              <w:bottom w:val="single" w:sz="4" w:space="0" w:color="auto"/>
              <w:right w:val="single" w:sz="4" w:space="0" w:color="auto"/>
            </w:tcBorders>
            <w:vAlign w:val="center"/>
          </w:tcPr>
          <w:p w14:paraId="70A96EF8" w14:textId="7106D655" w:rsidR="003A1D9B" w:rsidRPr="000047FC" w:rsidRDefault="00E24D33" w:rsidP="000047FC">
            <w:pPr>
              <w:jc w:val="center"/>
              <w:rPr>
                <w:rFonts w:ascii="Cambria" w:hAnsi="Cambria" w:cs="Arial"/>
                <w:b/>
                <w:bCs/>
              </w:rPr>
            </w:pPr>
            <w:r>
              <w:rPr>
                <w:rFonts w:ascii="Cambria" w:hAnsi="Cambria" w:cs="Arial"/>
                <w:b/>
                <w:bCs/>
              </w:rPr>
              <w:t>82</w:t>
            </w:r>
          </w:p>
        </w:tc>
        <w:tc>
          <w:tcPr>
            <w:tcW w:w="3150" w:type="dxa"/>
            <w:vMerge/>
            <w:tcBorders>
              <w:left w:val="single" w:sz="4" w:space="0" w:color="auto"/>
              <w:right w:val="single" w:sz="4" w:space="0" w:color="auto"/>
            </w:tcBorders>
            <w:shd w:val="clear" w:color="auto" w:fill="auto"/>
            <w:vAlign w:val="center"/>
          </w:tcPr>
          <w:p w14:paraId="2F132265" w14:textId="77777777" w:rsidR="003A1D9B" w:rsidRDefault="003A1D9B" w:rsidP="000047FC">
            <w:pPr>
              <w:jc w:val="center"/>
              <w:rPr>
                <w:rFonts w:ascii="Cambria" w:hAnsi="Cambria" w:cs="Arial"/>
              </w:rPr>
            </w:pPr>
          </w:p>
        </w:tc>
      </w:tr>
      <w:tr w:rsidR="003A1D9B" w14:paraId="2F40D41D"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1B795C" w14:textId="608F789B" w:rsidR="003A1D9B" w:rsidRPr="000047FC" w:rsidRDefault="00DB480E" w:rsidP="000047FC">
            <w:pPr>
              <w:jc w:val="center"/>
              <w:rPr>
                <w:rFonts w:ascii="Cambria" w:hAnsi="Cambria" w:cs="Arial"/>
                <w:b/>
                <w:bCs/>
              </w:rPr>
            </w:pPr>
            <w:r>
              <w:rPr>
                <w:rFonts w:ascii="Cambria" w:hAnsi="Cambria" w:cs="Arial"/>
                <w:b/>
                <w:bCs/>
              </w:rPr>
              <w:t>44</w:t>
            </w:r>
          </w:p>
        </w:tc>
        <w:tc>
          <w:tcPr>
            <w:tcW w:w="3240" w:type="dxa"/>
            <w:tcBorders>
              <w:top w:val="single" w:sz="4" w:space="0" w:color="auto"/>
              <w:left w:val="single" w:sz="4" w:space="0" w:color="auto"/>
              <w:bottom w:val="single" w:sz="4" w:space="0" w:color="auto"/>
              <w:right w:val="single" w:sz="4" w:space="0" w:color="auto"/>
            </w:tcBorders>
            <w:vAlign w:val="center"/>
          </w:tcPr>
          <w:p w14:paraId="2C0B6CA7" w14:textId="3A7A5EE0" w:rsidR="003A1D9B" w:rsidRPr="000047FC" w:rsidRDefault="00E24D33" w:rsidP="000047FC">
            <w:pPr>
              <w:jc w:val="center"/>
              <w:rPr>
                <w:rFonts w:ascii="Cambria" w:hAnsi="Cambria" w:cs="Arial"/>
                <w:b/>
                <w:bCs/>
              </w:rPr>
            </w:pPr>
            <w:r>
              <w:rPr>
                <w:rFonts w:ascii="Cambria" w:hAnsi="Cambria" w:cs="Arial"/>
                <w:b/>
                <w:bCs/>
              </w:rPr>
              <w:t>83</w:t>
            </w:r>
          </w:p>
        </w:tc>
        <w:tc>
          <w:tcPr>
            <w:tcW w:w="3150" w:type="dxa"/>
            <w:vMerge/>
            <w:tcBorders>
              <w:left w:val="single" w:sz="4" w:space="0" w:color="auto"/>
              <w:right w:val="single" w:sz="4" w:space="0" w:color="auto"/>
            </w:tcBorders>
            <w:shd w:val="clear" w:color="auto" w:fill="auto"/>
            <w:vAlign w:val="center"/>
          </w:tcPr>
          <w:p w14:paraId="4D541F47" w14:textId="77777777" w:rsidR="003A1D9B" w:rsidRDefault="003A1D9B" w:rsidP="000047FC">
            <w:pPr>
              <w:jc w:val="center"/>
              <w:rPr>
                <w:rFonts w:ascii="Cambria" w:hAnsi="Cambria" w:cs="Arial"/>
              </w:rPr>
            </w:pPr>
          </w:p>
        </w:tc>
      </w:tr>
      <w:tr w:rsidR="003A1D9B" w14:paraId="124D7CE6"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1636E6" w14:textId="1612831A" w:rsidR="003A1D9B" w:rsidRPr="000047FC" w:rsidRDefault="00DB480E" w:rsidP="000047FC">
            <w:pPr>
              <w:jc w:val="center"/>
              <w:rPr>
                <w:rFonts w:ascii="Cambria" w:hAnsi="Cambria" w:cs="Arial"/>
                <w:b/>
                <w:bCs/>
              </w:rPr>
            </w:pPr>
            <w:r>
              <w:rPr>
                <w:rFonts w:ascii="Cambria" w:hAnsi="Cambria" w:cs="Arial"/>
                <w:b/>
                <w:bCs/>
              </w:rPr>
              <w:t>45</w:t>
            </w:r>
          </w:p>
        </w:tc>
        <w:tc>
          <w:tcPr>
            <w:tcW w:w="3240" w:type="dxa"/>
            <w:tcBorders>
              <w:top w:val="single" w:sz="4" w:space="0" w:color="auto"/>
              <w:left w:val="single" w:sz="4" w:space="0" w:color="auto"/>
              <w:bottom w:val="single" w:sz="4" w:space="0" w:color="auto"/>
              <w:right w:val="single" w:sz="4" w:space="0" w:color="auto"/>
            </w:tcBorders>
            <w:vAlign w:val="center"/>
          </w:tcPr>
          <w:p w14:paraId="2044F1A5" w14:textId="41F4A0A9" w:rsidR="003A1D9B" w:rsidRPr="000047FC" w:rsidRDefault="00E24D33" w:rsidP="000047FC">
            <w:pPr>
              <w:jc w:val="center"/>
              <w:rPr>
                <w:rFonts w:ascii="Cambria" w:hAnsi="Cambria" w:cs="Arial"/>
                <w:b/>
                <w:bCs/>
              </w:rPr>
            </w:pPr>
            <w:r>
              <w:rPr>
                <w:rFonts w:ascii="Cambria" w:hAnsi="Cambria" w:cs="Arial"/>
                <w:b/>
                <w:bCs/>
              </w:rPr>
              <w:t>84</w:t>
            </w:r>
          </w:p>
        </w:tc>
        <w:tc>
          <w:tcPr>
            <w:tcW w:w="3150" w:type="dxa"/>
            <w:vMerge/>
            <w:tcBorders>
              <w:left w:val="single" w:sz="4" w:space="0" w:color="auto"/>
              <w:right w:val="single" w:sz="4" w:space="0" w:color="auto"/>
            </w:tcBorders>
            <w:shd w:val="clear" w:color="auto" w:fill="auto"/>
            <w:vAlign w:val="center"/>
          </w:tcPr>
          <w:p w14:paraId="0FF7037D" w14:textId="77777777" w:rsidR="003A1D9B" w:rsidRDefault="003A1D9B" w:rsidP="000047FC">
            <w:pPr>
              <w:jc w:val="center"/>
              <w:rPr>
                <w:rFonts w:ascii="Cambria" w:hAnsi="Cambria" w:cs="Arial"/>
              </w:rPr>
            </w:pPr>
          </w:p>
        </w:tc>
      </w:tr>
      <w:tr w:rsidR="003A1D9B" w14:paraId="1CF7FDBF"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BD36A8" w14:textId="23074269" w:rsidR="003A1D9B" w:rsidRPr="000047FC" w:rsidRDefault="00DB480E" w:rsidP="000047FC">
            <w:pPr>
              <w:jc w:val="center"/>
              <w:rPr>
                <w:rFonts w:ascii="Cambria" w:hAnsi="Cambria" w:cs="Arial"/>
                <w:b/>
                <w:bCs/>
              </w:rPr>
            </w:pPr>
            <w:r>
              <w:rPr>
                <w:rFonts w:ascii="Cambria" w:hAnsi="Cambria" w:cs="Arial"/>
                <w:b/>
                <w:bCs/>
              </w:rPr>
              <w:t>10</w:t>
            </w:r>
          </w:p>
        </w:tc>
        <w:tc>
          <w:tcPr>
            <w:tcW w:w="3240" w:type="dxa"/>
            <w:tcBorders>
              <w:top w:val="single" w:sz="4" w:space="0" w:color="auto"/>
              <w:left w:val="single" w:sz="4" w:space="0" w:color="auto"/>
              <w:bottom w:val="single" w:sz="4" w:space="0" w:color="auto"/>
              <w:right w:val="single" w:sz="4" w:space="0" w:color="auto"/>
            </w:tcBorders>
            <w:vAlign w:val="center"/>
          </w:tcPr>
          <w:p w14:paraId="12E6A03A" w14:textId="67A85363" w:rsidR="003A1D9B" w:rsidRPr="000047FC" w:rsidRDefault="00E24D33" w:rsidP="000047FC">
            <w:pPr>
              <w:jc w:val="center"/>
              <w:rPr>
                <w:rFonts w:ascii="Cambria" w:hAnsi="Cambria" w:cs="Arial"/>
                <w:b/>
                <w:bCs/>
              </w:rPr>
            </w:pPr>
            <w:r>
              <w:rPr>
                <w:rFonts w:ascii="Cambria" w:hAnsi="Cambria" w:cs="Arial"/>
                <w:b/>
                <w:bCs/>
              </w:rPr>
              <w:t>85</w:t>
            </w:r>
          </w:p>
        </w:tc>
        <w:tc>
          <w:tcPr>
            <w:tcW w:w="3150" w:type="dxa"/>
            <w:vMerge/>
            <w:tcBorders>
              <w:left w:val="single" w:sz="4" w:space="0" w:color="auto"/>
              <w:right w:val="single" w:sz="4" w:space="0" w:color="auto"/>
            </w:tcBorders>
            <w:shd w:val="clear" w:color="auto" w:fill="auto"/>
            <w:vAlign w:val="center"/>
          </w:tcPr>
          <w:p w14:paraId="349D98B4" w14:textId="77777777" w:rsidR="003A1D9B" w:rsidRDefault="003A1D9B" w:rsidP="000047FC">
            <w:pPr>
              <w:jc w:val="center"/>
              <w:rPr>
                <w:rFonts w:ascii="Cambria" w:hAnsi="Cambria" w:cs="Arial"/>
              </w:rPr>
            </w:pPr>
          </w:p>
        </w:tc>
      </w:tr>
      <w:tr w:rsidR="003A1D9B" w14:paraId="7725A850"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CE3F62" w14:textId="28ECF4A1" w:rsidR="003A1D9B" w:rsidRPr="000047FC" w:rsidRDefault="00DB480E" w:rsidP="000047FC">
            <w:pPr>
              <w:jc w:val="center"/>
              <w:rPr>
                <w:rFonts w:ascii="Cambria" w:hAnsi="Cambria" w:cs="Arial"/>
                <w:b/>
                <w:bCs/>
              </w:rPr>
            </w:pPr>
            <w:r>
              <w:rPr>
                <w:rFonts w:ascii="Cambria" w:hAnsi="Cambria" w:cs="Arial"/>
                <w:b/>
                <w:bCs/>
              </w:rPr>
              <w:t>11</w:t>
            </w:r>
          </w:p>
        </w:tc>
        <w:tc>
          <w:tcPr>
            <w:tcW w:w="3240" w:type="dxa"/>
            <w:tcBorders>
              <w:top w:val="single" w:sz="4" w:space="0" w:color="auto"/>
              <w:left w:val="single" w:sz="4" w:space="0" w:color="auto"/>
              <w:bottom w:val="single" w:sz="4" w:space="0" w:color="auto"/>
              <w:right w:val="single" w:sz="4" w:space="0" w:color="auto"/>
            </w:tcBorders>
            <w:vAlign w:val="center"/>
          </w:tcPr>
          <w:p w14:paraId="336278E1" w14:textId="2864AED3" w:rsidR="003A1D9B" w:rsidRPr="000047FC" w:rsidRDefault="00E24D33" w:rsidP="000047FC">
            <w:pPr>
              <w:jc w:val="center"/>
              <w:rPr>
                <w:rFonts w:ascii="Cambria" w:hAnsi="Cambria" w:cs="Arial"/>
                <w:b/>
                <w:bCs/>
              </w:rPr>
            </w:pPr>
            <w:r>
              <w:rPr>
                <w:rFonts w:ascii="Cambria" w:hAnsi="Cambria" w:cs="Arial"/>
                <w:b/>
                <w:bCs/>
              </w:rPr>
              <w:t>86</w:t>
            </w:r>
          </w:p>
        </w:tc>
        <w:tc>
          <w:tcPr>
            <w:tcW w:w="3150" w:type="dxa"/>
            <w:vMerge/>
            <w:tcBorders>
              <w:left w:val="single" w:sz="4" w:space="0" w:color="auto"/>
              <w:right w:val="single" w:sz="4" w:space="0" w:color="auto"/>
            </w:tcBorders>
            <w:shd w:val="clear" w:color="auto" w:fill="auto"/>
            <w:vAlign w:val="center"/>
          </w:tcPr>
          <w:p w14:paraId="63C42754" w14:textId="77777777" w:rsidR="003A1D9B" w:rsidRDefault="003A1D9B" w:rsidP="000047FC">
            <w:pPr>
              <w:jc w:val="center"/>
              <w:rPr>
                <w:rFonts w:ascii="Cambria" w:hAnsi="Cambria" w:cs="Arial"/>
              </w:rPr>
            </w:pPr>
          </w:p>
        </w:tc>
      </w:tr>
      <w:tr w:rsidR="003A1D9B" w14:paraId="11649597" w14:textId="77777777" w:rsidTr="000047FC">
        <w:trPr>
          <w:trHeight w:val="317"/>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B70D5B" w14:textId="553F764B" w:rsidR="003A1D9B" w:rsidRPr="000047FC" w:rsidRDefault="00DB480E" w:rsidP="000047FC">
            <w:pPr>
              <w:jc w:val="center"/>
              <w:rPr>
                <w:rFonts w:ascii="Cambria" w:hAnsi="Cambria" w:cs="Arial"/>
                <w:b/>
                <w:bCs/>
              </w:rPr>
            </w:pPr>
            <w:r>
              <w:rPr>
                <w:rFonts w:ascii="Cambria" w:hAnsi="Cambria" w:cs="Arial"/>
                <w:b/>
                <w:bCs/>
              </w:rPr>
              <w:t>12</w:t>
            </w:r>
          </w:p>
        </w:tc>
        <w:tc>
          <w:tcPr>
            <w:tcW w:w="3240" w:type="dxa"/>
            <w:tcBorders>
              <w:top w:val="single" w:sz="4" w:space="0" w:color="auto"/>
              <w:left w:val="single" w:sz="4" w:space="0" w:color="auto"/>
              <w:bottom w:val="single" w:sz="4" w:space="0" w:color="auto"/>
              <w:right w:val="single" w:sz="4" w:space="0" w:color="auto"/>
            </w:tcBorders>
            <w:vAlign w:val="center"/>
          </w:tcPr>
          <w:p w14:paraId="5B88457B" w14:textId="6FB41F4C" w:rsidR="003A1D9B" w:rsidRPr="000047FC" w:rsidRDefault="00E24D33" w:rsidP="000047FC">
            <w:pPr>
              <w:jc w:val="center"/>
              <w:rPr>
                <w:rFonts w:ascii="Cambria" w:hAnsi="Cambria" w:cs="Arial"/>
                <w:b/>
                <w:bCs/>
              </w:rPr>
            </w:pPr>
            <w:r>
              <w:rPr>
                <w:rFonts w:ascii="Cambria" w:hAnsi="Cambria" w:cs="Arial"/>
                <w:b/>
                <w:bCs/>
              </w:rPr>
              <w:t>87</w:t>
            </w:r>
          </w:p>
        </w:tc>
        <w:tc>
          <w:tcPr>
            <w:tcW w:w="3150" w:type="dxa"/>
            <w:vMerge/>
            <w:tcBorders>
              <w:left w:val="single" w:sz="4" w:space="0" w:color="auto"/>
              <w:right w:val="single" w:sz="4" w:space="0" w:color="auto"/>
            </w:tcBorders>
            <w:shd w:val="clear" w:color="auto" w:fill="auto"/>
            <w:vAlign w:val="center"/>
          </w:tcPr>
          <w:p w14:paraId="15DE6F68" w14:textId="77777777" w:rsidR="003A1D9B" w:rsidRDefault="003A1D9B" w:rsidP="000047FC">
            <w:pPr>
              <w:jc w:val="center"/>
              <w:rPr>
                <w:rFonts w:ascii="Cambria" w:hAnsi="Cambria" w:cs="Arial"/>
              </w:rPr>
            </w:pPr>
          </w:p>
        </w:tc>
      </w:tr>
      <w:tr w:rsidR="003A1D9B" w14:paraId="59AB8EBD" w14:textId="77777777" w:rsidTr="000047FC">
        <w:trPr>
          <w:trHeight w:val="317"/>
        </w:trPr>
        <w:tc>
          <w:tcPr>
            <w:tcW w:w="3055" w:type="dxa"/>
            <w:tcBorders>
              <w:top w:val="single" w:sz="4" w:space="0" w:color="auto"/>
              <w:left w:val="single" w:sz="4" w:space="0" w:color="auto"/>
              <w:bottom w:val="double" w:sz="4" w:space="0" w:color="auto"/>
              <w:right w:val="single" w:sz="4" w:space="0" w:color="auto"/>
            </w:tcBorders>
            <w:shd w:val="clear" w:color="auto" w:fill="F2F2F2" w:themeFill="background1" w:themeFillShade="F2"/>
            <w:vAlign w:val="center"/>
          </w:tcPr>
          <w:p w14:paraId="5ACB8D28" w14:textId="586007D8" w:rsidR="003A1D9B" w:rsidRPr="000047FC" w:rsidRDefault="00DB480E" w:rsidP="000047FC">
            <w:pPr>
              <w:jc w:val="center"/>
              <w:rPr>
                <w:rFonts w:ascii="Cambria" w:hAnsi="Cambria" w:cs="Arial"/>
                <w:b/>
                <w:bCs/>
              </w:rPr>
            </w:pPr>
            <w:r>
              <w:rPr>
                <w:rFonts w:ascii="Cambria" w:hAnsi="Cambria" w:cs="Arial"/>
                <w:b/>
                <w:bCs/>
              </w:rPr>
              <w:t>22</w:t>
            </w:r>
          </w:p>
        </w:tc>
        <w:tc>
          <w:tcPr>
            <w:tcW w:w="3240" w:type="dxa"/>
            <w:tcBorders>
              <w:top w:val="single" w:sz="4" w:space="0" w:color="auto"/>
              <w:left w:val="single" w:sz="4" w:space="0" w:color="auto"/>
              <w:bottom w:val="double" w:sz="4" w:space="0" w:color="auto"/>
              <w:right w:val="single" w:sz="4" w:space="0" w:color="auto"/>
            </w:tcBorders>
            <w:vAlign w:val="center"/>
          </w:tcPr>
          <w:p w14:paraId="4DF3266D" w14:textId="62DB21CB" w:rsidR="003A1D9B" w:rsidRPr="000047FC" w:rsidRDefault="00E24D33" w:rsidP="000047FC">
            <w:pPr>
              <w:jc w:val="center"/>
              <w:rPr>
                <w:rFonts w:ascii="Cambria" w:hAnsi="Cambria" w:cs="Arial"/>
                <w:b/>
                <w:bCs/>
              </w:rPr>
            </w:pPr>
            <w:r>
              <w:rPr>
                <w:rFonts w:ascii="Cambria" w:hAnsi="Cambria" w:cs="Arial"/>
                <w:b/>
                <w:bCs/>
              </w:rPr>
              <w:t>88</w:t>
            </w:r>
          </w:p>
        </w:tc>
        <w:tc>
          <w:tcPr>
            <w:tcW w:w="3150" w:type="dxa"/>
            <w:vMerge/>
            <w:tcBorders>
              <w:left w:val="single" w:sz="4" w:space="0" w:color="auto"/>
              <w:bottom w:val="double" w:sz="4" w:space="0" w:color="auto"/>
              <w:right w:val="single" w:sz="4" w:space="0" w:color="auto"/>
            </w:tcBorders>
            <w:shd w:val="clear" w:color="auto" w:fill="auto"/>
            <w:vAlign w:val="center"/>
          </w:tcPr>
          <w:p w14:paraId="0415F6D9" w14:textId="77777777" w:rsidR="003A1D9B" w:rsidRDefault="003A1D9B" w:rsidP="000047FC">
            <w:pPr>
              <w:jc w:val="center"/>
              <w:rPr>
                <w:rFonts w:ascii="Cambria" w:hAnsi="Cambria" w:cs="Arial"/>
              </w:rPr>
            </w:pPr>
          </w:p>
        </w:tc>
      </w:tr>
      <w:tr w:rsidR="003A1D9B" w14:paraId="1ACED5EE" w14:textId="77777777" w:rsidTr="000047FC">
        <w:trPr>
          <w:trHeight w:val="317"/>
        </w:trPr>
        <w:tc>
          <w:tcPr>
            <w:tcW w:w="3055" w:type="dxa"/>
            <w:tcBorders>
              <w:top w:val="doub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8FD36F" w14:textId="35F2D681" w:rsidR="003A1D9B" w:rsidRPr="000047FC" w:rsidRDefault="00DB480E" w:rsidP="000047FC">
            <w:pPr>
              <w:jc w:val="center"/>
              <w:rPr>
                <w:rFonts w:ascii="Cambria" w:hAnsi="Cambria" w:cs="Arial"/>
                <w:b/>
                <w:bCs/>
              </w:rPr>
            </w:pPr>
            <w:r>
              <w:rPr>
                <w:rFonts w:ascii="Cambria" w:hAnsi="Cambria" w:cs="Arial"/>
                <w:b/>
                <w:bCs/>
              </w:rPr>
              <w:t>23</w:t>
            </w:r>
          </w:p>
        </w:tc>
        <w:tc>
          <w:tcPr>
            <w:tcW w:w="3240" w:type="dxa"/>
            <w:tcBorders>
              <w:top w:val="double" w:sz="4" w:space="0" w:color="auto"/>
              <w:left w:val="single" w:sz="4" w:space="0" w:color="auto"/>
              <w:bottom w:val="single" w:sz="4" w:space="0" w:color="auto"/>
              <w:right w:val="single" w:sz="4" w:space="0" w:color="auto"/>
            </w:tcBorders>
            <w:vAlign w:val="center"/>
          </w:tcPr>
          <w:p w14:paraId="19AF1CF2" w14:textId="6B5DBC55" w:rsidR="003A1D9B" w:rsidRPr="000047FC" w:rsidRDefault="00E24D33" w:rsidP="000047FC">
            <w:pPr>
              <w:jc w:val="center"/>
              <w:rPr>
                <w:rFonts w:ascii="Cambria" w:hAnsi="Cambria" w:cs="Arial"/>
                <w:b/>
                <w:bCs/>
              </w:rPr>
            </w:pPr>
            <w:r>
              <w:rPr>
                <w:rFonts w:ascii="Cambria" w:hAnsi="Cambria" w:cs="Arial"/>
                <w:b/>
                <w:bCs/>
              </w:rPr>
              <w:t>89</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6DF63EA9" w14:textId="77777777" w:rsidR="003A1D9B" w:rsidRDefault="003A1D9B" w:rsidP="000047FC">
            <w:pPr>
              <w:jc w:val="center"/>
              <w:rPr>
                <w:rFonts w:ascii="Cambria" w:hAnsi="Cambria" w:cs="Arial"/>
              </w:rPr>
            </w:pPr>
          </w:p>
        </w:tc>
      </w:tr>
      <w:tr w:rsidR="003A1D9B" w14:paraId="562FEAEF" w14:textId="77777777" w:rsidTr="000047FC">
        <w:trPr>
          <w:trHeight w:val="317"/>
        </w:trPr>
        <w:tc>
          <w:tcPr>
            <w:tcW w:w="3055" w:type="dxa"/>
            <w:tcBorders>
              <w:top w:val="single" w:sz="4" w:space="0" w:color="auto"/>
            </w:tcBorders>
            <w:shd w:val="clear" w:color="auto" w:fill="F2F2F2" w:themeFill="background1" w:themeFillShade="F2"/>
            <w:vAlign w:val="center"/>
          </w:tcPr>
          <w:p w14:paraId="0BF1BABF" w14:textId="0A9983F6" w:rsidR="003A1D9B" w:rsidRPr="000047FC" w:rsidRDefault="00DB480E" w:rsidP="000047FC">
            <w:pPr>
              <w:jc w:val="center"/>
              <w:rPr>
                <w:rFonts w:ascii="Cambria" w:hAnsi="Cambria" w:cs="Arial"/>
                <w:b/>
                <w:bCs/>
              </w:rPr>
            </w:pPr>
            <w:r>
              <w:rPr>
                <w:rFonts w:ascii="Cambria" w:hAnsi="Cambria" w:cs="Arial"/>
                <w:b/>
                <w:bCs/>
              </w:rPr>
              <w:t>24</w:t>
            </w:r>
          </w:p>
        </w:tc>
        <w:tc>
          <w:tcPr>
            <w:tcW w:w="3240" w:type="dxa"/>
            <w:tcBorders>
              <w:top w:val="single" w:sz="4" w:space="0" w:color="auto"/>
              <w:right w:val="single" w:sz="4" w:space="0" w:color="auto"/>
            </w:tcBorders>
            <w:vAlign w:val="center"/>
          </w:tcPr>
          <w:p w14:paraId="5395D61A" w14:textId="08D98805" w:rsidR="003A1D9B" w:rsidRPr="000047FC" w:rsidRDefault="00E24D33" w:rsidP="000047FC">
            <w:pPr>
              <w:jc w:val="center"/>
              <w:rPr>
                <w:rFonts w:ascii="Cambria" w:hAnsi="Cambria" w:cs="Arial"/>
                <w:b/>
                <w:bCs/>
              </w:rPr>
            </w:pPr>
            <w:r>
              <w:rPr>
                <w:rFonts w:ascii="Cambria" w:hAnsi="Cambria" w:cs="Arial"/>
                <w:b/>
                <w:bCs/>
              </w:rPr>
              <w:t>90</w:t>
            </w:r>
          </w:p>
        </w:tc>
        <w:tc>
          <w:tcPr>
            <w:tcW w:w="3150" w:type="dxa"/>
            <w:vMerge/>
            <w:tcBorders>
              <w:left w:val="single" w:sz="4" w:space="0" w:color="auto"/>
              <w:right w:val="single" w:sz="4" w:space="0" w:color="auto"/>
            </w:tcBorders>
            <w:shd w:val="clear" w:color="auto" w:fill="auto"/>
            <w:vAlign w:val="center"/>
          </w:tcPr>
          <w:p w14:paraId="36437D6F" w14:textId="77777777" w:rsidR="003A1D9B" w:rsidRDefault="003A1D9B" w:rsidP="000047FC">
            <w:pPr>
              <w:jc w:val="center"/>
              <w:rPr>
                <w:rFonts w:ascii="Cambria" w:hAnsi="Cambria" w:cs="Arial"/>
              </w:rPr>
            </w:pPr>
          </w:p>
        </w:tc>
      </w:tr>
      <w:tr w:rsidR="003A1D9B" w14:paraId="6B431366" w14:textId="77777777" w:rsidTr="000047FC">
        <w:trPr>
          <w:trHeight w:val="317"/>
        </w:trPr>
        <w:tc>
          <w:tcPr>
            <w:tcW w:w="3055" w:type="dxa"/>
            <w:shd w:val="clear" w:color="auto" w:fill="F2F2F2" w:themeFill="background1" w:themeFillShade="F2"/>
            <w:vAlign w:val="center"/>
          </w:tcPr>
          <w:p w14:paraId="0754A3FA" w14:textId="3F28FFFC" w:rsidR="003A1D9B" w:rsidRPr="000047FC" w:rsidRDefault="00DB480E" w:rsidP="000047FC">
            <w:pPr>
              <w:jc w:val="center"/>
              <w:rPr>
                <w:rFonts w:ascii="Cambria" w:hAnsi="Cambria" w:cs="Arial"/>
                <w:b/>
                <w:bCs/>
              </w:rPr>
            </w:pPr>
            <w:r>
              <w:rPr>
                <w:rFonts w:ascii="Cambria" w:hAnsi="Cambria" w:cs="Arial"/>
                <w:b/>
                <w:bCs/>
              </w:rPr>
              <w:t>34</w:t>
            </w:r>
          </w:p>
        </w:tc>
        <w:tc>
          <w:tcPr>
            <w:tcW w:w="3240" w:type="dxa"/>
            <w:tcBorders>
              <w:right w:val="single" w:sz="4" w:space="0" w:color="auto"/>
            </w:tcBorders>
            <w:vAlign w:val="center"/>
          </w:tcPr>
          <w:p w14:paraId="5523566E" w14:textId="715208A6" w:rsidR="003A1D9B" w:rsidRPr="000047FC" w:rsidRDefault="00E24D33" w:rsidP="000047FC">
            <w:pPr>
              <w:jc w:val="center"/>
              <w:rPr>
                <w:rFonts w:ascii="Cambria" w:hAnsi="Cambria" w:cs="Arial"/>
                <w:b/>
                <w:bCs/>
              </w:rPr>
            </w:pPr>
            <w:r>
              <w:rPr>
                <w:rFonts w:ascii="Cambria" w:hAnsi="Cambria" w:cs="Arial"/>
                <w:b/>
                <w:bCs/>
              </w:rPr>
              <w:t>91</w:t>
            </w:r>
          </w:p>
        </w:tc>
        <w:tc>
          <w:tcPr>
            <w:tcW w:w="3150" w:type="dxa"/>
            <w:vMerge/>
            <w:tcBorders>
              <w:left w:val="single" w:sz="4" w:space="0" w:color="auto"/>
              <w:right w:val="single" w:sz="4" w:space="0" w:color="auto"/>
            </w:tcBorders>
            <w:shd w:val="clear" w:color="auto" w:fill="auto"/>
            <w:vAlign w:val="center"/>
          </w:tcPr>
          <w:p w14:paraId="47B7A509" w14:textId="77777777" w:rsidR="003A1D9B" w:rsidRDefault="003A1D9B" w:rsidP="000047FC">
            <w:pPr>
              <w:jc w:val="center"/>
              <w:rPr>
                <w:rFonts w:ascii="Cambria" w:hAnsi="Cambria" w:cs="Arial"/>
              </w:rPr>
            </w:pPr>
          </w:p>
        </w:tc>
      </w:tr>
      <w:tr w:rsidR="003A1D9B" w14:paraId="0F56DC2A" w14:textId="77777777" w:rsidTr="000047FC">
        <w:trPr>
          <w:trHeight w:val="317"/>
        </w:trPr>
        <w:tc>
          <w:tcPr>
            <w:tcW w:w="3055" w:type="dxa"/>
            <w:shd w:val="clear" w:color="auto" w:fill="F2F2F2" w:themeFill="background1" w:themeFillShade="F2"/>
            <w:vAlign w:val="center"/>
          </w:tcPr>
          <w:p w14:paraId="074C14B0" w14:textId="18F88D67" w:rsidR="003A1D9B" w:rsidRPr="000047FC" w:rsidRDefault="00DB480E" w:rsidP="000047FC">
            <w:pPr>
              <w:jc w:val="center"/>
              <w:rPr>
                <w:rFonts w:ascii="Cambria" w:hAnsi="Cambria" w:cs="Arial"/>
                <w:b/>
                <w:bCs/>
              </w:rPr>
            </w:pPr>
            <w:r>
              <w:rPr>
                <w:rFonts w:ascii="Cambria" w:hAnsi="Cambria" w:cs="Arial"/>
                <w:b/>
                <w:bCs/>
              </w:rPr>
              <w:t>35</w:t>
            </w:r>
          </w:p>
        </w:tc>
        <w:tc>
          <w:tcPr>
            <w:tcW w:w="3240" w:type="dxa"/>
            <w:tcBorders>
              <w:right w:val="single" w:sz="4" w:space="0" w:color="auto"/>
            </w:tcBorders>
            <w:vAlign w:val="center"/>
          </w:tcPr>
          <w:p w14:paraId="0CC25552" w14:textId="17E61B63" w:rsidR="003A1D9B" w:rsidRPr="000047FC" w:rsidRDefault="00E24D33" w:rsidP="000047FC">
            <w:pPr>
              <w:jc w:val="center"/>
              <w:rPr>
                <w:rFonts w:ascii="Cambria" w:hAnsi="Cambria" w:cs="Arial"/>
                <w:b/>
                <w:bCs/>
              </w:rPr>
            </w:pPr>
            <w:r>
              <w:rPr>
                <w:rFonts w:ascii="Cambria" w:hAnsi="Cambria" w:cs="Arial"/>
                <w:b/>
                <w:bCs/>
              </w:rPr>
              <w:t>92</w:t>
            </w:r>
          </w:p>
        </w:tc>
        <w:tc>
          <w:tcPr>
            <w:tcW w:w="3150" w:type="dxa"/>
            <w:vMerge/>
            <w:tcBorders>
              <w:left w:val="single" w:sz="4" w:space="0" w:color="auto"/>
              <w:right w:val="single" w:sz="4" w:space="0" w:color="auto"/>
            </w:tcBorders>
            <w:shd w:val="clear" w:color="auto" w:fill="auto"/>
            <w:vAlign w:val="center"/>
          </w:tcPr>
          <w:p w14:paraId="164FD2CE" w14:textId="77777777" w:rsidR="003A1D9B" w:rsidRDefault="003A1D9B" w:rsidP="000047FC">
            <w:pPr>
              <w:jc w:val="center"/>
              <w:rPr>
                <w:rFonts w:ascii="Cambria" w:hAnsi="Cambria" w:cs="Arial"/>
              </w:rPr>
            </w:pPr>
          </w:p>
        </w:tc>
      </w:tr>
      <w:tr w:rsidR="003A1D9B" w14:paraId="3DA0AD46" w14:textId="77777777" w:rsidTr="000047FC">
        <w:trPr>
          <w:trHeight w:val="317"/>
        </w:trPr>
        <w:tc>
          <w:tcPr>
            <w:tcW w:w="3055" w:type="dxa"/>
            <w:shd w:val="clear" w:color="auto" w:fill="F2F2F2" w:themeFill="background1" w:themeFillShade="F2"/>
            <w:vAlign w:val="center"/>
          </w:tcPr>
          <w:p w14:paraId="1248FAFF" w14:textId="71BE5A53" w:rsidR="003A1D9B" w:rsidRPr="000047FC" w:rsidRDefault="00DB480E" w:rsidP="000047FC">
            <w:pPr>
              <w:jc w:val="center"/>
              <w:rPr>
                <w:rFonts w:ascii="Cambria" w:hAnsi="Cambria" w:cs="Arial"/>
                <w:b/>
                <w:bCs/>
              </w:rPr>
            </w:pPr>
            <w:r>
              <w:rPr>
                <w:rFonts w:ascii="Cambria" w:hAnsi="Cambria" w:cs="Arial"/>
                <w:b/>
                <w:bCs/>
              </w:rPr>
              <w:t>36</w:t>
            </w:r>
          </w:p>
        </w:tc>
        <w:tc>
          <w:tcPr>
            <w:tcW w:w="3240" w:type="dxa"/>
            <w:tcBorders>
              <w:right w:val="single" w:sz="4" w:space="0" w:color="auto"/>
            </w:tcBorders>
            <w:vAlign w:val="center"/>
          </w:tcPr>
          <w:p w14:paraId="14D1C3E8" w14:textId="589B0FDB" w:rsidR="003A1D9B" w:rsidRPr="000047FC" w:rsidRDefault="00E24D33" w:rsidP="000047FC">
            <w:pPr>
              <w:jc w:val="center"/>
              <w:rPr>
                <w:rFonts w:ascii="Cambria" w:hAnsi="Cambria" w:cs="Arial"/>
                <w:b/>
                <w:bCs/>
              </w:rPr>
            </w:pPr>
            <w:r>
              <w:rPr>
                <w:rFonts w:ascii="Cambria" w:hAnsi="Cambria" w:cs="Arial"/>
                <w:b/>
                <w:bCs/>
              </w:rPr>
              <w:t>93</w:t>
            </w:r>
          </w:p>
        </w:tc>
        <w:tc>
          <w:tcPr>
            <w:tcW w:w="3150" w:type="dxa"/>
            <w:vMerge/>
            <w:tcBorders>
              <w:left w:val="single" w:sz="4" w:space="0" w:color="auto"/>
              <w:right w:val="single" w:sz="4" w:space="0" w:color="auto"/>
            </w:tcBorders>
            <w:shd w:val="clear" w:color="auto" w:fill="auto"/>
            <w:vAlign w:val="center"/>
          </w:tcPr>
          <w:p w14:paraId="4E5568C2" w14:textId="77777777" w:rsidR="003A1D9B" w:rsidRDefault="003A1D9B" w:rsidP="000047FC">
            <w:pPr>
              <w:jc w:val="center"/>
              <w:rPr>
                <w:rFonts w:ascii="Cambria" w:hAnsi="Cambria" w:cs="Arial"/>
              </w:rPr>
            </w:pPr>
          </w:p>
        </w:tc>
      </w:tr>
      <w:tr w:rsidR="003A1D9B" w14:paraId="74A5074A" w14:textId="77777777" w:rsidTr="000047FC">
        <w:trPr>
          <w:trHeight w:val="317"/>
        </w:trPr>
        <w:tc>
          <w:tcPr>
            <w:tcW w:w="3055" w:type="dxa"/>
            <w:shd w:val="clear" w:color="auto" w:fill="F2F2F2" w:themeFill="background1" w:themeFillShade="F2"/>
            <w:vAlign w:val="center"/>
          </w:tcPr>
          <w:p w14:paraId="58242541" w14:textId="33A2F40D" w:rsidR="003A1D9B" w:rsidRPr="000047FC" w:rsidRDefault="00DB480E" w:rsidP="000047FC">
            <w:pPr>
              <w:jc w:val="center"/>
              <w:rPr>
                <w:rFonts w:ascii="Cambria" w:hAnsi="Cambria" w:cs="Arial"/>
                <w:b/>
                <w:bCs/>
              </w:rPr>
            </w:pPr>
            <w:r>
              <w:rPr>
                <w:rFonts w:ascii="Cambria" w:hAnsi="Cambria" w:cs="Arial"/>
                <w:b/>
                <w:bCs/>
              </w:rPr>
              <w:t>46</w:t>
            </w:r>
          </w:p>
        </w:tc>
        <w:tc>
          <w:tcPr>
            <w:tcW w:w="3240" w:type="dxa"/>
            <w:tcBorders>
              <w:right w:val="single" w:sz="4" w:space="0" w:color="auto"/>
            </w:tcBorders>
            <w:vAlign w:val="center"/>
          </w:tcPr>
          <w:p w14:paraId="7DB60BBF" w14:textId="7F2BFD9F" w:rsidR="003A1D9B" w:rsidRPr="000047FC" w:rsidRDefault="00E24D33" w:rsidP="000047FC">
            <w:pPr>
              <w:jc w:val="center"/>
              <w:rPr>
                <w:rFonts w:ascii="Cambria" w:hAnsi="Cambria" w:cs="Arial"/>
                <w:b/>
                <w:bCs/>
              </w:rPr>
            </w:pPr>
            <w:r>
              <w:rPr>
                <w:rFonts w:ascii="Cambria" w:hAnsi="Cambria" w:cs="Arial"/>
                <w:b/>
                <w:bCs/>
              </w:rPr>
              <w:t>94</w:t>
            </w:r>
          </w:p>
        </w:tc>
        <w:tc>
          <w:tcPr>
            <w:tcW w:w="3150" w:type="dxa"/>
            <w:vMerge/>
            <w:tcBorders>
              <w:left w:val="single" w:sz="4" w:space="0" w:color="auto"/>
              <w:right w:val="single" w:sz="4" w:space="0" w:color="auto"/>
            </w:tcBorders>
            <w:shd w:val="clear" w:color="auto" w:fill="auto"/>
            <w:vAlign w:val="center"/>
          </w:tcPr>
          <w:p w14:paraId="4BED961F" w14:textId="77777777" w:rsidR="003A1D9B" w:rsidRDefault="003A1D9B" w:rsidP="000047FC">
            <w:pPr>
              <w:jc w:val="center"/>
              <w:rPr>
                <w:rFonts w:ascii="Cambria" w:hAnsi="Cambria" w:cs="Arial"/>
              </w:rPr>
            </w:pPr>
          </w:p>
        </w:tc>
      </w:tr>
      <w:tr w:rsidR="003A1D9B" w14:paraId="3F1E84C3" w14:textId="77777777" w:rsidTr="000047FC">
        <w:trPr>
          <w:trHeight w:val="317"/>
        </w:trPr>
        <w:tc>
          <w:tcPr>
            <w:tcW w:w="3055" w:type="dxa"/>
            <w:shd w:val="clear" w:color="auto" w:fill="F2F2F2" w:themeFill="background1" w:themeFillShade="F2"/>
            <w:vAlign w:val="center"/>
          </w:tcPr>
          <w:p w14:paraId="7A158E87" w14:textId="077E2EE0" w:rsidR="003A1D9B" w:rsidRPr="000047FC" w:rsidRDefault="00DB480E" w:rsidP="000047FC">
            <w:pPr>
              <w:jc w:val="center"/>
              <w:rPr>
                <w:rFonts w:ascii="Cambria" w:hAnsi="Cambria" w:cs="Arial"/>
                <w:b/>
                <w:bCs/>
              </w:rPr>
            </w:pPr>
            <w:r>
              <w:rPr>
                <w:rFonts w:ascii="Cambria" w:hAnsi="Cambria" w:cs="Arial"/>
                <w:b/>
                <w:bCs/>
              </w:rPr>
              <w:t>47</w:t>
            </w:r>
          </w:p>
        </w:tc>
        <w:tc>
          <w:tcPr>
            <w:tcW w:w="3240" w:type="dxa"/>
            <w:tcBorders>
              <w:right w:val="single" w:sz="4" w:space="0" w:color="auto"/>
            </w:tcBorders>
            <w:vAlign w:val="center"/>
          </w:tcPr>
          <w:p w14:paraId="2809B992" w14:textId="01D3088A" w:rsidR="003A1D9B" w:rsidRPr="000047FC" w:rsidRDefault="00E24D33" w:rsidP="000047FC">
            <w:pPr>
              <w:jc w:val="center"/>
              <w:rPr>
                <w:rFonts w:ascii="Cambria" w:hAnsi="Cambria" w:cs="Arial"/>
                <w:b/>
                <w:bCs/>
              </w:rPr>
            </w:pPr>
            <w:r>
              <w:rPr>
                <w:rFonts w:ascii="Cambria" w:hAnsi="Cambria" w:cs="Arial"/>
                <w:b/>
                <w:bCs/>
              </w:rPr>
              <w:t>95</w:t>
            </w:r>
          </w:p>
        </w:tc>
        <w:tc>
          <w:tcPr>
            <w:tcW w:w="3150" w:type="dxa"/>
            <w:vMerge/>
            <w:tcBorders>
              <w:left w:val="single" w:sz="4" w:space="0" w:color="auto"/>
              <w:right w:val="single" w:sz="4" w:space="0" w:color="auto"/>
            </w:tcBorders>
            <w:shd w:val="clear" w:color="auto" w:fill="auto"/>
            <w:vAlign w:val="center"/>
          </w:tcPr>
          <w:p w14:paraId="1820D881" w14:textId="77777777" w:rsidR="003A1D9B" w:rsidRDefault="003A1D9B" w:rsidP="000047FC">
            <w:pPr>
              <w:jc w:val="center"/>
              <w:rPr>
                <w:rFonts w:ascii="Cambria" w:hAnsi="Cambria" w:cs="Arial"/>
              </w:rPr>
            </w:pPr>
          </w:p>
        </w:tc>
      </w:tr>
      <w:tr w:rsidR="003A1D9B" w14:paraId="534FB97F" w14:textId="77777777" w:rsidTr="000047FC">
        <w:trPr>
          <w:trHeight w:val="317"/>
        </w:trPr>
        <w:tc>
          <w:tcPr>
            <w:tcW w:w="3055" w:type="dxa"/>
            <w:tcBorders>
              <w:bottom w:val="double" w:sz="4" w:space="0" w:color="auto"/>
            </w:tcBorders>
            <w:shd w:val="clear" w:color="auto" w:fill="F2F2F2" w:themeFill="background1" w:themeFillShade="F2"/>
            <w:vAlign w:val="center"/>
          </w:tcPr>
          <w:p w14:paraId="10D7F3A6" w14:textId="35922991" w:rsidR="003A1D9B" w:rsidRPr="000047FC" w:rsidRDefault="00DB480E" w:rsidP="000047FC">
            <w:pPr>
              <w:jc w:val="center"/>
              <w:rPr>
                <w:rFonts w:ascii="Cambria" w:hAnsi="Cambria" w:cs="Arial"/>
                <w:b/>
                <w:bCs/>
              </w:rPr>
            </w:pPr>
            <w:r>
              <w:rPr>
                <w:rFonts w:ascii="Cambria" w:hAnsi="Cambria" w:cs="Arial"/>
                <w:b/>
                <w:bCs/>
              </w:rPr>
              <w:t>48</w:t>
            </w:r>
          </w:p>
        </w:tc>
        <w:tc>
          <w:tcPr>
            <w:tcW w:w="3240" w:type="dxa"/>
            <w:tcBorders>
              <w:bottom w:val="double" w:sz="4" w:space="0" w:color="auto"/>
              <w:right w:val="single" w:sz="4" w:space="0" w:color="auto"/>
            </w:tcBorders>
            <w:vAlign w:val="center"/>
          </w:tcPr>
          <w:p w14:paraId="47AAF3BB" w14:textId="1C07B116" w:rsidR="003A1D9B" w:rsidRPr="000047FC" w:rsidRDefault="00E24D33" w:rsidP="000047FC">
            <w:pPr>
              <w:jc w:val="center"/>
              <w:rPr>
                <w:rFonts w:ascii="Cambria" w:hAnsi="Cambria" w:cs="Arial"/>
                <w:b/>
                <w:bCs/>
              </w:rPr>
            </w:pPr>
            <w:r>
              <w:rPr>
                <w:rFonts w:ascii="Cambria" w:hAnsi="Cambria" w:cs="Arial"/>
                <w:b/>
                <w:bCs/>
              </w:rPr>
              <w:t>96</w:t>
            </w:r>
          </w:p>
        </w:tc>
        <w:tc>
          <w:tcPr>
            <w:tcW w:w="3150" w:type="dxa"/>
            <w:vMerge/>
            <w:tcBorders>
              <w:left w:val="single" w:sz="4" w:space="0" w:color="auto"/>
              <w:bottom w:val="double" w:sz="4" w:space="0" w:color="auto"/>
              <w:right w:val="single" w:sz="4" w:space="0" w:color="auto"/>
            </w:tcBorders>
            <w:shd w:val="clear" w:color="auto" w:fill="auto"/>
            <w:vAlign w:val="center"/>
          </w:tcPr>
          <w:p w14:paraId="04553144" w14:textId="77777777" w:rsidR="003A1D9B" w:rsidRDefault="003A1D9B" w:rsidP="000047FC">
            <w:pPr>
              <w:jc w:val="center"/>
              <w:rPr>
                <w:rFonts w:ascii="Cambria" w:hAnsi="Cambria" w:cs="Arial"/>
              </w:rPr>
            </w:pPr>
          </w:p>
        </w:tc>
      </w:tr>
      <w:tr w:rsidR="00426E1F" w:rsidRPr="00894548" w14:paraId="0431E358" w14:textId="77777777" w:rsidTr="00173BEC">
        <w:trPr>
          <w:trHeight w:val="1008"/>
        </w:trPr>
        <w:tc>
          <w:tcPr>
            <w:tcW w:w="9445" w:type="dxa"/>
            <w:gridSpan w:val="3"/>
            <w:tcBorders>
              <w:top w:val="double" w:sz="4" w:space="0" w:color="auto"/>
            </w:tcBorders>
          </w:tcPr>
          <w:p w14:paraId="26F0EFF2" w14:textId="548D5E84" w:rsidR="00426E1F" w:rsidRPr="00894548" w:rsidRDefault="00426E1F" w:rsidP="000047FC">
            <w:pPr>
              <w:rPr>
                <w:rFonts w:ascii="Cambria" w:hAnsi="Cambria" w:cs="Arial"/>
                <w:b/>
                <w:bCs/>
                <w:highlight w:val="yellow"/>
              </w:rPr>
            </w:pPr>
            <w:r w:rsidRPr="00894548">
              <w:rPr>
                <w:rFonts w:ascii="Cambria" w:hAnsi="Cambria" w:cs="Arial"/>
                <w:b/>
                <w:bCs/>
              </w:rPr>
              <w:t>Comments:</w:t>
            </w:r>
          </w:p>
        </w:tc>
      </w:tr>
      <w:tr w:rsidR="00426E1F" w14:paraId="1BF4A314" w14:textId="77777777" w:rsidTr="000047FC">
        <w:trPr>
          <w:trHeight w:val="360"/>
        </w:trPr>
        <w:tc>
          <w:tcPr>
            <w:tcW w:w="3055" w:type="dxa"/>
            <w:shd w:val="clear" w:color="auto" w:fill="F2F2F2" w:themeFill="background1" w:themeFillShade="F2"/>
            <w:vAlign w:val="center"/>
          </w:tcPr>
          <w:p w14:paraId="08EB64F0" w14:textId="55345A81" w:rsidR="00426E1F" w:rsidRDefault="00412C29" w:rsidP="000047FC">
            <w:pPr>
              <w:jc w:val="right"/>
              <w:rPr>
                <w:rFonts w:ascii="Cambria" w:hAnsi="Cambria" w:cs="Arial"/>
              </w:rPr>
            </w:pPr>
            <w:r>
              <w:rPr>
                <w:rFonts w:ascii="Cambria" w:hAnsi="Cambria" w:cs="Arial"/>
                <w:b/>
                <w:bCs/>
              </w:rPr>
              <w:t>Quality Reviewed By/Date:</w:t>
            </w:r>
          </w:p>
        </w:tc>
        <w:tc>
          <w:tcPr>
            <w:tcW w:w="6390" w:type="dxa"/>
            <w:gridSpan w:val="2"/>
          </w:tcPr>
          <w:p w14:paraId="498C06FB" w14:textId="77777777" w:rsidR="00426E1F" w:rsidRDefault="00426E1F" w:rsidP="000047FC">
            <w:pPr>
              <w:rPr>
                <w:rFonts w:ascii="Cambria" w:hAnsi="Cambria" w:cs="Arial"/>
              </w:rPr>
            </w:pPr>
          </w:p>
        </w:tc>
      </w:tr>
    </w:tbl>
    <w:p w14:paraId="55A2C4F3" w14:textId="09D9FCFA" w:rsidR="00FE3981" w:rsidRDefault="00FE3981" w:rsidP="00FE3981">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8</w:t>
      </w:r>
      <w:r w:rsidRPr="00023BB8">
        <w:rPr>
          <w:rFonts w:ascii="Cambria" w:hAnsi="Cambria" w:cs="Arial"/>
          <w:b/>
          <w:bCs/>
        </w:rPr>
        <w:t xml:space="preserve"> </w:t>
      </w:r>
      <w:r w:rsidR="00995696">
        <w:rPr>
          <w:rFonts w:ascii="Cambria" w:hAnsi="Cambria" w:cs="Arial"/>
          <w:b/>
          <w:bCs/>
        </w:rPr>
        <w:t>STERILIZATION</w:t>
      </w:r>
    </w:p>
    <w:tbl>
      <w:tblPr>
        <w:tblStyle w:val="TableGrid1"/>
        <w:tblW w:w="9445" w:type="dxa"/>
        <w:tblLayout w:type="fixed"/>
        <w:tblLook w:val="04A0" w:firstRow="1" w:lastRow="0" w:firstColumn="1" w:lastColumn="0" w:noHBand="0" w:noVBand="1"/>
      </w:tblPr>
      <w:tblGrid>
        <w:gridCol w:w="985"/>
        <w:gridCol w:w="1080"/>
        <w:gridCol w:w="990"/>
        <w:gridCol w:w="1080"/>
        <w:gridCol w:w="1080"/>
        <w:gridCol w:w="2115"/>
        <w:gridCol w:w="2115"/>
      </w:tblGrid>
      <w:tr w:rsidR="00FE3981" w:rsidRPr="00AC51DF" w14:paraId="709FFC48" w14:textId="77777777" w:rsidTr="000047FC">
        <w:trPr>
          <w:trHeight w:val="256"/>
        </w:trPr>
        <w:tc>
          <w:tcPr>
            <w:tcW w:w="9445" w:type="dxa"/>
            <w:gridSpan w:val="7"/>
            <w:shd w:val="clear" w:color="auto" w:fill="F2F2F2" w:themeFill="background1" w:themeFillShade="F2"/>
            <w:vAlign w:val="center"/>
          </w:tcPr>
          <w:p w14:paraId="606A7F3C" w14:textId="0BD3A6F3" w:rsidR="00FE3981" w:rsidRPr="00AC51DF" w:rsidRDefault="00A44336" w:rsidP="000047FC">
            <w:pPr>
              <w:jc w:val="center"/>
              <w:rPr>
                <w:rFonts w:ascii="Cambria" w:hAnsi="Cambria" w:cs="Arial"/>
                <w:b/>
                <w:bCs/>
              </w:rPr>
            </w:pPr>
            <w:r>
              <w:rPr>
                <w:rFonts w:ascii="Cambria" w:hAnsi="Cambria" w:cs="Arial"/>
                <w:b/>
                <w:bCs/>
              </w:rPr>
              <w:t>Gravity Cycle (AUT001)</w:t>
            </w:r>
          </w:p>
        </w:tc>
      </w:tr>
      <w:tr w:rsidR="00FE3981" w14:paraId="483110B9" w14:textId="77777777" w:rsidTr="000047FC">
        <w:trPr>
          <w:trHeight w:val="256"/>
        </w:trPr>
        <w:tc>
          <w:tcPr>
            <w:tcW w:w="9445" w:type="dxa"/>
            <w:gridSpan w:val="7"/>
            <w:vAlign w:val="center"/>
          </w:tcPr>
          <w:p w14:paraId="449E4E0B" w14:textId="77777777" w:rsidR="00FE3981" w:rsidRPr="00894548" w:rsidRDefault="00FE3981" w:rsidP="000047FC">
            <w:pPr>
              <w:rPr>
                <w:rFonts w:ascii="Cambria" w:hAnsi="Cambria" w:cs="Arial"/>
                <w:b/>
                <w:bCs/>
              </w:rPr>
            </w:pPr>
            <w:r w:rsidRPr="00894548">
              <w:rPr>
                <w:rFonts w:ascii="Cambria" w:hAnsi="Cambria" w:cs="Arial"/>
                <w:b/>
                <w:bCs/>
              </w:rPr>
              <w:t>Instructions:</w:t>
            </w:r>
          </w:p>
          <w:p w14:paraId="06045D40" w14:textId="60FC64F8" w:rsidR="00FE3981" w:rsidRDefault="00620516" w:rsidP="000047FC">
            <w:pPr>
              <w:rPr>
                <w:rFonts w:ascii="Cambria" w:hAnsi="Cambria" w:cs="Arial"/>
              </w:rPr>
            </w:pPr>
            <w:r>
              <w:rPr>
                <w:rFonts w:ascii="Cambria" w:hAnsi="Cambria" w:cs="Arial"/>
              </w:rPr>
              <w:t>1</w:t>
            </w:r>
            <w:r w:rsidR="00FE3981">
              <w:rPr>
                <w:rFonts w:ascii="Cambria" w:hAnsi="Cambria" w:cs="Arial"/>
              </w:rPr>
              <w:t>. Locate packages previously labeled in APPENDIX 16.</w:t>
            </w:r>
            <w:r>
              <w:rPr>
                <w:rFonts w:ascii="Cambria" w:hAnsi="Cambria" w:cs="Arial"/>
              </w:rPr>
              <w:t>7</w:t>
            </w:r>
            <w:r w:rsidR="00FE3981">
              <w:rPr>
                <w:rFonts w:ascii="Cambria" w:hAnsi="Cambria" w:cs="Arial"/>
              </w:rPr>
              <w:t xml:space="preserve"> with label numbers as specified.</w:t>
            </w:r>
          </w:p>
          <w:p w14:paraId="558E7590" w14:textId="7E78183E" w:rsidR="00FE3981" w:rsidRDefault="00D57886" w:rsidP="00F1603F">
            <w:pPr>
              <w:tabs>
                <w:tab w:val="left" w:pos="245"/>
              </w:tabs>
              <w:ind w:left="240" w:hanging="240"/>
              <w:rPr>
                <w:rFonts w:ascii="Cambria" w:hAnsi="Cambria" w:cs="Arial"/>
              </w:rPr>
            </w:pPr>
            <w:r>
              <w:rPr>
                <w:rFonts w:ascii="Cambria" w:hAnsi="Cambria" w:cs="Arial"/>
              </w:rPr>
              <w:t xml:space="preserve">2. </w:t>
            </w:r>
            <w:r w:rsidR="00B30F6B">
              <w:rPr>
                <w:rFonts w:ascii="Cambria" w:hAnsi="Cambria" w:cs="Arial"/>
              </w:rPr>
              <w:t>Autoclave</w:t>
            </w:r>
            <w:r w:rsidR="00EE327C">
              <w:rPr>
                <w:rFonts w:ascii="Cambria" w:hAnsi="Cambria" w:cs="Arial"/>
              </w:rPr>
              <w:t xml:space="preserve"> the packages using </w:t>
            </w:r>
            <w:r w:rsidR="009007F8">
              <w:rPr>
                <w:rFonts w:ascii="Cambria" w:hAnsi="Cambria" w:cs="Arial"/>
              </w:rPr>
              <w:t xml:space="preserve">the existing </w:t>
            </w:r>
            <w:r w:rsidR="00EE327C">
              <w:rPr>
                <w:rFonts w:ascii="Cambria" w:hAnsi="Cambria" w:cs="Arial"/>
              </w:rPr>
              <w:t xml:space="preserve">Gravity </w:t>
            </w:r>
            <w:r w:rsidR="009007F8">
              <w:rPr>
                <w:rFonts w:ascii="Cambria" w:hAnsi="Cambria" w:cs="Arial"/>
              </w:rPr>
              <w:t xml:space="preserve">cycle in AUT001.  Multiple </w:t>
            </w:r>
            <w:r w:rsidR="00F1603F">
              <w:rPr>
                <w:rFonts w:ascii="Cambria" w:hAnsi="Cambria" w:cs="Arial"/>
              </w:rPr>
              <w:t>autoclave runs may be utilized.</w:t>
            </w:r>
            <w:r w:rsidR="0050654F">
              <w:rPr>
                <w:rFonts w:ascii="Cambria" w:hAnsi="Cambria" w:cs="Arial"/>
              </w:rPr>
              <w:t xml:space="preserve">  If a load only contains items for this OQ, Biological Indicator</w:t>
            </w:r>
            <w:r w:rsidR="00156188">
              <w:rPr>
                <w:rFonts w:ascii="Cambria" w:hAnsi="Cambria" w:cs="Arial"/>
              </w:rPr>
              <w:t>s (BIs)</w:t>
            </w:r>
            <w:r w:rsidR="0050654F">
              <w:rPr>
                <w:rFonts w:ascii="Cambria" w:hAnsi="Cambria" w:cs="Arial"/>
              </w:rPr>
              <w:t xml:space="preserve"> are not required.</w:t>
            </w:r>
          </w:p>
          <w:p w14:paraId="7988FC54" w14:textId="2F3CD5BB" w:rsidR="007A15F7" w:rsidRDefault="007A15F7" w:rsidP="00F1603F">
            <w:pPr>
              <w:tabs>
                <w:tab w:val="left" w:pos="245"/>
              </w:tabs>
              <w:ind w:left="240" w:hanging="240"/>
              <w:rPr>
                <w:rFonts w:ascii="Cambria" w:hAnsi="Cambria" w:cs="Arial"/>
              </w:rPr>
            </w:pPr>
            <w:r>
              <w:rPr>
                <w:rFonts w:ascii="Cambria" w:hAnsi="Cambria" w:cs="Arial"/>
              </w:rPr>
              <w:t xml:space="preserve">3. </w:t>
            </w:r>
            <w:r w:rsidR="00504948">
              <w:rPr>
                <w:rFonts w:ascii="Cambria" w:hAnsi="Cambria" w:cs="Arial"/>
              </w:rPr>
              <w:t xml:space="preserve">Prepare additional label per APPENDIX 16.9 </w:t>
            </w:r>
            <w:r w:rsidR="00017F34">
              <w:rPr>
                <w:rFonts w:ascii="Cambria" w:hAnsi="Cambria" w:cs="Arial"/>
              </w:rPr>
              <w:t>before a sterilization run is complete.</w:t>
            </w:r>
          </w:p>
          <w:p w14:paraId="5194A544" w14:textId="4470B117" w:rsidR="00F1603F" w:rsidRPr="00890057" w:rsidRDefault="007A15F7" w:rsidP="00173BEC">
            <w:pPr>
              <w:tabs>
                <w:tab w:val="left" w:pos="245"/>
              </w:tabs>
              <w:ind w:left="240" w:hanging="240"/>
              <w:rPr>
                <w:rFonts w:ascii="Cambria" w:hAnsi="Cambria" w:cs="Arial"/>
                <w:noProof/>
              </w:rPr>
            </w:pPr>
            <w:r>
              <w:rPr>
                <w:rFonts w:ascii="Cambria" w:hAnsi="Cambria" w:cs="Arial"/>
              </w:rPr>
              <w:t>4</w:t>
            </w:r>
            <w:r w:rsidR="00F1603F">
              <w:rPr>
                <w:rFonts w:ascii="Cambria" w:hAnsi="Cambria" w:cs="Arial"/>
              </w:rPr>
              <w:t>. Document</w:t>
            </w:r>
            <w:r w:rsidR="006E2A63">
              <w:rPr>
                <w:rFonts w:ascii="Cambria" w:hAnsi="Cambria" w:cs="Arial"/>
              </w:rPr>
              <w:t xml:space="preserve"> sterilization using the Instrument Sterilization Form</w:t>
            </w:r>
            <w:r w:rsidR="00B26D7B">
              <w:rPr>
                <w:rFonts w:ascii="Cambria" w:hAnsi="Cambria" w:cs="Arial"/>
              </w:rPr>
              <w:t xml:space="preserve">.  </w:t>
            </w:r>
          </w:p>
          <w:p w14:paraId="5540E616" w14:textId="5A391BC8" w:rsidR="00FE3981" w:rsidRDefault="007A15F7" w:rsidP="000047FC">
            <w:pPr>
              <w:rPr>
                <w:rFonts w:ascii="Cambria" w:hAnsi="Cambria" w:cs="Arial"/>
              </w:rPr>
            </w:pPr>
            <w:r>
              <w:rPr>
                <w:rFonts w:ascii="Cambria" w:hAnsi="Cambria" w:cs="Arial"/>
              </w:rPr>
              <w:t>5</w:t>
            </w:r>
            <w:r w:rsidR="00FE3981" w:rsidRPr="00890057">
              <w:rPr>
                <w:rFonts w:ascii="Cambria" w:hAnsi="Cambria" w:cs="Arial"/>
              </w:rPr>
              <w:t xml:space="preserve">. </w:t>
            </w:r>
            <w:r w:rsidR="005F2BC5">
              <w:rPr>
                <w:rFonts w:ascii="Cambria" w:hAnsi="Cambria" w:cs="Arial"/>
              </w:rPr>
              <w:t xml:space="preserve">Include </w:t>
            </w:r>
            <w:r w:rsidR="00AF18C2">
              <w:rPr>
                <w:rFonts w:ascii="Cambria" w:hAnsi="Cambria" w:cs="Arial"/>
              </w:rPr>
              <w:t xml:space="preserve">a copy of the </w:t>
            </w:r>
            <w:r w:rsidR="005F2BC5">
              <w:rPr>
                <w:rFonts w:ascii="Cambria" w:hAnsi="Cambria" w:cs="Arial"/>
              </w:rPr>
              <w:t xml:space="preserve">sterilization records </w:t>
            </w:r>
            <w:r w:rsidR="00AF18C2">
              <w:rPr>
                <w:rFonts w:ascii="Cambria" w:hAnsi="Cambria" w:cs="Arial"/>
              </w:rPr>
              <w:t>with the OQ document.</w:t>
            </w:r>
          </w:p>
          <w:p w14:paraId="35C7AC7D" w14:textId="7C5137C4" w:rsidR="00FE3981" w:rsidRDefault="007A15F7" w:rsidP="000047FC">
            <w:pPr>
              <w:rPr>
                <w:rFonts w:ascii="Cambria" w:hAnsi="Cambria" w:cs="Arial"/>
              </w:rPr>
            </w:pPr>
            <w:r>
              <w:rPr>
                <w:rFonts w:ascii="Cambria" w:hAnsi="Cambria" w:cs="Arial"/>
              </w:rPr>
              <w:t>6</w:t>
            </w:r>
            <w:r w:rsidR="00FE3981">
              <w:rPr>
                <w:rFonts w:ascii="Cambria" w:hAnsi="Cambria" w:cs="Arial"/>
              </w:rPr>
              <w:t xml:space="preserve">. </w:t>
            </w:r>
            <w:r w:rsidR="00B26937">
              <w:rPr>
                <w:rFonts w:ascii="Cambria" w:hAnsi="Cambria" w:cs="Arial"/>
              </w:rPr>
              <w:t xml:space="preserve">Upon cycle completion, </w:t>
            </w:r>
            <w:r w:rsidR="00BB1BB6">
              <w:rPr>
                <w:rFonts w:ascii="Cambria" w:hAnsi="Cambria" w:cs="Arial"/>
              </w:rPr>
              <w:t>label each package per APPENDIX 16.</w:t>
            </w:r>
            <w:r w:rsidR="00B96111">
              <w:rPr>
                <w:rFonts w:ascii="Cambria" w:hAnsi="Cambria" w:cs="Arial"/>
              </w:rPr>
              <w:t>10.</w:t>
            </w:r>
          </w:p>
        </w:tc>
      </w:tr>
      <w:tr w:rsidR="000D7B01" w:rsidRPr="00894548" w14:paraId="67EE405D" w14:textId="77777777" w:rsidTr="006F003D">
        <w:trPr>
          <w:trHeight w:val="288"/>
        </w:trPr>
        <w:tc>
          <w:tcPr>
            <w:tcW w:w="2065" w:type="dxa"/>
            <w:gridSpan w:val="2"/>
            <w:tcBorders>
              <w:bottom w:val="single" w:sz="4" w:space="0" w:color="auto"/>
            </w:tcBorders>
            <w:shd w:val="clear" w:color="auto" w:fill="F2F2F2" w:themeFill="background1" w:themeFillShade="F2"/>
            <w:vAlign w:val="center"/>
          </w:tcPr>
          <w:p w14:paraId="58EA72E3" w14:textId="2D753607" w:rsidR="000D7B01" w:rsidRPr="00894548" w:rsidRDefault="000D7B01" w:rsidP="000047FC">
            <w:pPr>
              <w:jc w:val="center"/>
              <w:rPr>
                <w:rFonts w:ascii="Cambria" w:hAnsi="Cambria" w:cs="Arial"/>
                <w:b/>
                <w:bCs/>
              </w:rPr>
            </w:pPr>
            <w:r>
              <w:rPr>
                <w:rFonts w:ascii="Cambria" w:hAnsi="Cambria" w:cs="Arial"/>
                <w:b/>
                <w:bCs/>
              </w:rPr>
              <w:t>Locate Previously Labeled Package with Label #’s</w:t>
            </w:r>
          </w:p>
        </w:tc>
        <w:tc>
          <w:tcPr>
            <w:tcW w:w="2070" w:type="dxa"/>
            <w:gridSpan w:val="2"/>
            <w:tcBorders>
              <w:bottom w:val="single" w:sz="4" w:space="0" w:color="auto"/>
            </w:tcBorders>
            <w:shd w:val="clear" w:color="auto" w:fill="F2F2F2" w:themeFill="background1" w:themeFillShade="F2"/>
            <w:vAlign w:val="center"/>
          </w:tcPr>
          <w:p w14:paraId="3D85BAF2" w14:textId="1E83C581" w:rsidR="000D7B01" w:rsidRPr="00894548" w:rsidRDefault="000D7B01" w:rsidP="000047FC">
            <w:pPr>
              <w:jc w:val="center"/>
              <w:rPr>
                <w:rFonts w:ascii="Cambria" w:hAnsi="Cambria" w:cs="Arial"/>
                <w:b/>
                <w:bCs/>
              </w:rPr>
            </w:pPr>
            <w:r>
              <w:rPr>
                <w:rFonts w:ascii="Cambria" w:hAnsi="Cambria" w:cs="Arial"/>
                <w:b/>
                <w:bCs/>
              </w:rPr>
              <w:t>Cycle Type</w:t>
            </w:r>
          </w:p>
        </w:tc>
        <w:tc>
          <w:tcPr>
            <w:tcW w:w="1080" w:type="dxa"/>
            <w:tcBorders>
              <w:bottom w:val="single" w:sz="4" w:space="0" w:color="auto"/>
            </w:tcBorders>
            <w:shd w:val="clear" w:color="auto" w:fill="F2F2F2" w:themeFill="background1" w:themeFillShade="F2"/>
            <w:vAlign w:val="center"/>
          </w:tcPr>
          <w:p w14:paraId="4709B270" w14:textId="51767C66" w:rsidR="000D7B01" w:rsidRPr="00894548" w:rsidRDefault="000D7B01" w:rsidP="000047FC">
            <w:pPr>
              <w:jc w:val="center"/>
              <w:rPr>
                <w:rFonts w:ascii="Cambria" w:hAnsi="Cambria" w:cs="Arial"/>
                <w:b/>
                <w:bCs/>
              </w:rPr>
            </w:pPr>
            <w:r>
              <w:rPr>
                <w:rFonts w:ascii="Cambria" w:hAnsi="Cambria" w:cs="Arial"/>
                <w:b/>
                <w:bCs/>
              </w:rPr>
              <w:t>Package Type</w:t>
            </w:r>
          </w:p>
        </w:tc>
        <w:tc>
          <w:tcPr>
            <w:tcW w:w="2115" w:type="dxa"/>
            <w:tcBorders>
              <w:bottom w:val="single" w:sz="4" w:space="0" w:color="auto"/>
            </w:tcBorders>
            <w:shd w:val="clear" w:color="auto" w:fill="F2F2F2" w:themeFill="background1" w:themeFillShade="F2"/>
            <w:vAlign w:val="center"/>
          </w:tcPr>
          <w:p w14:paraId="20A3DFCC" w14:textId="77777777" w:rsidR="000D7B01" w:rsidRPr="00894548" w:rsidRDefault="000D7B01" w:rsidP="000047FC">
            <w:pPr>
              <w:jc w:val="center"/>
              <w:rPr>
                <w:rFonts w:ascii="Cambria" w:hAnsi="Cambria" w:cs="Arial"/>
                <w:b/>
                <w:bCs/>
              </w:rPr>
            </w:pPr>
            <w:r>
              <w:rPr>
                <w:rFonts w:ascii="Cambria" w:hAnsi="Cambria" w:cs="Arial"/>
                <w:b/>
                <w:bCs/>
              </w:rPr>
              <w:t>Sterilization Load ID</w:t>
            </w:r>
          </w:p>
        </w:tc>
        <w:tc>
          <w:tcPr>
            <w:tcW w:w="2115" w:type="dxa"/>
            <w:tcBorders>
              <w:bottom w:val="single" w:sz="4" w:space="0" w:color="auto"/>
            </w:tcBorders>
            <w:shd w:val="clear" w:color="auto" w:fill="F2F2F2" w:themeFill="background1" w:themeFillShade="F2"/>
            <w:vAlign w:val="center"/>
          </w:tcPr>
          <w:p w14:paraId="3546606F" w14:textId="24038264" w:rsidR="000D7B01" w:rsidRPr="00894548" w:rsidRDefault="003A07FE" w:rsidP="000047FC">
            <w:pPr>
              <w:jc w:val="center"/>
              <w:rPr>
                <w:rFonts w:ascii="Cambria" w:hAnsi="Cambria" w:cs="Arial"/>
                <w:b/>
                <w:bCs/>
              </w:rPr>
            </w:pPr>
            <w:r>
              <w:rPr>
                <w:rFonts w:ascii="Cambria" w:hAnsi="Cambria" w:cs="Arial"/>
                <w:b/>
                <w:bCs/>
              </w:rPr>
              <w:t xml:space="preserve">Copy of </w:t>
            </w:r>
            <w:r w:rsidR="00047186">
              <w:rPr>
                <w:rFonts w:ascii="Cambria" w:hAnsi="Cambria" w:cs="Arial"/>
                <w:b/>
                <w:bCs/>
              </w:rPr>
              <w:t>Sterilization Record</w:t>
            </w:r>
            <w:r>
              <w:rPr>
                <w:rFonts w:ascii="Cambria" w:hAnsi="Cambria" w:cs="Arial"/>
                <w:b/>
                <w:bCs/>
              </w:rPr>
              <w:t xml:space="preserve"> Attached</w:t>
            </w:r>
            <w:r w:rsidR="00182BAA">
              <w:rPr>
                <w:rFonts w:ascii="Cambria" w:hAnsi="Cambria" w:cs="Arial"/>
                <w:b/>
                <w:bCs/>
              </w:rPr>
              <w:t>?</w:t>
            </w:r>
          </w:p>
        </w:tc>
      </w:tr>
      <w:tr w:rsidR="000D7B01" w14:paraId="502A5517" w14:textId="77777777" w:rsidTr="008479CF">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A2818E9" w14:textId="1CAD221E" w:rsidR="000D7B01" w:rsidRPr="000047FC" w:rsidRDefault="000D7B01" w:rsidP="000047FC">
            <w:pPr>
              <w:jc w:val="center"/>
              <w:rPr>
                <w:rFonts w:ascii="Cambria" w:hAnsi="Cambria" w:cs="Arial"/>
                <w:b/>
                <w:bCs/>
              </w:rPr>
            </w:pPr>
            <w:r w:rsidRPr="000047FC">
              <w:rPr>
                <w:rFonts w:ascii="Cambria" w:hAnsi="Cambria" w:cs="Arial"/>
                <w:b/>
                <w:bCs/>
              </w:rPr>
              <w:t>1</w:t>
            </w:r>
            <w:r>
              <w:rPr>
                <w:rFonts w:ascii="Cambria" w:hAnsi="Cambria" w:cs="Arial"/>
                <w:b/>
                <w:bCs/>
              </w:rPr>
              <w:t xml:space="preserve"> </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50766A" w14:textId="77777777" w:rsidR="000D7B01" w:rsidRPr="000047FC" w:rsidRDefault="000D7B01" w:rsidP="000047FC">
            <w:pPr>
              <w:jc w:val="center"/>
              <w:rPr>
                <w:rFonts w:ascii="Cambria" w:hAnsi="Cambria" w:cs="Arial"/>
                <w:b/>
                <w:bCs/>
              </w:rPr>
            </w:pPr>
            <w:r w:rsidRPr="000047FC">
              <w:rPr>
                <w:rFonts w:ascii="Cambria" w:hAnsi="Cambria" w:cs="Arial"/>
                <w:b/>
                <w:bCs/>
              </w:rPr>
              <w:t>49</w:t>
            </w:r>
          </w:p>
        </w:tc>
        <w:tc>
          <w:tcPr>
            <w:tcW w:w="2070" w:type="dxa"/>
            <w:gridSpan w:val="2"/>
            <w:tcBorders>
              <w:top w:val="single" w:sz="4" w:space="0" w:color="auto"/>
              <w:left w:val="single" w:sz="4" w:space="0" w:color="auto"/>
              <w:right w:val="single" w:sz="4" w:space="0" w:color="auto"/>
            </w:tcBorders>
            <w:shd w:val="clear" w:color="auto" w:fill="auto"/>
            <w:vAlign w:val="center"/>
          </w:tcPr>
          <w:p w14:paraId="302B4583" w14:textId="3E542411" w:rsidR="000D7B01" w:rsidRDefault="000D7B01" w:rsidP="000047FC">
            <w:pPr>
              <w:jc w:val="center"/>
              <w:rPr>
                <w:rFonts w:ascii="Cambria" w:hAnsi="Cambria" w:cs="Arial"/>
              </w:rPr>
            </w:pPr>
            <w:r>
              <w:rPr>
                <w:rFonts w:ascii="Cambria" w:hAnsi="Cambria" w:cs="Arial"/>
              </w:rPr>
              <w:t>Gravity (AUT001)</w:t>
            </w:r>
          </w:p>
        </w:tc>
        <w:tc>
          <w:tcPr>
            <w:tcW w:w="1080" w:type="dxa"/>
            <w:tcBorders>
              <w:top w:val="single" w:sz="4" w:space="0" w:color="auto"/>
              <w:left w:val="single" w:sz="4" w:space="0" w:color="auto"/>
              <w:right w:val="single" w:sz="4" w:space="0" w:color="auto"/>
            </w:tcBorders>
            <w:shd w:val="clear" w:color="auto" w:fill="auto"/>
            <w:vAlign w:val="center"/>
          </w:tcPr>
          <w:p w14:paraId="7F1E0497" w14:textId="6B82B281" w:rsidR="000D7B01" w:rsidRDefault="000D7B01" w:rsidP="000047FC">
            <w:pPr>
              <w:jc w:val="center"/>
              <w:rPr>
                <w:rFonts w:ascii="Cambria" w:hAnsi="Cambria" w:cs="Arial"/>
              </w:rPr>
            </w:pPr>
            <w:r>
              <w:rPr>
                <w:rFonts w:ascii="Cambria" w:hAnsi="Cambria" w:cs="Arial"/>
              </w:rPr>
              <w:t>Pouch</w:t>
            </w:r>
          </w:p>
        </w:tc>
        <w:tc>
          <w:tcPr>
            <w:tcW w:w="2115" w:type="dxa"/>
            <w:tcBorders>
              <w:top w:val="single" w:sz="4" w:space="0" w:color="auto"/>
              <w:left w:val="single" w:sz="4" w:space="0" w:color="auto"/>
              <w:right w:val="single" w:sz="4" w:space="0" w:color="auto"/>
            </w:tcBorders>
            <w:shd w:val="clear" w:color="auto" w:fill="auto"/>
            <w:vAlign w:val="center"/>
          </w:tcPr>
          <w:p w14:paraId="1ED9E411" w14:textId="77777777" w:rsidR="000D7B01" w:rsidRDefault="000D7B01" w:rsidP="000047FC">
            <w:pPr>
              <w:jc w:val="center"/>
              <w:rPr>
                <w:rFonts w:ascii="Cambria" w:hAnsi="Cambria" w:cs="Arial"/>
              </w:rPr>
            </w:pPr>
          </w:p>
        </w:tc>
        <w:tc>
          <w:tcPr>
            <w:tcW w:w="2115" w:type="dxa"/>
            <w:tcBorders>
              <w:top w:val="single" w:sz="4" w:space="0" w:color="auto"/>
              <w:left w:val="single" w:sz="4" w:space="0" w:color="auto"/>
              <w:right w:val="single" w:sz="4" w:space="0" w:color="auto"/>
            </w:tcBorders>
            <w:shd w:val="clear" w:color="auto" w:fill="auto"/>
            <w:vAlign w:val="center"/>
          </w:tcPr>
          <w:p w14:paraId="3CDB9D32" w14:textId="1A857DC0" w:rsidR="000D7B01" w:rsidRDefault="0010708C" w:rsidP="000047FC">
            <w:pPr>
              <w:jc w:val="center"/>
              <w:rPr>
                <w:rFonts w:ascii="Cambria" w:hAnsi="Cambria" w:cs="Arial"/>
              </w:rPr>
            </w:pPr>
            <w:r>
              <w:rPr>
                <w:rFonts w:ascii="Cambria" w:hAnsi="Cambria" w:cs="Arial"/>
              </w:rPr>
              <w:t>Yes / No</w:t>
            </w:r>
          </w:p>
        </w:tc>
      </w:tr>
      <w:tr w:rsidR="0010708C" w:rsidRPr="00AC51DF" w14:paraId="3AAF3AD9"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0F299A" w14:textId="77777777" w:rsidR="0010708C" w:rsidRPr="000047FC" w:rsidRDefault="0010708C" w:rsidP="0010708C">
            <w:pPr>
              <w:jc w:val="center"/>
              <w:rPr>
                <w:rFonts w:ascii="Cambria" w:hAnsi="Cambria" w:cs="Arial"/>
                <w:b/>
                <w:bCs/>
              </w:rPr>
            </w:pPr>
            <w:r w:rsidRPr="000047FC">
              <w:rPr>
                <w:rFonts w:ascii="Cambria" w:hAnsi="Cambria" w:cs="Arial"/>
                <w:b/>
                <w:bCs/>
              </w:rPr>
              <w:t>2</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BBAF0A" w14:textId="77777777" w:rsidR="0010708C" w:rsidRPr="000047FC" w:rsidRDefault="0010708C" w:rsidP="0010708C">
            <w:pPr>
              <w:jc w:val="center"/>
              <w:rPr>
                <w:rFonts w:ascii="Cambria" w:hAnsi="Cambria" w:cs="Arial"/>
                <w:b/>
                <w:bCs/>
              </w:rPr>
            </w:pPr>
            <w:r w:rsidRPr="000047FC">
              <w:rPr>
                <w:rFonts w:ascii="Cambria" w:hAnsi="Cambria" w:cs="Arial"/>
                <w:b/>
                <w:bCs/>
              </w:rPr>
              <w:t>50</w:t>
            </w:r>
          </w:p>
        </w:tc>
        <w:tc>
          <w:tcPr>
            <w:tcW w:w="2070" w:type="dxa"/>
            <w:gridSpan w:val="2"/>
            <w:tcBorders>
              <w:left w:val="single" w:sz="4" w:space="0" w:color="auto"/>
              <w:right w:val="single" w:sz="4" w:space="0" w:color="auto"/>
            </w:tcBorders>
            <w:shd w:val="clear" w:color="auto" w:fill="auto"/>
          </w:tcPr>
          <w:p w14:paraId="0EEB7EE3" w14:textId="35474B0D" w:rsidR="0010708C" w:rsidRPr="00AC51DF" w:rsidRDefault="0010708C" w:rsidP="00173BEC">
            <w:pPr>
              <w:jc w:val="center"/>
              <w:rPr>
                <w:rFonts w:ascii="Cambria" w:hAnsi="Cambria" w:cs="Arial"/>
                <w:highlight w:val="yellow"/>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vAlign w:val="center"/>
          </w:tcPr>
          <w:p w14:paraId="08FA023D" w14:textId="07E440C1" w:rsidR="0010708C" w:rsidRPr="00AC51DF" w:rsidRDefault="0010708C" w:rsidP="00173BEC">
            <w:pPr>
              <w:jc w:val="center"/>
              <w:rPr>
                <w:rFonts w:ascii="Cambria" w:hAnsi="Cambria" w:cs="Arial"/>
                <w:highlight w:val="yellow"/>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725080F8" w14:textId="77777777" w:rsidR="0010708C" w:rsidRPr="00AC51DF" w:rsidRDefault="0010708C" w:rsidP="0010708C">
            <w:pPr>
              <w:rPr>
                <w:rFonts w:ascii="Cambria" w:hAnsi="Cambria" w:cs="Arial"/>
                <w:highlight w:val="yellow"/>
              </w:rPr>
            </w:pPr>
          </w:p>
        </w:tc>
        <w:tc>
          <w:tcPr>
            <w:tcW w:w="2115" w:type="dxa"/>
            <w:tcBorders>
              <w:left w:val="single" w:sz="4" w:space="0" w:color="auto"/>
              <w:right w:val="single" w:sz="4" w:space="0" w:color="auto"/>
            </w:tcBorders>
            <w:shd w:val="clear" w:color="auto" w:fill="auto"/>
            <w:vAlign w:val="center"/>
          </w:tcPr>
          <w:p w14:paraId="76371861" w14:textId="7B748FD2" w:rsidR="0010708C" w:rsidRPr="00AC51DF" w:rsidRDefault="0010708C" w:rsidP="00173BEC">
            <w:pPr>
              <w:jc w:val="center"/>
              <w:rPr>
                <w:rFonts w:ascii="Cambria" w:hAnsi="Cambria" w:cs="Arial"/>
                <w:highlight w:val="yellow"/>
              </w:rPr>
            </w:pPr>
            <w:r w:rsidRPr="00DC1C54">
              <w:rPr>
                <w:rFonts w:ascii="Cambria" w:hAnsi="Cambria" w:cs="Arial"/>
              </w:rPr>
              <w:t>Yes / No</w:t>
            </w:r>
          </w:p>
        </w:tc>
      </w:tr>
      <w:tr w:rsidR="0010708C" w14:paraId="47653A80"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71692D" w14:textId="77777777" w:rsidR="0010708C" w:rsidRPr="000047FC" w:rsidRDefault="0010708C" w:rsidP="0010708C">
            <w:pPr>
              <w:jc w:val="center"/>
              <w:rPr>
                <w:rFonts w:ascii="Cambria" w:hAnsi="Cambria" w:cs="Arial"/>
                <w:b/>
                <w:bCs/>
              </w:rPr>
            </w:pPr>
            <w:r w:rsidRPr="000047FC">
              <w:rPr>
                <w:rFonts w:ascii="Cambria" w:hAnsi="Cambria" w:cs="Arial"/>
                <w:b/>
                <w:bCs/>
              </w:rPr>
              <w:t>3</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DCD516" w14:textId="77777777" w:rsidR="0010708C" w:rsidRPr="000047FC" w:rsidRDefault="0010708C" w:rsidP="0010708C">
            <w:pPr>
              <w:jc w:val="center"/>
              <w:rPr>
                <w:rFonts w:ascii="Cambria" w:hAnsi="Cambria" w:cs="Arial"/>
                <w:b/>
                <w:bCs/>
              </w:rPr>
            </w:pPr>
            <w:r w:rsidRPr="000047FC">
              <w:rPr>
                <w:rFonts w:ascii="Cambria" w:hAnsi="Cambria" w:cs="Arial"/>
                <w:b/>
                <w:bCs/>
              </w:rPr>
              <w:t>51</w:t>
            </w:r>
          </w:p>
        </w:tc>
        <w:tc>
          <w:tcPr>
            <w:tcW w:w="2070" w:type="dxa"/>
            <w:gridSpan w:val="2"/>
            <w:tcBorders>
              <w:left w:val="single" w:sz="4" w:space="0" w:color="auto"/>
              <w:right w:val="single" w:sz="4" w:space="0" w:color="auto"/>
            </w:tcBorders>
            <w:shd w:val="clear" w:color="auto" w:fill="auto"/>
          </w:tcPr>
          <w:p w14:paraId="191CC756" w14:textId="0B17117C"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219D2A9D" w14:textId="5A94DDA4"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565C3D63"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6EE7A300" w14:textId="41BE765B" w:rsidR="0010708C" w:rsidRDefault="0010708C">
            <w:pPr>
              <w:jc w:val="center"/>
              <w:rPr>
                <w:rFonts w:ascii="Cambria" w:hAnsi="Cambria" w:cs="Arial"/>
              </w:rPr>
            </w:pPr>
            <w:r w:rsidRPr="00DC1C54">
              <w:rPr>
                <w:rFonts w:ascii="Cambria" w:hAnsi="Cambria" w:cs="Arial"/>
              </w:rPr>
              <w:t>Yes / No</w:t>
            </w:r>
          </w:p>
        </w:tc>
      </w:tr>
      <w:tr w:rsidR="0010708C" w14:paraId="2A9DA097"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8211F3" w14:textId="77777777" w:rsidR="0010708C" w:rsidRPr="000047FC" w:rsidRDefault="0010708C" w:rsidP="0010708C">
            <w:pPr>
              <w:jc w:val="center"/>
              <w:rPr>
                <w:rFonts w:ascii="Cambria" w:hAnsi="Cambria" w:cs="Arial"/>
                <w:b/>
                <w:bCs/>
              </w:rPr>
            </w:pPr>
            <w:r w:rsidRPr="000047FC">
              <w:rPr>
                <w:rFonts w:ascii="Cambria" w:hAnsi="Cambria" w:cs="Arial"/>
                <w:b/>
                <w:bCs/>
              </w:rPr>
              <w:t>13</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F75BC3" w14:textId="77777777" w:rsidR="0010708C" w:rsidRPr="000047FC" w:rsidRDefault="0010708C" w:rsidP="0010708C">
            <w:pPr>
              <w:jc w:val="center"/>
              <w:rPr>
                <w:rFonts w:ascii="Cambria" w:hAnsi="Cambria" w:cs="Arial"/>
                <w:b/>
                <w:bCs/>
              </w:rPr>
            </w:pPr>
            <w:r w:rsidRPr="000047FC">
              <w:rPr>
                <w:rFonts w:ascii="Cambria" w:hAnsi="Cambria" w:cs="Arial"/>
                <w:b/>
                <w:bCs/>
              </w:rPr>
              <w:t>52</w:t>
            </w:r>
          </w:p>
        </w:tc>
        <w:tc>
          <w:tcPr>
            <w:tcW w:w="2070" w:type="dxa"/>
            <w:gridSpan w:val="2"/>
            <w:tcBorders>
              <w:left w:val="single" w:sz="4" w:space="0" w:color="auto"/>
              <w:right w:val="single" w:sz="4" w:space="0" w:color="auto"/>
            </w:tcBorders>
            <w:shd w:val="clear" w:color="auto" w:fill="auto"/>
          </w:tcPr>
          <w:p w14:paraId="100E821B" w14:textId="0F067AC5"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720EEA3F" w14:textId="1C07CFE3"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22136C17"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3D88226E" w14:textId="42CF5FB1" w:rsidR="0010708C" w:rsidRDefault="0010708C">
            <w:pPr>
              <w:jc w:val="center"/>
              <w:rPr>
                <w:rFonts w:ascii="Cambria" w:hAnsi="Cambria" w:cs="Arial"/>
              </w:rPr>
            </w:pPr>
            <w:r w:rsidRPr="00DC1C54">
              <w:rPr>
                <w:rFonts w:ascii="Cambria" w:hAnsi="Cambria" w:cs="Arial"/>
              </w:rPr>
              <w:t>Yes / No</w:t>
            </w:r>
          </w:p>
        </w:tc>
      </w:tr>
      <w:tr w:rsidR="0010708C" w14:paraId="336747F9"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269765" w14:textId="77777777" w:rsidR="0010708C" w:rsidRPr="000047FC" w:rsidRDefault="0010708C" w:rsidP="0010708C">
            <w:pPr>
              <w:jc w:val="center"/>
              <w:rPr>
                <w:rFonts w:ascii="Cambria" w:hAnsi="Cambria" w:cs="Arial"/>
                <w:b/>
                <w:bCs/>
              </w:rPr>
            </w:pPr>
            <w:r w:rsidRPr="000047FC">
              <w:rPr>
                <w:rFonts w:ascii="Cambria" w:hAnsi="Cambria" w:cs="Arial"/>
                <w:b/>
                <w:bCs/>
              </w:rPr>
              <w:t>14</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8AF606" w14:textId="77777777" w:rsidR="0010708C" w:rsidRPr="000047FC" w:rsidRDefault="0010708C" w:rsidP="0010708C">
            <w:pPr>
              <w:jc w:val="center"/>
              <w:rPr>
                <w:rFonts w:ascii="Cambria" w:hAnsi="Cambria" w:cs="Arial"/>
                <w:b/>
                <w:bCs/>
              </w:rPr>
            </w:pPr>
            <w:r w:rsidRPr="000047FC">
              <w:rPr>
                <w:rFonts w:ascii="Cambria" w:hAnsi="Cambria" w:cs="Arial"/>
                <w:b/>
                <w:bCs/>
              </w:rPr>
              <w:t>53</w:t>
            </w:r>
          </w:p>
        </w:tc>
        <w:tc>
          <w:tcPr>
            <w:tcW w:w="2070" w:type="dxa"/>
            <w:gridSpan w:val="2"/>
            <w:tcBorders>
              <w:left w:val="single" w:sz="4" w:space="0" w:color="auto"/>
              <w:right w:val="single" w:sz="4" w:space="0" w:color="auto"/>
            </w:tcBorders>
            <w:shd w:val="clear" w:color="auto" w:fill="auto"/>
          </w:tcPr>
          <w:p w14:paraId="02901C2A" w14:textId="06A09E4D"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7ECEFDF2" w14:textId="72BEF08F"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4690AC21"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410D3998" w14:textId="2896F2F4" w:rsidR="0010708C" w:rsidRDefault="0010708C">
            <w:pPr>
              <w:jc w:val="center"/>
              <w:rPr>
                <w:rFonts w:ascii="Cambria" w:hAnsi="Cambria" w:cs="Arial"/>
              </w:rPr>
            </w:pPr>
            <w:r w:rsidRPr="00DC1C54">
              <w:rPr>
                <w:rFonts w:ascii="Cambria" w:hAnsi="Cambria" w:cs="Arial"/>
              </w:rPr>
              <w:t>Yes / No</w:t>
            </w:r>
          </w:p>
        </w:tc>
      </w:tr>
      <w:tr w:rsidR="0010708C" w14:paraId="7E937092"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40E770" w14:textId="77777777" w:rsidR="0010708C" w:rsidRPr="000047FC" w:rsidRDefault="0010708C" w:rsidP="0010708C">
            <w:pPr>
              <w:jc w:val="center"/>
              <w:rPr>
                <w:rFonts w:ascii="Cambria" w:hAnsi="Cambria" w:cs="Arial"/>
                <w:b/>
                <w:bCs/>
              </w:rPr>
            </w:pPr>
            <w:r w:rsidRPr="000047FC">
              <w:rPr>
                <w:rFonts w:ascii="Cambria" w:hAnsi="Cambria" w:cs="Arial"/>
                <w:b/>
                <w:bCs/>
              </w:rPr>
              <w:t>15</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FB6E36" w14:textId="77777777" w:rsidR="0010708C" w:rsidRPr="000047FC" w:rsidRDefault="0010708C" w:rsidP="0010708C">
            <w:pPr>
              <w:jc w:val="center"/>
              <w:rPr>
                <w:rFonts w:ascii="Cambria" w:hAnsi="Cambria" w:cs="Arial"/>
                <w:b/>
                <w:bCs/>
              </w:rPr>
            </w:pPr>
            <w:r w:rsidRPr="000047FC">
              <w:rPr>
                <w:rFonts w:ascii="Cambria" w:hAnsi="Cambria" w:cs="Arial"/>
                <w:b/>
                <w:bCs/>
              </w:rPr>
              <w:t>54</w:t>
            </w:r>
          </w:p>
        </w:tc>
        <w:tc>
          <w:tcPr>
            <w:tcW w:w="2070" w:type="dxa"/>
            <w:gridSpan w:val="2"/>
            <w:tcBorders>
              <w:left w:val="single" w:sz="4" w:space="0" w:color="auto"/>
              <w:right w:val="single" w:sz="4" w:space="0" w:color="auto"/>
            </w:tcBorders>
            <w:shd w:val="clear" w:color="auto" w:fill="auto"/>
          </w:tcPr>
          <w:p w14:paraId="5AD198FF" w14:textId="5AE5B56E"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12FD7166" w14:textId="221F8786"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5504B236"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48BFBBC6" w14:textId="41F33276" w:rsidR="0010708C" w:rsidRDefault="0010708C">
            <w:pPr>
              <w:jc w:val="center"/>
              <w:rPr>
                <w:rFonts w:ascii="Cambria" w:hAnsi="Cambria" w:cs="Arial"/>
              </w:rPr>
            </w:pPr>
            <w:r w:rsidRPr="00DC1C54">
              <w:rPr>
                <w:rFonts w:ascii="Cambria" w:hAnsi="Cambria" w:cs="Arial"/>
              </w:rPr>
              <w:t>Yes / No</w:t>
            </w:r>
          </w:p>
        </w:tc>
      </w:tr>
      <w:tr w:rsidR="0010708C" w14:paraId="318802B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528DF1" w14:textId="77777777" w:rsidR="0010708C" w:rsidRPr="000047FC" w:rsidRDefault="0010708C" w:rsidP="0010708C">
            <w:pPr>
              <w:jc w:val="center"/>
              <w:rPr>
                <w:rFonts w:ascii="Cambria" w:hAnsi="Cambria" w:cs="Arial"/>
                <w:b/>
                <w:bCs/>
              </w:rPr>
            </w:pPr>
            <w:r w:rsidRPr="000047FC">
              <w:rPr>
                <w:rFonts w:ascii="Cambria" w:hAnsi="Cambria" w:cs="Arial"/>
                <w:b/>
                <w:bCs/>
              </w:rPr>
              <w:t>25</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1C4EF5" w14:textId="77777777" w:rsidR="0010708C" w:rsidRPr="000047FC" w:rsidRDefault="0010708C" w:rsidP="0010708C">
            <w:pPr>
              <w:jc w:val="center"/>
              <w:rPr>
                <w:rFonts w:ascii="Cambria" w:hAnsi="Cambria" w:cs="Arial"/>
                <w:b/>
                <w:bCs/>
              </w:rPr>
            </w:pPr>
            <w:r w:rsidRPr="000047FC">
              <w:rPr>
                <w:rFonts w:ascii="Cambria" w:hAnsi="Cambria" w:cs="Arial"/>
                <w:b/>
                <w:bCs/>
              </w:rPr>
              <w:t>55</w:t>
            </w:r>
          </w:p>
        </w:tc>
        <w:tc>
          <w:tcPr>
            <w:tcW w:w="2070" w:type="dxa"/>
            <w:gridSpan w:val="2"/>
            <w:tcBorders>
              <w:left w:val="single" w:sz="4" w:space="0" w:color="auto"/>
              <w:right w:val="single" w:sz="4" w:space="0" w:color="auto"/>
            </w:tcBorders>
            <w:shd w:val="clear" w:color="auto" w:fill="auto"/>
          </w:tcPr>
          <w:p w14:paraId="0B963848" w14:textId="396E2569"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13ABB9C9" w14:textId="2E9EF6F9"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3C9C345C"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C0E0950" w14:textId="29E3BF12" w:rsidR="0010708C" w:rsidRDefault="0010708C">
            <w:pPr>
              <w:jc w:val="center"/>
              <w:rPr>
                <w:rFonts w:ascii="Cambria" w:hAnsi="Cambria" w:cs="Arial"/>
              </w:rPr>
            </w:pPr>
            <w:r w:rsidRPr="00DC1C54">
              <w:rPr>
                <w:rFonts w:ascii="Cambria" w:hAnsi="Cambria" w:cs="Arial"/>
              </w:rPr>
              <w:t>Yes / No</w:t>
            </w:r>
          </w:p>
        </w:tc>
      </w:tr>
      <w:tr w:rsidR="0010708C" w14:paraId="38F25B4E"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DD6A0B" w14:textId="77777777" w:rsidR="0010708C" w:rsidRPr="000047FC" w:rsidRDefault="0010708C" w:rsidP="0010708C">
            <w:pPr>
              <w:jc w:val="center"/>
              <w:rPr>
                <w:rFonts w:ascii="Cambria" w:hAnsi="Cambria" w:cs="Arial"/>
                <w:b/>
                <w:bCs/>
              </w:rPr>
            </w:pPr>
            <w:r w:rsidRPr="000047FC">
              <w:rPr>
                <w:rFonts w:ascii="Cambria" w:hAnsi="Cambria" w:cs="Arial"/>
                <w:b/>
                <w:bCs/>
              </w:rPr>
              <w:t>26</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3A04FB" w14:textId="77777777" w:rsidR="0010708C" w:rsidRPr="000047FC" w:rsidRDefault="0010708C" w:rsidP="0010708C">
            <w:pPr>
              <w:jc w:val="center"/>
              <w:rPr>
                <w:rFonts w:ascii="Cambria" w:hAnsi="Cambria" w:cs="Arial"/>
                <w:b/>
                <w:bCs/>
              </w:rPr>
            </w:pPr>
            <w:r w:rsidRPr="000047FC">
              <w:rPr>
                <w:rFonts w:ascii="Cambria" w:hAnsi="Cambria" w:cs="Arial"/>
                <w:b/>
                <w:bCs/>
              </w:rPr>
              <w:t>56</w:t>
            </w:r>
          </w:p>
        </w:tc>
        <w:tc>
          <w:tcPr>
            <w:tcW w:w="2070" w:type="dxa"/>
            <w:gridSpan w:val="2"/>
            <w:tcBorders>
              <w:left w:val="single" w:sz="4" w:space="0" w:color="auto"/>
              <w:right w:val="single" w:sz="4" w:space="0" w:color="auto"/>
            </w:tcBorders>
            <w:shd w:val="clear" w:color="auto" w:fill="auto"/>
          </w:tcPr>
          <w:p w14:paraId="639C6010" w14:textId="519E0EED"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5C4E9ADB" w14:textId="23757963"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6F65FEC8"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2DDFAFC" w14:textId="2125E617" w:rsidR="0010708C" w:rsidRDefault="0010708C">
            <w:pPr>
              <w:jc w:val="center"/>
              <w:rPr>
                <w:rFonts w:ascii="Cambria" w:hAnsi="Cambria" w:cs="Arial"/>
              </w:rPr>
            </w:pPr>
            <w:r w:rsidRPr="00DC1C54">
              <w:rPr>
                <w:rFonts w:ascii="Cambria" w:hAnsi="Cambria" w:cs="Arial"/>
              </w:rPr>
              <w:t>Yes / No</w:t>
            </w:r>
          </w:p>
        </w:tc>
      </w:tr>
      <w:tr w:rsidR="0010708C" w14:paraId="1E909CA2"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A59D4C" w14:textId="77777777" w:rsidR="0010708C" w:rsidRPr="000047FC" w:rsidRDefault="0010708C" w:rsidP="0010708C">
            <w:pPr>
              <w:jc w:val="center"/>
              <w:rPr>
                <w:rFonts w:ascii="Cambria" w:hAnsi="Cambria" w:cs="Arial"/>
                <w:b/>
                <w:bCs/>
              </w:rPr>
            </w:pPr>
            <w:r w:rsidRPr="000047FC">
              <w:rPr>
                <w:rFonts w:ascii="Cambria" w:hAnsi="Cambria" w:cs="Arial"/>
                <w:b/>
                <w:bCs/>
              </w:rPr>
              <w:t>27</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903DE9" w14:textId="77777777" w:rsidR="0010708C" w:rsidRPr="000047FC" w:rsidRDefault="0010708C" w:rsidP="0010708C">
            <w:pPr>
              <w:jc w:val="center"/>
              <w:rPr>
                <w:rFonts w:ascii="Cambria" w:hAnsi="Cambria" w:cs="Arial"/>
                <w:b/>
                <w:bCs/>
              </w:rPr>
            </w:pPr>
            <w:r w:rsidRPr="000047FC">
              <w:rPr>
                <w:rFonts w:ascii="Cambria" w:hAnsi="Cambria" w:cs="Arial"/>
                <w:b/>
                <w:bCs/>
              </w:rPr>
              <w:t>57</w:t>
            </w:r>
          </w:p>
        </w:tc>
        <w:tc>
          <w:tcPr>
            <w:tcW w:w="2070" w:type="dxa"/>
            <w:gridSpan w:val="2"/>
            <w:tcBorders>
              <w:left w:val="single" w:sz="4" w:space="0" w:color="auto"/>
              <w:right w:val="single" w:sz="4" w:space="0" w:color="auto"/>
            </w:tcBorders>
            <w:shd w:val="clear" w:color="auto" w:fill="auto"/>
          </w:tcPr>
          <w:p w14:paraId="11D153A1" w14:textId="37AF7583"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6942CFC4" w14:textId="6CBE9704"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07196699"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58A3CA31" w14:textId="45F8BDF2" w:rsidR="0010708C" w:rsidRDefault="0010708C">
            <w:pPr>
              <w:jc w:val="center"/>
              <w:rPr>
                <w:rFonts w:ascii="Cambria" w:hAnsi="Cambria" w:cs="Arial"/>
              </w:rPr>
            </w:pPr>
            <w:r w:rsidRPr="00DC1C54">
              <w:rPr>
                <w:rFonts w:ascii="Cambria" w:hAnsi="Cambria" w:cs="Arial"/>
              </w:rPr>
              <w:t>Yes / No</w:t>
            </w:r>
          </w:p>
        </w:tc>
      </w:tr>
      <w:tr w:rsidR="0010708C" w14:paraId="01A8C7DF"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CD5BCBB" w14:textId="77777777" w:rsidR="0010708C" w:rsidRPr="000047FC" w:rsidRDefault="0010708C" w:rsidP="0010708C">
            <w:pPr>
              <w:jc w:val="center"/>
              <w:rPr>
                <w:rFonts w:ascii="Cambria" w:hAnsi="Cambria" w:cs="Arial"/>
                <w:b/>
                <w:bCs/>
              </w:rPr>
            </w:pPr>
            <w:r w:rsidRPr="000047FC">
              <w:rPr>
                <w:rFonts w:ascii="Cambria" w:hAnsi="Cambria" w:cs="Arial"/>
                <w:b/>
                <w:bCs/>
              </w:rPr>
              <w:t>37</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B62F85" w14:textId="77777777" w:rsidR="0010708C" w:rsidRPr="000047FC" w:rsidRDefault="0010708C" w:rsidP="0010708C">
            <w:pPr>
              <w:jc w:val="center"/>
              <w:rPr>
                <w:rFonts w:ascii="Cambria" w:hAnsi="Cambria" w:cs="Arial"/>
                <w:b/>
                <w:bCs/>
              </w:rPr>
            </w:pPr>
            <w:r w:rsidRPr="000047FC">
              <w:rPr>
                <w:rFonts w:ascii="Cambria" w:hAnsi="Cambria" w:cs="Arial"/>
                <w:b/>
                <w:bCs/>
              </w:rPr>
              <w:t>58</w:t>
            </w:r>
          </w:p>
        </w:tc>
        <w:tc>
          <w:tcPr>
            <w:tcW w:w="2070" w:type="dxa"/>
            <w:gridSpan w:val="2"/>
            <w:tcBorders>
              <w:left w:val="single" w:sz="4" w:space="0" w:color="auto"/>
              <w:right w:val="single" w:sz="4" w:space="0" w:color="auto"/>
            </w:tcBorders>
            <w:shd w:val="clear" w:color="auto" w:fill="auto"/>
          </w:tcPr>
          <w:p w14:paraId="2871270B" w14:textId="613BED24"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36F130CB" w14:textId="66B45C4D"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1DA17BEE"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4E49D622" w14:textId="729BD297" w:rsidR="0010708C" w:rsidRDefault="0010708C">
            <w:pPr>
              <w:jc w:val="center"/>
              <w:rPr>
                <w:rFonts w:ascii="Cambria" w:hAnsi="Cambria" w:cs="Arial"/>
              </w:rPr>
            </w:pPr>
            <w:r w:rsidRPr="00DC1C54">
              <w:rPr>
                <w:rFonts w:ascii="Cambria" w:hAnsi="Cambria" w:cs="Arial"/>
              </w:rPr>
              <w:t>Yes / No</w:t>
            </w:r>
          </w:p>
        </w:tc>
      </w:tr>
      <w:tr w:rsidR="0010708C" w14:paraId="40D18285"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08709B" w14:textId="77777777" w:rsidR="0010708C" w:rsidRPr="000047FC" w:rsidRDefault="0010708C" w:rsidP="0010708C">
            <w:pPr>
              <w:jc w:val="center"/>
              <w:rPr>
                <w:rFonts w:ascii="Cambria" w:hAnsi="Cambria" w:cs="Arial"/>
                <w:b/>
                <w:bCs/>
              </w:rPr>
            </w:pPr>
            <w:r w:rsidRPr="000047FC">
              <w:rPr>
                <w:rFonts w:ascii="Cambria" w:hAnsi="Cambria" w:cs="Arial"/>
                <w:b/>
                <w:bCs/>
              </w:rPr>
              <w:t>38</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D4C5CC" w14:textId="77777777" w:rsidR="0010708C" w:rsidRPr="000047FC" w:rsidRDefault="0010708C" w:rsidP="0010708C">
            <w:pPr>
              <w:jc w:val="center"/>
              <w:rPr>
                <w:rFonts w:ascii="Cambria" w:hAnsi="Cambria" w:cs="Arial"/>
                <w:b/>
                <w:bCs/>
              </w:rPr>
            </w:pPr>
            <w:r w:rsidRPr="000047FC">
              <w:rPr>
                <w:rFonts w:ascii="Cambria" w:hAnsi="Cambria" w:cs="Arial"/>
                <w:b/>
                <w:bCs/>
              </w:rPr>
              <w:t>59</w:t>
            </w:r>
          </w:p>
        </w:tc>
        <w:tc>
          <w:tcPr>
            <w:tcW w:w="2070" w:type="dxa"/>
            <w:gridSpan w:val="2"/>
            <w:tcBorders>
              <w:left w:val="single" w:sz="4" w:space="0" w:color="auto"/>
              <w:right w:val="single" w:sz="4" w:space="0" w:color="auto"/>
            </w:tcBorders>
            <w:shd w:val="clear" w:color="auto" w:fill="auto"/>
          </w:tcPr>
          <w:p w14:paraId="556B7986" w14:textId="53057404"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10AB4953" w14:textId="3045ECE3"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780E2906"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3EB50019" w14:textId="5EEAD75A" w:rsidR="0010708C" w:rsidRDefault="0010708C">
            <w:pPr>
              <w:jc w:val="center"/>
              <w:rPr>
                <w:rFonts w:ascii="Cambria" w:hAnsi="Cambria" w:cs="Arial"/>
              </w:rPr>
            </w:pPr>
            <w:r w:rsidRPr="00DC1C54">
              <w:rPr>
                <w:rFonts w:ascii="Cambria" w:hAnsi="Cambria" w:cs="Arial"/>
              </w:rPr>
              <w:t>Yes / No</w:t>
            </w:r>
          </w:p>
        </w:tc>
      </w:tr>
      <w:tr w:rsidR="0010708C" w14:paraId="559D900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088EE13" w14:textId="77777777" w:rsidR="0010708C" w:rsidRPr="000047FC" w:rsidRDefault="0010708C" w:rsidP="0010708C">
            <w:pPr>
              <w:jc w:val="center"/>
              <w:rPr>
                <w:rFonts w:ascii="Cambria" w:hAnsi="Cambria" w:cs="Arial"/>
                <w:b/>
                <w:bCs/>
              </w:rPr>
            </w:pPr>
            <w:r w:rsidRPr="000047FC">
              <w:rPr>
                <w:rFonts w:ascii="Cambria" w:hAnsi="Cambria" w:cs="Arial"/>
                <w:b/>
                <w:bCs/>
              </w:rPr>
              <w:t>39</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222CDC" w14:textId="77777777" w:rsidR="0010708C" w:rsidRPr="000047FC" w:rsidRDefault="0010708C" w:rsidP="0010708C">
            <w:pPr>
              <w:jc w:val="center"/>
              <w:rPr>
                <w:rFonts w:ascii="Cambria" w:hAnsi="Cambria" w:cs="Arial"/>
                <w:b/>
                <w:bCs/>
              </w:rPr>
            </w:pPr>
            <w:r w:rsidRPr="000047FC">
              <w:rPr>
                <w:rFonts w:ascii="Cambria" w:hAnsi="Cambria" w:cs="Arial"/>
                <w:b/>
                <w:bCs/>
              </w:rPr>
              <w:t>60</w:t>
            </w:r>
          </w:p>
        </w:tc>
        <w:tc>
          <w:tcPr>
            <w:tcW w:w="2070" w:type="dxa"/>
            <w:gridSpan w:val="2"/>
            <w:tcBorders>
              <w:left w:val="single" w:sz="4" w:space="0" w:color="auto"/>
              <w:right w:val="single" w:sz="4" w:space="0" w:color="auto"/>
            </w:tcBorders>
            <w:shd w:val="clear" w:color="auto" w:fill="auto"/>
          </w:tcPr>
          <w:p w14:paraId="067F3A2E" w14:textId="1340938C"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70062C03" w14:textId="059D7E0F" w:rsidR="0010708C" w:rsidRDefault="0010708C" w:rsidP="0010708C">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09E22BBF"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1A1FEB96" w14:textId="72547222" w:rsidR="0010708C" w:rsidRDefault="0010708C">
            <w:pPr>
              <w:jc w:val="center"/>
              <w:rPr>
                <w:rFonts w:ascii="Cambria" w:hAnsi="Cambria" w:cs="Arial"/>
              </w:rPr>
            </w:pPr>
            <w:r w:rsidRPr="00DC1C54">
              <w:rPr>
                <w:rFonts w:ascii="Cambria" w:hAnsi="Cambria" w:cs="Arial"/>
              </w:rPr>
              <w:t>Yes / No</w:t>
            </w:r>
          </w:p>
        </w:tc>
      </w:tr>
      <w:tr w:rsidR="0010708C" w14:paraId="546EAB4B"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ABB277" w14:textId="6CC55B38" w:rsidR="0010708C" w:rsidRPr="000047FC" w:rsidRDefault="0010708C" w:rsidP="0010708C">
            <w:pPr>
              <w:jc w:val="center"/>
              <w:rPr>
                <w:rFonts w:ascii="Cambria" w:hAnsi="Cambria" w:cs="Arial"/>
                <w:b/>
                <w:bCs/>
              </w:rPr>
            </w:pPr>
            <w:r>
              <w:rPr>
                <w:rFonts w:ascii="Cambria" w:hAnsi="Cambria" w:cs="Arial"/>
                <w:b/>
                <w:bCs/>
              </w:rPr>
              <w:t>7</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DEA491D" w14:textId="6A495190" w:rsidR="0010708C" w:rsidRPr="000047FC" w:rsidRDefault="0010708C" w:rsidP="0010708C">
            <w:pPr>
              <w:jc w:val="center"/>
              <w:rPr>
                <w:rFonts w:ascii="Cambria" w:hAnsi="Cambria" w:cs="Arial"/>
                <w:b/>
                <w:bCs/>
              </w:rPr>
            </w:pPr>
            <w:r>
              <w:rPr>
                <w:rFonts w:ascii="Cambria" w:hAnsi="Cambria" w:cs="Arial"/>
                <w:b/>
                <w:bCs/>
              </w:rPr>
              <w:t>73</w:t>
            </w:r>
          </w:p>
        </w:tc>
        <w:tc>
          <w:tcPr>
            <w:tcW w:w="2070" w:type="dxa"/>
            <w:gridSpan w:val="2"/>
            <w:tcBorders>
              <w:left w:val="single" w:sz="4" w:space="0" w:color="auto"/>
              <w:right w:val="single" w:sz="4" w:space="0" w:color="auto"/>
            </w:tcBorders>
            <w:shd w:val="clear" w:color="auto" w:fill="auto"/>
          </w:tcPr>
          <w:p w14:paraId="496EBB7D" w14:textId="2F693063"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vAlign w:val="center"/>
          </w:tcPr>
          <w:p w14:paraId="6ECACCE8" w14:textId="5E176897" w:rsidR="0010708C" w:rsidRDefault="0010708C" w:rsidP="0010708C">
            <w:pPr>
              <w:jc w:val="center"/>
              <w:rPr>
                <w:rFonts w:ascii="Cambria" w:hAnsi="Cambria" w:cs="Arial"/>
              </w:rPr>
            </w:pPr>
            <w:r>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1D3CD760"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00394C1" w14:textId="2CAB6569" w:rsidR="0010708C" w:rsidRDefault="0010708C">
            <w:pPr>
              <w:jc w:val="center"/>
              <w:rPr>
                <w:rFonts w:ascii="Cambria" w:hAnsi="Cambria" w:cs="Arial"/>
              </w:rPr>
            </w:pPr>
            <w:r w:rsidRPr="00DC1C54">
              <w:rPr>
                <w:rFonts w:ascii="Cambria" w:hAnsi="Cambria" w:cs="Arial"/>
              </w:rPr>
              <w:t>Yes / No</w:t>
            </w:r>
          </w:p>
        </w:tc>
      </w:tr>
      <w:tr w:rsidR="0010708C" w14:paraId="262A7A1B"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AE4DC3" w14:textId="19CAFE38" w:rsidR="0010708C" w:rsidRPr="000047FC" w:rsidRDefault="0010708C" w:rsidP="0010708C">
            <w:pPr>
              <w:jc w:val="center"/>
              <w:rPr>
                <w:rFonts w:ascii="Cambria" w:hAnsi="Cambria" w:cs="Arial"/>
                <w:b/>
                <w:bCs/>
              </w:rPr>
            </w:pPr>
            <w:r>
              <w:rPr>
                <w:rFonts w:ascii="Cambria" w:hAnsi="Cambria" w:cs="Arial"/>
                <w:b/>
                <w:bCs/>
              </w:rPr>
              <w:t>8</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EA12CD" w14:textId="1B877C51" w:rsidR="0010708C" w:rsidRPr="000047FC" w:rsidRDefault="0010708C" w:rsidP="0010708C">
            <w:pPr>
              <w:jc w:val="center"/>
              <w:rPr>
                <w:rFonts w:ascii="Cambria" w:hAnsi="Cambria" w:cs="Arial"/>
                <w:b/>
                <w:bCs/>
              </w:rPr>
            </w:pPr>
            <w:r>
              <w:rPr>
                <w:rFonts w:ascii="Cambria" w:hAnsi="Cambria" w:cs="Arial"/>
                <w:b/>
                <w:bCs/>
              </w:rPr>
              <w:t>74</w:t>
            </w:r>
          </w:p>
        </w:tc>
        <w:tc>
          <w:tcPr>
            <w:tcW w:w="2070" w:type="dxa"/>
            <w:gridSpan w:val="2"/>
            <w:tcBorders>
              <w:left w:val="single" w:sz="4" w:space="0" w:color="auto"/>
              <w:right w:val="single" w:sz="4" w:space="0" w:color="auto"/>
            </w:tcBorders>
            <w:shd w:val="clear" w:color="auto" w:fill="auto"/>
          </w:tcPr>
          <w:p w14:paraId="32CDBBCC" w14:textId="7172073A"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46854A25" w14:textId="56EC7897"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1CB19D23"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37DFF799" w14:textId="465E25B7" w:rsidR="0010708C" w:rsidRDefault="0010708C">
            <w:pPr>
              <w:jc w:val="center"/>
              <w:rPr>
                <w:rFonts w:ascii="Cambria" w:hAnsi="Cambria" w:cs="Arial"/>
              </w:rPr>
            </w:pPr>
            <w:r w:rsidRPr="00DC1C54">
              <w:rPr>
                <w:rFonts w:ascii="Cambria" w:hAnsi="Cambria" w:cs="Arial"/>
              </w:rPr>
              <w:t>Yes / No</w:t>
            </w:r>
          </w:p>
        </w:tc>
      </w:tr>
      <w:tr w:rsidR="0010708C" w14:paraId="2744DAE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9B2943" w14:textId="37B8FE53" w:rsidR="0010708C" w:rsidRPr="000047FC" w:rsidRDefault="0010708C" w:rsidP="0010708C">
            <w:pPr>
              <w:jc w:val="center"/>
              <w:rPr>
                <w:rFonts w:ascii="Cambria" w:hAnsi="Cambria" w:cs="Arial"/>
                <w:b/>
                <w:bCs/>
              </w:rPr>
            </w:pPr>
            <w:r>
              <w:rPr>
                <w:rFonts w:ascii="Cambria" w:hAnsi="Cambria" w:cs="Arial"/>
                <w:b/>
                <w:bCs/>
              </w:rPr>
              <w:t>9</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8AC5CF" w14:textId="4F019A42" w:rsidR="0010708C" w:rsidRPr="000047FC" w:rsidRDefault="0010708C" w:rsidP="0010708C">
            <w:pPr>
              <w:jc w:val="center"/>
              <w:rPr>
                <w:rFonts w:ascii="Cambria" w:hAnsi="Cambria" w:cs="Arial"/>
                <w:b/>
                <w:bCs/>
              </w:rPr>
            </w:pPr>
            <w:r>
              <w:rPr>
                <w:rFonts w:ascii="Cambria" w:hAnsi="Cambria" w:cs="Arial"/>
                <w:b/>
                <w:bCs/>
              </w:rPr>
              <w:t>75</w:t>
            </w:r>
          </w:p>
        </w:tc>
        <w:tc>
          <w:tcPr>
            <w:tcW w:w="2070" w:type="dxa"/>
            <w:gridSpan w:val="2"/>
            <w:tcBorders>
              <w:left w:val="single" w:sz="4" w:space="0" w:color="auto"/>
              <w:right w:val="single" w:sz="4" w:space="0" w:color="auto"/>
            </w:tcBorders>
            <w:shd w:val="clear" w:color="auto" w:fill="auto"/>
          </w:tcPr>
          <w:p w14:paraId="5A4E7B76" w14:textId="3E8C1DED"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625998C8" w14:textId="48DB14B8"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BC34D6D"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6BD36133" w14:textId="24D9BCA4" w:rsidR="0010708C" w:rsidRDefault="0010708C">
            <w:pPr>
              <w:jc w:val="center"/>
              <w:rPr>
                <w:rFonts w:ascii="Cambria" w:hAnsi="Cambria" w:cs="Arial"/>
              </w:rPr>
            </w:pPr>
            <w:r w:rsidRPr="00DC1C54">
              <w:rPr>
                <w:rFonts w:ascii="Cambria" w:hAnsi="Cambria" w:cs="Arial"/>
              </w:rPr>
              <w:t>Yes / No</w:t>
            </w:r>
          </w:p>
        </w:tc>
      </w:tr>
      <w:tr w:rsidR="0010708C" w14:paraId="281646C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8F0060" w14:textId="0B87A33B" w:rsidR="0010708C" w:rsidRPr="000047FC" w:rsidRDefault="0010708C" w:rsidP="0010708C">
            <w:pPr>
              <w:jc w:val="center"/>
              <w:rPr>
                <w:rFonts w:ascii="Cambria" w:hAnsi="Cambria" w:cs="Arial"/>
                <w:b/>
                <w:bCs/>
              </w:rPr>
            </w:pPr>
            <w:r>
              <w:rPr>
                <w:rFonts w:ascii="Cambria" w:hAnsi="Cambria" w:cs="Arial"/>
                <w:b/>
                <w:bCs/>
              </w:rPr>
              <w:t>19</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0E33A5" w14:textId="6D8DCC52" w:rsidR="0010708C" w:rsidRPr="000047FC" w:rsidRDefault="0010708C" w:rsidP="0010708C">
            <w:pPr>
              <w:jc w:val="center"/>
              <w:rPr>
                <w:rFonts w:ascii="Cambria" w:hAnsi="Cambria" w:cs="Arial"/>
                <w:b/>
                <w:bCs/>
              </w:rPr>
            </w:pPr>
            <w:r>
              <w:rPr>
                <w:rFonts w:ascii="Cambria" w:hAnsi="Cambria" w:cs="Arial"/>
                <w:b/>
                <w:bCs/>
              </w:rPr>
              <w:t>76</w:t>
            </w:r>
          </w:p>
        </w:tc>
        <w:tc>
          <w:tcPr>
            <w:tcW w:w="2070" w:type="dxa"/>
            <w:gridSpan w:val="2"/>
            <w:tcBorders>
              <w:left w:val="single" w:sz="4" w:space="0" w:color="auto"/>
              <w:right w:val="single" w:sz="4" w:space="0" w:color="auto"/>
            </w:tcBorders>
            <w:shd w:val="clear" w:color="auto" w:fill="auto"/>
          </w:tcPr>
          <w:p w14:paraId="620688D3" w14:textId="2064EFA1"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5FE59C7F" w14:textId="17B6A4D9"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25A4C804"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0FE039CE" w14:textId="5026AD47" w:rsidR="0010708C" w:rsidRDefault="0010708C">
            <w:pPr>
              <w:jc w:val="center"/>
              <w:rPr>
                <w:rFonts w:ascii="Cambria" w:hAnsi="Cambria" w:cs="Arial"/>
              </w:rPr>
            </w:pPr>
            <w:r w:rsidRPr="00DC1C54">
              <w:rPr>
                <w:rFonts w:ascii="Cambria" w:hAnsi="Cambria" w:cs="Arial"/>
              </w:rPr>
              <w:t>Yes / No</w:t>
            </w:r>
          </w:p>
        </w:tc>
      </w:tr>
      <w:tr w:rsidR="0010708C" w14:paraId="34D5932C"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A67AA3" w14:textId="73E46756" w:rsidR="0010708C" w:rsidRPr="000047FC" w:rsidRDefault="0010708C" w:rsidP="0010708C">
            <w:pPr>
              <w:jc w:val="center"/>
              <w:rPr>
                <w:rFonts w:ascii="Cambria" w:hAnsi="Cambria" w:cs="Arial"/>
                <w:b/>
                <w:bCs/>
              </w:rPr>
            </w:pPr>
            <w:r>
              <w:rPr>
                <w:rFonts w:ascii="Cambria" w:hAnsi="Cambria" w:cs="Arial"/>
                <w:b/>
                <w:bCs/>
              </w:rPr>
              <w:t>20</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BBB575" w14:textId="1C5D50B2" w:rsidR="0010708C" w:rsidRPr="000047FC" w:rsidRDefault="0010708C" w:rsidP="0010708C">
            <w:pPr>
              <w:jc w:val="center"/>
              <w:rPr>
                <w:rFonts w:ascii="Cambria" w:hAnsi="Cambria" w:cs="Arial"/>
                <w:b/>
                <w:bCs/>
              </w:rPr>
            </w:pPr>
            <w:r>
              <w:rPr>
                <w:rFonts w:ascii="Cambria" w:hAnsi="Cambria" w:cs="Arial"/>
                <w:b/>
                <w:bCs/>
              </w:rPr>
              <w:t>77</w:t>
            </w:r>
          </w:p>
        </w:tc>
        <w:tc>
          <w:tcPr>
            <w:tcW w:w="2070" w:type="dxa"/>
            <w:gridSpan w:val="2"/>
            <w:tcBorders>
              <w:left w:val="single" w:sz="4" w:space="0" w:color="auto"/>
              <w:right w:val="single" w:sz="4" w:space="0" w:color="auto"/>
            </w:tcBorders>
            <w:shd w:val="clear" w:color="auto" w:fill="auto"/>
          </w:tcPr>
          <w:p w14:paraId="23886375" w14:textId="5B49C7DB"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04C15E98" w14:textId="54DECFAE"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25260EDE"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62CEEE4" w14:textId="76D2647E" w:rsidR="0010708C" w:rsidRDefault="0010708C">
            <w:pPr>
              <w:jc w:val="center"/>
              <w:rPr>
                <w:rFonts w:ascii="Cambria" w:hAnsi="Cambria" w:cs="Arial"/>
              </w:rPr>
            </w:pPr>
            <w:r w:rsidRPr="00DC1C54">
              <w:rPr>
                <w:rFonts w:ascii="Cambria" w:hAnsi="Cambria" w:cs="Arial"/>
              </w:rPr>
              <w:t>Yes / No</w:t>
            </w:r>
          </w:p>
        </w:tc>
      </w:tr>
      <w:tr w:rsidR="0010708C" w14:paraId="491BE4EB" w14:textId="77777777" w:rsidTr="00173BEC">
        <w:trPr>
          <w:trHeight w:val="317"/>
        </w:trPr>
        <w:tc>
          <w:tcPr>
            <w:tcW w:w="985" w:type="dxa"/>
            <w:tcBorders>
              <w:top w:val="single" w:sz="4" w:space="0" w:color="auto"/>
            </w:tcBorders>
            <w:shd w:val="clear" w:color="auto" w:fill="F2F2F2" w:themeFill="background1" w:themeFillShade="F2"/>
            <w:vAlign w:val="center"/>
          </w:tcPr>
          <w:p w14:paraId="007BD096" w14:textId="42ED7948" w:rsidR="0010708C" w:rsidRPr="000047FC" w:rsidRDefault="0010708C" w:rsidP="0010708C">
            <w:pPr>
              <w:jc w:val="center"/>
              <w:rPr>
                <w:rFonts w:ascii="Cambria" w:hAnsi="Cambria" w:cs="Arial"/>
                <w:b/>
                <w:bCs/>
              </w:rPr>
            </w:pPr>
            <w:r>
              <w:rPr>
                <w:rFonts w:ascii="Cambria" w:hAnsi="Cambria" w:cs="Arial"/>
                <w:b/>
                <w:bCs/>
              </w:rPr>
              <w:t>21</w:t>
            </w:r>
          </w:p>
        </w:tc>
        <w:tc>
          <w:tcPr>
            <w:tcW w:w="1080" w:type="dxa"/>
            <w:tcBorders>
              <w:top w:val="single" w:sz="4" w:space="0" w:color="auto"/>
              <w:right w:val="single" w:sz="4" w:space="0" w:color="auto"/>
            </w:tcBorders>
            <w:shd w:val="clear" w:color="auto" w:fill="F2F2F2" w:themeFill="background1" w:themeFillShade="F2"/>
            <w:vAlign w:val="center"/>
          </w:tcPr>
          <w:p w14:paraId="28FDB68D" w14:textId="2B5296F9" w:rsidR="0010708C" w:rsidRPr="000047FC" w:rsidRDefault="0010708C" w:rsidP="0010708C">
            <w:pPr>
              <w:jc w:val="center"/>
              <w:rPr>
                <w:rFonts w:ascii="Cambria" w:hAnsi="Cambria" w:cs="Arial"/>
                <w:b/>
                <w:bCs/>
              </w:rPr>
            </w:pPr>
            <w:r>
              <w:rPr>
                <w:rFonts w:ascii="Cambria" w:hAnsi="Cambria" w:cs="Arial"/>
                <w:b/>
                <w:bCs/>
              </w:rPr>
              <w:t>78</w:t>
            </w:r>
          </w:p>
        </w:tc>
        <w:tc>
          <w:tcPr>
            <w:tcW w:w="2070" w:type="dxa"/>
            <w:gridSpan w:val="2"/>
            <w:tcBorders>
              <w:left w:val="single" w:sz="4" w:space="0" w:color="auto"/>
              <w:right w:val="single" w:sz="4" w:space="0" w:color="auto"/>
            </w:tcBorders>
            <w:shd w:val="clear" w:color="auto" w:fill="auto"/>
          </w:tcPr>
          <w:p w14:paraId="1C9B555E" w14:textId="38850AA1"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27E25500" w14:textId="02D21E8E"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614D057B"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8511192" w14:textId="00661E9A" w:rsidR="0010708C" w:rsidRDefault="0010708C">
            <w:pPr>
              <w:jc w:val="center"/>
              <w:rPr>
                <w:rFonts w:ascii="Cambria" w:hAnsi="Cambria" w:cs="Arial"/>
              </w:rPr>
            </w:pPr>
            <w:r w:rsidRPr="00DC1C54">
              <w:rPr>
                <w:rFonts w:ascii="Cambria" w:hAnsi="Cambria" w:cs="Arial"/>
              </w:rPr>
              <w:t>Yes / No</w:t>
            </w:r>
          </w:p>
        </w:tc>
      </w:tr>
      <w:tr w:rsidR="0010708C" w14:paraId="405A1E42" w14:textId="77777777" w:rsidTr="00173BEC">
        <w:trPr>
          <w:trHeight w:val="317"/>
        </w:trPr>
        <w:tc>
          <w:tcPr>
            <w:tcW w:w="985" w:type="dxa"/>
            <w:shd w:val="clear" w:color="auto" w:fill="F2F2F2" w:themeFill="background1" w:themeFillShade="F2"/>
            <w:vAlign w:val="center"/>
          </w:tcPr>
          <w:p w14:paraId="4E29E985" w14:textId="1A76A3CE" w:rsidR="0010708C" w:rsidRPr="000047FC" w:rsidRDefault="0010708C" w:rsidP="0010708C">
            <w:pPr>
              <w:jc w:val="center"/>
              <w:rPr>
                <w:rFonts w:ascii="Cambria" w:hAnsi="Cambria" w:cs="Arial"/>
                <w:b/>
                <w:bCs/>
              </w:rPr>
            </w:pPr>
            <w:r>
              <w:rPr>
                <w:rFonts w:ascii="Cambria" w:hAnsi="Cambria" w:cs="Arial"/>
                <w:b/>
                <w:bCs/>
              </w:rPr>
              <w:t>31</w:t>
            </w:r>
          </w:p>
        </w:tc>
        <w:tc>
          <w:tcPr>
            <w:tcW w:w="1080" w:type="dxa"/>
            <w:tcBorders>
              <w:right w:val="single" w:sz="4" w:space="0" w:color="auto"/>
            </w:tcBorders>
            <w:shd w:val="clear" w:color="auto" w:fill="F2F2F2" w:themeFill="background1" w:themeFillShade="F2"/>
            <w:vAlign w:val="center"/>
          </w:tcPr>
          <w:p w14:paraId="38F062E4" w14:textId="5476C50A" w:rsidR="0010708C" w:rsidRPr="000047FC" w:rsidRDefault="0010708C" w:rsidP="0010708C">
            <w:pPr>
              <w:jc w:val="center"/>
              <w:rPr>
                <w:rFonts w:ascii="Cambria" w:hAnsi="Cambria" w:cs="Arial"/>
                <w:b/>
                <w:bCs/>
              </w:rPr>
            </w:pPr>
            <w:r>
              <w:rPr>
                <w:rFonts w:ascii="Cambria" w:hAnsi="Cambria" w:cs="Arial"/>
                <w:b/>
                <w:bCs/>
              </w:rPr>
              <w:t>79</w:t>
            </w:r>
          </w:p>
        </w:tc>
        <w:tc>
          <w:tcPr>
            <w:tcW w:w="2070" w:type="dxa"/>
            <w:gridSpan w:val="2"/>
            <w:tcBorders>
              <w:left w:val="single" w:sz="4" w:space="0" w:color="auto"/>
              <w:right w:val="single" w:sz="4" w:space="0" w:color="auto"/>
            </w:tcBorders>
            <w:shd w:val="clear" w:color="auto" w:fill="auto"/>
          </w:tcPr>
          <w:p w14:paraId="67BE5BF6" w14:textId="62F595CF"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685E6045" w14:textId="51EAE6FB"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2D40726E"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90E9AEB" w14:textId="68B0B1EA" w:rsidR="0010708C" w:rsidRDefault="0010708C">
            <w:pPr>
              <w:jc w:val="center"/>
              <w:rPr>
                <w:rFonts w:ascii="Cambria" w:hAnsi="Cambria" w:cs="Arial"/>
              </w:rPr>
            </w:pPr>
            <w:r w:rsidRPr="00DC1C54">
              <w:rPr>
                <w:rFonts w:ascii="Cambria" w:hAnsi="Cambria" w:cs="Arial"/>
              </w:rPr>
              <w:t>Yes / No</w:t>
            </w:r>
          </w:p>
        </w:tc>
      </w:tr>
      <w:tr w:rsidR="0010708C" w14:paraId="4BAB5BFE" w14:textId="77777777" w:rsidTr="00173BEC">
        <w:trPr>
          <w:trHeight w:val="317"/>
        </w:trPr>
        <w:tc>
          <w:tcPr>
            <w:tcW w:w="985" w:type="dxa"/>
            <w:shd w:val="clear" w:color="auto" w:fill="F2F2F2" w:themeFill="background1" w:themeFillShade="F2"/>
            <w:vAlign w:val="center"/>
          </w:tcPr>
          <w:p w14:paraId="5C47B19A" w14:textId="6B71FB1B" w:rsidR="0010708C" w:rsidRPr="000047FC" w:rsidRDefault="0010708C" w:rsidP="0010708C">
            <w:pPr>
              <w:jc w:val="center"/>
              <w:rPr>
                <w:rFonts w:ascii="Cambria" w:hAnsi="Cambria" w:cs="Arial"/>
                <w:b/>
                <w:bCs/>
              </w:rPr>
            </w:pPr>
            <w:r>
              <w:rPr>
                <w:rFonts w:ascii="Cambria" w:hAnsi="Cambria" w:cs="Arial"/>
                <w:b/>
                <w:bCs/>
              </w:rPr>
              <w:t>32</w:t>
            </w:r>
          </w:p>
        </w:tc>
        <w:tc>
          <w:tcPr>
            <w:tcW w:w="1080" w:type="dxa"/>
            <w:tcBorders>
              <w:right w:val="single" w:sz="4" w:space="0" w:color="auto"/>
            </w:tcBorders>
            <w:shd w:val="clear" w:color="auto" w:fill="F2F2F2" w:themeFill="background1" w:themeFillShade="F2"/>
            <w:vAlign w:val="center"/>
          </w:tcPr>
          <w:p w14:paraId="457542CD" w14:textId="0EBB18EC" w:rsidR="0010708C" w:rsidRPr="000047FC" w:rsidRDefault="0010708C" w:rsidP="0010708C">
            <w:pPr>
              <w:jc w:val="center"/>
              <w:rPr>
                <w:rFonts w:ascii="Cambria" w:hAnsi="Cambria" w:cs="Arial"/>
                <w:b/>
                <w:bCs/>
              </w:rPr>
            </w:pPr>
            <w:r>
              <w:rPr>
                <w:rFonts w:ascii="Cambria" w:hAnsi="Cambria" w:cs="Arial"/>
                <w:b/>
                <w:bCs/>
              </w:rPr>
              <w:t>80</w:t>
            </w:r>
          </w:p>
        </w:tc>
        <w:tc>
          <w:tcPr>
            <w:tcW w:w="2070" w:type="dxa"/>
            <w:gridSpan w:val="2"/>
            <w:tcBorders>
              <w:left w:val="single" w:sz="4" w:space="0" w:color="auto"/>
              <w:right w:val="single" w:sz="4" w:space="0" w:color="auto"/>
            </w:tcBorders>
            <w:shd w:val="clear" w:color="auto" w:fill="auto"/>
          </w:tcPr>
          <w:p w14:paraId="0D7392B4" w14:textId="0280FF71"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551C6996" w14:textId="3BAC0A45"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5E45C27A"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3E9094DB" w14:textId="5DA65226" w:rsidR="0010708C" w:rsidRDefault="0010708C">
            <w:pPr>
              <w:jc w:val="center"/>
              <w:rPr>
                <w:rFonts w:ascii="Cambria" w:hAnsi="Cambria" w:cs="Arial"/>
              </w:rPr>
            </w:pPr>
            <w:r w:rsidRPr="00DC1C54">
              <w:rPr>
                <w:rFonts w:ascii="Cambria" w:hAnsi="Cambria" w:cs="Arial"/>
              </w:rPr>
              <w:t>Yes / No</w:t>
            </w:r>
          </w:p>
        </w:tc>
      </w:tr>
      <w:tr w:rsidR="0010708C" w14:paraId="5C226666" w14:textId="77777777" w:rsidTr="00173BEC">
        <w:trPr>
          <w:trHeight w:val="317"/>
        </w:trPr>
        <w:tc>
          <w:tcPr>
            <w:tcW w:w="985" w:type="dxa"/>
            <w:shd w:val="clear" w:color="auto" w:fill="F2F2F2" w:themeFill="background1" w:themeFillShade="F2"/>
            <w:vAlign w:val="center"/>
          </w:tcPr>
          <w:p w14:paraId="07F4EF3A" w14:textId="3AB7CE9B" w:rsidR="0010708C" w:rsidRPr="000047FC" w:rsidRDefault="0010708C" w:rsidP="0010708C">
            <w:pPr>
              <w:jc w:val="center"/>
              <w:rPr>
                <w:rFonts w:ascii="Cambria" w:hAnsi="Cambria" w:cs="Arial"/>
                <w:b/>
                <w:bCs/>
              </w:rPr>
            </w:pPr>
            <w:r>
              <w:rPr>
                <w:rFonts w:ascii="Cambria" w:hAnsi="Cambria" w:cs="Arial"/>
                <w:b/>
                <w:bCs/>
              </w:rPr>
              <w:t>33</w:t>
            </w:r>
          </w:p>
        </w:tc>
        <w:tc>
          <w:tcPr>
            <w:tcW w:w="1080" w:type="dxa"/>
            <w:tcBorders>
              <w:right w:val="single" w:sz="4" w:space="0" w:color="auto"/>
            </w:tcBorders>
            <w:shd w:val="clear" w:color="auto" w:fill="F2F2F2" w:themeFill="background1" w:themeFillShade="F2"/>
            <w:vAlign w:val="center"/>
          </w:tcPr>
          <w:p w14:paraId="5A8A3047" w14:textId="387DE4FA" w:rsidR="0010708C" w:rsidRPr="000047FC" w:rsidRDefault="0010708C" w:rsidP="0010708C">
            <w:pPr>
              <w:jc w:val="center"/>
              <w:rPr>
                <w:rFonts w:ascii="Cambria" w:hAnsi="Cambria" w:cs="Arial"/>
                <w:b/>
                <w:bCs/>
              </w:rPr>
            </w:pPr>
            <w:r>
              <w:rPr>
                <w:rFonts w:ascii="Cambria" w:hAnsi="Cambria" w:cs="Arial"/>
                <w:b/>
                <w:bCs/>
              </w:rPr>
              <w:t>81</w:t>
            </w:r>
          </w:p>
        </w:tc>
        <w:tc>
          <w:tcPr>
            <w:tcW w:w="2070" w:type="dxa"/>
            <w:gridSpan w:val="2"/>
            <w:tcBorders>
              <w:left w:val="single" w:sz="4" w:space="0" w:color="auto"/>
              <w:right w:val="single" w:sz="4" w:space="0" w:color="auto"/>
            </w:tcBorders>
            <w:shd w:val="clear" w:color="auto" w:fill="auto"/>
          </w:tcPr>
          <w:p w14:paraId="3250AF56" w14:textId="29D45257"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266AE34A" w14:textId="5212D6CD"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96670EB"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026AF414" w14:textId="50AA527F" w:rsidR="0010708C" w:rsidRDefault="0010708C">
            <w:pPr>
              <w:jc w:val="center"/>
              <w:rPr>
                <w:rFonts w:ascii="Cambria" w:hAnsi="Cambria" w:cs="Arial"/>
              </w:rPr>
            </w:pPr>
            <w:r w:rsidRPr="00DC1C54">
              <w:rPr>
                <w:rFonts w:ascii="Cambria" w:hAnsi="Cambria" w:cs="Arial"/>
              </w:rPr>
              <w:t>Yes / No</w:t>
            </w:r>
          </w:p>
        </w:tc>
      </w:tr>
      <w:tr w:rsidR="0010708C" w14:paraId="57C4625E" w14:textId="77777777" w:rsidTr="00173BEC">
        <w:trPr>
          <w:trHeight w:val="317"/>
        </w:trPr>
        <w:tc>
          <w:tcPr>
            <w:tcW w:w="985" w:type="dxa"/>
            <w:shd w:val="clear" w:color="auto" w:fill="F2F2F2" w:themeFill="background1" w:themeFillShade="F2"/>
            <w:vAlign w:val="center"/>
          </w:tcPr>
          <w:p w14:paraId="2EBF4DAB" w14:textId="50C62E66" w:rsidR="0010708C" w:rsidRPr="000047FC" w:rsidRDefault="0010708C" w:rsidP="0010708C">
            <w:pPr>
              <w:jc w:val="center"/>
              <w:rPr>
                <w:rFonts w:ascii="Cambria" w:hAnsi="Cambria" w:cs="Arial"/>
                <w:b/>
                <w:bCs/>
              </w:rPr>
            </w:pPr>
            <w:r>
              <w:rPr>
                <w:rFonts w:ascii="Cambria" w:hAnsi="Cambria" w:cs="Arial"/>
                <w:b/>
                <w:bCs/>
              </w:rPr>
              <w:t>43</w:t>
            </w:r>
          </w:p>
        </w:tc>
        <w:tc>
          <w:tcPr>
            <w:tcW w:w="1080" w:type="dxa"/>
            <w:tcBorders>
              <w:right w:val="single" w:sz="4" w:space="0" w:color="auto"/>
            </w:tcBorders>
            <w:shd w:val="clear" w:color="auto" w:fill="F2F2F2" w:themeFill="background1" w:themeFillShade="F2"/>
            <w:vAlign w:val="center"/>
          </w:tcPr>
          <w:p w14:paraId="7C137834" w14:textId="5DEEE841" w:rsidR="0010708C" w:rsidRPr="000047FC" w:rsidRDefault="0010708C" w:rsidP="0010708C">
            <w:pPr>
              <w:jc w:val="center"/>
              <w:rPr>
                <w:rFonts w:ascii="Cambria" w:hAnsi="Cambria" w:cs="Arial"/>
                <w:b/>
                <w:bCs/>
              </w:rPr>
            </w:pPr>
            <w:r>
              <w:rPr>
                <w:rFonts w:ascii="Cambria" w:hAnsi="Cambria" w:cs="Arial"/>
                <w:b/>
                <w:bCs/>
              </w:rPr>
              <w:t>82</w:t>
            </w:r>
          </w:p>
        </w:tc>
        <w:tc>
          <w:tcPr>
            <w:tcW w:w="2070" w:type="dxa"/>
            <w:gridSpan w:val="2"/>
            <w:tcBorders>
              <w:left w:val="single" w:sz="4" w:space="0" w:color="auto"/>
              <w:right w:val="single" w:sz="4" w:space="0" w:color="auto"/>
            </w:tcBorders>
            <w:shd w:val="clear" w:color="auto" w:fill="auto"/>
          </w:tcPr>
          <w:p w14:paraId="045DABF3" w14:textId="5167A79A"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3CA7E15E" w14:textId="37C7593B"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18CFA88B"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11F74FFD" w14:textId="312BB20C" w:rsidR="0010708C" w:rsidRDefault="0010708C">
            <w:pPr>
              <w:jc w:val="center"/>
              <w:rPr>
                <w:rFonts w:ascii="Cambria" w:hAnsi="Cambria" w:cs="Arial"/>
              </w:rPr>
            </w:pPr>
            <w:r w:rsidRPr="00DC1C54">
              <w:rPr>
                <w:rFonts w:ascii="Cambria" w:hAnsi="Cambria" w:cs="Arial"/>
              </w:rPr>
              <w:t>Yes / No</w:t>
            </w:r>
          </w:p>
        </w:tc>
      </w:tr>
      <w:tr w:rsidR="0010708C" w14:paraId="009BAD16" w14:textId="77777777" w:rsidTr="00173BEC">
        <w:trPr>
          <w:trHeight w:val="317"/>
        </w:trPr>
        <w:tc>
          <w:tcPr>
            <w:tcW w:w="985" w:type="dxa"/>
            <w:shd w:val="clear" w:color="auto" w:fill="F2F2F2" w:themeFill="background1" w:themeFillShade="F2"/>
            <w:vAlign w:val="center"/>
          </w:tcPr>
          <w:p w14:paraId="23FE989A" w14:textId="60F3A179" w:rsidR="0010708C" w:rsidRPr="000047FC" w:rsidRDefault="00F138D9" w:rsidP="0010708C">
            <w:pPr>
              <w:jc w:val="center"/>
              <w:rPr>
                <w:rFonts w:ascii="Cambria" w:hAnsi="Cambria" w:cs="Arial"/>
                <w:b/>
                <w:bCs/>
              </w:rPr>
            </w:pPr>
            <w:r>
              <w:rPr>
                <w:rFonts w:ascii="Cambria" w:hAnsi="Cambria" w:cs="Arial"/>
                <w:b/>
                <w:bCs/>
              </w:rPr>
              <w:t>44</w:t>
            </w:r>
          </w:p>
        </w:tc>
        <w:tc>
          <w:tcPr>
            <w:tcW w:w="1080" w:type="dxa"/>
            <w:tcBorders>
              <w:right w:val="single" w:sz="4" w:space="0" w:color="auto"/>
            </w:tcBorders>
            <w:shd w:val="clear" w:color="auto" w:fill="F2F2F2" w:themeFill="background1" w:themeFillShade="F2"/>
            <w:vAlign w:val="center"/>
          </w:tcPr>
          <w:p w14:paraId="7931075C" w14:textId="4EABA400" w:rsidR="0010708C" w:rsidRPr="000047FC" w:rsidRDefault="00FA758F" w:rsidP="0010708C">
            <w:pPr>
              <w:jc w:val="center"/>
              <w:rPr>
                <w:rFonts w:ascii="Cambria" w:hAnsi="Cambria" w:cs="Arial"/>
                <w:b/>
                <w:bCs/>
              </w:rPr>
            </w:pPr>
            <w:r>
              <w:rPr>
                <w:rFonts w:ascii="Cambria" w:hAnsi="Cambria" w:cs="Arial"/>
                <w:b/>
                <w:bCs/>
              </w:rPr>
              <w:t>8</w:t>
            </w:r>
            <w:r w:rsidR="0010708C">
              <w:rPr>
                <w:rFonts w:ascii="Cambria" w:hAnsi="Cambria" w:cs="Arial"/>
                <w:b/>
                <w:bCs/>
              </w:rPr>
              <w:t>3</w:t>
            </w:r>
          </w:p>
        </w:tc>
        <w:tc>
          <w:tcPr>
            <w:tcW w:w="2070" w:type="dxa"/>
            <w:gridSpan w:val="2"/>
            <w:tcBorders>
              <w:left w:val="single" w:sz="4" w:space="0" w:color="auto"/>
              <w:right w:val="single" w:sz="4" w:space="0" w:color="auto"/>
            </w:tcBorders>
            <w:shd w:val="clear" w:color="auto" w:fill="auto"/>
          </w:tcPr>
          <w:p w14:paraId="5D845CC0" w14:textId="1095A12E"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right w:val="single" w:sz="4" w:space="0" w:color="auto"/>
            </w:tcBorders>
            <w:shd w:val="clear" w:color="auto" w:fill="auto"/>
          </w:tcPr>
          <w:p w14:paraId="26F2D090" w14:textId="75B6EF57"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4A0DDB1D" w14:textId="77777777" w:rsidR="0010708C" w:rsidRDefault="0010708C" w:rsidP="0010708C">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68F45632" w14:textId="745A3D04" w:rsidR="0010708C" w:rsidRDefault="0010708C">
            <w:pPr>
              <w:jc w:val="center"/>
              <w:rPr>
                <w:rFonts w:ascii="Cambria" w:hAnsi="Cambria" w:cs="Arial"/>
              </w:rPr>
            </w:pPr>
            <w:r w:rsidRPr="00DC1C54">
              <w:rPr>
                <w:rFonts w:ascii="Cambria" w:hAnsi="Cambria" w:cs="Arial"/>
              </w:rPr>
              <w:t>Yes / No</w:t>
            </w:r>
          </w:p>
        </w:tc>
      </w:tr>
      <w:tr w:rsidR="0010708C" w14:paraId="0C94D61F" w14:textId="77777777" w:rsidTr="00173BEC">
        <w:trPr>
          <w:trHeight w:val="317"/>
        </w:trPr>
        <w:tc>
          <w:tcPr>
            <w:tcW w:w="985" w:type="dxa"/>
            <w:tcBorders>
              <w:bottom w:val="single" w:sz="4" w:space="0" w:color="auto"/>
            </w:tcBorders>
            <w:shd w:val="clear" w:color="auto" w:fill="F2F2F2" w:themeFill="background1" w:themeFillShade="F2"/>
            <w:vAlign w:val="center"/>
          </w:tcPr>
          <w:p w14:paraId="6F4BCE33" w14:textId="49B2E542" w:rsidR="0010708C" w:rsidRPr="000047FC" w:rsidRDefault="00F138D9" w:rsidP="0010708C">
            <w:pPr>
              <w:jc w:val="center"/>
              <w:rPr>
                <w:rFonts w:ascii="Cambria" w:hAnsi="Cambria" w:cs="Arial"/>
                <w:b/>
                <w:bCs/>
              </w:rPr>
            </w:pPr>
            <w:r>
              <w:rPr>
                <w:rFonts w:ascii="Cambria" w:hAnsi="Cambria" w:cs="Arial"/>
                <w:b/>
                <w:bCs/>
              </w:rPr>
              <w:t>45</w:t>
            </w:r>
          </w:p>
        </w:tc>
        <w:tc>
          <w:tcPr>
            <w:tcW w:w="1080" w:type="dxa"/>
            <w:tcBorders>
              <w:bottom w:val="single" w:sz="4" w:space="0" w:color="auto"/>
              <w:right w:val="single" w:sz="4" w:space="0" w:color="auto"/>
            </w:tcBorders>
            <w:shd w:val="clear" w:color="auto" w:fill="F2F2F2" w:themeFill="background1" w:themeFillShade="F2"/>
            <w:vAlign w:val="center"/>
          </w:tcPr>
          <w:p w14:paraId="4A3276FC" w14:textId="437DFDD4" w:rsidR="0010708C" w:rsidRPr="000047FC" w:rsidRDefault="00C9779F" w:rsidP="0010708C">
            <w:pPr>
              <w:jc w:val="center"/>
              <w:rPr>
                <w:rFonts w:ascii="Cambria" w:hAnsi="Cambria" w:cs="Arial"/>
                <w:b/>
                <w:bCs/>
              </w:rPr>
            </w:pPr>
            <w:r>
              <w:rPr>
                <w:rFonts w:ascii="Cambria" w:hAnsi="Cambria" w:cs="Arial"/>
                <w:b/>
                <w:bCs/>
              </w:rPr>
              <w:t>84</w:t>
            </w:r>
          </w:p>
        </w:tc>
        <w:tc>
          <w:tcPr>
            <w:tcW w:w="2070" w:type="dxa"/>
            <w:gridSpan w:val="2"/>
            <w:tcBorders>
              <w:left w:val="single" w:sz="4" w:space="0" w:color="auto"/>
              <w:bottom w:val="single" w:sz="4" w:space="0" w:color="auto"/>
              <w:right w:val="single" w:sz="4" w:space="0" w:color="auto"/>
            </w:tcBorders>
            <w:shd w:val="clear" w:color="auto" w:fill="auto"/>
          </w:tcPr>
          <w:p w14:paraId="7F238525" w14:textId="57551A35" w:rsidR="0010708C" w:rsidRDefault="0010708C" w:rsidP="0010708C">
            <w:pPr>
              <w:jc w:val="center"/>
              <w:rPr>
                <w:rFonts w:ascii="Cambria" w:hAnsi="Cambria" w:cs="Arial"/>
              </w:rPr>
            </w:pPr>
            <w:r w:rsidRPr="00D05962">
              <w:rPr>
                <w:rFonts w:ascii="Cambria" w:hAnsi="Cambria" w:cs="Arial"/>
              </w:rPr>
              <w:t>Gravity (AUT001)</w:t>
            </w:r>
          </w:p>
        </w:tc>
        <w:tc>
          <w:tcPr>
            <w:tcW w:w="1080" w:type="dxa"/>
            <w:tcBorders>
              <w:left w:val="single" w:sz="4" w:space="0" w:color="auto"/>
              <w:bottom w:val="single" w:sz="4" w:space="0" w:color="auto"/>
              <w:right w:val="single" w:sz="4" w:space="0" w:color="auto"/>
            </w:tcBorders>
            <w:shd w:val="clear" w:color="auto" w:fill="auto"/>
          </w:tcPr>
          <w:p w14:paraId="492B22BB" w14:textId="0608E4AE" w:rsidR="0010708C" w:rsidRDefault="0010708C" w:rsidP="0010708C">
            <w:pPr>
              <w:jc w:val="center"/>
              <w:rPr>
                <w:rFonts w:ascii="Cambria" w:hAnsi="Cambria" w:cs="Arial"/>
              </w:rPr>
            </w:pPr>
            <w:r w:rsidRPr="00F67FCC">
              <w:rPr>
                <w:rFonts w:ascii="Cambria" w:hAnsi="Cambria" w:cs="Arial"/>
              </w:rPr>
              <w:t>Wrap</w:t>
            </w:r>
          </w:p>
        </w:tc>
        <w:tc>
          <w:tcPr>
            <w:tcW w:w="2115" w:type="dxa"/>
            <w:tcBorders>
              <w:left w:val="single" w:sz="4" w:space="0" w:color="auto"/>
              <w:bottom w:val="single" w:sz="4" w:space="0" w:color="auto"/>
              <w:right w:val="single" w:sz="4" w:space="0" w:color="auto"/>
            </w:tcBorders>
            <w:shd w:val="clear" w:color="auto" w:fill="auto"/>
            <w:vAlign w:val="center"/>
          </w:tcPr>
          <w:p w14:paraId="69980A15" w14:textId="77777777" w:rsidR="0010708C" w:rsidRDefault="0010708C" w:rsidP="0010708C">
            <w:pPr>
              <w:jc w:val="center"/>
              <w:rPr>
                <w:rFonts w:ascii="Cambria" w:hAnsi="Cambria" w:cs="Arial"/>
              </w:rPr>
            </w:pPr>
          </w:p>
        </w:tc>
        <w:tc>
          <w:tcPr>
            <w:tcW w:w="2115" w:type="dxa"/>
            <w:tcBorders>
              <w:left w:val="single" w:sz="4" w:space="0" w:color="auto"/>
              <w:bottom w:val="single" w:sz="4" w:space="0" w:color="auto"/>
              <w:right w:val="single" w:sz="4" w:space="0" w:color="auto"/>
            </w:tcBorders>
            <w:shd w:val="clear" w:color="auto" w:fill="auto"/>
            <w:vAlign w:val="center"/>
          </w:tcPr>
          <w:p w14:paraId="0D0B7BB0" w14:textId="44E3A74F" w:rsidR="0010708C" w:rsidRDefault="0010708C">
            <w:pPr>
              <w:jc w:val="center"/>
              <w:rPr>
                <w:rFonts w:ascii="Cambria" w:hAnsi="Cambria" w:cs="Arial"/>
              </w:rPr>
            </w:pPr>
            <w:r w:rsidRPr="00DC1C54">
              <w:rPr>
                <w:rFonts w:ascii="Cambria" w:hAnsi="Cambria" w:cs="Arial"/>
              </w:rPr>
              <w:t>Yes / No</w:t>
            </w:r>
          </w:p>
        </w:tc>
      </w:tr>
      <w:tr w:rsidR="0001027E" w:rsidRPr="00894548" w14:paraId="73963D58" w14:textId="77777777" w:rsidTr="00173BEC">
        <w:trPr>
          <w:trHeight w:val="288"/>
        </w:trPr>
        <w:tc>
          <w:tcPr>
            <w:tcW w:w="9445" w:type="dxa"/>
            <w:gridSpan w:val="7"/>
            <w:tcBorders>
              <w:top w:val="single" w:sz="4" w:space="0" w:color="auto"/>
            </w:tcBorders>
          </w:tcPr>
          <w:p w14:paraId="44E72C2B" w14:textId="383D15C3" w:rsidR="0001027E" w:rsidRPr="00894548" w:rsidRDefault="0001027E" w:rsidP="0001027E">
            <w:pPr>
              <w:rPr>
                <w:rFonts w:ascii="Cambria" w:hAnsi="Cambria" w:cs="Arial"/>
                <w:b/>
                <w:bCs/>
                <w:highlight w:val="yellow"/>
              </w:rPr>
            </w:pPr>
            <w:r w:rsidRPr="00894548">
              <w:rPr>
                <w:rFonts w:ascii="Cambria" w:hAnsi="Cambria" w:cs="Arial"/>
                <w:b/>
                <w:bCs/>
              </w:rPr>
              <w:t>Comments:</w:t>
            </w:r>
          </w:p>
        </w:tc>
      </w:tr>
      <w:tr w:rsidR="00B32C14" w14:paraId="30F76567" w14:textId="77777777" w:rsidTr="00173BEC">
        <w:trPr>
          <w:trHeight w:val="360"/>
        </w:trPr>
        <w:tc>
          <w:tcPr>
            <w:tcW w:w="3055" w:type="dxa"/>
            <w:gridSpan w:val="3"/>
            <w:shd w:val="clear" w:color="auto" w:fill="F2F2F2" w:themeFill="background1" w:themeFillShade="F2"/>
            <w:vAlign w:val="center"/>
          </w:tcPr>
          <w:p w14:paraId="65BC3CFF" w14:textId="499616C9" w:rsidR="00B32C14" w:rsidRDefault="00B32C14" w:rsidP="00B32C14">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6390" w:type="dxa"/>
            <w:gridSpan w:val="4"/>
          </w:tcPr>
          <w:p w14:paraId="017CEF5D" w14:textId="77777777" w:rsidR="00B32C14" w:rsidRDefault="00B32C14" w:rsidP="00B32C14">
            <w:pPr>
              <w:rPr>
                <w:rFonts w:ascii="Cambria" w:hAnsi="Cambria" w:cs="Arial"/>
              </w:rPr>
            </w:pPr>
          </w:p>
        </w:tc>
      </w:tr>
      <w:tr w:rsidR="00B32C14" w14:paraId="03DF461B" w14:textId="77777777" w:rsidTr="00173BEC">
        <w:trPr>
          <w:trHeight w:val="360"/>
        </w:trPr>
        <w:tc>
          <w:tcPr>
            <w:tcW w:w="3055" w:type="dxa"/>
            <w:gridSpan w:val="3"/>
            <w:shd w:val="clear" w:color="auto" w:fill="F2F2F2" w:themeFill="background1" w:themeFillShade="F2"/>
            <w:vAlign w:val="center"/>
          </w:tcPr>
          <w:p w14:paraId="32364BA6" w14:textId="7BD1C4C7" w:rsidR="00B32C14" w:rsidRPr="00894548" w:rsidRDefault="00B32C14" w:rsidP="00B32C14">
            <w:pPr>
              <w:jc w:val="right"/>
              <w:rPr>
                <w:rFonts w:ascii="Cambria" w:hAnsi="Cambria" w:cs="Arial"/>
                <w:b/>
                <w:bCs/>
              </w:rPr>
            </w:pPr>
            <w:r w:rsidRPr="00894548">
              <w:rPr>
                <w:rFonts w:ascii="Cambria" w:hAnsi="Cambria" w:cs="Arial"/>
                <w:b/>
                <w:bCs/>
              </w:rPr>
              <w:t>Quality Reviewed By</w:t>
            </w:r>
            <w:r>
              <w:rPr>
                <w:rFonts w:ascii="Cambria" w:hAnsi="Cambria" w:cs="Arial"/>
                <w:b/>
                <w:bCs/>
              </w:rPr>
              <w:t>/ Date</w:t>
            </w:r>
            <w:r w:rsidRPr="00894548">
              <w:rPr>
                <w:rFonts w:ascii="Cambria" w:hAnsi="Cambria" w:cs="Arial"/>
                <w:b/>
                <w:bCs/>
              </w:rPr>
              <w:t>:</w:t>
            </w:r>
          </w:p>
        </w:tc>
        <w:tc>
          <w:tcPr>
            <w:tcW w:w="6390" w:type="dxa"/>
            <w:gridSpan w:val="4"/>
          </w:tcPr>
          <w:p w14:paraId="6800DB05" w14:textId="77777777" w:rsidR="00B32C14" w:rsidRDefault="00B32C14" w:rsidP="00B32C14">
            <w:pPr>
              <w:rPr>
                <w:rFonts w:ascii="Cambria" w:hAnsi="Cambria" w:cs="Arial"/>
              </w:rPr>
            </w:pPr>
          </w:p>
        </w:tc>
      </w:tr>
    </w:tbl>
    <w:p w14:paraId="1DF9F71D" w14:textId="7DA15FF4" w:rsidR="00FE3981" w:rsidRDefault="00FE3981" w:rsidP="00FE3981">
      <w:pPr>
        <w:spacing w:after="0"/>
        <w:jc w:val="center"/>
        <w:rPr>
          <w:rFonts w:ascii="Cambria" w:hAnsi="Cambria" w:cs="Arial"/>
          <w:b/>
          <w:bCs/>
        </w:rPr>
      </w:pPr>
      <w:r>
        <w:rPr>
          <w:rFonts w:ascii="Cambria" w:hAnsi="Cambria" w:cs="Arial"/>
          <w:b/>
          <w:u w:val="single"/>
        </w:rPr>
        <w:br w:type="page"/>
      </w: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sidR="00B96111">
        <w:rPr>
          <w:rFonts w:ascii="Cambria" w:hAnsi="Cambria" w:cs="Arial"/>
          <w:b/>
          <w:bCs/>
        </w:rPr>
        <w:t>8</w:t>
      </w:r>
      <w:r w:rsidRPr="00023BB8">
        <w:rPr>
          <w:rFonts w:ascii="Cambria" w:hAnsi="Cambria" w:cs="Arial"/>
          <w:b/>
          <w:bCs/>
        </w:rPr>
        <w:t xml:space="preserve"> </w:t>
      </w:r>
      <w:r>
        <w:rPr>
          <w:rFonts w:ascii="Cambria" w:hAnsi="Cambria" w:cs="Arial"/>
          <w:b/>
          <w:bCs/>
        </w:rPr>
        <w:t>STERILIZATION (Cont.)</w:t>
      </w:r>
    </w:p>
    <w:tbl>
      <w:tblPr>
        <w:tblStyle w:val="TableGrid1"/>
        <w:tblW w:w="9445" w:type="dxa"/>
        <w:tblLayout w:type="fixed"/>
        <w:tblLook w:val="04A0" w:firstRow="1" w:lastRow="0" w:firstColumn="1" w:lastColumn="0" w:noHBand="0" w:noVBand="1"/>
      </w:tblPr>
      <w:tblGrid>
        <w:gridCol w:w="985"/>
        <w:gridCol w:w="1080"/>
        <w:gridCol w:w="990"/>
        <w:gridCol w:w="1080"/>
        <w:gridCol w:w="1080"/>
        <w:gridCol w:w="2115"/>
        <w:gridCol w:w="2115"/>
      </w:tblGrid>
      <w:tr w:rsidR="00FE3981" w:rsidRPr="00AC51DF" w14:paraId="5846A16F" w14:textId="77777777" w:rsidTr="000047FC">
        <w:trPr>
          <w:trHeight w:val="256"/>
        </w:trPr>
        <w:tc>
          <w:tcPr>
            <w:tcW w:w="9445" w:type="dxa"/>
            <w:gridSpan w:val="7"/>
            <w:shd w:val="clear" w:color="auto" w:fill="F2F2F2" w:themeFill="background1" w:themeFillShade="F2"/>
            <w:vAlign w:val="center"/>
          </w:tcPr>
          <w:p w14:paraId="1989D896" w14:textId="29801C68" w:rsidR="00FE3981" w:rsidRPr="00AC51DF" w:rsidRDefault="00A44336" w:rsidP="000047FC">
            <w:pPr>
              <w:jc w:val="center"/>
              <w:rPr>
                <w:rFonts w:ascii="Cambria" w:hAnsi="Cambria" w:cs="Arial"/>
                <w:b/>
                <w:bCs/>
              </w:rPr>
            </w:pPr>
            <w:r>
              <w:rPr>
                <w:rFonts w:ascii="Cambria" w:hAnsi="Cambria" w:cs="Arial"/>
                <w:b/>
                <w:bCs/>
              </w:rPr>
              <w:t>Pre-Vacuum Cycle (AUT002)</w:t>
            </w:r>
          </w:p>
        </w:tc>
      </w:tr>
      <w:tr w:rsidR="00641EE6" w14:paraId="6A86C9A9" w14:textId="77777777" w:rsidTr="000047FC">
        <w:trPr>
          <w:trHeight w:val="256"/>
        </w:trPr>
        <w:tc>
          <w:tcPr>
            <w:tcW w:w="9445" w:type="dxa"/>
            <w:gridSpan w:val="7"/>
            <w:vAlign w:val="center"/>
          </w:tcPr>
          <w:p w14:paraId="5BC43D05" w14:textId="77777777" w:rsidR="00641EE6" w:rsidRPr="00894548" w:rsidRDefault="00641EE6" w:rsidP="000047FC">
            <w:pPr>
              <w:rPr>
                <w:rFonts w:ascii="Cambria" w:hAnsi="Cambria" w:cs="Arial"/>
                <w:b/>
                <w:bCs/>
              </w:rPr>
            </w:pPr>
            <w:r w:rsidRPr="00894548">
              <w:rPr>
                <w:rFonts w:ascii="Cambria" w:hAnsi="Cambria" w:cs="Arial"/>
                <w:b/>
                <w:bCs/>
              </w:rPr>
              <w:t>Instructions:</w:t>
            </w:r>
          </w:p>
          <w:p w14:paraId="1265DB63" w14:textId="77777777" w:rsidR="00641EE6" w:rsidRDefault="00641EE6" w:rsidP="000047FC">
            <w:pPr>
              <w:rPr>
                <w:rFonts w:ascii="Cambria" w:hAnsi="Cambria" w:cs="Arial"/>
              </w:rPr>
            </w:pPr>
            <w:r>
              <w:rPr>
                <w:rFonts w:ascii="Cambria" w:hAnsi="Cambria" w:cs="Arial"/>
              </w:rPr>
              <w:t>1. Locate packages previously labeled in APPENDIX 16.7 with label numbers as specified.</w:t>
            </w:r>
          </w:p>
          <w:p w14:paraId="689E0E06" w14:textId="1865207F" w:rsidR="00641EE6" w:rsidRDefault="00641EE6" w:rsidP="000047FC">
            <w:pPr>
              <w:tabs>
                <w:tab w:val="left" w:pos="245"/>
              </w:tabs>
              <w:ind w:left="240" w:hanging="240"/>
              <w:rPr>
                <w:rFonts w:ascii="Cambria" w:hAnsi="Cambria" w:cs="Arial"/>
              </w:rPr>
            </w:pPr>
            <w:r>
              <w:rPr>
                <w:rFonts w:ascii="Cambria" w:hAnsi="Cambria" w:cs="Arial"/>
              </w:rPr>
              <w:t>2. Autoclave the packages using the existing Pre-Vacuum cycle in AUT002.  Multiple autoclave runs may be utilized.</w:t>
            </w:r>
          </w:p>
          <w:p w14:paraId="48CD408B" w14:textId="77777777" w:rsidR="00017F34" w:rsidRDefault="00017F34" w:rsidP="00017F34">
            <w:pPr>
              <w:tabs>
                <w:tab w:val="left" w:pos="245"/>
              </w:tabs>
              <w:ind w:left="240" w:hanging="240"/>
              <w:rPr>
                <w:rFonts w:ascii="Cambria" w:hAnsi="Cambria" w:cs="Arial"/>
              </w:rPr>
            </w:pPr>
            <w:r>
              <w:rPr>
                <w:rFonts w:ascii="Cambria" w:hAnsi="Cambria" w:cs="Arial"/>
              </w:rPr>
              <w:t>3. Prepare additional label per APPENDIX 16.9 before a sterilization run is complete.</w:t>
            </w:r>
          </w:p>
          <w:p w14:paraId="0531EE7D" w14:textId="77777777" w:rsidR="00017F34" w:rsidRPr="00890057" w:rsidRDefault="00017F34" w:rsidP="00017F34">
            <w:pPr>
              <w:tabs>
                <w:tab w:val="left" w:pos="245"/>
              </w:tabs>
              <w:ind w:left="240" w:hanging="240"/>
              <w:rPr>
                <w:rFonts w:ascii="Cambria" w:hAnsi="Cambria" w:cs="Arial"/>
                <w:noProof/>
              </w:rPr>
            </w:pPr>
            <w:r>
              <w:rPr>
                <w:rFonts w:ascii="Cambria" w:hAnsi="Cambria" w:cs="Arial"/>
              </w:rPr>
              <w:t xml:space="preserve">4. Document sterilization using the Instrument Sterilization Form.  </w:t>
            </w:r>
          </w:p>
          <w:p w14:paraId="6796EAA7" w14:textId="77777777" w:rsidR="00017F34" w:rsidRDefault="00017F34" w:rsidP="00017F34">
            <w:pPr>
              <w:rPr>
                <w:rFonts w:ascii="Cambria" w:hAnsi="Cambria" w:cs="Arial"/>
              </w:rPr>
            </w:pPr>
            <w:r>
              <w:rPr>
                <w:rFonts w:ascii="Cambria" w:hAnsi="Cambria" w:cs="Arial"/>
              </w:rPr>
              <w:t>5</w:t>
            </w:r>
            <w:r w:rsidRPr="00890057">
              <w:rPr>
                <w:rFonts w:ascii="Cambria" w:hAnsi="Cambria" w:cs="Arial"/>
              </w:rPr>
              <w:t xml:space="preserve">. </w:t>
            </w:r>
            <w:r>
              <w:rPr>
                <w:rFonts w:ascii="Cambria" w:hAnsi="Cambria" w:cs="Arial"/>
              </w:rPr>
              <w:t>Include a copy of the sterilization records with the OQ document.</w:t>
            </w:r>
          </w:p>
          <w:p w14:paraId="0B0F71A0" w14:textId="23B5002E" w:rsidR="00641EE6" w:rsidRDefault="00017F34" w:rsidP="00017F34">
            <w:pPr>
              <w:rPr>
                <w:rFonts w:ascii="Cambria" w:hAnsi="Cambria" w:cs="Arial"/>
              </w:rPr>
            </w:pPr>
            <w:r>
              <w:rPr>
                <w:rFonts w:ascii="Cambria" w:hAnsi="Cambria" w:cs="Arial"/>
              </w:rPr>
              <w:t>6. Upon cycle completion, label each package per APPENDIX 16.10.</w:t>
            </w:r>
          </w:p>
        </w:tc>
      </w:tr>
      <w:tr w:rsidR="003A07FE" w:rsidRPr="00894548" w14:paraId="00AC8707" w14:textId="77777777" w:rsidTr="000047FC">
        <w:trPr>
          <w:trHeight w:val="288"/>
        </w:trPr>
        <w:tc>
          <w:tcPr>
            <w:tcW w:w="2065" w:type="dxa"/>
            <w:gridSpan w:val="2"/>
            <w:tcBorders>
              <w:bottom w:val="single" w:sz="4" w:space="0" w:color="auto"/>
            </w:tcBorders>
            <w:shd w:val="clear" w:color="auto" w:fill="F2F2F2" w:themeFill="background1" w:themeFillShade="F2"/>
            <w:vAlign w:val="center"/>
          </w:tcPr>
          <w:p w14:paraId="2318913F" w14:textId="77777777" w:rsidR="003A07FE" w:rsidRPr="00894548" w:rsidRDefault="003A07FE" w:rsidP="000047FC">
            <w:pPr>
              <w:jc w:val="center"/>
              <w:rPr>
                <w:rFonts w:ascii="Cambria" w:hAnsi="Cambria" w:cs="Arial"/>
                <w:b/>
                <w:bCs/>
              </w:rPr>
            </w:pPr>
            <w:r>
              <w:rPr>
                <w:rFonts w:ascii="Cambria" w:hAnsi="Cambria" w:cs="Arial"/>
                <w:b/>
                <w:bCs/>
              </w:rPr>
              <w:t>Locate Previously Labeled Package with Label #’s</w:t>
            </w:r>
          </w:p>
        </w:tc>
        <w:tc>
          <w:tcPr>
            <w:tcW w:w="2070" w:type="dxa"/>
            <w:gridSpan w:val="2"/>
            <w:tcBorders>
              <w:bottom w:val="single" w:sz="4" w:space="0" w:color="auto"/>
            </w:tcBorders>
            <w:shd w:val="clear" w:color="auto" w:fill="F2F2F2" w:themeFill="background1" w:themeFillShade="F2"/>
            <w:vAlign w:val="center"/>
          </w:tcPr>
          <w:p w14:paraId="0088F21C" w14:textId="77777777" w:rsidR="003A07FE" w:rsidRPr="00894548" w:rsidRDefault="003A07FE" w:rsidP="000047FC">
            <w:pPr>
              <w:jc w:val="center"/>
              <w:rPr>
                <w:rFonts w:ascii="Cambria" w:hAnsi="Cambria" w:cs="Arial"/>
                <w:b/>
                <w:bCs/>
              </w:rPr>
            </w:pPr>
            <w:r>
              <w:rPr>
                <w:rFonts w:ascii="Cambria" w:hAnsi="Cambria" w:cs="Arial"/>
                <w:b/>
                <w:bCs/>
              </w:rPr>
              <w:t>Cycle Type</w:t>
            </w:r>
          </w:p>
        </w:tc>
        <w:tc>
          <w:tcPr>
            <w:tcW w:w="1080" w:type="dxa"/>
            <w:tcBorders>
              <w:bottom w:val="single" w:sz="4" w:space="0" w:color="auto"/>
            </w:tcBorders>
            <w:shd w:val="clear" w:color="auto" w:fill="F2F2F2" w:themeFill="background1" w:themeFillShade="F2"/>
            <w:vAlign w:val="center"/>
          </w:tcPr>
          <w:p w14:paraId="20BCD5F2" w14:textId="77777777" w:rsidR="003A07FE" w:rsidRPr="00894548" w:rsidRDefault="003A07FE" w:rsidP="000047FC">
            <w:pPr>
              <w:jc w:val="center"/>
              <w:rPr>
                <w:rFonts w:ascii="Cambria" w:hAnsi="Cambria" w:cs="Arial"/>
                <w:b/>
                <w:bCs/>
              </w:rPr>
            </w:pPr>
            <w:r>
              <w:rPr>
                <w:rFonts w:ascii="Cambria" w:hAnsi="Cambria" w:cs="Arial"/>
                <w:b/>
                <w:bCs/>
              </w:rPr>
              <w:t>Package Type</w:t>
            </w:r>
          </w:p>
        </w:tc>
        <w:tc>
          <w:tcPr>
            <w:tcW w:w="2115" w:type="dxa"/>
            <w:tcBorders>
              <w:bottom w:val="single" w:sz="4" w:space="0" w:color="auto"/>
            </w:tcBorders>
            <w:shd w:val="clear" w:color="auto" w:fill="F2F2F2" w:themeFill="background1" w:themeFillShade="F2"/>
            <w:vAlign w:val="center"/>
          </w:tcPr>
          <w:p w14:paraId="07685A1E" w14:textId="77777777" w:rsidR="003A07FE" w:rsidRPr="00894548" w:rsidRDefault="003A07FE" w:rsidP="000047FC">
            <w:pPr>
              <w:jc w:val="center"/>
              <w:rPr>
                <w:rFonts w:ascii="Cambria" w:hAnsi="Cambria" w:cs="Arial"/>
                <w:b/>
                <w:bCs/>
              </w:rPr>
            </w:pPr>
            <w:r>
              <w:rPr>
                <w:rFonts w:ascii="Cambria" w:hAnsi="Cambria" w:cs="Arial"/>
                <w:b/>
                <w:bCs/>
              </w:rPr>
              <w:t>Sterilization Load ID</w:t>
            </w:r>
          </w:p>
        </w:tc>
        <w:tc>
          <w:tcPr>
            <w:tcW w:w="2115" w:type="dxa"/>
            <w:tcBorders>
              <w:bottom w:val="single" w:sz="4" w:space="0" w:color="auto"/>
            </w:tcBorders>
            <w:shd w:val="clear" w:color="auto" w:fill="F2F2F2" w:themeFill="background1" w:themeFillShade="F2"/>
            <w:vAlign w:val="center"/>
          </w:tcPr>
          <w:p w14:paraId="4955EE87" w14:textId="77777777" w:rsidR="003A07FE" w:rsidRPr="00894548" w:rsidRDefault="003A07FE" w:rsidP="000047FC">
            <w:pPr>
              <w:jc w:val="center"/>
              <w:rPr>
                <w:rFonts w:ascii="Cambria" w:hAnsi="Cambria" w:cs="Arial"/>
                <w:b/>
                <w:bCs/>
              </w:rPr>
            </w:pPr>
            <w:r>
              <w:rPr>
                <w:rFonts w:ascii="Cambria" w:hAnsi="Cambria" w:cs="Arial"/>
                <w:b/>
                <w:bCs/>
              </w:rPr>
              <w:t>Copy of Sterilization Record Attached?</w:t>
            </w:r>
          </w:p>
        </w:tc>
      </w:tr>
      <w:tr w:rsidR="003A07FE" w14:paraId="36241806" w14:textId="77777777" w:rsidTr="000047F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C4C865" w14:textId="0D9A5935" w:rsidR="003A07FE" w:rsidRPr="000047FC" w:rsidRDefault="003A07FE" w:rsidP="003A07FE">
            <w:pPr>
              <w:jc w:val="center"/>
              <w:rPr>
                <w:rFonts w:ascii="Cambria" w:hAnsi="Cambria" w:cs="Arial"/>
                <w:b/>
                <w:bCs/>
              </w:rPr>
            </w:pPr>
            <w:r w:rsidRPr="000047FC">
              <w:rPr>
                <w:rFonts w:ascii="Cambria" w:hAnsi="Cambria" w:cs="Arial"/>
                <w:b/>
                <w:bCs/>
              </w:rPr>
              <w:t>4</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48B505" w14:textId="0B2780A3" w:rsidR="003A07FE" w:rsidRPr="000047FC" w:rsidRDefault="003A07FE" w:rsidP="003A07FE">
            <w:pPr>
              <w:jc w:val="center"/>
              <w:rPr>
                <w:rFonts w:ascii="Cambria" w:hAnsi="Cambria" w:cs="Arial"/>
                <w:b/>
                <w:bCs/>
              </w:rPr>
            </w:pPr>
            <w:r w:rsidRPr="000047FC">
              <w:rPr>
                <w:rFonts w:ascii="Cambria" w:hAnsi="Cambria" w:cs="Arial"/>
                <w:b/>
                <w:bCs/>
              </w:rPr>
              <w:t>61</w:t>
            </w:r>
          </w:p>
        </w:tc>
        <w:tc>
          <w:tcPr>
            <w:tcW w:w="2070" w:type="dxa"/>
            <w:gridSpan w:val="2"/>
            <w:tcBorders>
              <w:top w:val="single" w:sz="4" w:space="0" w:color="auto"/>
              <w:left w:val="single" w:sz="4" w:space="0" w:color="auto"/>
              <w:right w:val="single" w:sz="4" w:space="0" w:color="auto"/>
            </w:tcBorders>
            <w:shd w:val="clear" w:color="auto" w:fill="auto"/>
            <w:vAlign w:val="center"/>
          </w:tcPr>
          <w:p w14:paraId="1555363E" w14:textId="7A4EE2BB" w:rsidR="003A07FE" w:rsidRDefault="008C6B5B" w:rsidP="003A07FE">
            <w:pPr>
              <w:jc w:val="center"/>
              <w:rPr>
                <w:rFonts w:ascii="Cambria" w:hAnsi="Cambria" w:cs="Arial"/>
              </w:rPr>
            </w:pPr>
            <w:r>
              <w:rPr>
                <w:rFonts w:ascii="Cambria" w:hAnsi="Cambria" w:cs="Arial"/>
              </w:rPr>
              <w:t>Pre-Vac</w:t>
            </w:r>
            <w:r w:rsidR="003A07FE">
              <w:rPr>
                <w:rFonts w:ascii="Cambria" w:hAnsi="Cambria" w:cs="Arial"/>
              </w:rPr>
              <w:t xml:space="preserve"> (AUT00</w:t>
            </w:r>
            <w:r>
              <w:rPr>
                <w:rFonts w:ascii="Cambria" w:hAnsi="Cambria" w:cs="Arial"/>
              </w:rPr>
              <w:t>2</w:t>
            </w:r>
            <w:r w:rsidR="003A07FE">
              <w:rPr>
                <w:rFonts w:ascii="Cambria" w:hAnsi="Cambria" w:cs="Arial"/>
              </w:rPr>
              <w:t>)</w:t>
            </w:r>
          </w:p>
        </w:tc>
        <w:tc>
          <w:tcPr>
            <w:tcW w:w="1080" w:type="dxa"/>
            <w:tcBorders>
              <w:top w:val="single" w:sz="4" w:space="0" w:color="auto"/>
              <w:left w:val="single" w:sz="4" w:space="0" w:color="auto"/>
              <w:right w:val="single" w:sz="4" w:space="0" w:color="auto"/>
            </w:tcBorders>
            <w:shd w:val="clear" w:color="auto" w:fill="auto"/>
            <w:vAlign w:val="center"/>
          </w:tcPr>
          <w:p w14:paraId="010EAF8F" w14:textId="77777777" w:rsidR="003A07FE" w:rsidRDefault="003A07FE" w:rsidP="003A07FE">
            <w:pPr>
              <w:jc w:val="center"/>
              <w:rPr>
                <w:rFonts w:ascii="Cambria" w:hAnsi="Cambria" w:cs="Arial"/>
              </w:rPr>
            </w:pPr>
            <w:r>
              <w:rPr>
                <w:rFonts w:ascii="Cambria" w:hAnsi="Cambria" w:cs="Arial"/>
              </w:rPr>
              <w:t>Pouch</w:t>
            </w:r>
          </w:p>
        </w:tc>
        <w:tc>
          <w:tcPr>
            <w:tcW w:w="2115" w:type="dxa"/>
            <w:tcBorders>
              <w:top w:val="single" w:sz="4" w:space="0" w:color="auto"/>
              <w:left w:val="single" w:sz="4" w:space="0" w:color="auto"/>
              <w:right w:val="single" w:sz="4" w:space="0" w:color="auto"/>
            </w:tcBorders>
            <w:shd w:val="clear" w:color="auto" w:fill="auto"/>
            <w:vAlign w:val="center"/>
          </w:tcPr>
          <w:p w14:paraId="2B71BBEB" w14:textId="77777777" w:rsidR="003A07FE" w:rsidRDefault="003A07FE" w:rsidP="003A07FE">
            <w:pPr>
              <w:jc w:val="center"/>
              <w:rPr>
                <w:rFonts w:ascii="Cambria" w:hAnsi="Cambria" w:cs="Arial"/>
              </w:rPr>
            </w:pPr>
          </w:p>
        </w:tc>
        <w:tc>
          <w:tcPr>
            <w:tcW w:w="2115" w:type="dxa"/>
            <w:tcBorders>
              <w:top w:val="single" w:sz="4" w:space="0" w:color="auto"/>
              <w:left w:val="single" w:sz="4" w:space="0" w:color="auto"/>
              <w:right w:val="single" w:sz="4" w:space="0" w:color="auto"/>
            </w:tcBorders>
            <w:shd w:val="clear" w:color="auto" w:fill="auto"/>
            <w:vAlign w:val="center"/>
          </w:tcPr>
          <w:p w14:paraId="4542FE57" w14:textId="77777777" w:rsidR="003A07FE" w:rsidRDefault="003A07FE" w:rsidP="003A07FE">
            <w:pPr>
              <w:jc w:val="center"/>
              <w:rPr>
                <w:rFonts w:ascii="Cambria" w:hAnsi="Cambria" w:cs="Arial"/>
              </w:rPr>
            </w:pPr>
            <w:r>
              <w:rPr>
                <w:rFonts w:ascii="Cambria" w:hAnsi="Cambria" w:cs="Arial"/>
              </w:rPr>
              <w:t>Yes / No</w:t>
            </w:r>
          </w:p>
        </w:tc>
      </w:tr>
      <w:tr w:rsidR="00BD0294" w:rsidRPr="00AC51DF" w14:paraId="407F954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BA7A32" w14:textId="67856559" w:rsidR="00BD0294" w:rsidRPr="000047FC" w:rsidRDefault="00BD0294" w:rsidP="00BD0294">
            <w:pPr>
              <w:jc w:val="center"/>
              <w:rPr>
                <w:rFonts w:ascii="Cambria" w:hAnsi="Cambria" w:cs="Arial"/>
                <w:b/>
                <w:bCs/>
              </w:rPr>
            </w:pPr>
            <w:r w:rsidRPr="000047FC">
              <w:rPr>
                <w:rFonts w:ascii="Cambria" w:hAnsi="Cambria" w:cs="Arial"/>
                <w:b/>
                <w:bCs/>
              </w:rPr>
              <w:t>5</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EE85BE" w14:textId="5075DB56" w:rsidR="00BD0294" w:rsidRPr="000047FC" w:rsidRDefault="00BD0294" w:rsidP="00BD0294">
            <w:pPr>
              <w:jc w:val="center"/>
              <w:rPr>
                <w:rFonts w:ascii="Cambria" w:hAnsi="Cambria" w:cs="Arial"/>
                <w:b/>
                <w:bCs/>
              </w:rPr>
            </w:pPr>
            <w:r w:rsidRPr="000047FC">
              <w:rPr>
                <w:rFonts w:ascii="Cambria" w:hAnsi="Cambria" w:cs="Arial"/>
                <w:b/>
                <w:bCs/>
              </w:rPr>
              <w:t>62</w:t>
            </w:r>
          </w:p>
        </w:tc>
        <w:tc>
          <w:tcPr>
            <w:tcW w:w="2070" w:type="dxa"/>
            <w:gridSpan w:val="2"/>
            <w:tcBorders>
              <w:left w:val="single" w:sz="4" w:space="0" w:color="auto"/>
              <w:right w:val="single" w:sz="4" w:space="0" w:color="auto"/>
            </w:tcBorders>
            <w:shd w:val="clear" w:color="auto" w:fill="auto"/>
            <w:vAlign w:val="center"/>
          </w:tcPr>
          <w:p w14:paraId="1E8D78A2" w14:textId="134666B0" w:rsidR="00BD0294" w:rsidRPr="00AC51DF" w:rsidRDefault="00BD0294" w:rsidP="00BD0294">
            <w:pPr>
              <w:jc w:val="center"/>
              <w:rPr>
                <w:rFonts w:ascii="Cambria" w:hAnsi="Cambria" w:cs="Arial"/>
                <w:highlight w:val="yellow"/>
              </w:rPr>
            </w:pPr>
            <w:r>
              <w:rPr>
                <w:rFonts w:ascii="Cambria" w:hAnsi="Cambria" w:cs="Arial"/>
              </w:rPr>
              <w:t>Pre-Vac (AUT002)</w:t>
            </w:r>
          </w:p>
        </w:tc>
        <w:tc>
          <w:tcPr>
            <w:tcW w:w="1080" w:type="dxa"/>
            <w:tcBorders>
              <w:left w:val="single" w:sz="4" w:space="0" w:color="auto"/>
              <w:right w:val="single" w:sz="4" w:space="0" w:color="auto"/>
            </w:tcBorders>
            <w:shd w:val="clear" w:color="auto" w:fill="auto"/>
            <w:vAlign w:val="center"/>
          </w:tcPr>
          <w:p w14:paraId="34599194" w14:textId="77777777" w:rsidR="00BD0294" w:rsidRPr="00AC51DF" w:rsidRDefault="00BD0294" w:rsidP="00BD0294">
            <w:pPr>
              <w:jc w:val="center"/>
              <w:rPr>
                <w:rFonts w:ascii="Cambria" w:hAnsi="Cambria" w:cs="Arial"/>
                <w:highlight w:val="yellow"/>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6B32B37A" w14:textId="77777777" w:rsidR="00BD0294" w:rsidRPr="00AC51DF" w:rsidRDefault="00BD0294" w:rsidP="00BD0294">
            <w:pPr>
              <w:rPr>
                <w:rFonts w:ascii="Cambria" w:hAnsi="Cambria" w:cs="Arial"/>
                <w:highlight w:val="yellow"/>
              </w:rPr>
            </w:pPr>
          </w:p>
        </w:tc>
        <w:tc>
          <w:tcPr>
            <w:tcW w:w="2115" w:type="dxa"/>
            <w:tcBorders>
              <w:left w:val="single" w:sz="4" w:space="0" w:color="auto"/>
              <w:right w:val="single" w:sz="4" w:space="0" w:color="auto"/>
            </w:tcBorders>
            <w:shd w:val="clear" w:color="auto" w:fill="auto"/>
            <w:vAlign w:val="center"/>
          </w:tcPr>
          <w:p w14:paraId="131C51EC" w14:textId="77777777" w:rsidR="00BD0294" w:rsidRPr="00AC51DF" w:rsidRDefault="00BD0294" w:rsidP="00BD0294">
            <w:pPr>
              <w:jc w:val="center"/>
              <w:rPr>
                <w:rFonts w:ascii="Cambria" w:hAnsi="Cambria" w:cs="Arial"/>
                <w:highlight w:val="yellow"/>
              </w:rPr>
            </w:pPr>
            <w:r w:rsidRPr="00DC1C54">
              <w:rPr>
                <w:rFonts w:ascii="Cambria" w:hAnsi="Cambria" w:cs="Arial"/>
              </w:rPr>
              <w:t>Yes / No</w:t>
            </w:r>
          </w:p>
        </w:tc>
      </w:tr>
      <w:tr w:rsidR="00BD0294" w14:paraId="162165B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8F0774" w14:textId="5B647FA4" w:rsidR="00BD0294" w:rsidRPr="000047FC" w:rsidRDefault="00BD0294" w:rsidP="00BD0294">
            <w:pPr>
              <w:jc w:val="center"/>
              <w:rPr>
                <w:rFonts w:ascii="Cambria" w:hAnsi="Cambria" w:cs="Arial"/>
                <w:b/>
                <w:bCs/>
              </w:rPr>
            </w:pPr>
            <w:r w:rsidRPr="000047FC">
              <w:rPr>
                <w:rFonts w:ascii="Cambria" w:hAnsi="Cambria" w:cs="Arial"/>
                <w:b/>
                <w:bCs/>
              </w:rPr>
              <w:t>6</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1DE998" w14:textId="3E59BED5" w:rsidR="00BD0294" w:rsidRPr="000047FC" w:rsidRDefault="00BD0294" w:rsidP="00BD0294">
            <w:pPr>
              <w:jc w:val="center"/>
              <w:rPr>
                <w:rFonts w:ascii="Cambria" w:hAnsi="Cambria" w:cs="Arial"/>
                <w:b/>
                <w:bCs/>
              </w:rPr>
            </w:pPr>
            <w:r w:rsidRPr="000047FC">
              <w:rPr>
                <w:rFonts w:ascii="Cambria" w:hAnsi="Cambria" w:cs="Arial"/>
                <w:b/>
                <w:bCs/>
              </w:rPr>
              <w:t>63</w:t>
            </w:r>
          </w:p>
        </w:tc>
        <w:tc>
          <w:tcPr>
            <w:tcW w:w="2070" w:type="dxa"/>
            <w:gridSpan w:val="2"/>
            <w:tcBorders>
              <w:left w:val="single" w:sz="4" w:space="0" w:color="auto"/>
              <w:right w:val="single" w:sz="4" w:space="0" w:color="auto"/>
            </w:tcBorders>
            <w:shd w:val="clear" w:color="auto" w:fill="auto"/>
            <w:vAlign w:val="center"/>
          </w:tcPr>
          <w:p w14:paraId="3997612F" w14:textId="204617DF"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F781060"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3C193DF1"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F6A2530"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411AF660"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484865" w14:textId="157B8A3A" w:rsidR="00BD0294" w:rsidRPr="000047FC" w:rsidRDefault="00BD0294" w:rsidP="00BD0294">
            <w:pPr>
              <w:jc w:val="center"/>
              <w:rPr>
                <w:rFonts w:ascii="Cambria" w:hAnsi="Cambria" w:cs="Arial"/>
                <w:b/>
                <w:bCs/>
              </w:rPr>
            </w:pPr>
            <w:r w:rsidRPr="000047FC">
              <w:rPr>
                <w:rFonts w:ascii="Cambria" w:hAnsi="Cambria" w:cs="Arial"/>
                <w:b/>
                <w:bCs/>
              </w:rPr>
              <w:t>16</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0E0A87" w14:textId="2B1B9271" w:rsidR="00BD0294" w:rsidRPr="000047FC" w:rsidRDefault="00BD0294" w:rsidP="00BD0294">
            <w:pPr>
              <w:jc w:val="center"/>
              <w:rPr>
                <w:rFonts w:ascii="Cambria" w:hAnsi="Cambria" w:cs="Arial"/>
                <w:b/>
                <w:bCs/>
              </w:rPr>
            </w:pPr>
            <w:r w:rsidRPr="000047FC">
              <w:rPr>
                <w:rFonts w:ascii="Cambria" w:hAnsi="Cambria" w:cs="Arial"/>
                <w:b/>
                <w:bCs/>
              </w:rPr>
              <w:t>64</w:t>
            </w:r>
          </w:p>
        </w:tc>
        <w:tc>
          <w:tcPr>
            <w:tcW w:w="2070" w:type="dxa"/>
            <w:gridSpan w:val="2"/>
            <w:tcBorders>
              <w:left w:val="single" w:sz="4" w:space="0" w:color="auto"/>
              <w:right w:val="single" w:sz="4" w:space="0" w:color="auto"/>
            </w:tcBorders>
            <w:shd w:val="clear" w:color="auto" w:fill="auto"/>
            <w:vAlign w:val="center"/>
          </w:tcPr>
          <w:p w14:paraId="4FB6D3F4" w14:textId="76792F98"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33EE1B99"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50A57BE5"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78EECAF"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1910E746"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6AA401" w14:textId="00545B32" w:rsidR="00BD0294" w:rsidRPr="000047FC" w:rsidRDefault="00BD0294" w:rsidP="00BD0294">
            <w:pPr>
              <w:jc w:val="center"/>
              <w:rPr>
                <w:rFonts w:ascii="Cambria" w:hAnsi="Cambria" w:cs="Arial"/>
                <w:b/>
                <w:bCs/>
              </w:rPr>
            </w:pPr>
            <w:r w:rsidRPr="000047FC">
              <w:rPr>
                <w:rFonts w:ascii="Cambria" w:hAnsi="Cambria" w:cs="Arial"/>
                <w:b/>
                <w:bCs/>
              </w:rPr>
              <w:t>17</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22A01F" w14:textId="602E599C" w:rsidR="00BD0294" w:rsidRPr="000047FC" w:rsidRDefault="00BD0294" w:rsidP="00BD0294">
            <w:pPr>
              <w:jc w:val="center"/>
              <w:rPr>
                <w:rFonts w:ascii="Cambria" w:hAnsi="Cambria" w:cs="Arial"/>
                <w:b/>
                <w:bCs/>
              </w:rPr>
            </w:pPr>
            <w:r w:rsidRPr="000047FC">
              <w:rPr>
                <w:rFonts w:ascii="Cambria" w:hAnsi="Cambria" w:cs="Arial"/>
                <w:b/>
                <w:bCs/>
              </w:rPr>
              <w:t>65</w:t>
            </w:r>
          </w:p>
        </w:tc>
        <w:tc>
          <w:tcPr>
            <w:tcW w:w="2070" w:type="dxa"/>
            <w:gridSpan w:val="2"/>
            <w:tcBorders>
              <w:left w:val="single" w:sz="4" w:space="0" w:color="auto"/>
              <w:right w:val="single" w:sz="4" w:space="0" w:color="auto"/>
            </w:tcBorders>
            <w:shd w:val="clear" w:color="auto" w:fill="auto"/>
            <w:vAlign w:val="center"/>
          </w:tcPr>
          <w:p w14:paraId="1B656C01" w14:textId="3C7E5B70"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1CED1252"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4DE490DB"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5495FCD2"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3BD6FDBB"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8519E2" w14:textId="7EFDB838" w:rsidR="00BD0294" w:rsidRPr="000047FC" w:rsidRDefault="00BD0294" w:rsidP="00BD0294">
            <w:pPr>
              <w:jc w:val="center"/>
              <w:rPr>
                <w:rFonts w:ascii="Cambria" w:hAnsi="Cambria" w:cs="Arial"/>
                <w:b/>
                <w:bCs/>
              </w:rPr>
            </w:pPr>
            <w:r w:rsidRPr="000047FC">
              <w:rPr>
                <w:rFonts w:ascii="Cambria" w:hAnsi="Cambria" w:cs="Arial"/>
                <w:b/>
                <w:bCs/>
              </w:rPr>
              <w:t>18</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3EC871" w14:textId="6B5CA928" w:rsidR="00BD0294" w:rsidRPr="000047FC" w:rsidRDefault="00BD0294" w:rsidP="00BD0294">
            <w:pPr>
              <w:jc w:val="center"/>
              <w:rPr>
                <w:rFonts w:ascii="Cambria" w:hAnsi="Cambria" w:cs="Arial"/>
                <w:b/>
                <w:bCs/>
              </w:rPr>
            </w:pPr>
            <w:r w:rsidRPr="000047FC">
              <w:rPr>
                <w:rFonts w:ascii="Cambria" w:hAnsi="Cambria" w:cs="Arial"/>
                <w:b/>
                <w:bCs/>
              </w:rPr>
              <w:t>66</w:t>
            </w:r>
          </w:p>
        </w:tc>
        <w:tc>
          <w:tcPr>
            <w:tcW w:w="2070" w:type="dxa"/>
            <w:gridSpan w:val="2"/>
            <w:tcBorders>
              <w:left w:val="single" w:sz="4" w:space="0" w:color="auto"/>
              <w:right w:val="single" w:sz="4" w:space="0" w:color="auto"/>
            </w:tcBorders>
            <w:shd w:val="clear" w:color="auto" w:fill="auto"/>
            <w:vAlign w:val="center"/>
          </w:tcPr>
          <w:p w14:paraId="349C92FC" w14:textId="4D2160A8"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5BF91A7"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5143B824"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DFC1C50"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12301419"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D0D283" w14:textId="0DD31A6D" w:rsidR="00BD0294" w:rsidRPr="000047FC" w:rsidRDefault="00BD0294" w:rsidP="00BD0294">
            <w:pPr>
              <w:jc w:val="center"/>
              <w:rPr>
                <w:rFonts w:ascii="Cambria" w:hAnsi="Cambria" w:cs="Arial"/>
                <w:b/>
                <w:bCs/>
              </w:rPr>
            </w:pPr>
            <w:r w:rsidRPr="000047FC">
              <w:rPr>
                <w:rFonts w:ascii="Cambria" w:hAnsi="Cambria" w:cs="Arial"/>
                <w:b/>
                <w:bCs/>
              </w:rPr>
              <w:t>28</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28D4CB" w14:textId="5D7C09BD" w:rsidR="00BD0294" w:rsidRPr="000047FC" w:rsidRDefault="00BD0294" w:rsidP="00BD0294">
            <w:pPr>
              <w:jc w:val="center"/>
              <w:rPr>
                <w:rFonts w:ascii="Cambria" w:hAnsi="Cambria" w:cs="Arial"/>
                <w:b/>
                <w:bCs/>
              </w:rPr>
            </w:pPr>
            <w:r w:rsidRPr="000047FC">
              <w:rPr>
                <w:rFonts w:ascii="Cambria" w:hAnsi="Cambria" w:cs="Arial"/>
                <w:b/>
                <w:bCs/>
              </w:rPr>
              <w:t>67</w:t>
            </w:r>
          </w:p>
        </w:tc>
        <w:tc>
          <w:tcPr>
            <w:tcW w:w="2070" w:type="dxa"/>
            <w:gridSpan w:val="2"/>
            <w:tcBorders>
              <w:left w:val="single" w:sz="4" w:space="0" w:color="auto"/>
              <w:right w:val="single" w:sz="4" w:space="0" w:color="auto"/>
            </w:tcBorders>
            <w:shd w:val="clear" w:color="auto" w:fill="auto"/>
            <w:vAlign w:val="center"/>
          </w:tcPr>
          <w:p w14:paraId="5078241F" w14:textId="171D6CD3"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2C0E91D5"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45FD5752"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30BAE72"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17DC9B5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FBDE6" w14:textId="480C317F" w:rsidR="00BD0294" w:rsidRPr="000047FC" w:rsidRDefault="00BD0294" w:rsidP="00BD0294">
            <w:pPr>
              <w:jc w:val="center"/>
              <w:rPr>
                <w:rFonts w:ascii="Cambria" w:hAnsi="Cambria" w:cs="Arial"/>
                <w:b/>
                <w:bCs/>
              </w:rPr>
            </w:pPr>
            <w:r w:rsidRPr="000047FC">
              <w:rPr>
                <w:rFonts w:ascii="Cambria" w:hAnsi="Cambria" w:cs="Arial"/>
                <w:b/>
                <w:bCs/>
              </w:rPr>
              <w:t>29</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4A510F3" w14:textId="51EC7E7E" w:rsidR="00BD0294" w:rsidRPr="000047FC" w:rsidRDefault="00BD0294" w:rsidP="00BD0294">
            <w:pPr>
              <w:jc w:val="center"/>
              <w:rPr>
                <w:rFonts w:ascii="Cambria" w:hAnsi="Cambria" w:cs="Arial"/>
                <w:b/>
                <w:bCs/>
              </w:rPr>
            </w:pPr>
            <w:r w:rsidRPr="000047FC">
              <w:rPr>
                <w:rFonts w:ascii="Cambria" w:hAnsi="Cambria" w:cs="Arial"/>
                <w:b/>
                <w:bCs/>
              </w:rPr>
              <w:t>68</w:t>
            </w:r>
          </w:p>
        </w:tc>
        <w:tc>
          <w:tcPr>
            <w:tcW w:w="2070" w:type="dxa"/>
            <w:gridSpan w:val="2"/>
            <w:tcBorders>
              <w:left w:val="single" w:sz="4" w:space="0" w:color="auto"/>
              <w:right w:val="single" w:sz="4" w:space="0" w:color="auto"/>
            </w:tcBorders>
            <w:shd w:val="clear" w:color="auto" w:fill="auto"/>
            <w:vAlign w:val="center"/>
          </w:tcPr>
          <w:p w14:paraId="1B87FF70" w14:textId="6EA6040B"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4B5F3844"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1EFE549C"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1E00983A"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46329DC"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407A9B" w14:textId="1910F67C" w:rsidR="00BD0294" w:rsidRPr="000047FC" w:rsidRDefault="00BD0294" w:rsidP="00BD0294">
            <w:pPr>
              <w:jc w:val="center"/>
              <w:rPr>
                <w:rFonts w:ascii="Cambria" w:hAnsi="Cambria" w:cs="Arial"/>
                <w:b/>
                <w:bCs/>
              </w:rPr>
            </w:pPr>
            <w:r w:rsidRPr="000047FC">
              <w:rPr>
                <w:rFonts w:ascii="Cambria" w:hAnsi="Cambria" w:cs="Arial"/>
                <w:b/>
                <w:bCs/>
              </w:rPr>
              <w:t>30</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AC348C" w14:textId="5BC08A73" w:rsidR="00BD0294" w:rsidRPr="000047FC" w:rsidRDefault="00BD0294" w:rsidP="00BD0294">
            <w:pPr>
              <w:jc w:val="center"/>
              <w:rPr>
                <w:rFonts w:ascii="Cambria" w:hAnsi="Cambria" w:cs="Arial"/>
                <w:b/>
                <w:bCs/>
              </w:rPr>
            </w:pPr>
            <w:r w:rsidRPr="000047FC">
              <w:rPr>
                <w:rFonts w:ascii="Cambria" w:hAnsi="Cambria" w:cs="Arial"/>
                <w:b/>
                <w:bCs/>
              </w:rPr>
              <w:t>69</w:t>
            </w:r>
          </w:p>
        </w:tc>
        <w:tc>
          <w:tcPr>
            <w:tcW w:w="2070" w:type="dxa"/>
            <w:gridSpan w:val="2"/>
            <w:tcBorders>
              <w:left w:val="single" w:sz="4" w:space="0" w:color="auto"/>
              <w:right w:val="single" w:sz="4" w:space="0" w:color="auto"/>
            </w:tcBorders>
            <w:shd w:val="clear" w:color="auto" w:fill="auto"/>
            <w:vAlign w:val="center"/>
          </w:tcPr>
          <w:p w14:paraId="0A68A718" w14:textId="7768DC2E"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6BDEFB17"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6453841C"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3000F98"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0BF6470"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49CFA3" w14:textId="134CADEB" w:rsidR="00BD0294" w:rsidRPr="000047FC" w:rsidRDefault="00BD0294" w:rsidP="00BD0294">
            <w:pPr>
              <w:jc w:val="center"/>
              <w:rPr>
                <w:rFonts w:ascii="Cambria" w:hAnsi="Cambria" w:cs="Arial"/>
                <w:b/>
                <w:bCs/>
              </w:rPr>
            </w:pPr>
            <w:r w:rsidRPr="000047FC">
              <w:rPr>
                <w:rFonts w:ascii="Cambria" w:hAnsi="Cambria" w:cs="Arial"/>
                <w:b/>
                <w:bCs/>
              </w:rPr>
              <w:t>40</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AF7D93" w14:textId="6D9D34BE" w:rsidR="00BD0294" w:rsidRPr="000047FC" w:rsidRDefault="00BD0294" w:rsidP="00BD0294">
            <w:pPr>
              <w:jc w:val="center"/>
              <w:rPr>
                <w:rFonts w:ascii="Cambria" w:hAnsi="Cambria" w:cs="Arial"/>
                <w:b/>
                <w:bCs/>
              </w:rPr>
            </w:pPr>
            <w:r w:rsidRPr="000047FC">
              <w:rPr>
                <w:rFonts w:ascii="Cambria" w:hAnsi="Cambria" w:cs="Arial"/>
                <w:b/>
                <w:bCs/>
              </w:rPr>
              <w:t>70</w:t>
            </w:r>
          </w:p>
        </w:tc>
        <w:tc>
          <w:tcPr>
            <w:tcW w:w="2070" w:type="dxa"/>
            <w:gridSpan w:val="2"/>
            <w:tcBorders>
              <w:left w:val="single" w:sz="4" w:space="0" w:color="auto"/>
              <w:right w:val="single" w:sz="4" w:space="0" w:color="auto"/>
            </w:tcBorders>
            <w:shd w:val="clear" w:color="auto" w:fill="auto"/>
            <w:vAlign w:val="center"/>
          </w:tcPr>
          <w:p w14:paraId="0C7156AF" w14:textId="42333822"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31728B9"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5A824767"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52FA208B"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42DE68C7"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7D04C4" w14:textId="5EF65AD0" w:rsidR="00BD0294" w:rsidRPr="000047FC" w:rsidRDefault="00BD0294" w:rsidP="00BD0294">
            <w:pPr>
              <w:jc w:val="center"/>
              <w:rPr>
                <w:rFonts w:ascii="Cambria" w:hAnsi="Cambria" w:cs="Arial"/>
                <w:b/>
                <w:bCs/>
              </w:rPr>
            </w:pPr>
            <w:r>
              <w:rPr>
                <w:rFonts w:ascii="Cambria" w:hAnsi="Cambria" w:cs="Arial"/>
                <w:b/>
                <w:bCs/>
              </w:rPr>
              <w:t>4</w:t>
            </w:r>
            <w:r w:rsidR="005B5A94">
              <w:rPr>
                <w:rFonts w:ascii="Cambria" w:hAnsi="Cambria" w:cs="Arial"/>
                <w:b/>
                <w:bCs/>
              </w:rPr>
              <w:t>1</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2C9225" w14:textId="595D4688" w:rsidR="00BD0294" w:rsidRPr="000047FC" w:rsidRDefault="00D971BA" w:rsidP="00BD0294">
            <w:pPr>
              <w:jc w:val="center"/>
              <w:rPr>
                <w:rFonts w:ascii="Cambria" w:hAnsi="Cambria" w:cs="Arial"/>
                <w:b/>
                <w:bCs/>
              </w:rPr>
            </w:pPr>
            <w:r>
              <w:rPr>
                <w:rFonts w:ascii="Cambria" w:hAnsi="Cambria" w:cs="Arial"/>
                <w:b/>
                <w:bCs/>
              </w:rPr>
              <w:t>71</w:t>
            </w:r>
          </w:p>
        </w:tc>
        <w:tc>
          <w:tcPr>
            <w:tcW w:w="2070" w:type="dxa"/>
            <w:gridSpan w:val="2"/>
            <w:tcBorders>
              <w:left w:val="single" w:sz="4" w:space="0" w:color="auto"/>
              <w:right w:val="single" w:sz="4" w:space="0" w:color="auto"/>
            </w:tcBorders>
            <w:shd w:val="clear" w:color="auto" w:fill="auto"/>
            <w:vAlign w:val="center"/>
          </w:tcPr>
          <w:p w14:paraId="14EF5F19" w14:textId="10E09650"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3E200AC3"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6E49BC05"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1DBEFC36"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0986E3F9"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6666DE" w14:textId="1C711128" w:rsidR="00BD0294" w:rsidRPr="000047FC" w:rsidRDefault="00BD0294" w:rsidP="00BD0294">
            <w:pPr>
              <w:jc w:val="center"/>
              <w:rPr>
                <w:rFonts w:ascii="Cambria" w:hAnsi="Cambria" w:cs="Arial"/>
                <w:b/>
                <w:bCs/>
              </w:rPr>
            </w:pPr>
            <w:r>
              <w:rPr>
                <w:rFonts w:ascii="Cambria" w:hAnsi="Cambria" w:cs="Arial"/>
                <w:b/>
                <w:bCs/>
              </w:rPr>
              <w:t>4</w:t>
            </w:r>
            <w:r w:rsidR="005B5A94">
              <w:rPr>
                <w:rFonts w:ascii="Cambria" w:hAnsi="Cambria" w:cs="Arial"/>
                <w:b/>
                <w:bCs/>
              </w:rPr>
              <w:t>2</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8544EB" w14:textId="4A662034" w:rsidR="00BD0294" w:rsidRPr="000047FC" w:rsidRDefault="00D971BA" w:rsidP="00BD0294">
            <w:pPr>
              <w:jc w:val="center"/>
              <w:rPr>
                <w:rFonts w:ascii="Cambria" w:hAnsi="Cambria" w:cs="Arial"/>
                <w:b/>
                <w:bCs/>
              </w:rPr>
            </w:pPr>
            <w:r>
              <w:rPr>
                <w:rFonts w:ascii="Cambria" w:hAnsi="Cambria" w:cs="Arial"/>
                <w:b/>
                <w:bCs/>
              </w:rPr>
              <w:t>72</w:t>
            </w:r>
          </w:p>
        </w:tc>
        <w:tc>
          <w:tcPr>
            <w:tcW w:w="2070" w:type="dxa"/>
            <w:gridSpan w:val="2"/>
            <w:tcBorders>
              <w:left w:val="single" w:sz="4" w:space="0" w:color="auto"/>
              <w:right w:val="single" w:sz="4" w:space="0" w:color="auto"/>
            </w:tcBorders>
            <w:shd w:val="clear" w:color="auto" w:fill="auto"/>
            <w:vAlign w:val="center"/>
          </w:tcPr>
          <w:p w14:paraId="4BB19EEC" w14:textId="0B517808"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82A9C5F" w14:textId="77777777" w:rsidR="00BD0294" w:rsidRDefault="00BD0294" w:rsidP="00BD0294">
            <w:pPr>
              <w:jc w:val="center"/>
              <w:rPr>
                <w:rFonts w:ascii="Cambria" w:hAnsi="Cambria" w:cs="Arial"/>
              </w:rPr>
            </w:pPr>
            <w:r w:rsidRPr="00601804">
              <w:rPr>
                <w:rFonts w:ascii="Cambria" w:hAnsi="Cambria" w:cs="Arial"/>
              </w:rPr>
              <w:t>Pouch</w:t>
            </w:r>
          </w:p>
        </w:tc>
        <w:tc>
          <w:tcPr>
            <w:tcW w:w="2115" w:type="dxa"/>
            <w:tcBorders>
              <w:left w:val="single" w:sz="4" w:space="0" w:color="auto"/>
              <w:right w:val="single" w:sz="4" w:space="0" w:color="auto"/>
            </w:tcBorders>
            <w:shd w:val="clear" w:color="auto" w:fill="auto"/>
            <w:vAlign w:val="center"/>
          </w:tcPr>
          <w:p w14:paraId="15BDE425"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30E62E31"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7B7CB0A0"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E47697" w14:textId="51FC4191" w:rsidR="00BD0294" w:rsidRPr="000047FC" w:rsidRDefault="00BD0294" w:rsidP="00BD0294">
            <w:pPr>
              <w:jc w:val="center"/>
              <w:rPr>
                <w:rFonts w:ascii="Cambria" w:hAnsi="Cambria" w:cs="Arial"/>
                <w:b/>
                <w:bCs/>
              </w:rPr>
            </w:pPr>
            <w:r>
              <w:rPr>
                <w:rFonts w:ascii="Cambria" w:hAnsi="Cambria" w:cs="Arial"/>
                <w:b/>
                <w:bCs/>
              </w:rPr>
              <w:t>10</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A63BFF" w14:textId="253E74DC" w:rsidR="00BD0294" w:rsidRPr="000047FC" w:rsidRDefault="00C9779F" w:rsidP="00BD0294">
            <w:pPr>
              <w:jc w:val="center"/>
              <w:rPr>
                <w:rFonts w:ascii="Cambria" w:hAnsi="Cambria" w:cs="Arial"/>
                <w:b/>
                <w:bCs/>
              </w:rPr>
            </w:pPr>
            <w:r>
              <w:rPr>
                <w:rFonts w:ascii="Cambria" w:hAnsi="Cambria" w:cs="Arial"/>
                <w:b/>
                <w:bCs/>
              </w:rPr>
              <w:t>85</w:t>
            </w:r>
          </w:p>
        </w:tc>
        <w:tc>
          <w:tcPr>
            <w:tcW w:w="2070" w:type="dxa"/>
            <w:gridSpan w:val="2"/>
            <w:tcBorders>
              <w:left w:val="single" w:sz="4" w:space="0" w:color="auto"/>
              <w:right w:val="single" w:sz="4" w:space="0" w:color="auto"/>
            </w:tcBorders>
            <w:shd w:val="clear" w:color="auto" w:fill="auto"/>
            <w:vAlign w:val="center"/>
          </w:tcPr>
          <w:p w14:paraId="655887DE" w14:textId="79FDB6C1"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vAlign w:val="center"/>
          </w:tcPr>
          <w:p w14:paraId="10612E83" w14:textId="77777777" w:rsidR="00BD0294" w:rsidRDefault="00BD0294" w:rsidP="00BD0294">
            <w:pPr>
              <w:jc w:val="center"/>
              <w:rPr>
                <w:rFonts w:ascii="Cambria" w:hAnsi="Cambria" w:cs="Arial"/>
              </w:rPr>
            </w:pPr>
            <w:r>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B42096A"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F701FB2"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25F77E92"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90D678" w14:textId="33840416" w:rsidR="00BD0294" w:rsidRPr="000047FC" w:rsidRDefault="00BD0294" w:rsidP="00BD0294">
            <w:pPr>
              <w:jc w:val="center"/>
              <w:rPr>
                <w:rFonts w:ascii="Cambria" w:hAnsi="Cambria" w:cs="Arial"/>
                <w:b/>
                <w:bCs/>
              </w:rPr>
            </w:pPr>
            <w:r>
              <w:rPr>
                <w:rFonts w:ascii="Cambria" w:hAnsi="Cambria" w:cs="Arial"/>
                <w:b/>
                <w:bCs/>
              </w:rPr>
              <w:t>11</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80AC9C" w14:textId="2D232FC8" w:rsidR="00BD0294" w:rsidRPr="000047FC" w:rsidRDefault="00C9779F" w:rsidP="00BD0294">
            <w:pPr>
              <w:jc w:val="center"/>
              <w:rPr>
                <w:rFonts w:ascii="Cambria" w:hAnsi="Cambria" w:cs="Arial"/>
                <w:b/>
                <w:bCs/>
              </w:rPr>
            </w:pPr>
            <w:r>
              <w:rPr>
                <w:rFonts w:ascii="Cambria" w:hAnsi="Cambria" w:cs="Arial"/>
                <w:b/>
                <w:bCs/>
              </w:rPr>
              <w:t>86</w:t>
            </w:r>
          </w:p>
        </w:tc>
        <w:tc>
          <w:tcPr>
            <w:tcW w:w="2070" w:type="dxa"/>
            <w:gridSpan w:val="2"/>
            <w:tcBorders>
              <w:left w:val="single" w:sz="4" w:space="0" w:color="auto"/>
              <w:right w:val="single" w:sz="4" w:space="0" w:color="auto"/>
            </w:tcBorders>
            <w:shd w:val="clear" w:color="auto" w:fill="auto"/>
            <w:vAlign w:val="center"/>
          </w:tcPr>
          <w:p w14:paraId="176AAF9F" w14:textId="26AA3F1D"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2E01D28"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1ACB82CA"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0C655195"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73DD6A0A"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BF7EC8" w14:textId="3C7F547C" w:rsidR="00BD0294" w:rsidRPr="000047FC" w:rsidRDefault="00BD0294" w:rsidP="00BD0294">
            <w:pPr>
              <w:jc w:val="center"/>
              <w:rPr>
                <w:rFonts w:ascii="Cambria" w:hAnsi="Cambria" w:cs="Arial"/>
                <w:b/>
                <w:bCs/>
              </w:rPr>
            </w:pPr>
            <w:r>
              <w:rPr>
                <w:rFonts w:ascii="Cambria" w:hAnsi="Cambria" w:cs="Arial"/>
                <w:b/>
                <w:bCs/>
              </w:rPr>
              <w:t>12</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6F8D08" w14:textId="5D639B8D" w:rsidR="00BD0294" w:rsidRPr="000047FC" w:rsidRDefault="00C9779F" w:rsidP="00BD0294">
            <w:pPr>
              <w:jc w:val="center"/>
              <w:rPr>
                <w:rFonts w:ascii="Cambria" w:hAnsi="Cambria" w:cs="Arial"/>
                <w:b/>
                <w:bCs/>
              </w:rPr>
            </w:pPr>
            <w:r>
              <w:rPr>
                <w:rFonts w:ascii="Cambria" w:hAnsi="Cambria" w:cs="Arial"/>
                <w:b/>
                <w:bCs/>
              </w:rPr>
              <w:t>87</w:t>
            </w:r>
          </w:p>
        </w:tc>
        <w:tc>
          <w:tcPr>
            <w:tcW w:w="2070" w:type="dxa"/>
            <w:gridSpan w:val="2"/>
            <w:tcBorders>
              <w:left w:val="single" w:sz="4" w:space="0" w:color="auto"/>
              <w:right w:val="single" w:sz="4" w:space="0" w:color="auto"/>
            </w:tcBorders>
            <w:shd w:val="clear" w:color="auto" w:fill="auto"/>
            <w:vAlign w:val="center"/>
          </w:tcPr>
          <w:p w14:paraId="7D824598" w14:textId="5A6E1265"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09B4C252"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68F7F0E"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A0A2FEC"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2CD5F4D"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3A04D6" w14:textId="50704620" w:rsidR="00BD0294" w:rsidRPr="000047FC" w:rsidRDefault="00BD0294" w:rsidP="00BD0294">
            <w:pPr>
              <w:jc w:val="center"/>
              <w:rPr>
                <w:rFonts w:ascii="Cambria" w:hAnsi="Cambria" w:cs="Arial"/>
                <w:b/>
                <w:bCs/>
              </w:rPr>
            </w:pPr>
            <w:r>
              <w:rPr>
                <w:rFonts w:ascii="Cambria" w:hAnsi="Cambria" w:cs="Arial"/>
                <w:b/>
                <w:bCs/>
              </w:rPr>
              <w:t>22</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D83B52" w14:textId="12870E9F" w:rsidR="00BD0294" w:rsidRPr="000047FC" w:rsidRDefault="00C9779F" w:rsidP="00BD0294">
            <w:pPr>
              <w:jc w:val="center"/>
              <w:rPr>
                <w:rFonts w:ascii="Cambria" w:hAnsi="Cambria" w:cs="Arial"/>
                <w:b/>
                <w:bCs/>
              </w:rPr>
            </w:pPr>
            <w:r>
              <w:rPr>
                <w:rFonts w:ascii="Cambria" w:hAnsi="Cambria" w:cs="Arial"/>
                <w:b/>
                <w:bCs/>
              </w:rPr>
              <w:t>88</w:t>
            </w:r>
          </w:p>
        </w:tc>
        <w:tc>
          <w:tcPr>
            <w:tcW w:w="2070" w:type="dxa"/>
            <w:gridSpan w:val="2"/>
            <w:tcBorders>
              <w:left w:val="single" w:sz="4" w:space="0" w:color="auto"/>
              <w:right w:val="single" w:sz="4" w:space="0" w:color="auto"/>
            </w:tcBorders>
            <w:shd w:val="clear" w:color="auto" w:fill="auto"/>
            <w:vAlign w:val="center"/>
          </w:tcPr>
          <w:p w14:paraId="2E686765" w14:textId="73762265"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65366C7"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89ADF5E"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68781BBF"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0A90C3CC" w14:textId="77777777" w:rsidTr="00173BEC">
        <w:trPr>
          <w:trHeight w:val="317"/>
        </w:trPr>
        <w:tc>
          <w:tcPr>
            <w:tcW w:w="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CE02E8" w14:textId="5F389F35" w:rsidR="00BD0294" w:rsidRPr="000047FC" w:rsidRDefault="00BD0294" w:rsidP="00BD0294">
            <w:pPr>
              <w:jc w:val="center"/>
              <w:rPr>
                <w:rFonts w:ascii="Cambria" w:hAnsi="Cambria" w:cs="Arial"/>
                <w:b/>
                <w:bCs/>
              </w:rPr>
            </w:pPr>
            <w:r>
              <w:rPr>
                <w:rFonts w:ascii="Cambria" w:hAnsi="Cambria" w:cs="Arial"/>
                <w:b/>
                <w:bCs/>
              </w:rPr>
              <w:t>23</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527ABD" w14:textId="1A1218D0" w:rsidR="00BD0294" w:rsidRPr="000047FC" w:rsidRDefault="00C9779F" w:rsidP="00BD0294">
            <w:pPr>
              <w:jc w:val="center"/>
              <w:rPr>
                <w:rFonts w:ascii="Cambria" w:hAnsi="Cambria" w:cs="Arial"/>
                <w:b/>
                <w:bCs/>
              </w:rPr>
            </w:pPr>
            <w:r>
              <w:rPr>
                <w:rFonts w:ascii="Cambria" w:hAnsi="Cambria" w:cs="Arial"/>
                <w:b/>
                <w:bCs/>
              </w:rPr>
              <w:t>89</w:t>
            </w:r>
          </w:p>
        </w:tc>
        <w:tc>
          <w:tcPr>
            <w:tcW w:w="2070" w:type="dxa"/>
            <w:gridSpan w:val="2"/>
            <w:tcBorders>
              <w:left w:val="single" w:sz="4" w:space="0" w:color="auto"/>
              <w:right w:val="single" w:sz="4" w:space="0" w:color="auto"/>
            </w:tcBorders>
            <w:shd w:val="clear" w:color="auto" w:fill="auto"/>
            <w:vAlign w:val="center"/>
          </w:tcPr>
          <w:p w14:paraId="5C3B7342" w14:textId="21D1A02C"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6FC19991"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12D53C6"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2F3B5C2"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7D7F77DF" w14:textId="77777777" w:rsidTr="00173BEC">
        <w:trPr>
          <w:trHeight w:val="317"/>
        </w:trPr>
        <w:tc>
          <w:tcPr>
            <w:tcW w:w="985" w:type="dxa"/>
            <w:tcBorders>
              <w:top w:val="single" w:sz="4" w:space="0" w:color="auto"/>
            </w:tcBorders>
            <w:shd w:val="clear" w:color="auto" w:fill="F2F2F2" w:themeFill="background1" w:themeFillShade="F2"/>
            <w:vAlign w:val="center"/>
          </w:tcPr>
          <w:p w14:paraId="6EB4275F" w14:textId="469A24FB" w:rsidR="00BD0294" w:rsidRPr="000047FC" w:rsidRDefault="00BD0294" w:rsidP="00BD0294">
            <w:pPr>
              <w:jc w:val="center"/>
              <w:rPr>
                <w:rFonts w:ascii="Cambria" w:hAnsi="Cambria" w:cs="Arial"/>
                <w:b/>
                <w:bCs/>
              </w:rPr>
            </w:pPr>
            <w:r>
              <w:rPr>
                <w:rFonts w:ascii="Cambria" w:hAnsi="Cambria" w:cs="Arial"/>
                <w:b/>
                <w:bCs/>
              </w:rPr>
              <w:t>24</w:t>
            </w:r>
          </w:p>
        </w:tc>
        <w:tc>
          <w:tcPr>
            <w:tcW w:w="1080" w:type="dxa"/>
            <w:tcBorders>
              <w:top w:val="single" w:sz="4" w:space="0" w:color="auto"/>
              <w:right w:val="single" w:sz="4" w:space="0" w:color="auto"/>
            </w:tcBorders>
            <w:shd w:val="clear" w:color="auto" w:fill="F2F2F2" w:themeFill="background1" w:themeFillShade="F2"/>
            <w:vAlign w:val="center"/>
          </w:tcPr>
          <w:p w14:paraId="1057658B" w14:textId="3B5B1168" w:rsidR="00BD0294" w:rsidRPr="000047FC" w:rsidRDefault="00C9779F" w:rsidP="00BD0294">
            <w:pPr>
              <w:jc w:val="center"/>
              <w:rPr>
                <w:rFonts w:ascii="Cambria" w:hAnsi="Cambria" w:cs="Arial"/>
                <w:b/>
                <w:bCs/>
              </w:rPr>
            </w:pPr>
            <w:r>
              <w:rPr>
                <w:rFonts w:ascii="Cambria" w:hAnsi="Cambria" w:cs="Arial"/>
                <w:b/>
                <w:bCs/>
              </w:rPr>
              <w:t>90</w:t>
            </w:r>
          </w:p>
        </w:tc>
        <w:tc>
          <w:tcPr>
            <w:tcW w:w="2070" w:type="dxa"/>
            <w:gridSpan w:val="2"/>
            <w:tcBorders>
              <w:left w:val="single" w:sz="4" w:space="0" w:color="auto"/>
              <w:right w:val="single" w:sz="4" w:space="0" w:color="auto"/>
            </w:tcBorders>
            <w:shd w:val="clear" w:color="auto" w:fill="auto"/>
            <w:vAlign w:val="center"/>
          </w:tcPr>
          <w:p w14:paraId="03DF4D0E" w14:textId="25E252A1"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289BD779"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DA5F812"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632AD6CE"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36920B12" w14:textId="77777777" w:rsidTr="00173BEC">
        <w:trPr>
          <w:trHeight w:val="317"/>
        </w:trPr>
        <w:tc>
          <w:tcPr>
            <w:tcW w:w="985" w:type="dxa"/>
            <w:shd w:val="clear" w:color="auto" w:fill="F2F2F2" w:themeFill="background1" w:themeFillShade="F2"/>
            <w:vAlign w:val="center"/>
          </w:tcPr>
          <w:p w14:paraId="1E269A74" w14:textId="134A2600" w:rsidR="00BD0294" w:rsidRPr="000047FC" w:rsidRDefault="00BD0294" w:rsidP="00BD0294">
            <w:pPr>
              <w:jc w:val="center"/>
              <w:rPr>
                <w:rFonts w:ascii="Cambria" w:hAnsi="Cambria" w:cs="Arial"/>
                <w:b/>
                <w:bCs/>
              </w:rPr>
            </w:pPr>
            <w:r>
              <w:rPr>
                <w:rFonts w:ascii="Cambria" w:hAnsi="Cambria" w:cs="Arial"/>
                <w:b/>
                <w:bCs/>
              </w:rPr>
              <w:t>34</w:t>
            </w:r>
          </w:p>
        </w:tc>
        <w:tc>
          <w:tcPr>
            <w:tcW w:w="1080" w:type="dxa"/>
            <w:tcBorders>
              <w:right w:val="single" w:sz="4" w:space="0" w:color="auto"/>
            </w:tcBorders>
            <w:shd w:val="clear" w:color="auto" w:fill="F2F2F2" w:themeFill="background1" w:themeFillShade="F2"/>
            <w:vAlign w:val="center"/>
          </w:tcPr>
          <w:p w14:paraId="4A00121B" w14:textId="2FF528F9" w:rsidR="00BD0294" w:rsidRPr="000047FC" w:rsidRDefault="00C9779F" w:rsidP="00BD0294">
            <w:pPr>
              <w:jc w:val="center"/>
              <w:rPr>
                <w:rFonts w:ascii="Cambria" w:hAnsi="Cambria" w:cs="Arial"/>
                <w:b/>
                <w:bCs/>
              </w:rPr>
            </w:pPr>
            <w:r>
              <w:rPr>
                <w:rFonts w:ascii="Cambria" w:hAnsi="Cambria" w:cs="Arial"/>
                <w:b/>
                <w:bCs/>
              </w:rPr>
              <w:t>91</w:t>
            </w:r>
          </w:p>
        </w:tc>
        <w:tc>
          <w:tcPr>
            <w:tcW w:w="2070" w:type="dxa"/>
            <w:gridSpan w:val="2"/>
            <w:tcBorders>
              <w:left w:val="single" w:sz="4" w:space="0" w:color="auto"/>
              <w:right w:val="single" w:sz="4" w:space="0" w:color="auto"/>
            </w:tcBorders>
            <w:shd w:val="clear" w:color="auto" w:fill="auto"/>
            <w:vAlign w:val="center"/>
          </w:tcPr>
          <w:p w14:paraId="7FC377F6" w14:textId="47D67A06"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08DE16A0"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4B16AE26"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4023C038"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E62B71C" w14:textId="77777777" w:rsidTr="00173BEC">
        <w:trPr>
          <w:trHeight w:val="317"/>
        </w:trPr>
        <w:tc>
          <w:tcPr>
            <w:tcW w:w="985" w:type="dxa"/>
            <w:shd w:val="clear" w:color="auto" w:fill="F2F2F2" w:themeFill="background1" w:themeFillShade="F2"/>
            <w:vAlign w:val="center"/>
          </w:tcPr>
          <w:p w14:paraId="1BBF8C81" w14:textId="5212742B" w:rsidR="00BD0294" w:rsidRPr="000047FC" w:rsidRDefault="00BD0294" w:rsidP="00BD0294">
            <w:pPr>
              <w:jc w:val="center"/>
              <w:rPr>
                <w:rFonts w:ascii="Cambria" w:hAnsi="Cambria" w:cs="Arial"/>
                <w:b/>
                <w:bCs/>
              </w:rPr>
            </w:pPr>
            <w:r>
              <w:rPr>
                <w:rFonts w:ascii="Cambria" w:hAnsi="Cambria" w:cs="Arial"/>
                <w:b/>
                <w:bCs/>
              </w:rPr>
              <w:t>35</w:t>
            </w:r>
          </w:p>
        </w:tc>
        <w:tc>
          <w:tcPr>
            <w:tcW w:w="1080" w:type="dxa"/>
            <w:tcBorders>
              <w:right w:val="single" w:sz="4" w:space="0" w:color="auto"/>
            </w:tcBorders>
            <w:shd w:val="clear" w:color="auto" w:fill="F2F2F2" w:themeFill="background1" w:themeFillShade="F2"/>
            <w:vAlign w:val="center"/>
          </w:tcPr>
          <w:p w14:paraId="1E7DF7F9" w14:textId="69EB7DCD" w:rsidR="00BD0294" w:rsidRPr="000047FC" w:rsidRDefault="00C9779F" w:rsidP="00BD0294">
            <w:pPr>
              <w:jc w:val="center"/>
              <w:rPr>
                <w:rFonts w:ascii="Cambria" w:hAnsi="Cambria" w:cs="Arial"/>
                <w:b/>
                <w:bCs/>
              </w:rPr>
            </w:pPr>
            <w:r>
              <w:rPr>
                <w:rFonts w:ascii="Cambria" w:hAnsi="Cambria" w:cs="Arial"/>
                <w:b/>
                <w:bCs/>
              </w:rPr>
              <w:t>92</w:t>
            </w:r>
          </w:p>
        </w:tc>
        <w:tc>
          <w:tcPr>
            <w:tcW w:w="2070" w:type="dxa"/>
            <w:gridSpan w:val="2"/>
            <w:tcBorders>
              <w:left w:val="single" w:sz="4" w:space="0" w:color="auto"/>
              <w:right w:val="single" w:sz="4" w:space="0" w:color="auto"/>
            </w:tcBorders>
            <w:shd w:val="clear" w:color="auto" w:fill="auto"/>
            <w:vAlign w:val="center"/>
          </w:tcPr>
          <w:p w14:paraId="619ECD64" w14:textId="15EAB79C"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243A6F8A"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70D5BE6C"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52F72567"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41F1740D" w14:textId="77777777" w:rsidTr="00173BEC">
        <w:trPr>
          <w:trHeight w:val="317"/>
        </w:trPr>
        <w:tc>
          <w:tcPr>
            <w:tcW w:w="985" w:type="dxa"/>
            <w:shd w:val="clear" w:color="auto" w:fill="F2F2F2" w:themeFill="background1" w:themeFillShade="F2"/>
            <w:vAlign w:val="center"/>
          </w:tcPr>
          <w:p w14:paraId="5C178D14" w14:textId="1F8E388F" w:rsidR="00BD0294" w:rsidRPr="000047FC" w:rsidRDefault="00BD0294" w:rsidP="00BD0294">
            <w:pPr>
              <w:jc w:val="center"/>
              <w:rPr>
                <w:rFonts w:ascii="Cambria" w:hAnsi="Cambria" w:cs="Arial"/>
                <w:b/>
                <w:bCs/>
              </w:rPr>
            </w:pPr>
            <w:r>
              <w:rPr>
                <w:rFonts w:ascii="Cambria" w:hAnsi="Cambria" w:cs="Arial"/>
                <w:b/>
                <w:bCs/>
              </w:rPr>
              <w:t>36</w:t>
            </w:r>
          </w:p>
        </w:tc>
        <w:tc>
          <w:tcPr>
            <w:tcW w:w="1080" w:type="dxa"/>
            <w:tcBorders>
              <w:right w:val="single" w:sz="4" w:space="0" w:color="auto"/>
            </w:tcBorders>
            <w:shd w:val="clear" w:color="auto" w:fill="F2F2F2" w:themeFill="background1" w:themeFillShade="F2"/>
            <w:vAlign w:val="center"/>
          </w:tcPr>
          <w:p w14:paraId="0E8C254A" w14:textId="3BC0E6F9" w:rsidR="00BD0294" w:rsidRPr="000047FC" w:rsidRDefault="00C9779F" w:rsidP="00BD0294">
            <w:pPr>
              <w:jc w:val="center"/>
              <w:rPr>
                <w:rFonts w:ascii="Cambria" w:hAnsi="Cambria" w:cs="Arial"/>
                <w:b/>
                <w:bCs/>
              </w:rPr>
            </w:pPr>
            <w:r>
              <w:rPr>
                <w:rFonts w:ascii="Cambria" w:hAnsi="Cambria" w:cs="Arial"/>
                <w:b/>
                <w:bCs/>
              </w:rPr>
              <w:t>93</w:t>
            </w:r>
          </w:p>
        </w:tc>
        <w:tc>
          <w:tcPr>
            <w:tcW w:w="2070" w:type="dxa"/>
            <w:gridSpan w:val="2"/>
            <w:tcBorders>
              <w:left w:val="single" w:sz="4" w:space="0" w:color="auto"/>
              <w:right w:val="single" w:sz="4" w:space="0" w:color="auto"/>
            </w:tcBorders>
            <w:shd w:val="clear" w:color="auto" w:fill="auto"/>
            <w:vAlign w:val="center"/>
          </w:tcPr>
          <w:p w14:paraId="317F4660" w14:textId="686E15BC"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7ABB9714"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099FE20A"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55AF5234"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5C2ED49" w14:textId="77777777" w:rsidTr="00173BEC">
        <w:trPr>
          <w:trHeight w:val="317"/>
        </w:trPr>
        <w:tc>
          <w:tcPr>
            <w:tcW w:w="985" w:type="dxa"/>
            <w:shd w:val="clear" w:color="auto" w:fill="F2F2F2" w:themeFill="background1" w:themeFillShade="F2"/>
            <w:vAlign w:val="center"/>
          </w:tcPr>
          <w:p w14:paraId="66FDE46C" w14:textId="12AD7905" w:rsidR="00BD0294" w:rsidRPr="000047FC" w:rsidRDefault="00BD0294" w:rsidP="00BD0294">
            <w:pPr>
              <w:jc w:val="center"/>
              <w:rPr>
                <w:rFonts w:ascii="Cambria" w:hAnsi="Cambria" w:cs="Arial"/>
                <w:b/>
                <w:bCs/>
              </w:rPr>
            </w:pPr>
            <w:r>
              <w:rPr>
                <w:rFonts w:ascii="Cambria" w:hAnsi="Cambria" w:cs="Arial"/>
                <w:b/>
                <w:bCs/>
              </w:rPr>
              <w:t>46</w:t>
            </w:r>
          </w:p>
        </w:tc>
        <w:tc>
          <w:tcPr>
            <w:tcW w:w="1080" w:type="dxa"/>
            <w:tcBorders>
              <w:right w:val="single" w:sz="4" w:space="0" w:color="auto"/>
            </w:tcBorders>
            <w:shd w:val="clear" w:color="auto" w:fill="F2F2F2" w:themeFill="background1" w:themeFillShade="F2"/>
            <w:vAlign w:val="center"/>
          </w:tcPr>
          <w:p w14:paraId="3530EAF0" w14:textId="5D48C7D9" w:rsidR="00BD0294" w:rsidRPr="000047FC" w:rsidRDefault="00C9779F" w:rsidP="00BD0294">
            <w:pPr>
              <w:jc w:val="center"/>
              <w:rPr>
                <w:rFonts w:ascii="Cambria" w:hAnsi="Cambria" w:cs="Arial"/>
                <w:b/>
                <w:bCs/>
              </w:rPr>
            </w:pPr>
            <w:r>
              <w:rPr>
                <w:rFonts w:ascii="Cambria" w:hAnsi="Cambria" w:cs="Arial"/>
                <w:b/>
                <w:bCs/>
              </w:rPr>
              <w:t>94</w:t>
            </w:r>
          </w:p>
        </w:tc>
        <w:tc>
          <w:tcPr>
            <w:tcW w:w="2070" w:type="dxa"/>
            <w:gridSpan w:val="2"/>
            <w:tcBorders>
              <w:left w:val="single" w:sz="4" w:space="0" w:color="auto"/>
              <w:right w:val="single" w:sz="4" w:space="0" w:color="auto"/>
            </w:tcBorders>
            <w:shd w:val="clear" w:color="auto" w:fill="auto"/>
            <w:vAlign w:val="center"/>
          </w:tcPr>
          <w:p w14:paraId="30B1BBA6" w14:textId="4B6A5F67"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2D78AD91"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09A75A7D"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74471379"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65153BC7" w14:textId="77777777" w:rsidTr="00173BEC">
        <w:trPr>
          <w:trHeight w:val="317"/>
        </w:trPr>
        <w:tc>
          <w:tcPr>
            <w:tcW w:w="985" w:type="dxa"/>
            <w:shd w:val="clear" w:color="auto" w:fill="F2F2F2" w:themeFill="background1" w:themeFillShade="F2"/>
            <w:vAlign w:val="center"/>
          </w:tcPr>
          <w:p w14:paraId="0215EBC1" w14:textId="2E24B6F7" w:rsidR="00BD0294" w:rsidRPr="000047FC" w:rsidRDefault="00BD0294" w:rsidP="00BD0294">
            <w:pPr>
              <w:jc w:val="center"/>
              <w:rPr>
                <w:rFonts w:ascii="Cambria" w:hAnsi="Cambria" w:cs="Arial"/>
                <w:b/>
                <w:bCs/>
              </w:rPr>
            </w:pPr>
            <w:r>
              <w:rPr>
                <w:rFonts w:ascii="Cambria" w:hAnsi="Cambria" w:cs="Arial"/>
                <w:b/>
                <w:bCs/>
              </w:rPr>
              <w:t>47</w:t>
            </w:r>
          </w:p>
        </w:tc>
        <w:tc>
          <w:tcPr>
            <w:tcW w:w="1080" w:type="dxa"/>
            <w:tcBorders>
              <w:right w:val="single" w:sz="4" w:space="0" w:color="auto"/>
            </w:tcBorders>
            <w:shd w:val="clear" w:color="auto" w:fill="F2F2F2" w:themeFill="background1" w:themeFillShade="F2"/>
            <w:vAlign w:val="center"/>
          </w:tcPr>
          <w:p w14:paraId="1E02039D" w14:textId="2B625D9A" w:rsidR="00BD0294" w:rsidRPr="000047FC" w:rsidRDefault="00C9779F" w:rsidP="00BD0294">
            <w:pPr>
              <w:jc w:val="center"/>
              <w:rPr>
                <w:rFonts w:ascii="Cambria" w:hAnsi="Cambria" w:cs="Arial"/>
                <w:b/>
                <w:bCs/>
              </w:rPr>
            </w:pPr>
            <w:r>
              <w:rPr>
                <w:rFonts w:ascii="Cambria" w:hAnsi="Cambria" w:cs="Arial"/>
                <w:b/>
                <w:bCs/>
              </w:rPr>
              <w:t>95</w:t>
            </w:r>
          </w:p>
        </w:tc>
        <w:tc>
          <w:tcPr>
            <w:tcW w:w="2070" w:type="dxa"/>
            <w:gridSpan w:val="2"/>
            <w:tcBorders>
              <w:left w:val="single" w:sz="4" w:space="0" w:color="auto"/>
              <w:right w:val="single" w:sz="4" w:space="0" w:color="auto"/>
            </w:tcBorders>
            <w:shd w:val="clear" w:color="auto" w:fill="auto"/>
            <w:vAlign w:val="center"/>
          </w:tcPr>
          <w:p w14:paraId="4E514FDD" w14:textId="08982ED0"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right w:val="single" w:sz="4" w:space="0" w:color="auto"/>
            </w:tcBorders>
            <w:shd w:val="clear" w:color="auto" w:fill="auto"/>
          </w:tcPr>
          <w:p w14:paraId="2071BA1D"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right w:val="single" w:sz="4" w:space="0" w:color="auto"/>
            </w:tcBorders>
            <w:shd w:val="clear" w:color="auto" w:fill="auto"/>
            <w:vAlign w:val="center"/>
          </w:tcPr>
          <w:p w14:paraId="45FDA26E" w14:textId="77777777" w:rsidR="00BD0294" w:rsidRDefault="00BD0294" w:rsidP="00BD0294">
            <w:pPr>
              <w:jc w:val="center"/>
              <w:rPr>
                <w:rFonts w:ascii="Cambria" w:hAnsi="Cambria" w:cs="Arial"/>
              </w:rPr>
            </w:pPr>
          </w:p>
        </w:tc>
        <w:tc>
          <w:tcPr>
            <w:tcW w:w="2115" w:type="dxa"/>
            <w:tcBorders>
              <w:left w:val="single" w:sz="4" w:space="0" w:color="auto"/>
              <w:right w:val="single" w:sz="4" w:space="0" w:color="auto"/>
            </w:tcBorders>
            <w:shd w:val="clear" w:color="auto" w:fill="auto"/>
            <w:vAlign w:val="center"/>
          </w:tcPr>
          <w:p w14:paraId="2E4D4322" w14:textId="77777777" w:rsidR="00BD0294" w:rsidRDefault="00BD0294" w:rsidP="00BD0294">
            <w:pPr>
              <w:jc w:val="center"/>
              <w:rPr>
                <w:rFonts w:ascii="Cambria" w:hAnsi="Cambria" w:cs="Arial"/>
              </w:rPr>
            </w:pPr>
            <w:r w:rsidRPr="00DC1C54">
              <w:rPr>
                <w:rFonts w:ascii="Cambria" w:hAnsi="Cambria" w:cs="Arial"/>
              </w:rPr>
              <w:t>Yes / No</w:t>
            </w:r>
          </w:p>
        </w:tc>
      </w:tr>
      <w:tr w:rsidR="00BD0294" w14:paraId="3913F2CD" w14:textId="77777777" w:rsidTr="00173BEC">
        <w:trPr>
          <w:trHeight w:val="317"/>
        </w:trPr>
        <w:tc>
          <w:tcPr>
            <w:tcW w:w="985" w:type="dxa"/>
            <w:tcBorders>
              <w:bottom w:val="single" w:sz="4" w:space="0" w:color="auto"/>
            </w:tcBorders>
            <w:shd w:val="clear" w:color="auto" w:fill="F2F2F2" w:themeFill="background1" w:themeFillShade="F2"/>
            <w:vAlign w:val="center"/>
          </w:tcPr>
          <w:p w14:paraId="7AA3259E" w14:textId="26D8DA00" w:rsidR="00BD0294" w:rsidRPr="000047FC" w:rsidRDefault="00BD0294" w:rsidP="00BD0294">
            <w:pPr>
              <w:jc w:val="center"/>
              <w:rPr>
                <w:rFonts w:ascii="Cambria" w:hAnsi="Cambria" w:cs="Arial"/>
                <w:b/>
                <w:bCs/>
              </w:rPr>
            </w:pPr>
            <w:r>
              <w:rPr>
                <w:rFonts w:ascii="Cambria" w:hAnsi="Cambria" w:cs="Arial"/>
                <w:b/>
                <w:bCs/>
              </w:rPr>
              <w:t>48</w:t>
            </w:r>
          </w:p>
        </w:tc>
        <w:tc>
          <w:tcPr>
            <w:tcW w:w="1080" w:type="dxa"/>
            <w:tcBorders>
              <w:bottom w:val="single" w:sz="4" w:space="0" w:color="auto"/>
              <w:right w:val="single" w:sz="4" w:space="0" w:color="auto"/>
            </w:tcBorders>
            <w:shd w:val="clear" w:color="auto" w:fill="F2F2F2" w:themeFill="background1" w:themeFillShade="F2"/>
            <w:vAlign w:val="center"/>
          </w:tcPr>
          <w:p w14:paraId="5FE726EB" w14:textId="5D025D6F" w:rsidR="00BD0294" w:rsidRPr="000047FC" w:rsidRDefault="00C9779F" w:rsidP="00BD0294">
            <w:pPr>
              <w:jc w:val="center"/>
              <w:rPr>
                <w:rFonts w:ascii="Cambria" w:hAnsi="Cambria" w:cs="Arial"/>
                <w:b/>
                <w:bCs/>
              </w:rPr>
            </w:pPr>
            <w:r>
              <w:rPr>
                <w:rFonts w:ascii="Cambria" w:hAnsi="Cambria" w:cs="Arial"/>
                <w:b/>
                <w:bCs/>
              </w:rPr>
              <w:t>96</w:t>
            </w:r>
          </w:p>
        </w:tc>
        <w:tc>
          <w:tcPr>
            <w:tcW w:w="2070" w:type="dxa"/>
            <w:gridSpan w:val="2"/>
            <w:tcBorders>
              <w:left w:val="single" w:sz="4" w:space="0" w:color="auto"/>
              <w:bottom w:val="single" w:sz="4" w:space="0" w:color="auto"/>
              <w:right w:val="single" w:sz="4" w:space="0" w:color="auto"/>
            </w:tcBorders>
            <w:shd w:val="clear" w:color="auto" w:fill="auto"/>
            <w:vAlign w:val="center"/>
          </w:tcPr>
          <w:p w14:paraId="41CCDD69" w14:textId="5982B739" w:rsidR="00BD0294" w:rsidRDefault="00BD0294" w:rsidP="00BD0294">
            <w:pPr>
              <w:jc w:val="center"/>
              <w:rPr>
                <w:rFonts w:ascii="Cambria" w:hAnsi="Cambria" w:cs="Arial"/>
              </w:rPr>
            </w:pPr>
            <w:r>
              <w:rPr>
                <w:rFonts w:ascii="Cambria" w:hAnsi="Cambria" w:cs="Arial"/>
              </w:rPr>
              <w:t>Pre-Vac (AUT002)</w:t>
            </w:r>
          </w:p>
        </w:tc>
        <w:tc>
          <w:tcPr>
            <w:tcW w:w="1080" w:type="dxa"/>
            <w:tcBorders>
              <w:left w:val="single" w:sz="4" w:space="0" w:color="auto"/>
              <w:bottom w:val="single" w:sz="4" w:space="0" w:color="auto"/>
              <w:right w:val="single" w:sz="4" w:space="0" w:color="auto"/>
            </w:tcBorders>
            <w:shd w:val="clear" w:color="auto" w:fill="auto"/>
          </w:tcPr>
          <w:p w14:paraId="6B56EF64" w14:textId="77777777" w:rsidR="00BD0294" w:rsidRDefault="00BD0294" w:rsidP="00BD0294">
            <w:pPr>
              <w:jc w:val="center"/>
              <w:rPr>
                <w:rFonts w:ascii="Cambria" w:hAnsi="Cambria" w:cs="Arial"/>
              </w:rPr>
            </w:pPr>
            <w:r w:rsidRPr="00F67FCC">
              <w:rPr>
                <w:rFonts w:ascii="Cambria" w:hAnsi="Cambria" w:cs="Arial"/>
              </w:rPr>
              <w:t>Wrap</w:t>
            </w:r>
          </w:p>
        </w:tc>
        <w:tc>
          <w:tcPr>
            <w:tcW w:w="2115" w:type="dxa"/>
            <w:tcBorders>
              <w:left w:val="single" w:sz="4" w:space="0" w:color="auto"/>
              <w:bottom w:val="single" w:sz="4" w:space="0" w:color="auto"/>
              <w:right w:val="single" w:sz="4" w:space="0" w:color="auto"/>
            </w:tcBorders>
            <w:shd w:val="clear" w:color="auto" w:fill="auto"/>
            <w:vAlign w:val="center"/>
          </w:tcPr>
          <w:p w14:paraId="012ABEE7" w14:textId="77777777" w:rsidR="00BD0294" w:rsidRDefault="00BD0294" w:rsidP="00BD0294">
            <w:pPr>
              <w:jc w:val="center"/>
              <w:rPr>
                <w:rFonts w:ascii="Cambria" w:hAnsi="Cambria" w:cs="Arial"/>
              </w:rPr>
            </w:pPr>
          </w:p>
        </w:tc>
        <w:tc>
          <w:tcPr>
            <w:tcW w:w="2115" w:type="dxa"/>
            <w:tcBorders>
              <w:left w:val="single" w:sz="4" w:space="0" w:color="auto"/>
              <w:bottom w:val="single" w:sz="4" w:space="0" w:color="auto"/>
              <w:right w:val="single" w:sz="4" w:space="0" w:color="auto"/>
            </w:tcBorders>
            <w:shd w:val="clear" w:color="auto" w:fill="auto"/>
            <w:vAlign w:val="center"/>
          </w:tcPr>
          <w:p w14:paraId="5FEA42DD" w14:textId="77777777" w:rsidR="00BD0294" w:rsidRDefault="00BD0294" w:rsidP="00BD0294">
            <w:pPr>
              <w:jc w:val="center"/>
              <w:rPr>
                <w:rFonts w:ascii="Cambria" w:hAnsi="Cambria" w:cs="Arial"/>
              </w:rPr>
            </w:pPr>
            <w:r w:rsidRPr="00DC1C54">
              <w:rPr>
                <w:rFonts w:ascii="Cambria" w:hAnsi="Cambria" w:cs="Arial"/>
              </w:rPr>
              <w:t>Yes / No</w:t>
            </w:r>
          </w:p>
        </w:tc>
      </w:tr>
      <w:tr w:rsidR="00641EE6" w:rsidRPr="00894548" w14:paraId="756B480D" w14:textId="77777777" w:rsidTr="000047FC">
        <w:trPr>
          <w:trHeight w:val="288"/>
        </w:trPr>
        <w:tc>
          <w:tcPr>
            <w:tcW w:w="9445" w:type="dxa"/>
            <w:gridSpan w:val="7"/>
            <w:tcBorders>
              <w:top w:val="single" w:sz="4" w:space="0" w:color="auto"/>
            </w:tcBorders>
          </w:tcPr>
          <w:p w14:paraId="2566D7A3" w14:textId="77777777" w:rsidR="00641EE6" w:rsidRPr="00894548" w:rsidRDefault="00641EE6" w:rsidP="000047FC">
            <w:pPr>
              <w:rPr>
                <w:rFonts w:ascii="Cambria" w:hAnsi="Cambria" w:cs="Arial"/>
                <w:b/>
                <w:bCs/>
                <w:highlight w:val="yellow"/>
              </w:rPr>
            </w:pPr>
            <w:r w:rsidRPr="00894548">
              <w:rPr>
                <w:rFonts w:ascii="Cambria" w:hAnsi="Cambria" w:cs="Arial"/>
                <w:b/>
                <w:bCs/>
              </w:rPr>
              <w:t>Comments:</w:t>
            </w:r>
          </w:p>
        </w:tc>
      </w:tr>
      <w:tr w:rsidR="00641EE6" w14:paraId="06FD3F63" w14:textId="77777777" w:rsidTr="000047FC">
        <w:trPr>
          <w:trHeight w:val="360"/>
        </w:trPr>
        <w:tc>
          <w:tcPr>
            <w:tcW w:w="3055" w:type="dxa"/>
            <w:gridSpan w:val="3"/>
            <w:shd w:val="clear" w:color="auto" w:fill="F2F2F2" w:themeFill="background1" w:themeFillShade="F2"/>
            <w:vAlign w:val="center"/>
          </w:tcPr>
          <w:p w14:paraId="2FB811A3" w14:textId="77777777" w:rsidR="00641EE6" w:rsidRDefault="00641EE6"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6390" w:type="dxa"/>
            <w:gridSpan w:val="4"/>
          </w:tcPr>
          <w:p w14:paraId="438957E2" w14:textId="77777777" w:rsidR="00641EE6" w:rsidRDefault="00641EE6" w:rsidP="000047FC">
            <w:pPr>
              <w:rPr>
                <w:rFonts w:ascii="Cambria" w:hAnsi="Cambria" w:cs="Arial"/>
              </w:rPr>
            </w:pPr>
          </w:p>
        </w:tc>
      </w:tr>
      <w:tr w:rsidR="00641EE6" w14:paraId="2DC15D63" w14:textId="77777777" w:rsidTr="000047FC">
        <w:trPr>
          <w:trHeight w:val="360"/>
        </w:trPr>
        <w:tc>
          <w:tcPr>
            <w:tcW w:w="3055" w:type="dxa"/>
            <w:gridSpan w:val="3"/>
            <w:shd w:val="clear" w:color="auto" w:fill="F2F2F2" w:themeFill="background1" w:themeFillShade="F2"/>
            <w:vAlign w:val="center"/>
          </w:tcPr>
          <w:p w14:paraId="3C757AFA" w14:textId="77777777" w:rsidR="00641EE6" w:rsidRPr="00894548" w:rsidRDefault="00641EE6" w:rsidP="000047FC">
            <w:pPr>
              <w:jc w:val="right"/>
              <w:rPr>
                <w:rFonts w:ascii="Cambria" w:hAnsi="Cambria" w:cs="Arial"/>
                <w:b/>
                <w:bCs/>
              </w:rPr>
            </w:pPr>
            <w:r w:rsidRPr="00894548">
              <w:rPr>
                <w:rFonts w:ascii="Cambria" w:hAnsi="Cambria" w:cs="Arial"/>
                <w:b/>
                <w:bCs/>
              </w:rPr>
              <w:t>Quality Reviewed By</w:t>
            </w:r>
            <w:r>
              <w:rPr>
                <w:rFonts w:ascii="Cambria" w:hAnsi="Cambria" w:cs="Arial"/>
                <w:b/>
                <w:bCs/>
              </w:rPr>
              <w:t>/ Date</w:t>
            </w:r>
            <w:r w:rsidRPr="00894548">
              <w:rPr>
                <w:rFonts w:ascii="Cambria" w:hAnsi="Cambria" w:cs="Arial"/>
                <w:b/>
                <w:bCs/>
              </w:rPr>
              <w:t>:</w:t>
            </w:r>
          </w:p>
        </w:tc>
        <w:tc>
          <w:tcPr>
            <w:tcW w:w="6390" w:type="dxa"/>
            <w:gridSpan w:val="4"/>
          </w:tcPr>
          <w:p w14:paraId="01FBA3A3" w14:textId="77777777" w:rsidR="00641EE6" w:rsidRDefault="00641EE6" w:rsidP="000047FC">
            <w:pPr>
              <w:rPr>
                <w:rFonts w:ascii="Cambria" w:hAnsi="Cambria" w:cs="Arial"/>
              </w:rPr>
            </w:pPr>
          </w:p>
        </w:tc>
      </w:tr>
    </w:tbl>
    <w:p w14:paraId="1320EC38" w14:textId="77777777" w:rsidR="00426E1F" w:rsidRDefault="00426E1F" w:rsidP="00426E1F">
      <w:pPr>
        <w:rPr>
          <w:rFonts w:ascii="Cambria" w:hAnsi="Cambria" w:cs="Arial"/>
          <w:b/>
          <w:u w:val="single"/>
        </w:rPr>
      </w:pPr>
    </w:p>
    <w:p w14:paraId="700636DE" w14:textId="77777777" w:rsidR="00BA12EC" w:rsidRDefault="00BA12EC" w:rsidP="006D7D80">
      <w:pPr>
        <w:rPr>
          <w:rFonts w:ascii="Cambria" w:hAnsi="Cambria" w:cs="Arial"/>
          <w:b/>
          <w:u w:val="single"/>
        </w:rPr>
        <w:sectPr w:rsidR="00BA12EC" w:rsidSect="00426E1F">
          <w:pgSz w:w="12240" w:h="15840"/>
          <w:pgMar w:top="1440" w:right="1440" w:bottom="1440" w:left="1440" w:header="720" w:footer="720" w:gutter="0"/>
          <w:cols w:space="720"/>
          <w:docGrid w:linePitch="360"/>
        </w:sectPr>
      </w:pPr>
    </w:p>
    <w:p w14:paraId="125348BD" w14:textId="0E48F37A" w:rsidR="00BA12EC" w:rsidRDefault="00BA12EC" w:rsidP="00BA12EC">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sidR="00150E38">
        <w:rPr>
          <w:rFonts w:ascii="Cambria" w:hAnsi="Cambria" w:cs="Arial"/>
          <w:b/>
          <w:bCs/>
        </w:rPr>
        <w:t>9</w:t>
      </w:r>
      <w:r w:rsidRPr="00023BB8">
        <w:rPr>
          <w:rFonts w:ascii="Cambria" w:hAnsi="Cambria" w:cs="Arial"/>
          <w:b/>
          <w:bCs/>
        </w:rPr>
        <w:t xml:space="preserve"> LABEL PRINTING</w:t>
      </w:r>
      <w:r>
        <w:rPr>
          <w:rFonts w:ascii="Cambria" w:hAnsi="Cambria" w:cs="Arial"/>
          <w:b/>
          <w:bCs/>
        </w:rPr>
        <w:t xml:space="preserve"> – SET </w:t>
      </w:r>
      <w:r w:rsidR="00150E38">
        <w:rPr>
          <w:rFonts w:ascii="Cambria" w:hAnsi="Cambria" w:cs="Arial"/>
          <w:b/>
          <w:bCs/>
        </w:rPr>
        <w:t>3</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511">
          <w:tblGrid>
            <w:gridCol w:w="715"/>
            <w:gridCol w:w="2520"/>
            <w:gridCol w:w="4460"/>
            <w:gridCol w:w="4095"/>
            <w:gridCol w:w="1260"/>
          </w:tblGrid>
        </w:tblGridChange>
      </w:tblGrid>
      <w:tr w:rsidR="00BA12EC" w:rsidRPr="00AC51DF" w14:paraId="2768C663" w14:textId="77777777" w:rsidTr="000047FC">
        <w:trPr>
          <w:trHeight w:val="256"/>
        </w:trPr>
        <w:tc>
          <w:tcPr>
            <w:tcW w:w="13050" w:type="dxa"/>
            <w:gridSpan w:val="5"/>
            <w:shd w:val="clear" w:color="auto" w:fill="F2F2F2" w:themeFill="background1" w:themeFillShade="F2"/>
            <w:vAlign w:val="center"/>
          </w:tcPr>
          <w:p w14:paraId="201A2E23" w14:textId="719B1867" w:rsidR="00BA12EC" w:rsidRPr="00AC51DF" w:rsidRDefault="00BA12EC" w:rsidP="000047FC">
            <w:pPr>
              <w:jc w:val="center"/>
              <w:rPr>
                <w:rFonts w:ascii="Cambria" w:hAnsi="Cambria" w:cs="Arial"/>
                <w:b/>
                <w:bCs/>
              </w:rPr>
            </w:pPr>
            <w:r>
              <w:rPr>
                <w:rFonts w:ascii="Cambria" w:hAnsi="Cambria" w:cs="Arial"/>
                <w:b/>
                <w:bCs/>
              </w:rPr>
              <w:t xml:space="preserve">Group </w:t>
            </w:r>
            <w:r w:rsidR="00150E38">
              <w:rPr>
                <w:rFonts w:ascii="Cambria" w:hAnsi="Cambria" w:cs="Arial"/>
                <w:b/>
                <w:bCs/>
              </w:rPr>
              <w:t>9</w:t>
            </w:r>
            <w:r>
              <w:rPr>
                <w:rFonts w:ascii="Cambria" w:hAnsi="Cambria" w:cs="Arial"/>
                <w:b/>
                <w:bCs/>
              </w:rPr>
              <w:t xml:space="preserve"> Low/Low Printer Settings</w:t>
            </w:r>
          </w:p>
        </w:tc>
      </w:tr>
      <w:tr w:rsidR="00BA12EC" w14:paraId="68203BCC" w14:textId="77777777" w:rsidTr="000047FC">
        <w:trPr>
          <w:trHeight w:val="256"/>
        </w:trPr>
        <w:tc>
          <w:tcPr>
            <w:tcW w:w="13050" w:type="dxa"/>
            <w:gridSpan w:val="5"/>
            <w:vAlign w:val="center"/>
          </w:tcPr>
          <w:p w14:paraId="798F9D5A" w14:textId="77777777" w:rsidR="00BA12EC" w:rsidRPr="00894548" w:rsidRDefault="00BA12EC"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96128" behindDoc="0" locked="0" layoutInCell="1" allowOverlap="1" wp14:anchorId="2CD9C7F1" wp14:editId="39D83FEB">
                      <wp:simplePos x="0" y="0"/>
                      <wp:positionH relativeFrom="column">
                        <wp:posOffset>6350000</wp:posOffset>
                      </wp:positionH>
                      <wp:positionV relativeFrom="paragraph">
                        <wp:posOffset>142875</wp:posOffset>
                      </wp:positionV>
                      <wp:extent cx="1521460" cy="241300"/>
                      <wp:effectExtent l="0" t="0" r="2540" b="6350"/>
                      <wp:wrapNone/>
                      <wp:docPr id="127" name="Text Box 127"/>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301B1665" w14:textId="77777777" w:rsidR="00BA12EC" w:rsidRPr="005B0FB1" w:rsidRDefault="00BA12EC" w:rsidP="00BA12EC">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9C7F1" id="Text Box 127" o:spid="_x0000_s1092" type="#_x0000_t202" style="position:absolute;margin-left:500pt;margin-top:11.25pt;width:119.8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" fillcolor="white [3201]" stroked="f" strokeweight=".5pt">
                      <v:textbox>
                        <w:txbxContent>
                          <w:p w14:paraId="301B1665" w14:textId="77777777" w:rsidR="00BA12EC" w:rsidRPr="005B0FB1" w:rsidRDefault="00BA12EC" w:rsidP="00BA12EC">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15947A49" w14:textId="77777777" w:rsidR="00BA12EC" w:rsidRDefault="00BA12EC" w:rsidP="000047FC">
            <w:pPr>
              <w:rPr>
                <w:rFonts w:ascii="Cambria" w:hAnsi="Cambria" w:cs="Arial"/>
              </w:rPr>
            </w:pPr>
            <w:r>
              <w:rPr>
                <w:rFonts w:ascii="Cambria" w:hAnsi="Cambria" w:cs="Arial"/>
              </w:rPr>
              <w:t>1. In the printer settings menu, set print speed to 4 and print darkness to 23.  Document results.</w:t>
            </w:r>
          </w:p>
          <w:p w14:paraId="7C240E45" w14:textId="3F40867A" w:rsidR="00BA12EC" w:rsidRDefault="00BA12EC" w:rsidP="000047FC">
            <w:pPr>
              <w:rPr>
                <w:rFonts w:ascii="Cambria" w:hAnsi="Cambria" w:cs="Arial"/>
              </w:rPr>
            </w:pPr>
            <w:r>
              <w:rPr>
                <w:rFonts w:ascii="Cambria" w:hAnsi="Cambria" w:cs="Arial"/>
                <w:noProof/>
              </w:rPr>
              <mc:AlternateContent>
                <mc:Choice Requires="wpg">
                  <w:drawing>
                    <wp:anchor distT="0" distB="0" distL="114300" distR="114300" simplePos="0" relativeHeight="251697152" behindDoc="0" locked="0" layoutInCell="1" allowOverlap="1" wp14:anchorId="3818EC45" wp14:editId="2F2CDB00">
                      <wp:simplePos x="0" y="0"/>
                      <wp:positionH relativeFrom="column">
                        <wp:posOffset>6172835</wp:posOffset>
                      </wp:positionH>
                      <wp:positionV relativeFrom="paragraph">
                        <wp:posOffset>46355</wp:posOffset>
                      </wp:positionV>
                      <wp:extent cx="1841500" cy="1416050"/>
                      <wp:effectExtent l="0" t="0" r="25400" b="12700"/>
                      <wp:wrapNone/>
                      <wp:docPr id="128" name="Group 128"/>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29" name="Text Box 129"/>
                              <wps:cNvSpPr txBox="1"/>
                              <wps:spPr>
                                <a:xfrm>
                                  <a:off x="0" y="0"/>
                                  <a:ext cx="1841500" cy="1416050"/>
                                </a:xfrm>
                                <a:prstGeom prst="rect">
                                  <a:avLst/>
                                </a:prstGeom>
                                <a:noFill/>
                                <a:ln w="6350">
                                  <a:solidFill>
                                    <a:schemeClr val="accent1"/>
                                  </a:solidFill>
                                </a:ln>
                              </wps:spPr>
                              <wps:txbx>
                                <w:txbxContent>
                                  <w:p w14:paraId="4927D13C"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792C7EF" w14:textId="77777777" w:rsidR="00BA12EC" w:rsidRDefault="00BA12EC" w:rsidP="00BA12EC">
                                    <w:pPr>
                                      <w:jc w:val="center"/>
                                    </w:pPr>
                                    <w:r>
                                      <w:rPr>
                                        <w:noProof/>
                                      </w:rPr>
                                      <w:drawing>
                                        <wp:inline distT="0" distB="0" distL="0" distR="0" wp14:anchorId="3DCC50E1" wp14:editId="62479DAE">
                                          <wp:extent cx="1005840" cy="481641"/>
                                          <wp:effectExtent l="0" t="0" r="381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50CED32" w14:textId="77777777" w:rsidR="00BA12EC" w:rsidRDefault="00BA12EC" w:rsidP="00BA12EC">
                                    <w:pPr>
                                      <w:jc w:val="center"/>
                                    </w:pPr>
                                    <w:r w:rsidRPr="00C75EC7">
                                      <w:rPr>
                                        <w:b/>
                                        <w:bCs/>
                                      </w:rPr>
                                      <w:t xml:space="preserve">Size </w:t>
                                    </w:r>
                                    <w:r>
                                      <w:rPr>
                                        <w:b/>
                                        <w:bCs/>
                                      </w:rPr>
                                      <w:t>7</w:t>
                                    </w:r>
                                    <w:r>
                                      <w:rPr>
                                        <w:b/>
                                        <w:bCs/>
                                      </w:rPr>
                                      <w:tab/>
                                    </w:r>
                                    <w:r>
                                      <w:rPr>
                                        <w:b/>
                                        <w:bCs/>
                                      </w:rPr>
                                      <w:tab/>
                                      <w:t>Size 10</w:t>
                                    </w:r>
                                  </w:p>
                                  <w:p w14:paraId="0BF47B0C" w14:textId="77777777" w:rsidR="00BA12EC" w:rsidRDefault="00BA12EC" w:rsidP="00BA12E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 name="Straight Arrow Connector 130"/>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31" name="Straight Arrow Connector 131"/>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18EC45" id="Group 128" o:spid="_x0000_s1093" style="position:absolute;margin-left:486.05pt;margin-top:3.65pt;width:145pt;height:111.5pt;z-index:251697152;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">
                      <v:shape id="Text Box 129" o:spid="_x0000_s1094"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" filled="f" strokecolor="#5b9bd5 [3204]" strokeweight=".5pt">
                        <v:textbox>
                          <w:txbxContent>
                            <w:p w14:paraId="4927D13C"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792C7EF" w14:textId="77777777" w:rsidR="00BA12EC" w:rsidRDefault="00BA12EC" w:rsidP="00BA12EC">
                              <w:pPr>
                                <w:jc w:val="center"/>
                              </w:pPr>
                              <w:r>
                                <w:rPr>
                                  <w:noProof/>
                                </w:rPr>
                                <w:drawing>
                                  <wp:inline distT="0" distB="0" distL="0" distR="0" wp14:anchorId="3DCC50E1" wp14:editId="62479DAE">
                                    <wp:extent cx="1005840" cy="481641"/>
                                    <wp:effectExtent l="0" t="0" r="381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750CED32" w14:textId="77777777" w:rsidR="00BA12EC" w:rsidRDefault="00BA12EC" w:rsidP="00BA12EC">
                              <w:pPr>
                                <w:jc w:val="center"/>
                              </w:pPr>
                              <w:r w:rsidRPr="00C75EC7">
                                <w:rPr>
                                  <w:b/>
                                  <w:bCs/>
                                </w:rPr>
                                <w:t xml:space="preserve">Size </w:t>
                              </w:r>
                              <w:r>
                                <w:rPr>
                                  <w:b/>
                                  <w:bCs/>
                                </w:rPr>
                                <w:t>7</w:t>
                              </w:r>
                              <w:r>
                                <w:rPr>
                                  <w:b/>
                                  <w:bCs/>
                                </w:rPr>
                                <w:tab/>
                              </w:r>
                              <w:r>
                                <w:rPr>
                                  <w:b/>
                                  <w:bCs/>
                                </w:rPr>
                                <w:tab/>
                                <w:t>Size 10</w:t>
                              </w:r>
                            </w:p>
                            <w:p w14:paraId="0BF47B0C" w14:textId="77777777" w:rsidR="00BA12EC" w:rsidRDefault="00BA12EC" w:rsidP="00BA12EC">
                              <w:pPr>
                                <w:jc w:val="right"/>
                              </w:pPr>
                            </w:p>
                          </w:txbxContent>
                        </v:textbox>
                      </v:shape>
                      <v:shape id="Straight Arrow Connector 130" o:spid="_x0000_s1095"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JX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748oxMoJd/AAAA//8DAFBLAQItABQABgAIAAAAIQDb4fbL7gAAAIUBAAATAAAAAAAA&#10;AAAAAAAAAAAAAABbQ29udGVudF9UeXBlc10ueG1sUEsBAi0AFAAGAAgAAAAhAFr0LFu/AAAAFQEA&#10;AAsAAAAAAAAAAAAAAAAAHwEAAF9yZWxzLy5yZWxzUEsBAi0AFAAGAAgAAAAhAGawYlfHAAAA3AAA&#10;AA8AAAAAAAAAAAAAAAAABwIAAGRycy9kb3ducmV2LnhtbFBLBQYAAAAAAwADALcAAAD7AgAAAAA=&#10;" strokecolor="#5b9bd5 [3204]" strokeweight=".5pt">
                        <v:stroke endarrow="block" joinstyle="miter"/>
                      </v:shape>
                      <v:shape id="Straight Arrow Connector 131" o:spid="_x0000_s1096"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" strokecolor="#5b9bd5 [3204]" strokeweight=".5pt">
                        <v:stroke endarrow="block" joinstyle="miter"/>
                      </v:shape>
                      <v:shape id="Straight Arrow Connector 132" o:spid="_x0000_s1097"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5b9bd5 [3204]" strokeweight=".5pt">
                        <v:stroke endarrow="block" joinstyle="miter"/>
                      </v:shape>
                      <v:shape id="Straight Arrow Connector 133" o:spid="_x0000_s1098"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3700F7">
              <w:rPr>
                <w:rFonts w:ascii="Cambria" w:hAnsi="Cambria" w:cs="Arial"/>
              </w:rPr>
              <w:t>9</w:t>
            </w:r>
            <w:r>
              <w:rPr>
                <w:rFonts w:ascii="Cambria" w:hAnsi="Cambria" w:cs="Arial"/>
              </w:rPr>
              <w:t xml:space="preserve">.  </w:t>
            </w:r>
          </w:p>
          <w:p w14:paraId="0E445F69" w14:textId="77777777" w:rsidR="00BA12EC" w:rsidRDefault="00BA12EC"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700CF9D0" w14:textId="7C02B472" w:rsidR="00BA12EC" w:rsidRDefault="00BA12EC"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3CD88305" w14:textId="77777777" w:rsidR="00BA12EC" w:rsidRDefault="00BA12EC" w:rsidP="000047FC">
            <w:pPr>
              <w:rPr>
                <w:rFonts w:ascii="Cambria" w:hAnsi="Cambria" w:cs="Arial"/>
              </w:rPr>
            </w:pPr>
            <w:r>
              <w:rPr>
                <w:rFonts w:ascii="Cambria" w:hAnsi="Cambria" w:cs="Arial"/>
              </w:rPr>
              <w:t>3. Enter your initials and enter 12 for quantity.</w:t>
            </w:r>
          </w:p>
          <w:p w14:paraId="5927245E" w14:textId="77777777" w:rsidR="00BA12EC" w:rsidRDefault="00BA12EC" w:rsidP="000047FC">
            <w:pPr>
              <w:rPr>
                <w:rFonts w:ascii="Cambria" w:hAnsi="Cambria" w:cs="Arial"/>
              </w:rPr>
            </w:pPr>
            <w:r>
              <w:rPr>
                <w:rFonts w:ascii="Cambria" w:hAnsi="Cambria" w:cs="Arial"/>
              </w:rPr>
              <w:t xml:space="preserve">4. Check </w:t>
            </w:r>
            <w:r>
              <w:rPr>
                <w:noProof/>
              </w:rPr>
              <w:drawing>
                <wp:inline distT="0" distB="0" distL="0" distR="0" wp14:anchorId="66DA50DC" wp14:editId="605CFB29">
                  <wp:extent cx="822960" cy="164592"/>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4DAB03E9" w14:textId="77777777" w:rsidR="00BA12EC" w:rsidRPr="00890057" w:rsidRDefault="00BA12EC"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34C1F2B6" w14:textId="52271225" w:rsidR="00BA12EC" w:rsidRPr="00890057" w:rsidRDefault="00BA12EC"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3700F7">
              <w:rPr>
                <w:rFonts w:ascii="Cambria" w:hAnsi="Cambria" w:cs="Arial"/>
              </w:rPr>
              <w:t>97</w:t>
            </w:r>
            <w:r w:rsidRPr="00890057">
              <w:rPr>
                <w:rFonts w:ascii="Cambria" w:hAnsi="Cambria" w:cs="Arial"/>
              </w:rPr>
              <w:t xml:space="preserve"> – Label#</w:t>
            </w:r>
            <w:r w:rsidR="003700F7">
              <w:rPr>
                <w:rFonts w:ascii="Cambria" w:hAnsi="Cambria" w:cs="Arial"/>
              </w:rPr>
              <w:t>108</w:t>
            </w:r>
            <w:r w:rsidRPr="00890057">
              <w:rPr>
                <w:rFonts w:ascii="Cambria" w:hAnsi="Cambria" w:cs="Arial"/>
              </w:rPr>
              <w:t>) are present.</w:t>
            </w:r>
          </w:p>
          <w:p w14:paraId="0F890DA2" w14:textId="77777777" w:rsidR="00BA12EC" w:rsidRPr="00890057" w:rsidRDefault="00BA12EC"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17DCA757" w14:textId="77777777" w:rsidR="00BA12EC" w:rsidRPr="00890057" w:rsidRDefault="00BA12EC"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070C83E2" w14:textId="77777777" w:rsidR="00BA12EC" w:rsidRPr="00890057" w:rsidRDefault="00BA12EC"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062C2F53" w14:textId="77777777" w:rsidR="00BA12EC" w:rsidRDefault="00BA12EC" w:rsidP="000047FC">
            <w:pPr>
              <w:rPr>
                <w:rFonts w:ascii="Cambria" w:hAnsi="Cambria" w:cs="Arial"/>
              </w:rPr>
            </w:pPr>
            <w:r w:rsidRPr="00890057">
              <w:rPr>
                <w:rFonts w:ascii="Cambria" w:hAnsi="Cambria" w:cs="Arial"/>
              </w:rPr>
              <w:t>8. Record comments and additional information in the “Comments” section or N/A.</w:t>
            </w:r>
          </w:p>
        </w:tc>
      </w:tr>
      <w:tr w:rsidR="00BA12EC" w:rsidRPr="00894548" w14:paraId="4BE14263" w14:textId="77777777" w:rsidTr="000047FC">
        <w:trPr>
          <w:trHeight w:val="288"/>
        </w:trPr>
        <w:tc>
          <w:tcPr>
            <w:tcW w:w="715" w:type="dxa"/>
            <w:shd w:val="clear" w:color="auto" w:fill="F2F2F2" w:themeFill="background1" w:themeFillShade="F2"/>
            <w:vAlign w:val="center"/>
          </w:tcPr>
          <w:p w14:paraId="37A2E73D" w14:textId="77777777" w:rsidR="00BA12EC" w:rsidRPr="00894548" w:rsidRDefault="00BA12EC"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7F8DD8BC" w14:textId="77777777" w:rsidR="00BA12EC" w:rsidRPr="00894548" w:rsidRDefault="00BA12EC"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7FC0B2BB" w14:textId="77777777" w:rsidR="00BA12EC" w:rsidRPr="00894548" w:rsidRDefault="00BA12EC"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1E95BBAD" w14:textId="77777777" w:rsidR="00BA12EC" w:rsidRPr="00894548" w:rsidRDefault="00BA12EC"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714DAC8B" w14:textId="77777777" w:rsidR="00BA12EC" w:rsidRPr="00894548" w:rsidRDefault="00BA12EC"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A12EC" w14:paraId="62E8FC39" w14:textId="77777777" w:rsidTr="000047FC">
        <w:trPr>
          <w:trHeight w:val="288"/>
        </w:trPr>
        <w:tc>
          <w:tcPr>
            <w:tcW w:w="715" w:type="dxa"/>
            <w:vAlign w:val="center"/>
          </w:tcPr>
          <w:p w14:paraId="1BBCAD67" w14:textId="77777777" w:rsidR="00BA12EC" w:rsidRPr="00C94F8F" w:rsidRDefault="00BA12EC" w:rsidP="000047FC">
            <w:pPr>
              <w:jc w:val="right"/>
              <w:rPr>
                <w:rFonts w:ascii="Cambria" w:hAnsi="Cambria" w:cs="Arial"/>
              </w:rPr>
            </w:pPr>
            <w:r>
              <w:rPr>
                <w:rFonts w:ascii="Cambria" w:hAnsi="Cambria" w:cs="Arial"/>
              </w:rPr>
              <w:t>1</w:t>
            </w:r>
          </w:p>
        </w:tc>
        <w:tc>
          <w:tcPr>
            <w:tcW w:w="2520" w:type="dxa"/>
            <w:vAlign w:val="center"/>
          </w:tcPr>
          <w:p w14:paraId="30550F4D" w14:textId="77777777" w:rsidR="00BA12EC" w:rsidRDefault="00BA12EC" w:rsidP="000047FC">
            <w:pPr>
              <w:jc w:val="right"/>
              <w:rPr>
                <w:rFonts w:ascii="Cambria" w:hAnsi="Cambria" w:cs="Arial"/>
              </w:rPr>
            </w:pPr>
            <w:r>
              <w:rPr>
                <w:rFonts w:ascii="Cambria" w:hAnsi="Cambria" w:cs="Arial"/>
              </w:rPr>
              <w:t xml:space="preserve">Print Speed </w:t>
            </w:r>
          </w:p>
        </w:tc>
        <w:tc>
          <w:tcPr>
            <w:tcW w:w="4460" w:type="dxa"/>
            <w:vAlign w:val="center"/>
          </w:tcPr>
          <w:p w14:paraId="4A38D05E" w14:textId="77777777" w:rsidR="00BA12EC" w:rsidRDefault="00BA12EC" w:rsidP="000047FC">
            <w:pPr>
              <w:rPr>
                <w:rFonts w:ascii="Cambria" w:hAnsi="Cambria" w:cs="Arial"/>
              </w:rPr>
            </w:pPr>
            <w:r>
              <w:rPr>
                <w:rFonts w:ascii="Cambria" w:hAnsi="Cambria" w:cs="Arial"/>
              </w:rPr>
              <w:t>4</w:t>
            </w:r>
          </w:p>
        </w:tc>
        <w:tc>
          <w:tcPr>
            <w:tcW w:w="4095" w:type="dxa"/>
            <w:vAlign w:val="center"/>
          </w:tcPr>
          <w:p w14:paraId="009E865C" w14:textId="77777777" w:rsidR="00BA12EC" w:rsidRDefault="00BA12EC" w:rsidP="000047FC">
            <w:pPr>
              <w:jc w:val="center"/>
              <w:rPr>
                <w:rFonts w:ascii="Cambria" w:hAnsi="Cambria" w:cs="Arial"/>
              </w:rPr>
            </w:pPr>
          </w:p>
        </w:tc>
        <w:tc>
          <w:tcPr>
            <w:tcW w:w="1260" w:type="dxa"/>
            <w:vAlign w:val="center"/>
          </w:tcPr>
          <w:p w14:paraId="5C953396" w14:textId="77777777" w:rsidR="00BA12EC" w:rsidRDefault="00BA12EC" w:rsidP="000047FC">
            <w:pPr>
              <w:jc w:val="center"/>
              <w:rPr>
                <w:rFonts w:ascii="Cambria" w:hAnsi="Cambria" w:cs="Arial"/>
              </w:rPr>
            </w:pPr>
          </w:p>
        </w:tc>
      </w:tr>
      <w:tr w:rsidR="00BA12EC" w:rsidRPr="00AC51DF" w14:paraId="0BA21B1F" w14:textId="77777777" w:rsidTr="000047FC">
        <w:trPr>
          <w:trHeight w:val="288"/>
        </w:trPr>
        <w:tc>
          <w:tcPr>
            <w:tcW w:w="715" w:type="dxa"/>
            <w:vAlign w:val="center"/>
          </w:tcPr>
          <w:p w14:paraId="1F21103E" w14:textId="77777777" w:rsidR="00BA12EC" w:rsidRPr="00894548" w:rsidRDefault="00BA12EC" w:rsidP="000047FC">
            <w:pPr>
              <w:jc w:val="right"/>
              <w:rPr>
                <w:rFonts w:ascii="Cambria" w:hAnsi="Cambria" w:cs="Arial"/>
              </w:rPr>
            </w:pPr>
            <w:r>
              <w:rPr>
                <w:rFonts w:ascii="Cambria" w:hAnsi="Cambria" w:cs="Arial"/>
              </w:rPr>
              <w:t>2</w:t>
            </w:r>
          </w:p>
        </w:tc>
        <w:tc>
          <w:tcPr>
            <w:tcW w:w="2520" w:type="dxa"/>
            <w:vAlign w:val="center"/>
          </w:tcPr>
          <w:p w14:paraId="5278E5D3" w14:textId="77777777" w:rsidR="00BA12EC" w:rsidRDefault="00BA12EC" w:rsidP="000047FC">
            <w:pPr>
              <w:jc w:val="right"/>
              <w:rPr>
                <w:rFonts w:ascii="Cambria" w:hAnsi="Cambria" w:cs="Arial"/>
              </w:rPr>
            </w:pPr>
            <w:r>
              <w:rPr>
                <w:rFonts w:ascii="Cambria" w:hAnsi="Cambria" w:cs="Arial"/>
              </w:rPr>
              <w:t>Print Darkness</w:t>
            </w:r>
          </w:p>
        </w:tc>
        <w:tc>
          <w:tcPr>
            <w:tcW w:w="4460" w:type="dxa"/>
            <w:vAlign w:val="center"/>
          </w:tcPr>
          <w:p w14:paraId="0315BE8D" w14:textId="77777777" w:rsidR="00BA12EC" w:rsidRDefault="00BA12EC" w:rsidP="000047FC">
            <w:pPr>
              <w:rPr>
                <w:rFonts w:ascii="Cambria" w:hAnsi="Cambria" w:cs="Arial"/>
              </w:rPr>
            </w:pPr>
            <w:r>
              <w:rPr>
                <w:rFonts w:ascii="Cambria" w:hAnsi="Cambria" w:cs="Arial"/>
              </w:rPr>
              <w:t>23</w:t>
            </w:r>
          </w:p>
        </w:tc>
        <w:tc>
          <w:tcPr>
            <w:tcW w:w="4095" w:type="dxa"/>
            <w:vAlign w:val="center"/>
          </w:tcPr>
          <w:p w14:paraId="743BD41A" w14:textId="77777777" w:rsidR="00BA12EC" w:rsidRDefault="00BA12EC" w:rsidP="000047FC">
            <w:pPr>
              <w:jc w:val="center"/>
              <w:rPr>
                <w:rFonts w:ascii="Cambria" w:hAnsi="Cambria" w:cs="Arial"/>
              </w:rPr>
            </w:pPr>
          </w:p>
        </w:tc>
        <w:tc>
          <w:tcPr>
            <w:tcW w:w="1260" w:type="dxa"/>
            <w:vAlign w:val="center"/>
          </w:tcPr>
          <w:p w14:paraId="3644E215" w14:textId="77777777" w:rsidR="00BA12EC" w:rsidRPr="00AC51DF" w:rsidRDefault="00BA12EC" w:rsidP="000047FC">
            <w:pPr>
              <w:rPr>
                <w:rFonts w:ascii="Cambria" w:hAnsi="Cambria" w:cs="Arial"/>
                <w:highlight w:val="yellow"/>
              </w:rPr>
            </w:pPr>
          </w:p>
        </w:tc>
      </w:tr>
      <w:tr w:rsidR="00EC6C0B" w14:paraId="4F065C25" w14:textId="77777777" w:rsidTr="00EC6C0B">
        <w:tblPrEx>
          <w:tblW w:w="13050" w:type="dxa"/>
          <w:tblLayout w:type="fixed"/>
          <w:tblPrExChange w:id="1512" w:author="Sasi Songthong" w:date="2022-06-23T12:33:00Z">
            <w:tblPrEx>
              <w:tblW w:w="13050" w:type="dxa"/>
              <w:tblLayout w:type="fixed"/>
            </w:tblPrEx>
          </w:tblPrExChange>
        </w:tblPrEx>
        <w:trPr>
          <w:trHeight w:val="288"/>
          <w:trPrChange w:id="1513" w:author="Sasi Songthong" w:date="2022-06-23T12:33:00Z">
            <w:trPr>
              <w:trHeight w:val="288"/>
            </w:trPr>
          </w:trPrChange>
        </w:trPr>
        <w:tc>
          <w:tcPr>
            <w:tcW w:w="715" w:type="dxa"/>
            <w:vAlign w:val="center"/>
            <w:tcPrChange w:id="1514" w:author="Sasi Songthong" w:date="2022-06-23T12:33:00Z">
              <w:tcPr>
                <w:tcW w:w="715" w:type="dxa"/>
                <w:vAlign w:val="center"/>
              </w:tcPr>
            </w:tcPrChange>
          </w:tcPr>
          <w:p w14:paraId="64F71F6B" w14:textId="77777777" w:rsidR="00EC6C0B" w:rsidRPr="00AC51DF" w:rsidRDefault="00EC6C0B" w:rsidP="00EC6C0B">
            <w:pPr>
              <w:jc w:val="right"/>
              <w:rPr>
                <w:rFonts w:ascii="Cambria" w:hAnsi="Cambria" w:cs="Arial"/>
              </w:rPr>
            </w:pPr>
            <w:r>
              <w:rPr>
                <w:rFonts w:ascii="Cambria" w:hAnsi="Cambria" w:cs="Arial"/>
              </w:rPr>
              <w:t>3</w:t>
            </w:r>
          </w:p>
        </w:tc>
        <w:tc>
          <w:tcPr>
            <w:tcW w:w="2520" w:type="dxa"/>
            <w:vMerge w:val="restart"/>
            <w:vAlign w:val="center"/>
            <w:tcPrChange w:id="1515" w:author="Sasi Songthong" w:date="2022-06-23T12:33:00Z">
              <w:tcPr>
                <w:tcW w:w="2520" w:type="dxa"/>
                <w:vMerge w:val="restart"/>
                <w:vAlign w:val="center"/>
              </w:tcPr>
            </w:tcPrChange>
          </w:tcPr>
          <w:p w14:paraId="777D3DAF" w14:textId="77777777" w:rsidR="00EC6C0B" w:rsidRDefault="00EC6C0B" w:rsidP="00EC6C0B">
            <w:pPr>
              <w:jc w:val="right"/>
              <w:rPr>
                <w:rFonts w:ascii="Cambria" w:hAnsi="Cambria" w:cs="Arial"/>
              </w:rPr>
            </w:pPr>
            <w:r>
              <w:rPr>
                <w:rFonts w:ascii="Cambria" w:hAnsi="Cambria" w:cs="Arial"/>
              </w:rPr>
              <w:t>Accuracy and Number of Labels</w:t>
            </w:r>
          </w:p>
        </w:tc>
        <w:tc>
          <w:tcPr>
            <w:tcW w:w="4460" w:type="dxa"/>
            <w:vAlign w:val="center"/>
            <w:tcPrChange w:id="1516" w:author="Sasi Songthong" w:date="2022-06-23T12:33:00Z">
              <w:tcPr>
                <w:tcW w:w="4460" w:type="dxa"/>
                <w:vAlign w:val="center"/>
              </w:tcPr>
            </w:tcPrChange>
          </w:tcPr>
          <w:p w14:paraId="1AB45F68" w14:textId="77777777" w:rsidR="00EC6C0B" w:rsidRDefault="00EC6C0B" w:rsidP="00EC6C0B">
            <w:pPr>
              <w:rPr>
                <w:rFonts w:ascii="Cambria" w:hAnsi="Cambria" w:cs="Arial"/>
              </w:rPr>
            </w:pPr>
            <w:r>
              <w:rPr>
                <w:rFonts w:ascii="Cambria" w:hAnsi="Cambria" w:cs="Arial"/>
              </w:rPr>
              <w:t>Correct Initials on all 12 labels</w:t>
            </w:r>
          </w:p>
        </w:tc>
        <w:tc>
          <w:tcPr>
            <w:tcW w:w="4095" w:type="dxa"/>
            <w:vAlign w:val="center"/>
            <w:tcPrChange w:id="1517" w:author="Sasi Songthong" w:date="2022-06-23T12:33:00Z">
              <w:tcPr>
                <w:tcW w:w="4095" w:type="dxa"/>
                <w:vAlign w:val="center"/>
              </w:tcPr>
            </w:tcPrChange>
          </w:tcPr>
          <w:p w14:paraId="14BCE3F0" w14:textId="03C6829F" w:rsidR="00EC6C0B" w:rsidRDefault="00EC6C0B">
            <w:pPr>
              <w:rPr>
                <w:rFonts w:ascii="Cambria" w:hAnsi="Cambria" w:cs="Arial"/>
              </w:rPr>
              <w:pPrChange w:id="1518" w:author="Sasi Songthong" w:date="2022-06-23T12:33:00Z">
                <w:pPr>
                  <w:jc w:val="center"/>
                </w:pPr>
              </w:pPrChange>
            </w:pPr>
            <w:ins w:id="1519" w:author="Sasi Songthong" w:date="2022-06-23T12:33: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520" w:author="Sasi Songthong" w:date="2022-06-23T12:33:00Z">
              <w:tcPr>
                <w:tcW w:w="1260" w:type="dxa"/>
                <w:vAlign w:val="center"/>
              </w:tcPr>
            </w:tcPrChange>
          </w:tcPr>
          <w:p w14:paraId="2D8128C8" w14:textId="77777777" w:rsidR="00EC6C0B" w:rsidRDefault="00EC6C0B" w:rsidP="00EC6C0B">
            <w:pPr>
              <w:jc w:val="center"/>
              <w:rPr>
                <w:rFonts w:ascii="Cambria" w:hAnsi="Cambria" w:cs="Arial"/>
              </w:rPr>
            </w:pPr>
          </w:p>
        </w:tc>
      </w:tr>
      <w:tr w:rsidR="00EC6C0B" w14:paraId="58BC920B" w14:textId="77777777" w:rsidTr="00EC6C0B">
        <w:tblPrEx>
          <w:tblW w:w="13050" w:type="dxa"/>
          <w:tblLayout w:type="fixed"/>
          <w:tblPrExChange w:id="1521" w:author="Sasi Songthong" w:date="2022-06-23T12:33:00Z">
            <w:tblPrEx>
              <w:tblW w:w="13050" w:type="dxa"/>
              <w:tblLayout w:type="fixed"/>
            </w:tblPrEx>
          </w:tblPrExChange>
        </w:tblPrEx>
        <w:trPr>
          <w:trHeight w:val="288"/>
          <w:trPrChange w:id="1522" w:author="Sasi Songthong" w:date="2022-06-23T12:33:00Z">
            <w:trPr>
              <w:trHeight w:val="288"/>
            </w:trPr>
          </w:trPrChange>
        </w:trPr>
        <w:tc>
          <w:tcPr>
            <w:tcW w:w="715" w:type="dxa"/>
            <w:vAlign w:val="center"/>
            <w:tcPrChange w:id="1523" w:author="Sasi Songthong" w:date="2022-06-23T12:33:00Z">
              <w:tcPr>
                <w:tcW w:w="715" w:type="dxa"/>
                <w:vAlign w:val="center"/>
              </w:tcPr>
            </w:tcPrChange>
          </w:tcPr>
          <w:p w14:paraId="4209C8F7" w14:textId="77777777" w:rsidR="00EC6C0B" w:rsidRDefault="00EC6C0B" w:rsidP="00EC6C0B">
            <w:pPr>
              <w:jc w:val="right"/>
              <w:rPr>
                <w:rFonts w:ascii="Cambria" w:hAnsi="Cambria" w:cs="Arial"/>
              </w:rPr>
            </w:pPr>
            <w:r>
              <w:rPr>
                <w:rFonts w:ascii="Cambria" w:hAnsi="Cambria" w:cs="Arial"/>
              </w:rPr>
              <w:t>4</w:t>
            </w:r>
          </w:p>
        </w:tc>
        <w:tc>
          <w:tcPr>
            <w:tcW w:w="2520" w:type="dxa"/>
            <w:vMerge/>
            <w:vAlign w:val="center"/>
            <w:tcPrChange w:id="1524" w:author="Sasi Songthong" w:date="2022-06-23T12:33:00Z">
              <w:tcPr>
                <w:tcW w:w="2520" w:type="dxa"/>
                <w:vMerge/>
                <w:vAlign w:val="center"/>
              </w:tcPr>
            </w:tcPrChange>
          </w:tcPr>
          <w:p w14:paraId="0C6F7730" w14:textId="77777777" w:rsidR="00EC6C0B" w:rsidRDefault="00EC6C0B" w:rsidP="00EC6C0B">
            <w:pPr>
              <w:jc w:val="right"/>
              <w:rPr>
                <w:rFonts w:ascii="Cambria" w:hAnsi="Cambria" w:cs="Arial"/>
              </w:rPr>
            </w:pPr>
          </w:p>
        </w:tc>
        <w:tc>
          <w:tcPr>
            <w:tcW w:w="4460" w:type="dxa"/>
            <w:vAlign w:val="center"/>
            <w:tcPrChange w:id="1525" w:author="Sasi Songthong" w:date="2022-06-23T12:33:00Z">
              <w:tcPr>
                <w:tcW w:w="4460" w:type="dxa"/>
                <w:vAlign w:val="center"/>
              </w:tcPr>
            </w:tcPrChange>
          </w:tcPr>
          <w:p w14:paraId="2B3C1C8B" w14:textId="2FD5313F" w:rsidR="00EC6C0B" w:rsidRDefault="00EC6C0B" w:rsidP="00EC6C0B">
            <w:pPr>
              <w:rPr>
                <w:rFonts w:ascii="Cambria" w:hAnsi="Cambria" w:cs="Arial"/>
              </w:rPr>
            </w:pPr>
            <w:r>
              <w:rPr>
                <w:rFonts w:ascii="Cambria" w:hAnsi="Cambria" w:cs="Arial"/>
              </w:rPr>
              <w:t>Each of the 12 labels contains a unique label number (#97 - #108).</w:t>
            </w:r>
          </w:p>
        </w:tc>
        <w:tc>
          <w:tcPr>
            <w:tcW w:w="4095" w:type="dxa"/>
            <w:vAlign w:val="center"/>
            <w:tcPrChange w:id="1526" w:author="Sasi Songthong" w:date="2022-06-23T12:33:00Z">
              <w:tcPr>
                <w:tcW w:w="4095" w:type="dxa"/>
                <w:vAlign w:val="center"/>
              </w:tcPr>
            </w:tcPrChange>
          </w:tcPr>
          <w:p w14:paraId="718DB9D1" w14:textId="77777777" w:rsidR="00EC6C0B" w:rsidRDefault="00EC6C0B">
            <w:pPr>
              <w:rPr>
                <w:ins w:id="1527" w:author="Sasi Songthong" w:date="2022-06-23T12:33:00Z"/>
                <w:rFonts w:ascii="Cambria" w:hAnsi="Cambria" w:cs="Arial"/>
              </w:rPr>
            </w:pPr>
            <w:ins w:id="1528" w:author="Sasi Songthong" w:date="2022-06-23T12:33: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3C1FCB80" w14:textId="1F52204F" w:rsidR="00EC6C0B" w:rsidRDefault="00EC6C0B">
            <w:pPr>
              <w:rPr>
                <w:rFonts w:ascii="Cambria" w:hAnsi="Cambria" w:cs="Arial"/>
              </w:rPr>
              <w:pPrChange w:id="1529" w:author="Sasi Songthong" w:date="2022-06-23T12:33:00Z">
                <w:pPr>
                  <w:jc w:val="center"/>
                </w:pPr>
              </w:pPrChange>
            </w:pPr>
            <w:ins w:id="1530" w:author="Sasi Songthong" w:date="2022-06-23T12:33:00Z">
              <w:r>
                <w:rPr>
                  <w:rFonts w:ascii="Cambria" w:hAnsi="Cambria" w:cs="Arial"/>
                </w:rPr>
                <w:t>(#</w:t>
              </w:r>
            </w:ins>
            <w:ins w:id="1531" w:author="Sasi Songthong" w:date="2022-06-23T12:34:00Z">
              <w:r>
                <w:rPr>
                  <w:rFonts w:ascii="Cambria" w:hAnsi="Cambria" w:cs="Arial"/>
                </w:rPr>
                <w:t>97</w:t>
              </w:r>
            </w:ins>
            <w:ins w:id="1532" w:author="Sasi Songthong" w:date="2022-06-23T12:33:00Z">
              <w:r>
                <w:rPr>
                  <w:rFonts w:ascii="Cambria" w:hAnsi="Cambria" w:cs="Arial"/>
                </w:rPr>
                <w:t xml:space="preserve"> - #</w:t>
              </w:r>
            </w:ins>
            <w:ins w:id="1533" w:author="Sasi Songthong" w:date="2022-06-23T12:34:00Z">
              <w:r>
                <w:rPr>
                  <w:rFonts w:ascii="Cambria" w:hAnsi="Cambria" w:cs="Arial"/>
                </w:rPr>
                <w:t>108</w:t>
              </w:r>
            </w:ins>
            <w:ins w:id="1534" w:author="Sasi Songthong" w:date="2022-06-23T12:33:00Z">
              <w:r>
                <w:rPr>
                  <w:rFonts w:ascii="Cambria" w:hAnsi="Cambria" w:cs="Arial"/>
                </w:rPr>
                <w:t>).</w:t>
              </w:r>
            </w:ins>
          </w:p>
        </w:tc>
        <w:tc>
          <w:tcPr>
            <w:tcW w:w="1260" w:type="dxa"/>
            <w:vAlign w:val="center"/>
            <w:tcPrChange w:id="1535" w:author="Sasi Songthong" w:date="2022-06-23T12:33:00Z">
              <w:tcPr>
                <w:tcW w:w="1260" w:type="dxa"/>
                <w:vAlign w:val="center"/>
              </w:tcPr>
            </w:tcPrChange>
          </w:tcPr>
          <w:p w14:paraId="2ACEC086" w14:textId="77777777" w:rsidR="00EC6C0B" w:rsidRDefault="00EC6C0B" w:rsidP="00EC6C0B">
            <w:pPr>
              <w:jc w:val="center"/>
              <w:rPr>
                <w:rFonts w:ascii="Cambria" w:hAnsi="Cambria" w:cs="Arial"/>
              </w:rPr>
            </w:pPr>
          </w:p>
        </w:tc>
      </w:tr>
      <w:tr w:rsidR="00EC6C0B" w14:paraId="1857E88B" w14:textId="77777777" w:rsidTr="00EC6C0B">
        <w:tblPrEx>
          <w:tblW w:w="13050" w:type="dxa"/>
          <w:tblLayout w:type="fixed"/>
          <w:tblPrExChange w:id="1536" w:author="Sasi Songthong" w:date="2022-06-23T12:33:00Z">
            <w:tblPrEx>
              <w:tblW w:w="13050" w:type="dxa"/>
              <w:tblLayout w:type="fixed"/>
            </w:tblPrEx>
          </w:tblPrExChange>
        </w:tblPrEx>
        <w:trPr>
          <w:trHeight w:val="288"/>
          <w:trPrChange w:id="1537" w:author="Sasi Songthong" w:date="2022-06-23T12:33:00Z">
            <w:trPr>
              <w:trHeight w:val="288"/>
            </w:trPr>
          </w:trPrChange>
        </w:trPr>
        <w:tc>
          <w:tcPr>
            <w:tcW w:w="715" w:type="dxa"/>
            <w:vAlign w:val="center"/>
            <w:tcPrChange w:id="1538" w:author="Sasi Songthong" w:date="2022-06-23T12:33:00Z">
              <w:tcPr>
                <w:tcW w:w="715" w:type="dxa"/>
                <w:vAlign w:val="center"/>
              </w:tcPr>
            </w:tcPrChange>
          </w:tcPr>
          <w:p w14:paraId="553BA722" w14:textId="77777777" w:rsidR="00EC6C0B" w:rsidRDefault="00EC6C0B" w:rsidP="00EC6C0B">
            <w:pPr>
              <w:jc w:val="right"/>
              <w:rPr>
                <w:rFonts w:ascii="Cambria" w:hAnsi="Cambria" w:cs="Arial"/>
              </w:rPr>
            </w:pPr>
            <w:r>
              <w:rPr>
                <w:rFonts w:ascii="Cambria" w:hAnsi="Cambria" w:cs="Arial"/>
              </w:rPr>
              <w:t>5</w:t>
            </w:r>
          </w:p>
        </w:tc>
        <w:tc>
          <w:tcPr>
            <w:tcW w:w="2520" w:type="dxa"/>
            <w:vAlign w:val="center"/>
            <w:tcPrChange w:id="1539" w:author="Sasi Songthong" w:date="2022-06-23T12:33:00Z">
              <w:tcPr>
                <w:tcW w:w="2520" w:type="dxa"/>
                <w:vAlign w:val="center"/>
              </w:tcPr>
            </w:tcPrChange>
          </w:tcPr>
          <w:p w14:paraId="6C8795D8" w14:textId="77777777" w:rsidR="00EC6C0B" w:rsidRDefault="00EC6C0B" w:rsidP="00EC6C0B">
            <w:pPr>
              <w:jc w:val="right"/>
              <w:rPr>
                <w:rFonts w:ascii="Cambria" w:hAnsi="Cambria" w:cs="Arial"/>
              </w:rPr>
            </w:pPr>
            <w:r>
              <w:rPr>
                <w:rFonts w:ascii="Cambria" w:hAnsi="Cambria" w:cs="Arial"/>
              </w:rPr>
              <w:t>Legibility</w:t>
            </w:r>
          </w:p>
        </w:tc>
        <w:tc>
          <w:tcPr>
            <w:tcW w:w="4460" w:type="dxa"/>
            <w:vAlign w:val="center"/>
            <w:tcPrChange w:id="1540" w:author="Sasi Songthong" w:date="2022-06-23T12:33:00Z">
              <w:tcPr>
                <w:tcW w:w="4460" w:type="dxa"/>
                <w:vAlign w:val="center"/>
              </w:tcPr>
            </w:tcPrChange>
          </w:tcPr>
          <w:p w14:paraId="288C7F26" w14:textId="66AC29C5" w:rsidR="00EC6C0B" w:rsidRDefault="00EC6C0B" w:rsidP="00EC6C0B">
            <w:pPr>
              <w:rPr>
                <w:rFonts w:ascii="Cambria" w:hAnsi="Cambria" w:cs="Arial"/>
              </w:rPr>
            </w:pPr>
            <w:r>
              <w:rPr>
                <w:rFonts w:ascii="Cambria" w:hAnsi="Cambria" w:cs="Arial"/>
              </w:rPr>
              <w:t>All labels are legible</w:t>
            </w:r>
            <w:ins w:id="1541" w:author="Sasi Songthong" w:date="2022-06-23T12:33:00Z">
              <w:r>
                <w:rPr>
                  <w:rFonts w:ascii="Cambria" w:hAnsi="Cambria" w:cs="Arial"/>
                </w:rPr>
                <w:t>.</w:t>
              </w:r>
            </w:ins>
          </w:p>
        </w:tc>
        <w:tc>
          <w:tcPr>
            <w:tcW w:w="4095" w:type="dxa"/>
            <w:vAlign w:val="center"/>
            <w:tcPrChange w:id="1542" w:author="Sasi Songthong" w:date="2022-06-23T12:33:00Z">
              <w:tcPr>
                <w:tcW w:w="4095" w:type="dxa"/>
                <w:vAlign w:val="center"/>
              </w:tcPr>
            </w:tcPrChange>
          </w:tcPr>
          <w:p w14:paraId="30F69C10" w14:textId="5E135BAB" w:rsidR="00EC6C0B" w:rsidRDefault="00EC6C0B">
            <w:pPr>
              <w:rPr>
                <w:rFonts w:ascii="Cambria" w:hAnsi="Cambria" w:cs="Arial"/>
              </w:rPr>
              <w:pPrChange w:id="1543" w:author="Sasi Songthong" w:date="2022-06-23T12:33:00Z">
                <w:pPr>
                  <w:jc w:val="center"/>
                </w:pPr>
              </w:pPrChange>
            </w:pPr>
            <w:ins w:id="1544" w:author="Sasi Songthong" w:date="2022-06-23T12:33: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545" w:author="Sasi Songthong" w:date="2022-06-23T12:33:00Z">
              <w:tcPr>
                <w:tcW w:w="1260" w:type="dxa"/>
                <w:vAlign w:val="center"/>
              </w:tcPr>
            </w:tcPrChange>
          </w:tcPr>
          <w:p w14:paraId="7FCDE1AF" w14:textId="77777777" w:rsidR="00EC6C0B" w:rsidRDefault="00EC6C0B" w:rsidP="00EC6C0B">
            <w:pPr>
              <w:jc w:val="center"/>
              <w:rPr>
                <w:rFonts w:ascii="Cambria" w:hAnsi="Cambria" w:cs="Arial"/>
              </w:rPr>
            </w:pPr>
          </w:p>
        </w:tc>
      </w:tr>
      <w:tr w:rsidR="00BA12EC" w:rsidRPr="00894548" w14:paraId="0D4F82C5" w14:textId="77777777" w:rsidTr="00EC6C0B">
        <w:tblPrEx>
          <w:tblW w:w="13050" w:type="dxa"/>
          <w:tblLayout w:type="fixed"/>
          <w:tblPrExChange w:id="1546" w:author="Sasi Songthong" w:date="2022-06-23T12:34:00Z">
            <w:tblPrEx>
              <w:tblW w:w="13050" w:type="dxa"/>
              <w:tblLayout w:type="fixed"/>
            </w:tblPrEx>
          </w:tblPrExChange>
        </w:tblPrEx>
        <w:trPr>
          <w:trHeight w:val="1440"/>
          <w:trPrChange w:id="1547" w:author="Sasi Songthong" w:date="2022-06-23T12:34:00Z">
            <w:trPr>
              <w:trHeight w:val="1728"/>
            </w:trPr>
          </w:trPrChange>
        </w:trPr>
        <w:tc>
          <w:tcPr>
            <w:tcW w:w="13050" w:type="dxa"/>
            <w:gridSpan w:val="5"/>
            <w:tcPrChange w:id="1548" w:author="Sasi Songthong" w:date="2022-06-23T12:34:00Z">
              <w:tcPr>
                <w:tcW w:w="13050" w:type="dxa"/>
                <w:gridSpan w:val="5"/>
              </w:tcPr>
            </w:tcPrChange>
          </w:tcPr>
          <w:p w14:paraId="7F80DA9C" w14:textId="77777777" w:rsidR="00BA12EC" w:rsidRPr="00894548" w:rsidRDefault="00BA12EC" w:rsidP="000047FC">
            <w:pPr>
              <w:rPr>
                <w:rFonts w:ascii="Cambria" w:hAnsi="Cambria" w:cs="Arial"/>
                <w:b/>
                <w:bCs/>
                <w:highlight w:val="yellow"/>
              </w:rPr>
            </w:pPr>
            <w:r w:rsidRPr="00894548">
              <w:rPr>
                <w:rFonts w:ascii="Cambria" w:hAnsi="Cambria" w:cs="Arial"/>
                <w:b/>
                <w:bCs/>
              </w:rPr>
              <w:t>Comments:</w:t>
            </w:r>
          </w:p>
        </w:tc>
      </w:tr>
      <w:tr w:rsidR="00BA12EC" w14:paraId="0D02BE62" w14:textId="77777777" w:rsidTr="000047FC">
        <w:trPr>
          <w:trHeight w:val="360"/>
        </w:trPr>
        <w:tc>
          <w:tcPr>
            <w:tcW w:w="3235" w:type="dxa"/>
            <w:gridSpan w:val="2"/>
            <w:shd w:val="clear" w:color="auto" w:fill="F2F2F2" w:themeFill="background1" w:themeFillShade="F2"/>
            <w:vAlign w:val="center"/>
          </w:tcPr>
          <w:p w14:paraId="3E5868DA" w14:textId="77777777" w:rsidR="00BA12EC" w:rsidRDefault="00BA12EC"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60BB5041" w14:textId="77777777" w:rsidR="00BA12EC" w:rsidRDefault="00BA12EC" w:rsidP="000047FC">
            <w:pPr>
              <w:rPr>
                <w:rFonts w:ascii="Cambria" w:hAnsi="Cambria" w:cs="Arial"/>
              </w:rPr>
            </w:pPr>
          </w:p>
        </w:tc>
      </w:tr>
      <w:tr w:rsidR="00BA12EC" w14:paraId="0FE0FEEA" w14:textId="77777777" w:rsidTr="000047FC">
        <w:trPr>
          <w:trHeight w:val="360"/>
        </w:trPr>
        <w:tc>
          <w:tcPr>
            <w:tcW w:w="3235" w:type="dxa"/>
            <w:gridSpan w:val="2"/>
            <w:shd w:val="clear" w:color="auto" w:fill="F2F2F2" w:themeFill="background1" w:themeFillShade="F2"/>
            <w:vAlign w:val="center"/>
          </w:tcPr>
          <w:p w14:paraId="3D4E773D" w14:textId="6E6FF41D" w:rsidR="00BA12EC"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06413D80" w14:textId="77777777" w:rsidR="00BA12EC" w:rsidRDefault="00BA12EC" w:rsidP="000047FC">
            <w:pPr>
              <w:rPr>
                <w:rFonts w:ascii="Cambria" w:hAnsi="Cambria" w:cs="Arial"/>
              </w:rPr>
            </w:pPr>
          </w:p>
        </w:tc>
      </w:tr>
    </w:tbl>
    <w:p w14:paraId="45A01F50" w14:textId="6C072F6A" w:rsidR="00BA12EC" w:rsidRDefault="00BA12EC" w:rsidP="00BA12EC">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sidR="00150E38">
        <w:rPr>
          <w:rFonts w:ascii="Cambria" w:hAnsi="Cambria" w:cs="Arial"/>
          <w:b/>
          <w:bCs/>
        </w:rPr>
        <w:t>9</w:t>
      </w:r>
      <w:r w:rsidRPr="00023BB8">
        <w:rPr>
          <w:rFonts w:ascii="Cambria" w:hAnsi="Cambria" w:cs="Arial"/>
          <w:b/>
          <w:bCs/>
        </w:rPr>
        <w:t xml:space="preserve"> LABEL PRINTING</w:t>
      </w:r>
      <w:r>
        <w:rPr>
          <w:rFonts w:ascii="Cambria" w:hAnsi="Cambria" w:cs="Arial"/>
          <w:b/>
          <w:bCs/>
        </w:rPr>
        <w:t xml:space="preserve"> – SET </w:t>
      </w:r>
      <w:r w:rsidR="00150E38">
        <w:rPr>
          <w:rFonts w:ascii="Cambria" w:hAnsi="Cambria" w:cs="Arial"/>
          <w:b/>
          <w:bCs/>
        </w:rPr>
        <w:t>3</w:t>
      </w:r>
      <w:r>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549">
          <w:tblGrid>
            <w:gridCol w:w="715"/>
            <w:gridCol w:w="2520"/>
            <w:gridCol w:w="4460"/>
            <w:gridCol w:w="4095"/>
            <w:gridCol w:w="1260"/>
          </w:tblGrid>
        </w:tblGridChange>
      </w:tblGrid>
      <w:tr w:rsidR="00BA12EC" w:rsidRPr="00AC51DF" w14:paraId="273551D7" w14:textId="77777777" w:rsidTr="000047FC">
        <w:trPr>
          <w:trHeight w:val="256"/>
        </w:trPr>
        <w:tc>
          <w:tcPr>
            <w:tcW w:w="13050" w:type="dxa"/>
            <w:gridSpan w:val="5"/>
            <w:shd w:val="clear" w:color="auto" w:fill="F2F2F2" w:themeFill="background1" w:themeFillShade="F2"/>
            <w:vAlign w:val="center"/>
          </w:tcPr>
          <w:p w14:paraId="2ADE24C5" w14:textId="37C69FAC" w:rsidR="00BA12EC" w:rsidRPr="00AC51DF" w:rsidRDefault="00BA12EC" w:rsidP="000047FC">
            <w:pPr>
              <w:jc w:val="center"/>
              <w:rPr>
                <w:rFonts w:ascii="Cambria" w:hAnsi="Cambria" w:cs="Arial"/>
                <w:b/>
                <w:bCs/>
              </w:rPr>
            </w:pPr>
            <w:r>
              <w:rPr>
                <w:rFonts w:ascii="Cambria" w:hAnsi="Cambria" w:cs="Arial"/>
                <w:b/>
                <w:bCs/>
              </w:rPr>
              <w:t xml:space="preserve">Group </w:t>
            </w:r>
            <w:r w:rsidR="003700F7">
              <w:rPr>
                <w:rFonts w:ascii="Cambria" w:hAnsi="Cambria" w:cs="Arial"/>
                <w:b/>
                <w:bCs/>
              </w:rPr>
              <w:t>10</w:t>
            </w:r>
            <w:r>
              <w:rPr>
                <w:rFonts w:ascii="Cambria" w:hAnsi="Cambria" w:cs="Arial"/>
                <w:b/>
                <w:bCs/>
              </w:rPr>
              <w:t xml:space="preserve"> Low/High Printer Setting</w:t>
            </w:r>
          </w:p>
        </w:tc>
      </w:tr>
      <w:tr w:rsidR="00BA12EC" w14:paraId="61489E81" w14:textId="77777777" w:rsidTr="000047FC">
        <w:trPr>
          <w:trHeight w:val="256"/>
        </w:trPr>
        <w:tc>
          <w:tcPr>
            <w:tcW w:w="13050" w:type="dxa"/>
            <w:gridSpan w:val="5"/>
            <w:vAlign w:val="center"/>
          </w:tcPr>
          <w:p w14:paraId="43916864" w14:textId="77777777" w:rsidR="00BA12EC" w:rsidRPr="00894548" w:rsidRDefault="00BA12EC"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698176" behindDoc="0" locked="0" layoutInCell="1" allowOverlap="1" wp14:anchorId="6A1C3BAB" wp14:editId="5829FEEA">
                      <wp:simplePos x="0" y="0"/>
                      <wp:positionH relativeFrom="column">
                        <wp:posOffset>6350000</wp:posOffset>
                      </wp:positionH>
                      <wp:positionV relativeFrom="paragraph">
                        <wp:posOffset>142875</wp:posOffset>
                      </wp:positionV>
                      <wp:extent cx="1521460" cy="241300"/>
                      <wp:effectExtent l="0" t="0" r="2540" b="6350"/>
                      <wp:wrapNone/>
                      <wp:docPr id="134" name="Text Box 134"/>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70790329" w14:textId="77777777" w:rsidR="00BA12EC" w:rsidRPr="0055157D" w:rsidRDefault="00BA12EC" w:rsidP="00BA12EC">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C3BAB" id="Text Box 134" o:spid="_x0000_s1099" type="#_x0000_t202" style="position:absolute;margin-left:500pt;margin-top:11.25pt;width:119.8pt;height: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" fillcolor="white [3201]" stroked="f" strokeweight=".5pt">
                      <v:textbox>
                        <w:txbxContent>
                          <w:p w14:paraId="70790329" w14:textId="77777777" w:rsidR="00BA12EC" w:rsidRPr="0055157D" w:rsidRDefault="00BA12EC" w:rsidP="00BA12EC">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699200" behindDoc="0" locked="0" layoutInCell="1" allowOverlap="1" wp14:anchorId="5E253125" wp14:editId="53DB45FC">
                      <wp:simplePos x="0" y="0"/>
                      <wp:positionH relativeFrom="column">
                        <wp:posOffset>6350000</wp:posOffset>
                      </wp:positionH>
                      <wp:positionV relativeFrom="paragraph">
                        <wp:posOffset>142875</wp:posOffset>
                      </wp:positionV>
                      <wp:extent cx="1521460" cy="241300"/>
                      <wp:effectExtent l="0" t="0" r="2540" b="6350"/>
                      <wp:wrapNone/>
                      <wp:docPr id="135" name="Text Box 135"/>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294AB906" w14:textId="77777777" w:rsidR="00BA12EC" w:rsidRPr="005B0FB1" w:rsidRDefault="00BA12EC" w:rsidP="00BA12EC">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53125" id="Text Box 135" o:spid="_x0000_s1100" type="#_x0000_t202" style="position:absolute;margin-left:500pt;margin-top:11.25pt;width:119.8pt;height: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" fillcolor="white [3201]" stroked="f" strokeweight=".5pt">
                      <v:textbox>
                        <w:txbxContent>
                          <w:p w14:paraId="294AB906" w14:textId="77777777" w:rsidR="00BA12EC" w:rsidRPr="005B0FB1" w:rsidRDefault="00BA12EC" w:rsidP="00BA12EC">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3C5EA283" w14:textId="43CF4E8A" w:rsidR="00BA12EC" w:rsidRDefault="00BA12EC" w:rsidP="000047FC">
            <w:pPr>
              <w:rPr>
                <w:rFonts w:ascii="Cambria" w:hAnsi="Cambria" w:cs="Arial"/>
              </w:rPr>
            </w:pPr>
            <w:r>
              <w:rPr>
                <w:rFonts w:ascii="Cambria" w:hAnsi="Cambria" w:cs="Arial"/>
              </w:rPr>
              <w:t>1. In the printer settings menu, set print speed to 4 and print darkness to 2</w:t>
            </w:r>
            <w:r w:rsidR="00707E60">
              <w:rPr>
                <w:rFonts w:ascii="Cambria" w:hAnsi="Cambria" w:cs="Arial"/>
              </w:rPr>
              <w:t>7</w:t>
            </w:r>
            <w:r>
              <w:rPr>
                <w:rFonts w:ascii="Cambria" w:hAnsi="Cambria" w:cs="Arial"/>
              </w:rPr>
              <w:t>.  Document results.</w:t>
            </w:r>
          </w:p>
          <w:p w14:paraId="158D61CC" w14:textId="26613F5D" w:rsidR="00BA12EC" w:rsidRDefault="00BA12EC" w:rsidP="000047FC">
            <w:pPr>
              <w:rPr>
                <w:rFonts w:ascii="Cambria" w:hAnsi="Cambria" w:cs="Arial"/>
              </w:rPr>
            </w:pPr>
            <w:r>
              <w:rPr>
                <w:rFonts w:ascii="Cambria" w:hAnsi="Cambria" w:cs="Arial"/>
                <w:noProof/>
              </w:rPr>
              <mc:AlternateContent>
                <mc:Choice Requires="wpg">
                  <w:drawing>
                    <wp:anchor distT="0" distB="0" distL="114300" distR="114300" simplePos="0" relativeHeight="251700224" behindDoc="0" locked="0" layoutInCell="1" allowOverlap="1" wp14:anchorId="1E18C3D1" wp14:editId="371CF8A6">
                      <wp:simplePos x="0" y="0"/>
                      <wp:positionH relativeFrom="column">
                        <wp:posOffset>6172835</wp:posOffset>
                      </wp:positionH>
                      <wp:positionV relativeFrom="paragraph">
                        <wp:posOffset>46355</wp:posOffset>
                      </wp:positionV>
                      <wp:extent cx="1841500" cy="1416050"/>
                      <wp:effectExtent l="0" t="0" r="25400" b="12700"/>
                      <wp:wrapNone/>
                      <wp:docPr id="136" name="Group 136"/>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37" name="Text Box 137"/>
                              <wps:cNvSpPr txBox="1"/>
                              <wps:spPr>
                                <a:xfrm>
                                  <a:off x="0" y="0"/>
                                  <a:ext cx="1841500" cy="1416050"/>
                                </a:xfrm>
                                <a:prstGeom prst="rect">
                                  <a:avLst/>
                                </a:prstGeom>
                                <a:noFill/>
                                <a:ln w="6350">
                                  <a:solidFill>
                                    <a:schemeClr val="accent1"/>
                                  </a:solidFill>
                                </a:ln>
                              </wps:spPr>
                              <wps:txbx>
                                <w:txbxContent>
                                  <w:p w14:paraId="1470EDA6"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4B59C1C3" w14:textId="77777777" w:rsidR="00BA12EC" w:rsidRDefault="00BA12EC" w:rsidP="00BA12EC">
                                    <w:pPr>
                                      <w:jc w:val="center"/>
                                    </w:pPr>
                                    <w:r>
                                      <w:rPr>
                                        <w:noProof/>
                                      </w:rPr>
                                      <w:drawing>
                                        <wp:inline distT="0" distB="0" distL="0" distR="0" wp14:anchorId="35FA654C" wp14:editId="620CF7F6">
                                          <wp:extent cx="1005840" cy="481641"/>
                                          <wp:effectExtent l="0" t="0" r="381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D6B221E" w14:textId="77777777" w:rsidR="00BA12EC" w:rsidRDefault="00BA12EC" w:rsidP="00BA12EC">
                                    <w:pPr>
                                      <w:jc w:val="center"/>
                                    </w:pPr>
                                    <w:r w:rsidRPr="00C75EC7">
                                      <w:rPr>
                                        <w:b/>
                                        <w:bCs/>
                                      </w:rPr>
                                      <w:t xml:space="preserve">Size </w:t>
                                    </w:r>
                                    <w:r>
                                      <w:rPr>
                                        <w:b/>
                                        <w:bCs/>
                                      </w:rPr>
                                      <w:t>7</w:t>
                                    </w:r>
                                    <w:r>
                                      <w:rPr>
                                        <w:b/>
                                        <w:bCs/>
                                      </w:rPr>
                                      <w:tab/>
                                    </w:r>
                                    <w:r>
                                      <w:rPr>
                                        <w:b/>
                                        <w:bCs/>
                                      </w:rPr>
                                      <w:tab/>
                                      <w:t>Size 10</w:t>
                                    </w:r>
                                  </w:p>
                                  <w:p w14:paraId="2208AF4B" w14:textId="77777777" w:rsidR="00BA12EC" w:rsidRDefault="00BA12EC" w:rsidP="00BA12E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 name="Straight Arrow Connector 138"/>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39" name="Straight Arrow Connector 139"/>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 name="Straight Arrow Connector 141"/>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18C3D1" id="Group 136" o:spid="_x0000_s1101" style="position:absolute;margin-left:486.05pt;margin-top:3.65pt;width:145pt;height:111.5pt;z-index:251700224;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">
                      <v:shape id="Text Box 137" o:spid="_x0000_s1102"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" filled="f" strokecolor="#5b9bd5 [3204]" strokeweight=".5pt">
                        <v:textbox>
                          <w:txbxContent>
                            <w:p w14:paraId="1470EDA6"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4B59C1C3" w14:textId="77777777" w:rsidR="00BA12EC" w:rsidRDefault="00BA12EC" w:rsidP="00BA12EC">
                              <w:pPr>
                                <w:jc w:val="center"/>
                              </w:pPr>
                              <w:r>
                                <w:rPr>
                                  <w:noProof/>
                                </w:rPr>
                                <w:drawing>
                                  <wp:inline distT="0" distB="0" distL="0" distR="0" wp14:anchorId="35FA654C" wp14:editId="620CF7F6">
                                    <wp:extent cx="1005840" cy="481641"/>
                                    <wp:effectExtent l="0" t="0" r="381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D6B221E" w14:textId="77777777" w:rsidR="00BA12EC" w:rsidRDefault="00BA12EC" w:rsidP="00BA12EC">
                              <w:pPr>
                                <w:jc w:val="center"/>
                              </w:pPr>
                              <w:r w:rsidRPr="00C75EC7">
                                <w:rPr>
                                  <w:b/>
                                  <w:bCs/>
                                </w:rPr>
                                <w:t xml:space="preserve">Size </w:t>
                              </w:r>
                              <w:r>
                                <w:rPr>
                                  <w:b/>
                                  <w:bCs/>
                                </w:rPr>
                                <w:t>7</w:t>
                              </w:r>
                              <w:r>
                                <w:rPr>
                                  <w:b/>
                                  <w:bCs/>
                                </w:rPr>
                                <w:tab/>
                              </w:r>
                              <w:r>
                                <w:rPr>
                                  <w:b/>
                                  <w:bCs/>
                                </w:rPr>
                                <w:tab/>
                                <w:t>Size 10</w:t>
                              </w:r>
                            </w:p>
                            <w:p w14:paraId="2208AF4B" w14:textId="77777777" w:rsidR="00BA12EC" w:rsidRDefault="00BA12EC" w:rsidP="00BA12EC">
                              <w:pPr>
                                <w:jc w:val="right"/>
                              </w:pPr>
                            </w:p>
                          </w:txbxContent>
                        </v:textbox>
                      </v:shape>
                      <v:shape id="Straight Arrow Connector 138" o:spid="_x0000_s1103"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5b9bd5 [3204]" strokeweight=".5pt">
                        <v:stroke endarrow="block" joinstyle="miter"/>
                      </v:shape>
                      <v:shape id="Straight Arrow Connector 139" o:spid="_x0000_s1104"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" strokecolor="#5b9bd5 [3204]" strokeweight=".5pt">
                        <v:stroke endarrow="block" joinstyle="miter"/>
                      </v:shape>
                      <v:shape id="Straight Arrow Connector 140" o:spid="_x0000_s1105"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" strokecolor="#5b9bd5 [3204]" strokeweight=".5pt">
                        <v:stroke endarrow="block" joinstyle="miter"/>
                      </v:shape>
                      <v:shape id="Straight Arrow Connector 141" o:spid="_x0000_s1106"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w:t>
            </w:r>
            <w:r w:rsidR="00685E91">
              <w:rPr>
                <w:rFonts w:ascii="Cambria" w:hAnsi="Cambria" w:cs="Arial"/>
              </w:rPr>
              <w:t>10</w:t>
            </w:r>
            <w:r>
              <w:rPr>
                <w:rFonts w:ascii="Cambria" w:hAnsi="Cambria" w:cs="Arial"/>
              </w:rPr>
              <w:t xml:space="preserve">.  </w:t>
            </w:r>
          </w:p>
          <w:p w14:paraId="6BED794B" w14:textId="77777777" w:rsidR="00BA12EC" w:rsidRDefault="00BA12EC"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10531634" w14:textId="1205F8AC" w:rsidR="00BA12EC" w:rsidRDefault="00BA12EC"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5E87885A" w14:textId="77777777" w:rsidR="00BA12EC" w:rsidRDefault="00BA12EC" w:rsidP="000047FC">
            <w:pPr>
              <w:rPr>
                <w:rFonts w:ascii="Cambria" w:hAnsi="Cambria" w:cs="Arial"/>
              </w:rPr>
            </w:pPr>
            <w:r>
              <w:rPr>
                <w:rFonts w:ascii="Cambria" w:hAnsi="Cambria" w:cs="Arial"/>
              </w:rPr>
              <w:t>3. Enter your initials and enter 12 for quantity.</w:t>
            </w:r>
          </w:p>
          <w:p w14:paraId="1086DF22" w14:textId="77777777" w:rsidR="00BA12EC" w:rsidRDefault="00BA12EC" w:rsidP="000047FC">
            <w:pPr>
              <w:rPr>
                <w:rFonts w:ascii="Cambria" w:hAnsi="Cambria" w:cs="Arial"/>
              </w:rPr>
            </w:pPr>
            <w:r>
              <w:rPr>
                <w:rFonts w:ascii="Cambria" w:hAnsi="Cambria" w:cs="Arial"/>
              </w:rPr>
              <w:t xml:space="preserve">4. Check </w:t>
            </w:r>
            <w:r>
              <w:rPr>
                <w:noProof/>
              </w:rPr>
              <w:drawing>
                <wp:inline distT="0" distB="0" distL="0" distR="0" wp14:anchorId="6D7BDC55" wp14:editId="43C09586">
                  <wp:extent cx="822960" cy="164592"/>
                  <wp:effectExtent l="0" t="0" r="0" b="698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212AC730" w14:textId="77777777" w:rsidR="00BA12EC" w:rsidRPr="00890057" w:rsidRDefault="00BA12EC"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012839E2" w14:textId="3A78FB5D" w:rsidR="00BA12EC" w:rsidRPr="00890057" w:rsidRDefault="00BA12EC"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953D8B">
              <w:rPr>
                <w:rFonts w:ascii="Cambria" w:hAnsi="Cambria" w:cs="Arial"/>
              </w:rPr>
              <w:t>109-120</w:t>
            </w:r>
            <w:r w:rsidRPr="00890057">
              <w:rPr>
                <w:rFonts w:ascii="Cambria" w:hAnsi="Cambria" w:cs="Arial"/>
              </w:rPr>
              <w:t xml:space="preserve"> – Label#</w:t>
            </w:r>
            <w:r>
              <w:rPr>
                <w:rFonts w:ascii="Cambria" w:hAnsi="Cambria" w:cs="Arial"/>
              </w:rPr>
              <w:t>72</w:t>
            </w:r>
            <w:r w:rsidRPr="00890057">
              <w:rPr>
                <w:rFonts w:ascii="Cambria" w:hAnsi="Cambria" w:cs="Arial"/>
              </w:rPr>
              <w:t>) are present.</w:t>
            </w:r>
          </w:p>
          <w:p w14:paraId="7F41447A" w14:textId="77777777" w:rsidR="00BA12EC" w:rsidRPr="00890057" w:rsidRDefault="00BA12EC"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05ECF110" w14:textId="77777777" w:rsidR="00BA12EC" w:rsidRPr="00890057" w:rsidRDefault="00BA12EC"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6DE8B1AD" w14:textId="77777777" w:rsidR="00BA12EC" w:rsidRPr="00890057" w:rsidRDefault="00BA12EC"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12F522E6" w14:textId="77777777" w:rsidR="00BA12EC" w:rsidRDefault="00BA12EC" w:rsidP="000047FC">
            <w:pPr>
              <w:rPr>
                <w:rFonts w:ascii="Cambria" w:hAnsi="Cambria" w:cs="Arial"/>
              </w:rPr>
            </w:pPr>
            <w:r w:rsidRPr="00890057">
              <w:rPr>
                <w:rFonts w:ascii="Cambria" w:hAnsi="Cambria" w:cs="Arial"/>
              </w:rPr>
              <w:t>8. Record comments and additional information in the “Comments” section or N/A.</w:t>
            </w:r>
          </w:p>
        </w:tc>
      </w:tr>
      <w:tr w:rsidR="00BA12EC" w:rsidRPr="00894548" w14:paraId="0CB5BAB2" w14:textId="77777777" w:rsidTr="000047FC">
        <w:trPr>
          <w:trHeight w:val="288"/>
        </w:trPr>
        <w:tc>
          <w:tcPr>
            <w:tcW w:w="715" w:type="dxa"/>
            <w:shd w:val="clear" w:color="auto" w:fill="F2F2F2" w:themeFill="background1" w:themeFillShade="F2"/>
            <w:vAlign w:val="center"/>
          </w:tcPr>
          <w:p w14:paraId="39F5A99C" w14:textId="77777777" w:rsidR="00BA12EC" w:rsidRPr="00894548" w:rsidRDefault="00BA12EC"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20788AFC" w14:textId="77777777" w:rsidR="00BA12EC" w:rsidRPr="00894548" w:rsidRDefault="00BA12EC"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4B7899B2" w14:textId="77777777" w:rsidR="00BA12EC" w:rsidRPr="00894548" w:rsidRDefault="00BA12EC"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6CAD2BAF" w14:textId="77777777" w:rsidR="00BA12EC" w:rsidRPr="00894548" w:rsidRDefault="00BA12EC"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4A71D99A" w14:textId="77777777" w:rsidR="00BA12EC" w:rsidRPr="00894548" w:rsidRDefault="00BA12EC"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A12EC" w14:paraId="09824D59" w14:textId="77777777" w:rsidTr="000047FC">
        <w:trPr>
          <w:trHeight w:val="288"/>
        </w:trPr>
        <w:tc>
          <w:tcPr>
            <w:tcW w:w="715" w:type="dxa"/>
            <w:vAlign w:val="center"/>
          </w:tcPr>
          <w:p w14:paraId="32C7F8A9" w14:textId="77777777" w:rsidR="00BA12EC" w:rsidRPr="00C94F8F" w:rsidRDefault="00BA12EC" w:rsidP="000047FC">
            <w:pPr>
              <w:jc w:val="right"/>
              <w:rPr>
                <w:rFonts w:ascii="Cambria" w:hAnsi="Cambria" w:cs="Arial"/>
              </w:rPr>
            </w:pPr>
            <w:r>
              <w:rPr>
                <w:rFonts w:ascii="Cambria" w:hAnsi="Cambria" w:cs="Arial"/>
              </w:rPr>
              <w:t>1</w:t>
            </w:r>
          </w:p>
        </w:tc>
        <w:tc>
          <w:tcPr>
            <w:tcW w:w="2520" w:type="dxa"/>
            <w:vAlign w:val="center"/>
          </w:tcPr>
          <w:p w14:paraId="3C9B3580" w14:textId="77777777" w:rsidR="00BA12EC" w:rsidRDefault="00BA12EC" w:rsidP="000047FC">
            <w:pPr>
              <w:jc w:val="right"/>
              <w:rPr>
                <w:rFonts w:ascii="Cambria" w:hAnsi="Cambria" w:cs="Arial"/>
              </w:rPr>
            </w:pPr>
            <w:r>
              <w:rPr>
                <w:rFonts w:ascii="Cambria" w:hAnsi="Cambria" w:cs="Arial"/>
              </w:rPr>
              <w:t xml:space="preserve">Print Speed </w:t>
            </w:r>
          </w:p>
        </w:tc>
        <w:tc>
          <w:tcPr>
            <w:tcW w:w="4460" w:type="dxa"/>
            <w:vAlign w:val="center"/>
          </w:tcPr>
          <w:p w14:paraId="29603BA1" w14:textId="77777777" w:rsidR="00BA12EC" w:rsidRDefault="00BA12EC" w:rsidP="000047FC">
            <w:pPr>
              <w:rPr>
                <w:rFonts w:ascii="Cambria" w:hAnsi="Cambria" w:cs="Arial"/>
              </w:rPr>
            </w:pPr>
            <w:r>
              <w:rPr>
                <w:rFonts w:ascii="Cambria" w:hAnsi="Cambria" w:cs="Arial"/>
              </w:rPr>
              <w:t>4</w:t>
            </w:r>
          </w:p>
        </w:tc>
        <w:tc>
          <w:tcPr>
            <w:tcW w:w="4095" w:type="dxa"/>
            <w:vAlign w:val="center"/>
          </w:tcPr>
          <w:p w14:paraId="6BDC57F1" w14:textId="77777777" w:rsidR="00BA12EC" w:rsidRDefault="00BA12EC" w:rsidP="000047FC">
            <w:pPr>
              <w:jc w:val="center"/>
              <w:rPr>
                <w:rFonts w:ascii="Cambria" w:hAnsi="Cambria" w:cs="Arial"/>
              </w:rPr>
            </w:pPr>
          </w:p>
        </w:tc>
        <w:tc>
          <w:tcPr>
            <w:tcW w:w="1260" w:type="dxa"/>
            <w:vAlign w:val="center"/>
          </w:tcPr>
          <w:p w14:paraId="7F26AB30" w14:textId="77777777" w:rsidR="00BA12EC" w:rsidRDefault="00BA12EC" w:rsidP="000047FC">
            <w:pPr>
              <w:jc w:val="center"/>
              <w:rPr>
                <w:rFonts w:ascii="Cambria" w:hAnsi="Cambria" w:cs="Arial"/>
              </w:rPr>
            </w:pPr>
          </w:p>
        </w:tc>
      </w:tr>
      <w:tr w:rsidR="00BA12EC" w:rsidRPr="00AC51DF" w14:paraId="1F61CE44" w14:textId="77777777" w:rsidTr="000047FC">
        <w:trPr>
          <w:trHeight w:val="288"/>
        </w:trPr>
        <w:tc>
          <w:tcPr>
            <w:tcW w:w="715" w:type="dxa"/>
            <w:vAlign w:val="center"/>
          </w:tcPr>
          <w:p w14:paraId="66DDFB03" w14:textId="77777777" w:rsidR="00BA12EC" w:rsidRPr="00894548" w:rsidRDefault="00BA12EC" w:rsidP="000047FC">
            <w:pPr>
              <w:jc w:val="right"/>
              <w:rPr>
                <w:rFonts w:ascii="Cambria" w:hAnsi="Cambria" w:cs="Arial"/>
              </w:rPr>
            </w:pPr>
            <w:r>
              <w:rPr>
                <w:rFonts w:ascii="Cambria" w:hAnsi="Cambria" w:cs="Arial"/>
              </w:rPr>
              <w:t>2</w:t>
            </w:r>
          </w:p>
        </w:tc>
        <w:tc>
          <w:tcPr>
            <w:tcW w:w="2520" w:type="dxa"/>
            <w:vAlign w:val="center"/>
          </w:tcPr>
          <w:p w14:paraId="6CF39E52" w14:textId="77777777" w:rsidR="00BA12EC" w:rsidRDefault="00BA12EC" w:rsidP="000047FC">
            <w:pPr>
              <w:jc w:val="right"/>
              <w:rPr>
                <w:rFonts w:ascii="Cambria" w:hAnsi="Cambria" w:cs="Arial"/>
              </w:rPr>
            </w:pPr>
            <w:r>
              <w:rPr>
                <w:rFonts w:ascii="Cambria" w:hAnsi="Cambria" w:cs="Arial"/>
              </w:rPr>
              <w:t>Print Darkness</w:t>
            </w:r>
          </w:p>
        </w:tc>
        <w:tc>
          <w:tcPr>
            <w:tcW w:w="4460" w:type="dxa"/>
            <w:vAlign w:val="center"/>
          </w:tcPr>
          <w:p w14:paraId="590D8FC5" w14:textId="77777777" w:rsidR="00BA12EC" w:rsidRDefault="00BA12EC" w:rsidP="000047FC">
            <w:pPr>
              <w:rPr>
                <w:rFonts w:ascii="Cambria" w:hAnsi="Cambria" w:cs="Arial"/>
              </w:rPr>
            </w:pPr>
            <w:r>
              <w:rPr>
                <w:rFonts w:ascii="Cambria" w:hAnsi="Cambria" w:cs="Arial"/>
              </w:rPr>
              <w:t>27</w:t>
            </w:r>
          </w:p>
        </w:tc>
        <w:tc>
          <w:tcPr>
            <w:tcW w:w="4095" w:type="dxa"/>
            <w:vAlign w:val="center"/>
          </w:tcPr>
          <w:p w14:paraId="78516CA1" w14:textId="77777777" w:rsidR="00BA12EC" w:rsidRDefault="00BA12EC" w:rsidP="000047FC">
            <w:pPr>
              <w:jc w:val="center"/>
              <w:rPr>
                <w:rFonts w:ascii="Cambria" w:hAnsi="Cambria" w:cs="Arial"/>
              </w:rPr>
            </w:pPr>
          </w:p>
        </w:tc>
        <w:tc>
          <w:tcPr>
            <w:tcW w:w="1260" w:type="dxa"/>
            <w:vAlign w:val="center"/>
          </w:tcPr>
          <w:p w14:paraId="66C14430" w14:textId="77777777" w:rsidR="00BA12EC" w:rsidRPr="00AC51DF" w:rsidRDefault="00BA12EC" w:rsidP="000047FC">
            <w:pPr>
              <w:rPr>
                <w:rFonts w:ascii="Cambria" w:hAnsi="Cambria" w:cs="Arial"/>
                <w:highlight w:val="yellow"/>
              </w:rPr>
            </w:pPr>
          </w:p>
        </w:tc>
      </w:tr>
      <w:tr w:rsidR="004C5245" w14:paraId="43E18538" w14:textId="77777777" w:rsidTr="004C5245">
        <w:tblPrEx>
          <w:tblW w:w="13050" w:type="dxa"/>
          <w:tblLayout w:type="fixed"/>
          <w:tblPrExChange w:id="1550" w:author="Sasi Songthong" w:date="2022-06-23T12:34:00Z">
            <w:tblPrEx>
              <w:tblW w:w="13050" w:type="dxa"/>
              <w:tblLayout w:type="fixed"/>
            </w:tblPrEx>
          </w:tblPrExChange>
        </w:tblPrEx>
        <w:trPr>
          <w:trHeight w:val="288"/>
          <w:trPrChange w:id="1551" w:author="Sasi Songthong" w:date="2022-06-23T12:34:00Z">
            <w:trPr>
              <w:trHeight w:val="288"/>
            </w:trPr>
          </w:trPrChange>
        </w:trPr>
        <w:tc>
          <w:tcPr>
            <w:tcW w:w="715" w:type="dxa"/>
            <w:vAlign w:val="center"/>
            <w:tcPrChange w:id="1552" w:author="Sasi Songthong" w:date="2022-06-23T12:34:00Z">
              <w:tcPr>
                <w:tcW w:w="715" w:type="dxa"/>
                <w:vAlign w:val="center"/>
              </w:tcPr>
            </w:tcPrChange>
          </w:tcPr>
          <w:p w14:paraId="0632BE9A" w14:textId="77777777" w:rsidR="004C5245" w:rsidRPr="00AC51DF" w:rsidRDefault="004C5245" w:rsidP="004C5245">
            <w:pPr>
              <w:jc w:val="right"/>
              <w:rPr>
                <w:rFonts w:ascii="Cambria" w:hAnsi="Cambria" w:cs="Arial"/>
              </w:rPr>
            </w:pPr>
            <w:r>
              <w:rPr>
                <w:rFonts w:ascii="Cambria" w:hAnsi="Cambria" w:cs="Arial"/>
              </w:rPr>
              <w:t>3</w:t>
            </w:r>
          </w:p>
        </w:tc>
        <w:tc>
          <w:tcPr>
            <w:tcW w:w="2520" w:type="dxa"/>
            <w:vMerge w:val="restart"/>
            <w:vAlign w:val="center"/>
            <w:tcPrChange w:id="1553" w:author="Sasi Songthong" w:date="2022-06-23T12:34:00Z">
              <w:tcPr>
                <w:tcW w:w="2520" w:type="dxa"/>
                <w:vMerge w:val="restart"/>
                <w:vAlign w:val="center"/>
              </w:tcPr>
            </w:tcPrChange>
          </w:tcPr>
          <w:p w14:paraId="63C6E0C0" w14:textId="77777777" w:rsidR="004C5245" w:rsidRDefault="004C5245" w:rsidP="004C5245">
            <w:pPr>
              <w:jc w:val="right"/>
              <w:rPr>
                <w:rFonts w:ascii="Cambria" w:hAnsi="Cambria" w:cs="Arial"/>
              </w:rPr>
            </w:pPr>
            <w:r>
              <w:rPr>
                <w:rFonts w:ascii="Cambria" w:hAnsi="Cambria" w:cs="Arial"/>
              </w:rPr>
              <w:t>Accuracy and Number of Labels</w:t>
            </w:r>
          </w:p>
        </w:tc>
        <w:tc>
          <w:tcPr>
            <w:tcW w:w="4460" w:type="dxa"/>
            <w:vAlign w:val="center"/>
            <w:tcPrChange w:id="1554" w:author="Sasi Songthong" w:date="2022-06-23T12:34:00Z">
              <w:tcPr>
                <w:tcW w:w="4460" w:type="dxa"/>
                <w:vAlign w:val="center"/>
              </w:tcPr>
            </w:tcPrChange>
          </w:tcPr>
          <w:p w14:paraId="5FA9188A" w14:textId="77777777" w:rsidR="004C5245" w:rsidRDefault="004C5245" w:rsidP="004C5245">
            <w:pPr>
              <w:rPr>
                <w:rFonts w:ascii="Cambria" w:hAnsi="Cambria" w:cs="Arial"/>
              </w:rPr>
            </w:pPr>
            <w:r>
              <w:rPr>
                <w:rFonts w:ascii="Cambria" w:hAnsi="Cambria" w:cs="Arial"/>
              </w:rPr>
              <w:t>Correct Initials on all 12 labels</w:t>
            </w:r>
          </w:p>
        </w:tc>
        <w:tc>
          <w:tcPr>
            <w:tcW w:w="4095" w:type="dxa"/>
            <w:vAlign w:val="center"/>
            <w:tcPrChange w:id="1555" w:author="Sasi Songthong" w:date="2022-06-23T12:34:00Z">
              <w:tcPr>
                <w:tcW w:w="4095" w:type="dxa"/>
                <w:vAlign w:val="center"/>
              </w:tcPr>
            </w:tcPrChange>
          </w:tcPr>
          <w:p w14:paraId="751F4A75" w14:textId="5F1D97D1" w:rsidR="004C5245" w:rsidRDefault="004C5245">
            <w:pPr>
              <w:rPr>
                <w:rFonts w:ascii="Cambria" w:hAnsi="Cambria" w:cs="Arial"/>
              </w:rPr>
              <w:pPrChange w:id="1556" w:author="Sasi Songthong" w:date="2022-06-23T12:34:00Z">
                <w:pPr>
                  <w:jc w:val="center"/>
                </w:pPr>
              </w:pPrChange>
            </w:pPr>
            <w:ins w:id="1557" w:author="Sasi Songthong" w:date="2022-06-23T12:34: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558" w:author="Sasi Songthong" w:date="2022-06-23T12:34:00Z">
              <w:tcPr>
                <w:tcW w:w="1260" w:type="dxa"/>
                <w:vAlign w:val="center"/>
              </w:tcPr>
            </w:tcPrChange>
          </w:tcPr>
          <w:p w14:paraId="4C787306" w14:textId="77777777" w:rsidR="004C5245" w:rsidRDefault="004C5245" w:rsidP="004C5245">
            <w:pPr>
              <w:jc w:val="center"/>
              <w:rPr>
                <w:rFonts w:ascii="Cambria" w:hAnsi="Cambria" w:cs="Arial"/>
              </w:rPr>
            </w:pPr>
          </w:p>
        </w:tc>
      </w:tr>
      <w:tr w:rsidR="004C5245" w14:paraId="22344407" w14:textId="77777777" w:rsidTr="004C5245">
        <w:tblPrEx>
          <w:tblW w:w="13050" w:type="dxa"/>
          <w:tblLayout w:type="fixed"/>
          <w:tblPrExChange w:id="1559" w:author="Sasi Songthong" w:date="2022-06-23T12:34:00Z">
            <w:tblPrEx>
              <w:tblW w:w="13050" w:type="dxa"/>
              <w:tblLayout w:type="fixed"/>
            </w:tblPrEx>
          </w:tblPrExChange>
        </w:tblPrEx>
        <w:trPr>
          <w:trHeight w:val="288"/>
          <w:trPrChange w:id="1560" w:author="Sasi Songthong" w:date="2022-06-23T12:34:00Z">
            <w:trPr>
              <w:trHeight w:val="288"/>
            </w:trPr>
          </w:trPrChange>
        </w:trPr>
        <w:tc>
          <w:tcPr>
            <w:tcW w:w="715" w:type="dxa"/>
            <w:vAlign w:val="center"/>
            <w:tcPrChange w:id="1561" w:author="Sasi Songthong" w:date="2022-06-23T12:34:00Z">
              <w:tcPr>
                <w:tcW w:w="715" w:type="dxa"/>
                <w:vAlign w:val="center"/>
              </w:tcPr>
            </w:tcPrChange>
          </w:tcPr>
          <w:p w14:paraId="3DC09F98" w14:textId="77777777" w:rsidR="004C5245" w:rsidRDefault="004C5245" w:rsidP="004C5245">
            <w:pPr>
              <w:jc w:val="right"/>
              <w:rPr>
                <w:rFonts w:ascii="Cambria" w:hAnsi="Cambria" w:cs="Arial"/>
              </w:rPr>
            </w:pPr>
            <w:r>
              <w:rPr>
                <w:rFonts w:ascii="Cambria" w:hAnsi="Cambria" w:cs="Arial"/>
              </w:rPr>
              <w:t>4</w:t>
            </w:r>
          </w:p>
        </w:tc>
        <w:tc>
          <w:tcPr>
            <w:tcW w:w="2520" w:type="dxa"/>
            <w:vMerge/>
            <w:vAlign w:val="center"/>
            <w:tcPrChange w:id="1562" w:author="Sasi Songthong" w:date="2022-06-23T12:34:00Z">
              <w:tcPr>
                <w:tcW w:w="2520" w:type="dxa"/>
                <w:vMerge/>
                <w:vAlign w:val="center"/>
              </w:tcPr>
            </w:tcPrChange>
          </w:tcPr>
          <w:p w14:paraId="21B7536D" w14:textId="77777777" w:rsidR="004C5245" w:rsidRDefault="004C5245" w:rsidP="004C5245">
            <w:pPr>
              <w:jc w:val="right"/>
              <w:rPr>
                <w:rFonts w:ascii="Cambria" w:hAnsi="Cambria" w:cs="Arial"/>
              </w:rPr>
            </w:pPr>
          </w:p>
        </w:tc>
        <w:tc>
          <w:tcPr>
            <w:tcW w:w="4460" w:type="dxa"/>
            <w:vAlign w:val="center"/>
            <w:tcPrChange w:id="1563" w:author="Sasi Songthong" w:date="2022-06-23T12:34:00Z">
              <w:tcPr>
                <w:tcW w:w="4460" w:type="dxa"/>
                <w:vAlign w:val="center"/>
              </w:tcPr>
            </w:tcPrChange>
          </w:tcPr>
          <w:p w14:paraId="110841D6" w14:textId="26E29B6B" w:rsidR="004C5245" w:rsidRDefault="004C5245" w:rsidP="004C5245">
            <w:pPr>
              <w:rPr>
                <w:rFonts w:ascii="Cambria" w:hAnsi="Cambria" w:cs="Arial"/>
              </w:rPr>
            </w:pPr>
            <w:r>
              <w:rPr>
                <w:rFonts w:ascii="Cambria" w:hAnsi="Cambria" w:cs="Arial"/>
              </w:rPr>
              <w:t>Each of the 12 labels contains a unique label number (#109 - #120).</w:t>
            </w:r>
          </w:p>
        </w:tc>
        <w:tc>
          <w:tcPr>
            <w:tcW w:w="4095" w:type="dxa"/>
            <w:vAlign w:val="center"/>
            <w:tcPrChange w:id="1564" w:author="Sasi Songthong" w:date="2022-06-23T12:34:00Z">
              <w:tcPr>
                <w:tcW w:w="4095" w:type="dxa"/>
                <w:vAlign w:val="center"/>
              </w:tcPr>
            </w:tcPrChange>
          </w:tcPr>
          <w:p w14:paraId="0D560B30" w14:textId="77777777" w:rsidR="004C5245" w:rsidRDefault="004C5245">
            <w:pPr>
              <w:rPr>
                <w:ins w:id="1565" w:author="Sasi Songthong" w:date="2022-06-23T12:34:00Z"/>
                <w:rFonts w:ascii="Cambria" w:hAnsi="Cambria" w:cs="Arial"/>
              </w:rPr>
            </w:pPr>
            <w:ins w:id="1566" w:author="Sasi Songthong" w:date="2022-06-23T12:34: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04D25BEE" w14:textId="0B6C03BC" w:rsidR="004C5245" w:rsidRDefault="004C5245">
            <w:pPr>
              <w:rPr>
                <w:rFonts w:ascii="Cambria" w:hAnsi="Cambria" w:cs="Arial"/>
              </w:rPr>
              <w:pPrChange w:id="1567" w:author="Sasi Songthong" w:date="2022-06-23T12:34:00Z">
                <w:pPr>
                  <w:jc w:val="center"/>
                </w:pPr>
              </w:pPrChange>
            </w:pPr>
            <w:ins w:id="1568" w:author="Sasi Songthong" w:date="2022-06-23T12:34:00Z">
              <w:r>
                <w:rPr>
                  <w:rFonts w:ascii="Cambria" w:hAnsi="Cambria" w:cs="Arial"/>
                </w:rPr>
                <w:t>(#109 - #120).</w:t>
              </w:r>
            </w:ins>
          </w:p>
        </w:tc>
        <w:tc>
          <w:tcPr>
            <w:tcW w:w="1260" w:type="dxa"/>
            <w:vAlign w:val="center"/>
            <w:tcPrChange w:id="1569" w:author="Sasi Songthong" w:date="2022-06-23T12:34:00Z">
              <w:tcPr>
                <w:tcW w:w="1260" w:type="dxa"/>
                <w:vAlign w:val="center"/>
              </w:tcPr>
            </w:tcPrChange>
          </w:tcPr>
          <w:p w14:paraId="151D5AE2" w14:textId="77777777" w:rsidR="004C5245" w:rsidRDefault="004C5245" w:rsidP="004C5245">
            <w:pPr>
              <w:jc w:val="center"/>
              <w:rPr>
                <w:rFonts w:ascii="Cambria" w:hAnsi="Cambria" w:cs="Arial"/>
              </w:rPr>
            </w:pPr>
          </w:p>
        </w:tc>
      </w:tr>
      <w:tr w:rsidR="004C5245" w14:paraId="683662A0" w14:textId="77777777" w:rsidTr="004C5245">
        <w:tblPrEx>
          <w:tblW w:w="13050" w:type="dxa"/>
          <w:tblLayout w:type="fixed"/>
          <w:tblPrExChange w:id="1570" w:author="Sasi Songthong" w:date="2022-06-23T12:34:00Z">
            <w:tblPrEx>
              <w:tblW w:w="13050" w:type="dxa"/>
              <w:tblLayout w:type="fixed"/>
            </w:tblPrEx>
          </w:tblPrExChange>
        </w:tblPrEx>
        <w:trPr>
          <w:trHeight w:val="288"/>
          <w:trPrChange w:id="1571" w:author="Sasi Songthong" w:date="2022-06-23T12:34:00Z">
            <w:trPr>
              <w:trHeight w:val="288"/>
            </w:trPr>
          </w:trPrChange>
        </w:trPr>
        <w:tc>
          <w:tcPr>
            <w:tcW w:w="715" w:type="dxa"/>
            <w:vAlign w:val="center"/>
            <w:tcPrChange w:id="1572" w:author="Sasi Songthong" w:date="2022-06-23T12:34:00Z">
              <w:tcPr>
                <w:tcW w:w="715" w:type="dxa"/>
                <w:vAlign w:val="center"/>
              </w:tcPr>
            </w:tcPrChange>
          </w:tcPr>
          <w:p w14:paraId="4A2295A9" w14:textId="77777777" w:rsidR="004C5245" w:rsidRDefault="004C5245" w:rsidP="004C5245">
            <w:pPr>
              <w:jc w:val="right"/>
              <w:rPr>
                <w:rFonts w:ascii="Cambria" w:hAnsi="Cambria" w:cs="Arial"/>
              </w:rPr>
            </w:pPr>
            <w:r>
              <w:rPr>
                <w:rFonts w:ascii="Cambria" w:hAnsi="Cambria" w:cs="Arial"/>
              </w:rPr>
              <w:t>5</w:t>
            </w:r>
          </w:p>
        </w:tc>
        <w:tc>
          <w:tcPr>
            <w:tcW w:w="2520" w:type="dxa"/>
            <w:vAlign w:val="center"/>
            <w:tcPrChange w:id="1573" w:author="Sasi Songthong" w:date="2022-06-23T12:34:00Z">
              <w:tcPr>
                <w:tcW w:w="2520" w:type="dxa"/>
                <w:vAlign w:val="center"/>
              </w:tcPr>
            </w:tcPrChange>
          </w:tcPr>
          <w:p w14:paraId="2BD45B6C" w14:textId="77777777" w:rsidR="004C5245" w:rsidRDefault="004C5245" w:rsidP="004C5245">
            <w:pPr>
              <w:jc w:val="right"/>
              <w:rPr>
                <w:rFonts w:ascii="Cambria" w:hAnsi="Cambria" w:cs="Arial"/>
              </w:rPr>
            </w:pPr>
            <w:r>
              <w:rPr>
                <w:rFonts w:ascii="Cambria" w:hAnsi="Cambria" w:cs="Arial"/>
              </w:rPr>
              <w:t>Legibility</w:t>
            </w:r>
          </w:p>
        </w:tc>
        <w:tc>
          <w:tcPr>
            <w:tcW w:w="4460" w:type="dxa"/>
            <w:vAlign w:val="center"/>
            <w:tcPrChange w:id="1574" w:author="Sasi Songthong" w:date="2022-06-23T12:34:00Z">
              <w:tcPr>
                <w:tcW w:w="4460" w:type="dxa"/>
                <w:vAlign w:val="center"/>
              </w:tcPr>
            </w:tcPrChange>
          </w:tcPr>
          <w:p w14:paraId="0CC40EB6" w14:textId="7ADC2023" w:rsidR="004C5245" w:rsidRDefault="004C5245" w:rsidP="004C5245">
            <w:pPr>
              <w:rPr>
                <w:rFonts w:ascii="Cambria" w:hAnsi="Cambria" w:cs="Arial"/>
              </w:rPr>
            </w:pPr>
            <w:r>
              <w:rPr>
                <w:rFonts w:ascii="Cambria" w:hAnsi="Cambria" w:cs="Arial"/>
              </w:rPr>
              <w:t>All labels are legible</w:t>
            </w:r>
            <w:ins w:id="1575" w:author="Sasi Songthong" w:date="2022-06-23T12:34:00Z">
              <w:r>
                <w:rPr>
                  <w:rFonts w:ascii="Cambria" w:hAnsi="Cambria" w:cs="Arial"/>
                </w:rPr>
                <w:t>.</w:t>
              </w:r>
            </w:ins>
          </w:p>
        </w:tc>
        <w:tc>
          <w:tcPr>
            <w:tcW w:w="4095" w:type="dxa"/>
            <w:vAlign w:val="center"/>
            <w:tcPrChange w:id="1576" w:author="Sasi Songthong" w:date="2022-06-23T12:34:00Z">
              <w:tcPr>
                <w:tcW w:w="4095" w:type="dxa"/>
                <w:vAlign w:val="center"/>
              </w:tcPr>
            </w:tcPrChange>
          </w:tcPr>
          <w:p w14:paraId="587512BD" w14:textId="1BD4F851" w:rsidR="004C5245" w:rsidRDefault="004C5245">
            <w:pPr>
              <w:rPr>
                <w:rFonts w:ascii="Cambria" w:hAnsi="Cambria" w:cs="Arial"/>
              </w:rPr>
              <w:pPrChange w:id="1577" w:author="Sasi Songthong" w:date="2022-06-23T12:34:00Z">
                <w:pPr>
                  <w:jc w:val="center"/>
                </w:pPr>
              </w:pPrChange>
            </w:pPr>
            <w:ins w:id="1578" w:author="Sasi Songthong" w:date="2022-06-23T12:34: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579" w:author="Sasi Songthong" w:date="2022-06-23T12:34:00Z">
              <w:tcPr>
                <w:tcW w:w="1260" w:type="dxa"/>
                <w:vAlign w:val="center"/>
              </w:tcPr>
            </w:tcPrChange>
          </w:tcPr>
          <w:p w14:paraId="1E5CC676" w14:textId="77777777" w:rsidR="004C5245" w:rsidRDefault="004C5245" w:rsidP="004C5245">
            <w:pPr>
              <w:jc w:val="center"/>
              <w:rPr>
                <w:rFonts w:ascii="Cambria" w:hAnsi="Cambria" w:cs="Arial"/>
              </w:rPr>
            </w:pPr>
          </w:p>
        </w:tc>
      </w:tr>
      <w:tr w:rsidR="00BA12EC" w:rsidRPr="00894548" w14:paraId="068F874B" w14:textId="77777777" w:rsidTr="004C5245">
        <w:tblPrEx>
          <w:tblW w:w="13050" w:type="dxa"/>
          <w:tblLayout w:type="fixed"/>
          <w:tblPrExChange w:id="1580" w:author="Sasi Songthong" w:date="2022-06-23T12:34:00Z">
            <w:tblPrEx>
              <w:tblW w:w="13050" w:type="dxa"/>
              <w:tblLayout w:type="fixed"/>
            </w:tblPrEx>
          </w:tblPrExChange>
        </w:tblPrEx>
        <w:trPr>
          <w:trHeight w:val="1440"/>
          <w:trPrChange w:id="1581" w:author="Sasi Songthong" w:date="2022-06-23T12:34:00Z">
            <w:trPr>
              <w:trHeight w:val="1872"/>
            </w:trPr>
          </w:trPrChange>
        </w:trPr>
        <w:tc>
          <w:tcPr>
            <w:tcW w:w="13050" w:type="dxa"/>
            <w:gridSpan w:val="5"/>
            <w:tcPrChange w:id="1582" w:author="Sasi Songthong" w:date="2022-06-23T12:34:00Z">
              <w:tcPr>
                <w:tcW w:w="13050" w:type="dxa"/>
                <w:gridSpan w:val="5"/>
              </w:tcPr>
            </w:tcPrChange>
          </w:tcPr>
          <w:p w14:paraId="09727217" w14:textId="77777777" w:rsidR="00BA12EC" w:rsidRPr="00894548" w:rsidRDefault="00BA12EC" w:rsidP="000047FC">
            <w:pPr>
              <w:rPr>
                <w:rFonts w:ascii="Cambria" w:hAnsi="Cambria" w:cs="Arial"/>
                <w:b/>
                <w:bCs/>
                <w:highlight w:val="yellow"/>
              </w:rPr>
            </w:pPr>
            <w:r w:rsidRPr="00894548">
              <w:rPr>
                <w:rFonts w:ascii="Cambria" w:hAnsi="Cambria" w:cs="Arial"/>
                <w:b/>
                <w:bCs/>
              </w:rPr>
              <w:t>Comments:</w:t>
            </w:r>
          </w:p>
        </w:tc>
      </w:tr>
      <w:tr w:rsidR="00BA12EC" w14:paraId="2FECBBA5" w14:textId="77777777" w:rsidTr="000047FC">
        <w:trPr>
          <w:trHeight w:val="360"/>
        </w:trPr>
        <w:tc>
          <w:tcPr>
            <w:tcW w:w="3235" w:type="dxa"/>
            <w:gridSpan w:val="2"/>
            <w:shd w:val="clear" w:color="auto" w:fill="F2F2F2" w:themeFill="background1" w:themeFillShade="F2"/>
            <w:vAlign w:val="center"/>
          </w:tcPr>
          <w:p w14:paraId="4B45FECB" w14:textId="77777777" w:rsidR="00BA12EC" w:rsidRDefault="00BA12EC"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574C9493" w14:textId="77777777" w:rsidR="00BA12EC" w:rsidRDefault="00BA12EC" w:rsidP="000047FC">
            <w:pPr>
              <w:rPr>
                <w:rFonts w:ascii="Cambria" w:hAnsi="Cambria" w:cs="Arial"/>
              </w:rPr>
            </w:pPr>
          </w:p>
        </w:tc>
      </w:tr>
      <w:tr w:rsidR="00BA12EC" w14:paraId="1B209271" w14:textId="77777777" w:rsidTr="000047FC">
        <w:trPr>
          <w:trHeight w:val="360"/>
        </w:trPr>
        <w:tc>
          <w:tcPr>
            <w:tcW w:w="3235" w:type="dxa"/>
            <w:gridSpan w:val="2"/>
            <w:shd w:val="clear" w:color="auto" w:fill="F2F2F2" w:themeFill="background1" w:themeFillShade="F2"/>
            <w:vAlign w:val="center"/>
          </w:tcPr>
          <w:p w14:paraId="27E78687" w14:textId="69BC50FF" w:rsidR="00BA12EC"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7820BDDC" w14:textId="77777777" w:rsidR="00BA12EC" w:rsidRDefault="00BA12EC" w:rsidP="000047FC">
            <w:pPr>
              <w:rPr>
                <w:rFonts w:ascii="Cambria" w:hAnsi="Cambria" w:cs="Arial"/>
              </w:rPr>
            </w:pPr>
          </w:p>
        </w:tc>
      </w:tr>
    </w:tbl>
    <w:p w14:paraId="4B9EB3B8" w14:textId="63F0E450" w:rsidR="00BA12EC" w:rsidRDefault="00BA12EC" w:rsidP="00BA12EC">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sidR="00953D8B">
        <w:rPr>
          <w:rFonts w:ascii="Cambria" w:hAnsi="Cambria" w:cs="Arial"/>
          <w:b/>
          <w:bCs/>
        </w:rPr>
        <w:t>9</w:t>
      </w:r>
      <w:r w:rsidRPr="00023BB8">
        <w:rPr>
          <w:rFonts w:ascii="Cambria" w:hAnsi="Cambria" w:cs="Arial"/>
          <w:b/>
          <w:bCs/>
        </w:rPr>
        <w:t xml:space="preserve"> LABEL PRINTING</w:t>
      </w:r>
      <w:r>
        <w:rPr>
          <w:rFonts w:ascii="Cambria" w:hAnsi="Cambria" w:cs="Arial"/>
          <w:b/>
          <w:bCs/>
        </w:rPr>
        <w:t xml:space="preserve"> – SET </w:t>
      </w:r>
      <w:r w:rsidR="00953D8B">
        <w:rPr>
          <w:rFonts w:ascii="Cambria" w:hAnsi="Cambria" w:cs="Arial"/>
          <w:b/>
          <w:bCs/>
        </w:rPr>
        <w:t>3</w:t>
      </w:r>
      <w:r>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583">
          <w:tblGrid>
            <w:gridCol w:w="715"/>
            <w:gridCol w:w="2520"/>
            <w:gridCol w:w="4460"/>
            <w:gridCol w:w="4095"/>
            <w:gridCol w:w="1260"/>
          </w:tblGrid>
        </w:tblGridChange>
      </w:tblGrid>
      <w:tr w:rsidR="00BA12EC" w:rsidRPr="00AC51DF" w14:paraId="10EA6360" w14:textId="77777777" w:rsidTr="000047FC">
        <w:trPr>
          <w:trHeight w:val="256"/>
        </w:trPr>
        <w:tc>
          <w:tcPr>
            <w:tcW w:w="13050" w:type="dxa"/>
            <w:gridSpan w:val="5"/>
            <w:shd w:val="clear" w:color="auto" w:fill="F2F2F2" w:themeFill="background1" w:themeFillShade="F2"/>
            <w:vAlign w:val="center"/>
          </w:tcPr>
          <w:p w14:paraId="22617C4D" w14:textId="4BB7027E" w:rsidR="00BA12EC" w:rsidRPr="00AC51DF" w:rsidRDefault="00BA12EC" w:rsidP="000047FC">
            <w:pPr>
              <w:jc w:val="center"/>
              <w:rPr>
                <w:rFonts w:ascii="Cambria" w:hAnsi="Cambria" w:cs="Arial"/>
                <w:b/>
                <w:bCs/>
              </w:rPr>
            </w:pPr>
            <w:r>
              <w:rPr>
                <w:rFonts w:ascii="Cambria" w:hAnsi="Cambria" w:cs="Arial"/>
                <w:b/>
                <w:bCs/>
              </w:rPr>
              <w:t xml:space="preserve">Group </w:t>
            </w:r>
            <w:r w:rsidR="00953D8B">
              <w:rPr>
                <w:rFonts w:ascii="Cambria" w:hAnsi="Cambria" w:cs="Arial"/>
                <w:b/>
                <w:bCs/>
              </w:rPr>
              <w:t>11</w:t>
            </w:r>
            <w:r>
              <w:rPr>
                <w:rFonts w:ascii="Cambria" w:hAnsi="Cambria" w:cs="Arial"/>
                <w:b/>
                <w:bCs/>
              </w:rPr>
              <w:t>- High/Low Printer Setting</w:t>
            </w:r>
          </w:p>
        </w:tc>
      </w:tr>
      <w:tr w:rsidR="00BA12EC" w14:paraId="5F614AB0" w14:textId="77777777" w:rsidTr="000047FC">
        <w:trPr>
          <w:trHeight w:val="256"/>
        </w:trPr>
        <w:tc>
          <w:tcPr>
            <w:tcW w:w="13050" w:type="dxa"/>
            <w:gridSpan w:val="5"/>
            <w:vAlign w:val="center"/>
          </w:tcPr>
          <w:p w14:paraId="0AF325B5" w14:textId="77777777" w:rsidR="00BA12EC" w:rsidRPr="00894548" w:rsidRDefault="00BA12EC"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701248" behindDoc="0" locked="0" layoutInCell="1" allowOverlap="1" wp14:anchorId="4E351E34" wp14:editId="66D499A3">
                      <wp:simplePos x="0" y="0"/>
                      <wp:positionH relativeFrom="column">
                        <wp:posOffset>6350000</wp:posOffset>
                      </wp:positionH>
                      <wp:positionV relativeFrom="paragraph">
                        <wp:posOffset>142875</wp:posOffset>
                      </wp:positionV>
                      <wp:extent cx="1521460" cy="241300"/>
                      <wp:effectExtent l="0" t="0" r="2540" b="6350"/>
                      <wp:wrapNone/>
                      <wp:docPr id="142" name="Text Box 142"/>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26919307" w14:textId="77777777" w:rsidR="00BA12EC" w:rsidRPr="0055157D" w:rsidRDefault="00BA12EC" w:rsidP="00BA12EC">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51E34" id="Text Box 142" o:spid="_x0000_s1107" type="#_x0000_t202" style="position:absolute;margin-left:500pt;margin-top:11.25pt;width:119.8pt;height: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2yTlmEUC&#10;AACFBAAADgAAAAAAAAAAAAAAAAAuAgAAZHJzL2Uyb0RvYy54bWxQSwECLQAUAAYACAAAACEAc5TX&#10;juAAAAALAQAADwAAAAAAAAAAAAAAAACfBAAAZHJzL2Rvd25yZXYueG1sUEsFBgAAAAAEAAQA8wAA&#10;AKwFAAAAAA==&#10;" fillcolor="white [3201]" stroked="f" strokeweight=".5pt">
                      <v:textbox>
                        <w:txbxContent>
                          <w:p w14:paraId="26919307" w14:textId="77777777" w:rsidR="00BA12EC" w:rsidRPr="0055157D" w:rsidRDefault="00BA12EC" w:rsidP="00BA12EC">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702272" behindDoc="0" locked="0" layoutInCell="1" allowOverlap="1" wp14:anchorId="0516FFE0" wp14:editId="5E62D8F0">
                      <wp:simplePos x="0" y="0"/>
                      <wp:positionH relativeFrom="column">
                        <wp:posOffset>6350000</wp:posOffset>
                      </wp:positionH>
                      <wp:positionV relativeFrom="paragraph">
                        <wp:posOffset>142875</wp:posOffset>
                      </wp:positionV>
                      <wp:extent cx="1521460" cy="241300"/>
                      <wp:effectExtent l="0" t="0" r="2540" b="6350"/>
                      <wp:wrapNone/>
                      <wp:docPr id="143" name="Text Box 143"/>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6A5C8598" w14:textId="77777777" w:rsidR="00BA12EC" w:rsidRPr="005B0FB1" w:rsidRDefault="00BA12EC" w:rsidP="00BA12EC">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6FFE0" id="Text Box 143" o:spid="_x0000_s1108" type="#_x0000_t202" style="position:absolute;margin-left:500pt;margin-top:11.25pt;width:119.8pt;height: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R9l7/kUC&#10;AACFBAAADgAAAAAAAAAAAAAAAAAuAgAAZHJzL2Uyb0RvYy54bWxQSwECLQAUAAYACAAAACEAc5TX&#10;juAAAAALAQAADwAAAAAAAAAAAAAAAACfBAAAZHJzL2Rvd25yZXYueG1sUEsFBgAAAAAEAAQA8wAA&#10;AKwFAAAAAA==&#10;" fillcolor="white [3201]" stroked="f" strokeweight=".5pt">
                      <v:textbox>
                        <w:txbxContent>
                          <w:p w14:paraId="6A5C8598" w14:textId="77777777" w:rsidR="00BA12EC" w:rsidRPr="005B0FB1" w:rsidRDefault="00BA12EC" w:rsidP="00BA12EC">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2CFA3D56" w14:textId="5079B4BE" w:rsidR="00BA12EC" w:rsidRDefault="00BA12EC" w:rsidP="000047FC">
            <w:pPr>
              <w:rPr>
                <w:rFonts w:ascii="Cambria" w:hAnsi="Cambria" w:cs="Arial"/>
              </w:rPr>
            </w:pPr>
            <w:r>
              <w:rPr>
                <w:rFonts w:ascii="Cambria" w:hAnsi="Cambria" w:cs="Arial"/>
              </w:rPr>
              <w:t xml:space="preserve">1. In the printer settings menu, set print speed to </w:t>
            </w:r>
            <w:r w:rsidR="00056765">
              <w:rPr>
                <w:rFonts w:ascii="Cambria" w:hAnsi="Cambria" w:cs="Arial"/>
              </w:rPr>
              <w:t>6</w:t>
            </w:r>
            <w:r>
              <w:rPr>
                <w:rFonts w:ascii="Cambria" w:hAnsi="Cambria" w:cs="Arial"/>
              </w:rPr>
              <w:t xml:space="preserve"> and print darkness to 2</w:t>
            </w:r>
            <w:r w:rsidR="002F1793">
              <w:rPr>
                <w:rFonts w:ascii="Cambria" w:hAnsi="Cambria" w:cs="Arial"/>
              </w:rPr>
              <w:t>3</w:t>
            </w:r>
            <w:r>
              <w:rPr>
                <w:rFonts w:ascii="Cambria" w:hAnsi="Cambria" w:cs="Arial"/>
              </w:rPr>
              <w:t>.  Document results.</w:t>
            </w:r>
          </w:p>
          <w:p w14:paraId="170FE902" w14:textId="46E78965" w:rsidR="00BA12EC" w:rsidRDefault="00BA12EC" w:rsidP="000047FC">
            <w:pPr>
              <w:rPr>
                <w:rFonts w:ascii="Cambria" w:hAnsi="Cambria" w:cs="Arial"/>
              </w:rPr>
            </w:pPr>
            <w:r>
              <w:rPr>
                <w:rFonts w:ascii="Cambria" w:hAnsi="Cambria" w:cs="Arial"/>
                <w:noProof/>
              </w:rPr>
              <mc:AlternateContent>
                <mc:Choice Requires="wpg">
                  <w:drawing>
                    <wp:anchor distT="0" distB="0" distL="114300" distR="114300" simplePos="0" relativeHeight="251703296" behindDoc="0" locked="0" layoutInCell="1" allowOverlap="1" wp14:anchorId="1129619B" wp14:editId="7B9238CB">
                      <wp:simplePos x="0" y="0"/>
                      <wp:positionH relativeFrom="column">
                        <wp:posOffset>6172835</wp:posOffset>
                      </wp:positionH>
                      <wp:positionV relativeFrom="paragraph">
                        <wp:posOffset>46355</wp:posOffset>
                      </wp:positionV>
                      <wp:extent cx="1841500" cy="1416050"/>
                      <wp:effectExtent l="0" t="0" r="25400" b="12700"/>
                      <wp:wrapNone/>
                      <wp:docPr id="144" name="Group 144"/>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45" name="Text Box 145"/>
                              <wps:cNvSpPr txBox="1"/>
                              <wps:spPr>
                                <a:xfrm>
                                  <a:off x="0" y="0"/>
                                  <a:ext cx="1841500" cy="1416050"/>
                                </a:xfrm>
                                <a:prstGeom prst="rect">
                                  <a:avLst/>
                                </a:prstGeom>
                                <a:noFill/>
                                <a:ln w="6350">
                                  <a:solidFill>
                                    <a:schemeClr val="accent1"/>
                                  </a:solidFill>
                                </a:ln>
                              </wps:spPr>
                              <wps:txbx>
                                <w:txbxContent>
                                  <w:p w14:paraId="52565A96"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55DE152A" w14:textId="77777777" w:rsidR="00BA12EC" w:rsidRDefault="00BA12EC" w:rsidP="00BA12EC">
                                    <w:pPr>
                                      <w:jc w:val="center"/>
                                    </w:pPr>
                                    <w:r>
                                      <w:rPr>
                                        <w:noProof/>
                                      </w:rPr>
                                      <w:drawing>
                                        <wp:inline distT="0" distB="0" distL="0" distR="0" wp14:anchorId="1CAA4028" wp14:editId="4A6BFD2C">
                                          <wp:extent cx="1005840" cy="481641"/>
                                          <wp:effectExtent l="0" t="0" r="381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3DEE2F2" w14:textId="77777777" w:rsidR="00BA12EC" w:rsidRDefault="00BA12EC" w:rsidP="00BA12EC">
                                    <w:pPr>
                                      <w:jc w:val="center"/>
                                    </w:pPr>
                                    <w:r w:rsidRPr="00C75EC7">
                                      <w:rPr>
                                        <w:b/>
                                        <w:bCs/>
                                      </w:rPr>
                                      <w:t xml:space="preserve">Size </w:t>
                                    </w:r>
                                    <w:r>
                                      <w:rPr>
                                        <w:b/>
                                        <w:bCs/>
                                      </w:rPr>
                                      <w:t>7</w:t>
                                    </w:r>
                                    <w:r>
                                      <w:rPr>
                                        <w:b/>
                                        <w:bCs/>
                                      </w:rPr>
                                      <w:tab/>
                                    </w:r>
                                    <w:r>
                                      <w:rPr>
                                        <w:b/>
                                        <w:bCs/>
                                      </w:rPr>
                                      <w:tab/>
                                      <w:t>Size 10</w:t>
                                    </w:r>
                                  </w:p>
                                  <w:p w14:paraId="58B52CF6" w14:textId="77777777" w:rsidR="00BA12EC" w:rsidRDefault="00BA12EC" w:rsidP="00BA12E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 name="Straight Arrow Connector 146"/>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47" name="Straight Arrow Connector 147"/>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 name="Straight Arrow Connector 148"/>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29619B" id="Group 144" o:spid="_x0000_s1109" style="position:absolute;margin-left:486.05pt;margin-top:3.65pt;width:145pt;height:111.5pt;z-index:251703296;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">
                      <v:shape id="Text Box 145" o:spid="_x0000_s1110"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" filled="f" strokecolor="#5b9bd5 [3204]" strokeweight=".5pt">
                        <v:textbox>
                          <w:txbxContent>
                            <w:p w14:paraId="52565A96"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55DE152A" w14:textId="77777777" w:rsidR="00BA12EC" w:rsidRDefault="00BA12EC" w:rsidP="00BA12EC">
                              <w:pPr>
                                <w:jc w:val="center"/>
                              </w:pPr>
                              <w:r>
                                <w:rPr>
                                  <w:noProof/>
                                </w:rPr>
                                <w:drawing>
                                  <wp:inline distT="0" distB="0" distL="0" distR="0" wp14:anchorId="1CAA4028" wp14:editId="4A6BFD2C">
                                    <wp:extent cx="1005840" cy="481641"/>
                                    <wp:effectExtent l="0" t="0" r="381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3DEE2F2" w14:textId="77777777" w:rsidR="00BA12EC" w:rsidRDefault="00BA12EC" w:rsidP="00BA12EC">
                              <w:pPr>
                                <w:jc w:val="center"/>
                              </w:pPr>
                              <w:r w:rsidRPr="00C75EC7">
                                <w:rPr>
                                  <w:b/>
                                  <w:bCs/>
                                </w:rPr>
                                <w:t xml:space="preserve">Size </w:t>
                              </w:r>
                              <w:r>
                                <w:rPr>
                                  <w:b/>
                                  <w:bCs/>
                                </w:rPr>
                                <w:t>7</w:t>
                              </w:r>
                              <w:r>
                                <w:rPr>
                                  <w:b/>
                                  <w:bCs/>
                                </w:rPr>
                                <w:tab/>
                              </w:r>
                              <w:r>
                                <w:rPr>
                                  <w:b/>
                                  <w:bCs/>
                                </w:rPr>
                                <w:tab/>
                                <w:t>Size 10</w:t>
                              </w:r>
                            </w:p>
                            <w:p w14:paraId="58B52CF6" w14:textId="77777777" w:rsidR="00BA12EC" w:rsidRDefault="00BA12EC" w:rsidP="00BA12EC">
                              <w:pPr>
                                <w:jc w:val="right"/>
                              </w:pPr>
                            </w:p>
                          </w:txbxContent>
                        </v:textbox>
                      </v:shape>
                      <v:shape id="Straight Arrow Connector 146" o:spid="_x0000_s1111"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" strokecolor="#5b9bd5 [3204]" strokeweight=".5pt">
                        <v:stroke endarrow="block" joinstyle="miter"/>
                      </v:shape>
                      <v:shape id="Straight Arrow Connector 147" o:spid="_x0000_s1112"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" strokecolor="#5b9bd5 [3204]" strokeweight=".5pt">
                        <v:stroke endarrow="block" joinstyle="miter"/>
                      </v:shape>
                      <v:shape id="Straight Arrow Connector 148" o:spid="_x0000_s1113"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" strokecolor="#5b9bd5 [3204]" strokeweight=".5pt">
                        <v:stroke endarrow="block" joinstyle="miter"/>
                      </v:shape>
                      <v:shape id="Straight Arrow Connector 149" o:spid="_x0000_s1114"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GROUP1</w:t>
            </w:r>
            <w:r w:rsidR="00953D8B">
              <w:rPr>
                <w:rFonts w:ascii="Cambria" w:hAnsi="Cambria" w:cs="Arial"/>
              </w:rPr>
              <w:t>1</w:t>
            </w:r>
            <w:r>
              <w:rPr>
                <w:rFonts w:ascii="Cambria" w:hAnsi="Cambria" w:cs="Arial"/>
              </w:rPr>
              <w:t xml:space="preserve">.  </w:t>
            </w:r>
          </w:p>
          <w:p w14:paraId="586AA042" w14:textId="77777777" w:rsidR="00BA12EC" w:rsidRDefault="00BA12EC"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0D92D61A" w14:textId="4725624E" w:rsidR="00BA12EC" w:rsidRDefault="00BA12EC"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552C59EB" w14:textId="77777777" w:rsidR="00BA12EC" w:rsidRDefault="00BA12EC" w:rsidP="000047FC">
            <w:pPr>
              <w:rPr>
                <w:rFonts w:ascii="Cambria" w:hAnsi="Cambria" w:cs="Arial"/>
              </w:rPr>
            </w:pPr>
            <w:r>
              <w:rPr>
                <w:rFonts w:ascii="Cambria" w:hAnsi="Cambria" w:cs="Arial"/>
              </w:rPr>
              <w:t>3. Enter your initials and enter 12 for quantity.</w:t>
            </w:r>
          </w:p>
          <w:p w14:paraId="2182683C" w14:textId="77777777" w:rsidR="00BA12EC" w:rsidRDefault="00BA12EC" w:rsidP="000047FC">
            <w:pPr>
              <w:rPr>
                <w:rFonts w:ascii="Cambria" w:hAnsi="Cambria" w:cs="Arial"/>
              </w:rPr>
            </w:pPr>
            <w:r>
              <w:rPr>
                <w:rFonts w:ascii="Cambria" w:hAnsi="Cambria" w:cs="Arial"/>
              </w:rPr>
              <w:t xml:space="preserve">4. Check </w:t>
            </w:r>
            <w:r>
              <w:rPr>
                <w:noProof/>
              </w:rPr>
              <w:drawing>
                <wp:inline distT="0" distB="0" distL="0" distR="0" wp14:anchorId="3399BA82" wp14:editId="2B94E352">
                  <wp:extent cx="822960" cy="164592"/>
                  <wp:effectExtent l="0" t="0" r="0" b="698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22E593CD" w14:textId="77777777" w:rsidR="00BA12EC" w:rsidRPr="00890057" w:rsidRDefault="00BA12EC"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5C63D652" w14:textId="10F2A96F" w:rsidR="00BA12EC" w:rsidRPr="00890057" w:rsidRDefault="00BA12EC"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F1145A">
              <w:rPr>
                <w:rFonts w:ascii="Cambria" w:hAnsi="Cambria" w:cs="Arial"/>
              </w:rPr>
              <w:t>121</w:t>
            </w:r>
            <w:r w:rsidRPr="00890057">
              <w:rPr>
                <w:rFonts w:ascii="Cambria" w:hAnsi="Cambria" w:cs="Arial"/>
              </w:rPr>
              <w:t xml:space="preserve"> – Label#</w:t>
            </w:r>
            <w:r w:rsidR="00F1145A">
              <w:rPr>
                <w:rFonts w:ascii="Cambria" w:hAnsi="Cambria" w:cs="Arial"/>
              </w:rPr>
              <w:t>132</w:t>
            </w:r>
            <w:r w:rsidRPr="00890057">
              <w:rPr>
                <w:rFonts w:ascii="Cambria" w:hAnsi="Cambria" w:cs="Arial"/>
              </w:rPr>
              <w:t>) are present.</w:t>
            </w:r>
          </w:p>
          <w:p w14:paraId="7D21E020" w14:textId="77777777" w:rsidR="00BA12EC" w:rsidRPr="00890057" w:rsidRDefault="00BA12EC"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17A031C0" w14:textId="77777777" w:rsidR="00BA12EC" w:rsidRPr="00890057" w:rsidRDefault="00BA12EC"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77A14B9E" w14:textId="77777777" w:rsidR="00BA12EC" w:rsidRPr="00890057" w:rsidRDefault="00BA12EC"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01DEE76F" w14:textId="77777777" w:rsidR="00BA12EC" w:rsidRDefault="00BA12EC" w:rsidP="000047FC">
            <w:pPr>
              <w:rPr>
                <w:rFonts w:ascii="Cambria" w:hAnsi="Cambria" w:cs="Arial"/>
              </w:rPr>
            </w:pPr>
            <w:r w:rsidRPr="00890057">
              <w:rPr>
                <w:rFonts w:ascii="Cambria" w:hAnsi="Cambria" w:cs="Arial"/>
              </w:rPr>
              <w:t>8. Record comments and additional information in the “Comments” section or N/A.</w:t>
            </w:r>
          </w:p>
        </w:tc>
      </w:tr>
      <w:tr w:rsidR="00BA12EC" w:rsidRPr="00894548" w14:paraId="710F46EF" w14:textId="77777777" w:rsidTr="000047FC">
        <w:trPr>
          <w:trHeight w:val="288"/>
        </w:trPr>
        <w:tc>
          <w:tcPr>
            <w:tcW w:w="715" w:type="dxa"/>
            <w:shd w:val="clear" w:color="auto" w:fill="F2F2F2" w:themeFill="background1" w:themeFillShade="F2"/>
            <w:vAlign w:val="center"/>
          </w:tcPr>
          <w:p w14:paraId="327B3914" w14:textId="77777777" w:rsidR="00BA12EC" w:rsidRPr="00894548" w:rsidRDefault="00BA12EC"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3C497767" w14:textId="77777777" w:rsidR="00BA12EC" w:rsidRPr="00894548" w:rsidRDefault="00BA12EC"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69767AAA" w14:textId="77777777" w:rsidR="00BA12EC" w:rsidRPr="00894548" w:rsidRDefault="00BA12EC"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014CBA35" w14:textId="77777777" w:rsidR="00BA12EC" w:rsidRPr="00894548" w:rsidRDefault="00BA12EC"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77902CB0" w14:textId="77777777" w:rsidR="00BA12EC" w:rsidRPr="00894548" w:rsidRDefault="00BA12EC"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A12EC" w14:paraId="35ABAD1B" w14:textId="77777777" w:rsidTr="000047FC">
        <w:trPr>
          <w:trHeight w:val="288"/>
        </w:trPr>
        <w:tc>
          <w:tcPr>
            <w:tcW w:w="715" w:type="dxa"/>
            <w:vAlign w:val="center"/>
          </w:tcPr>
          <w:p w14:paraId="722132E3" w14:textId="77777777" w:rsidR="00BA12EC" w:rsidRPr="00C94F8F" w:rsidRDefault="00BA12EC" w:rsidP="000047FC">
            <w:pPr>
              <w:jc w:val="right"/>
              <w:rPr>
                <w:rFonts w:ascii="Cambria" w:hAnsi="Cambria" w:cs="Arial"/>
              </w:rPr>
            </w:pPr>
            <w:r>
              <w:rPr>
                <w:rFonts w:ascii="Cambria" w:hAnsi="Cambria" w:cs="Arial"/>
              </w:rPr>
              <w:t>1</w:t>
            </w:r>
          </w:p>
        </w:tc>
        <w:tc>
          <w:tcPr>
            <w:tcW w:w="2520" w:type="dxa"/>
            <w:vAlign w:val="center"/>
          </w:tcPr>
          <w:p w14:paraId="7EAA163D" w14:textId="77777777" w:rsidR="00BA12EC" w:rsidRDefault="00BA12EC" w:rsidP="000047FC">
            <w:pPr>
              <w:jc w:val="right"/>
              <w:rPr>
                <w:rFonts w:ascii="Cambria" w:hAnsi="Cambria" w:cs="Arial"/>
              </w:rPr>
            </w:pPr>
            <w:r>
              <w:rPr>
                <w:rFonts w:ascii="Cambria" w:hAnsi="Cambria" w:cs="Arial"/>
              </w:rPr>
              <w:t xml:space="preserve">Print Speed </w:t>
            </w:r>
          </w:p>
        </w:tc>
        <w:tc>
          <w:tcPr>
            <w:tcW w:w="4460" w:type="dxa"/>
            <w:vAlign w:val="center"/>
          </w:tcPr>
          <w:p w14:paraId="5E241207" w14:textId="77777777" w:rsidR="00BA12EC" w:rsidRDefault="00BA12EC" w:rsidP="000047FC">
            <w:pPr>
              <w:rPr>
                <w:rFonts w:ascii="Cambria" w:hAnsi="Cambria" w:cs="Arial"/>
              </w:rPr>
            </w:pPr>
            <w:r>
              <w:rPr>
                <w:rFonts w:ascii="Cambria" w:hAnsi="Cambria" w:cs="Arial"/>
              </w:rPr>
              <w:t>6</w:t>
            </w:r>
          </w:p>
        </w:tc>
        <w:tc>
          <w:tcPr>
            <w:tcW w:w="4095" w:type="dxa"/>
            <w:vAlign w:val="center"/>
          </w:tcPr>
          <w:p w14:paraId="28D477BA" w14:textId="77777777" w:rsidR="00BA12EC" w:rsidRDefault="00BA12EC" w:rsidP="000047FC">
            <w:pPr>
              <w:jc w:val="center"/>
              <w:rPr>
                <w:rFonts w:ascii="Cambria" w:hAnsi="Cambria" w:cs="Arial"/>
              </w:rPr>
            </w:pPr>
          </w:p>
        </w:tc>
        <w:tc>
          <w:tcPr>
            <w:tcW w:w="1260" w:type="dxa"/>
            <w:vAlign w:val="center"/>
          </w:tcPr>
          <w:p w14:paraId="7A01E499" w14:textId="77777777" w:rsidR="00BA12EC" w:rsidRDefault="00BA12EC" w:rsidP="000047FC">
            <w:pPr>
              <w:jc w:val="center"/>
              <w:rPr>
                <w:rFonts w:ascii="Cambria" w:hAnsi="Cambria" w:cs="Arial"/>
              </w:rPr>
            </w:pPr>
          </w:p>
        </w:tc>
      </w:tr>
      <w:tr w:rsidR="00BA12EC" w:rsidRPr="00AC51DF" w14:paraId="66805D26" w14:textId="77777777" w:rsidTr="000047FC">
        <w:trPr>
          <w:trHeight w:val="288"/>
        </w:trPr>
        <w:tc>
          <w:tcPr>
            <w:tcW w:w="715" w:type="dxa"/>
            <w:vAlign w:val="center"/>
          </w:tcPr>
          <w:p w14:paraId="161CB177" w14:textId="77777777" w:rsidR="00BA12EC" w:rsidRPr="00894548" w:rsidRDefault="00BA12EC" w:rsidP="000047FC">
            <w:pPr>
              <w:jc w:val="right"/>
              <w:rPr>
                <w:rFonts w:ascii="Cambria" w:hAnsi="Cambria" w:cs="Arial"/>
              </w:rPr>
            </w:pPr>
            <w:r>
              <w:rPr>
                <w:rFonts w:ascii="Cambria" w:hAnsi="Cambria" w:cs="Arial"/>
              </w:rPr>
              <w:t>2</w:t>
            </w:r>
          </w:p>
        </w:tc>
        <w:tc>
          <w:tcPr>
            <w:tcW w:w="2520" w:type="dxa"/>
            <w:vAlign w:val="center"/>
          </w:tcPr>
          <w:p w14:paraId="65D0CEBC" w14:textId="77777777" w:rsidR="00BA12EC" w:rsidRDefault="00BA12EC" w:rsidP="000047FC">
            <w:pPr>
              <w:jc w:val="right"/>
              <w:rPr>
                <w:rFonts w:ascii="Cambria" w:hAnsi="Cambria" w:cs="Arial"/>
              </w:rPr>
            </w:pPr>
            <w:r>
              <w:rPr>
                <w:rFonts w:ascii="Cambria" w:hAnsi="Cambria" w:cs="Arial"/>
              </w:rPr>
              <w:t>Print Darkness</w:t>
            </w:r>
          </w:p>
        </w:tc>
        <w:tc>
          <w:tcPr>
            <w:tcW w:w="4460" w:type="dxa"/>
            <w:vAlign w:val="center"/>
          </w:tcPr>
          <w:p w14:paraId="1697FE75" w14:textId="77777777" w:rsidR="00BA12EC" w:rsidRDefault="00BA12EC" w:rsidP="000047FC">
            <w:pPr>
              <w:rPr>
                <w:rFonts w:ascii="Cambria" w:hAnsi="Cambria" w:cs="Arial"/>
              </w:rPr>
            </w:pPr>
            <w:r>
              <w:rPr>
                <w:rFonts w:ascii="Cambria" w:hAnsi="Cambria" w:cs="Arial"/>
              </w:rPr>
              <w:t>23</w:t>
            </w:r>
          </w:p>
        </w:tc>
        <w:tc>
          <w:tcPr>
            <w:tcW w:w="4095" w:type="dxa"/>
            <w:vAlign w:val="center"/>
          </w:tcPr>
          <w:p w14:paraId="60098127" w14:textId="77777777" w:rsidR="00BA12EC" w:rsidRDefault="00BA12EC" w:rsidP="000047FC">
            <w:pPr>
              <w:jc w:val="center"/>
              <w:rPr>
                <w:rFonts w:ascii="Cambria" w:hAnsi="Cambria" w:cs="Arial"/>
              </w:rPr>
            </w:pPr>
          </w:p>
        </w:tc>
        <w:tc>
          <w:tcPr>
            <w:tcW w:w="1260" w:type="dxa"/>
            <w:vAlign w:val="center"/>
          </w:tcPr>
          <w:p w14:paraId="67ACAD47" w14:textId="77777777" w:rsidR="00BA12EC" w:rsidRPr="00AC51DF" w:rsidRDefault="00BA12EC" w:rsidP="000047FC">
            <w:pPr>
              <w:rPr>
                <w:rFonts w:ascii="Cambria" w:hAnsi="Cambria" w:cs="Arial"/>
                <w:highlight w:val="yellow"/>
              </w:rPr>
            </w:pPr>
          </w:p>
        </w:tc>
      </w:tr>
      <w:tr w:rsidR="00BA5D7F" w14:paraId="62F66B80" w14:textId="77777777" w:rsidTr="000047FC">
        <w:trPr>
          <w:trHeight w:val="288"/>
        </w:trPr>
        <w:tc>
          <w:tcPr>
            <w:tcW w:w="715" w:type="dxa"/>
            <w:vAlign w:val="center"/>
          </w:tcPr>
          <w:p w14:paraId="65826B45" w14:textId="77777777" w:rsidR="00BA5D7F" w:rsidRPr="00AC51DF" w:rsidRDefault="00BA5D7F" w:rsidP="00BA5D7F">
            <w:pPr>
              <w:jc w:val="right"/>
              <w:rPr>
                <w:rFonts w:ascii="Cambria" w:hAnsi="Cambria" w:cs="Arial"/>
              </w:rPr>
            </w:pPr>
            <w:r>
              <w:rPr>
                <w:rFonts w:ascii="Cambria" w:hAnsi="Cambria" w:cs="Arial"/>
              </w:rPr>
              <w:t>3</w:t>
            </w:r>
          </w:p>
        </w:tc>
        <w:tc>
          <w:tcPr>
            <w:tcW w:w="2520" w:type="dxa"/>
            <w:vMerge w:val="restart"/>
            <w:vAlign w:val="center"/>
          </w:tcPr>
          <w:p w14:paraId="575A288E" w14:textId="77777777" w:rsidR="00BA5D7F" w:rsidRDefault="00BA5D7F" w:rsidP="00BA5D7F">
            <w:pPr>
              <w:jc w:val="right"/>
              <w:rPr>
                <w:rFonts w:ascii="Cambria" w:hAnsi="Cambria" w:cs="Arial"/>
              </w:rPr>
            </w:pPr>
            <w:r>
              <w:rPr>
                <w:rFonts w:ascii="Cambria" w:hAnsi="Cambria" w:cs="Arial"/>
              </w:rPr>
              <w:t>Accuracy and Number of Labels</w:t>
            </w:r>
          </w:p>
        </w:tc>
        <w:tc>
          <w:tcPr>
            <w:tcW w:w="4460" w:type="dxa"/>
            <w:vAlign w:val="center"/>
          </w:tcPr>
          <w:p w14:paraId="38D2BE68" w14:textId="77777777" w:rsidR="00BA5D7F" w:rsidRDefault="00BA5D7F" w:rsidP="00BA5D7F">
            <w:pPr>
              <w:rPr>
                <w:rFonts w:ascii="Cambria" w:hAnsi="Cambria" w:cs="Arial"/>
              </w:rPr>
            </w:pPr>
            <w:r>
              <w:rPr>
                <w:rFonts w:ascii="Cambria" w:hAnsi="Cambria" w:cs="Arial"/>
              </w:rPr>
              <w:t>Correct Initials on all 12 labels</w:t>
            </w:r>
          </w:p>
        </w:tc>
        <w:tc>
          <w:tcPr>
            <w:tcW w:w="4095" w:type="dxa"/>
            <w:vAlign w:val="center"/>
          </w:tcPr>
          <w:p w14:paraId="07DF6810" w14:textId="3009FD1F" w:rsidR="00BA5D7F" w:rsidRDefault="00BA5D7F" w:rsidP="00BA5D7F">
            <w:pPr>
              <w:jc w:val="center"/>
              <w:rPr>
                <w:rFonts w:ascii="Cambria" w:hAnsi="Cambria" w:cs="Arial"/>
              </w:rPr>
            </w:pPr>
            <w:ins w:id="1584" w:author="Sasi Songthong" w:date="2022-06-23T12:35: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
          <w:p w14:paraId="20A7DDD8" w14:textId="77777777" w:rsidR="00BA5D7F" w:rsidRDefault="00BA5D7F" w:rsidP="00BA5D7F">
            <w:pPr>
              <w:jc w:val="center"/>
              <w:rPr>
                <w:rFonts w:ascii="Cambria" w:hAnsi="Cambria" w:cs="Arial"/>
              </w:rPr>
            </w:pPr>
          </w:p>
        </w:tc>
      </w:tr>
      <w:tr w:rsidR="00BA5D7F" w14:paraId="586A6C03" w14:textId="77777777" w:rsidTr="00FC63E3">
        <w:tblPrEx>
          <w:tblW w:w="13050" w:type="dxa"/>
          <w:tblLayout w:type="fixed"/>
          <w:tblPrExChange w:id="1585" w:author="Sasi Songthong" w:date="2022-06-23T12:35:00Z">
            <w:tblPrEx>
              <w:tblW w:w="13050" w:type="dxa"/>
              <w:tblLayout w:type="fixed"/>
            </w:tblPrEx>
          </w:tblPrExChange>
        </w:tblPrEx>
        <w:trPr>
          <w:trHeight w:val="288"/>
          <w:trPrChange w:id="1586" w:author="Sasi Songthong" w:date="2022-06-23T12:35:00Z">
            <w:trPr>
              <w:trHeight w:val="288"/>
            </w:trPr>
          </w:trPrChange>
        </w:trPr>
        <w:tc>
          <w:tcPr>
            <w:tcW w:w="715" w:type="dxa"/>
            <w:vAlign w:val="center"/>
            <w:tcPrChange w:id="1587" w:author="Sasi Songthong" w:date="2022-06-23T12:35:00Z">
              <w:tcPr>
                <w:tcW w:w="715" w:type="dxa"/>
                <w:vAlign w:val="center"/>
              </w:tcPr>
            </w:tcPrChange>
          </w:tcPr>
          <w:p w14:paraId="22870B02" w14:textId="77777777" w:rsidR="00BA5D7F" w:rsidRDefault="00BA5D7F" w:rsidP="00BA5D7F">
            <w:pPr>
              <w:jc w:val="right"/>
              <w:rPr>
                <w:rFonts w:ascii="Cambria" w:hAnsi="Cambria" w:cs="Arial"/>
              </w:rPr>
            </w:pPr>
            <w:r>
              <w:rPr>
                <w:rFonts w:ascii="Cambria" w:hAnsi="Cambria" w:cs="Arial"/>
              </w:rPr>
              <w:t>4</w:t>
            </w:r>
          </w:p>
        </w:tc>
        <w:tc>
          <w:tcPr>
            <w:tcW w:w="2520" w:type="dxa"/>
            <w:vMerge/>
            <w:vAlign w:val="center"/>
            <w:tcPrChange w:id="1588" w:author="Sasi Songthong" w:date="2022-06-23T12:35:00Z">
              <w:tcPr>
                <w:tcW w:w="2520" w:type="dxa"/>
                <w:vMerge/>
                <w:vAlign w:val="center"/>
              </w:tcPr>
            </w:tcPrChange>
          </w:tcPr>
          <w:p w14:paraId="31BE08B8" w14:textId="77777777" w:rsidR="00BA5D7F" w:rsidRDefault="00BA5D7F" w:rsidP="00BA5D7F">
            <w:pPr>
              <w:jc w:val="right"/>
              <w:rPr>
                <w:rFonts w:ascii="Cambria" w:hAnsi="Cambria" w:cs="Arial"/>
              </w:rPr>
            </w:pPr>
          </w:p>
        </w:tc>
        <w:tc>
          <w:tcPr>
            <w:tcW w:w="4460" w:type="dxa"/>
            <w:vAlign w:val="center"/>
            <w:tcPrChange w:id="1589" w:author="Sasi Songthong" w:date="2022-06-23T12:35:00Z">
              <w:tcPr>
                <w:tcW w:w="4460" w:type="dxa"/>
                <w:vAlign w:val="center"/>
              </w:tcPr>
            </w:tcPrChange>
          </w:tcPr>
          <w:p w14:paraId="62614F23" w14:textId="3584C2F9" w:rsidR="00BA5D7F" w:rsidRDefault="00BA5D7F" w:rsidP="00BA5D7F">
            <w:pPr>
              <w:rPr>
                <w:rFonts w:ascii="Cambria" w:hAnsi="Cambria" w:cs="Arial"/>
              </w:rPr>
            </w:pPr>
            <w:r>
              <w:rPr>
                <w:rFonts w:ascii="Cambria" w:hAnsi="Cambria" w:cs="Arial"/>
              </w:rPr>
              <w:t>Each of the 12 labels contains a unique label number (#121 - #132).</w:t>
            </w:r>
          </w:p>
        </w:tc>
        <w:tc>
          <w:tcPr>
            <w:tcW w:w="4095" w:type="dxa"/>
            <w:vAlign w:val="center"/>
            <w:tcPrChange w:id="1590" w:author="Sasi Songthong" w:date="2022-06-23T12:35:00Z">
              <w:tcPr>
                <w:tcW w:w="4095" w:type="dxa"/>
                <w:vAlign w:val="center"/>
              </w:tcPr>
            </w:tcPrChange>
          </w:tcPr>
          <w:p w14:paraId="0A406E2C" w14:textId="77777777" w:rsidR="00BA5D7F" w:rsidRDefault="00BA5D7F">
            <w:pPr>
              <w:rPr>
                <w:ins w:id="1591" w:author="Sasi Songthong" w:date="2022-06-23T12:35:00Z"/>
                <w:rFonts w:ascii="Cambria" w:hAnsi="Cambria" w:cs="Arial"/>
              </w:rPr>
            </w:pPr>
            <w:ins w:id="1592" w:author="Sasi Songthong" w:date="2022-06-23T12:35: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4A25D8D1" w14:textId="628C620D" w:rsidR="00BA5D7F" w:rsidRDefault="00BA5D7F">
            <w:pPr>
              <w:rPr>
                <w:rFonts w:ascii="Cambria" w:hAnsi="Cambria" w:cs="Arial"/>
              </w:rPr>
              <w:pPrChange w:id="1593" w:author="Sasi Songthong" w:date="2022-06-23T12:35:00Z">
                <w:pPr>
                  <w:jc w:val="center"/>
                </w:pPr>
              </w:pPrChange>
            </w:pPr>
            <w:ins w:id="1594" w:author="Sasi Songthong" w:date="2022-06-23T12:35:00Z">
              <w:r>
                <w:rPr>
                  <w:rFonts w:ascii="Cambria" w:hAnsi="Cambria" w:cs="Arial"/>
                </w:rPr>
                <w:t>(#</w:t>
              </w:r>
              <w:r w:rsidR="00FC63E3">
                <w:rPr>
                  <w:rFonts w:ascii="Cambria" w:hAnsi="Cambria" w:cs="Arial"/>
                </w:rPr>
                <w:t>121</w:t>
              </w:r>
              <w:r>
                <w:rPr>
                  <w:rFonts w:ascii="Cambria" w:hAnsi="Cambria" w:cs="Arial"/>
                </w:rPr>
                <w:t xml:space="preserve"> - #</w:t>
              </w:r>
              <w:r w:rsidR="00FC63E3">
                <w:rPr>
                  <w:rFonts w:ascii="Cambria" w:hAnsi="Cambria" w:cs="Arial"/>
                </w:rPr>
                <w:t>132</w:t>
              </w:r>
              <w:r>
                <w:rPr>
                  <w:rFonts w:ascii="Cambria" w:hAnsi="Cambria" w:cs="Arial"/>
                </w:rPr>
                <w:t>).</w:t>
              </w:r>
            </w:ins>
          </w:p>
        </w:tc>
        <w:tc>
          <w:tcPr>
            <w:tcW w:w="1260" w:type="dxa"/>
            <w:vAlign w:val="center"/>
            <w:tcPrChange w:id="1595" w:author="Sasi Songthong" w:date="2022-06-23T12:35:00Z">
              <w:tcPr>
                <w:tcW w:w="1260" w:type="dxa"/>
                <w:vAlign w:val="center"/>
              </w:tcPr>
            </w:tcPrChange>
          </w:tcPr>
          <w:p w14:paraId="28FBA15E" w14:textId="77777777" w:rsidR="00BA5D7F" w:rsidRDefault="00BA5D7F" w:rsidP="00BA5D7F">
            <w:pPr>
              <w:jc w:val="center"/>
              <w:rPr>
                <w:rFonts w:ascii="Cambria" w:hAnsi="Cambria" w:cs="Arial"/>
              </w:rPr>
            </w:pPr>
          </w:p>
        </w:tc>
      </w:tr>
      <w:tr w:rsidR="00BA5D7F" w14:paraId="306EE4D6" w14:textId="77777777" w:rsidTr="000047FC">
        <w:trPr>
          <w:trHeight w:val="288"/>
        </w:trPr>
        <w:tc>
          <w:tcPr>
            <w:tcW w:w="715" w:type="dxa"/>
            <w:vAlign w:val="center"/>
          </w:tcPr>
          <w:p w14:paraId="05BE9944" w14:textId="77777777" w:rsidR="00BA5D7F" w:rsidRDefault="00BA5D7F" w:rsidP="00BA5D7F">
            <w:pPr>
              <w:jc w:val="right"/>
              <w:rPr>
                <w:rFonts w:ascii="Cambria" w:hAnsi="Cambria" w:cs="Arial"/>
              </w:rPr>
            </w:pPr>
            <w:r>
              <w:rPr>
                <w:rFonts w:ascii="Cambria" w:hAnsi="Cambria" w:cs="Arial"/>
              </w:rPr>
              <w:t>5</w:t>
            </w:r>
          </w:p>
        </w:tc>
        <w:tc>
          <w:tcPr>
            <w:tcW w:w="2520" w:type="dxa"/>
            <w:vAlign w:val="center"/>
          </w:tcPr>
          <w:p w14:paraId="7C0A87F0" w14:textId="77777777" w:rsidR="00BA5D7F" w:rsidRDefault="00BA5D7F" w:rsidP="00BA5D7F">
            <w:pPr>
              <w:jc w:val="right"/>
              <w:rPr>
                <w:rFonts w:ascii="Cambria" w:hAnsi="Cambria" w:cs="Arial"/>
              </w:rPr>
            </w:pPr>
            <w:r>
              <w:rPr>
                <w:rFonts w:ascii="Cambria" w:hAnsi="Cambria" w:cs="Arial"/>
              </w:rPr>
              <w:t>Legibility</w:t>
            </w:r>
          </w:p>
        </w:tc>
        <w:tc>
          <w:tcPr>
            <w:tcW w:w="4460" w:type="dxa"/>
            <w:vAlign w:val="center"/>
          </w:tcPr>
          <w:p w14:paraId="3B0DF1E8" w14:textId="36DFBEC5" w:rsidR="00BA5D7F" w:rsidRDefault="00BA5D7F" w:rsidP="00BA5D7F">
            <w:pPr>
              <w:rPr>
                <w:rFonts w:ascii="Cambria" w:hAnsi="Cambria" w:cs="Arial"/>
              </w:rPr>
            </w:pPr>
            <w:r>
              <w:rPr>
                <w:rFonts w:ascii="Cambria" w:hAnsi="Cambria" w:cs="Arial"/>
              </w:rPr>
              <w:t>All labels are legible</w:t>
            </w:r>
            <w:ins w:id="1596" w:author="Sasi Songthong" w:date="2022-06-23T12:35:00Z">
              <w:r w:rsidR="00FC63E3">
                <w:rPr>
                  <w:rFonts w:ascii="Cambria" w:hAnsi="Cambria" w:cs="Arial"/>
                </w:rPr>
                <w:t>.</w:t>
              </w:r>
            </w:ins>
          </w:p>
        </w:tc>
        <w:tc>
          <w:tcPr>
            <w:tcW w:w="4095" w:type="dxa"/>
            <w:vAlign w:val="center"/>
          </w:tcPr>
          <w:p w14:paraId="21062487" w14:textId="00EEFC70" w:rsidR="00BA5D7F" w:rsidRDefault="00BA5D7F" w:rsidP="00BA5D7F">
            <w:pPr>
              <w:jc w:val="center"/>
              <w:rPr>
                <w:rFonts w:ascii="Cambria" w:hAnsi="Cambria" w:cs="Arial"/>
              </w:rPr>
            </w:pPr>
            <w:ins w:id="1597" w:author="Sasi Songthong" w:date="2022-06-23T12:35: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
          <w:p w14:paraId="03B42151" w14:textId="77777777" w:rsidR="00BA5D7F" w:rsidRDefault="00BA5D7F" w:rsidP="00BA5D7F">
            <w:pPr>
              <w:jc w:val="center"/>
              <w:rPr>
                <w:rFonts w:ascii="Cambria" w:hAnsi="Cambria" w:cs="Arial"/>
              </w:rPr>
            </w:pPr>
          </w:p>
        </w:tc>
      </w:tr>
      <w:tr w:rsidR="00BA12EC" w:rsidRPr="00894548" w14:paraId="25CCF389" w14:textId="77777777" w:rsidTr="00FC63E3">
        <w:tblPrEx>
          <w:tblW w:w="13050" w:type="dxa"/>
          <w:tblLayout w:type="fixed"/>
          <w:tblPrExChange w:id="1598" w:author="Sasi Songthong" w:date="2022-06-23T12:35:00Z">
            <w:tblPrEx>
              <w:tblW w:w="13050" w:type="dxa"/>
              <w:tblLayout w:type="fixed"/>
            </w:tblPrEx>
          </w:tblPrExChange>
        </w:tblPrEx>
        <w:trPr>
          <w:trHeight w:val="1440"/>
          <w:trPrChange w:id="1599" w:author="Sasi Songthong" w:date="2022-06-23T12:35:00Z">
            <w:trPr>
              <w:trHeight w:val="1872"/>
            </w:trPr>
          </w:trPrChange>
        </w:trPr>
        <w:tc>
          <w:tcPr>
            <w:tcW w:w="13050" w:type="dxa"/>
            <w:gridSpan w:val="5"/>
            <w:tcPrChange w:id="1600" w:author="Sasi Songthong" w:date="2022-06-23T12:35:00Z">
              <w:tcPr>
                <w:tcW w:w="13050" w:type="dxa"/>
                <w:gridSpan w:val="5"/>
              </w:tcPr>
            </w:tcPrChange>
          </w:tcPr>
          <w:p w14:paraId="294DB95D" w14:textId="77777777" w:rsidR="00BA12EC" w:rsidRPr="00894548" w:rsidRDefault="00BA12EC" w:rsidP="000047FC">
            <w:pPr>
              <w:rPr>
                <w:rFonts w:ascii="Cambria" w:hAnsi="Cambria" w:cs="Arial"/>
                <w:b/>
                <w:bCs/>
                <w:highlight w:val="yellow"/>
              </w:rPr>
            </w:pPr>
            <w:r w:rsidRPr="00894548">
              <w:rPr>
                <w:rFonts w:ascii="Cambria" w:hAnsi="Cambria" w:cs="Arial"/>
                <w:b/>
                <w:bCs/>
              </w:rPr>
              <w:t>Comments:</w:t>
            </w:r>
          </w:p>
        </w:tc>
      </w:tr>
      <w:tr w:rsidR="00BA12EC" w14:paraId="2FDCD6B8" w14:textId="77777777" w:rsidTr="000047FC">
        <w:trPr>
          <w:trHeight w:val="360"/>
        </w:trPr>
        <w:tc>
          <w:tcPr>
            <w:tcW w:w="3235" w:type="dxa"/>
            <w:gridSpan w:val="2"/>
            <w:shd w:val="clear" w:color="auto" w:fill="F2F2F2" w:themeFill="background1" w:themeFillShade="F2"/>
            <w:vAlign w:val="center"/>
          </w:tcPr>
          <w:p w14:paraId="42A7A4F0" w14:textId="77777777" w:rsidR="00BA12EC" w:rsidRDefault="00BA12EC"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346F60AF" w14:textId="77777777" w:rsidR="00BA12EC" w:rsidRDefault="00BA12EC" w:rsidP="000047FC">
            <w:pPr>
              <w:rPr>
                <w:rFonts w:ascii="Cambria" w:hAnsi="Cambria" w:cs="Arial"/>
              </w:rPr>
            </w:pPr>
          </w:p>
        </w:tc>
      </w:tr>
      <w:tr w:rsidR="00BA12EC" w14:paraId="0CDACF04" w14:textId="77777777" w:rsidTr="000047FC">
        <w:trPr>
          <w:trHeight w:val="360"/>
        </w:trPr>
        <w:tc>
          <w:tcPr>
            <w:tcW w:w="3235" w:type="dxa"/>
            <w:gridSpan w:val="2"/>
            <w:shd w:val="clear" w:color="auto" w:fill="F2F2F2" w:themeFill="background1" w:themeFillShade="F2"/>
            <w:vAlign w:val="center"/>
          </w:tcPr>
          <w:p w14:paraId="46260CB6" w14:textId="4E584A16" w:rsidR="00BA12EC"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3CC280FA" w14:textId="77777777" w:rsidR="00BA12EC" w:rsidRDefault="00BA12EC" w:rsidP="000047FC">
            <w:pPr>
              <w:rPr>
                <w:rFonts w:ascii="Cambria" w:hAnsi="Cambria" w:cs="Arial"/>
              </w:rPr>
            </w:pPr>
          </w:p>
        </w:tc>
      </w:tr>
    </w:tbl>
    <w:p w14:paraId="414477E9" w14:textId="22C555F6" w:rsidR="00BA12EC" w:rsidRDefault="00BA12EC" w:rsidP="00BA12EC">
      <w:pPr>
        <w:spacing w:after="0"/>
        <w:jc w:val="center"/>
        <w:rPr>
          <w:rFonts w:ascii="Cambria" w:hAnsi="Cambria" w:cs="Arial"/>
          <w:b/>
          <w:bCs/>
        </w:rPr>
      </w:pPr>
      <w:r w:rsidRPr="00023BB8">
        <w:rPr>
          <w:rFonts w:ascii="Cambria" w:hAnsi="Cambria" w:cs="Arial"/>
          <w:b/>
          <w:bCs/>
        </w:rPr>
        <w:t>APPENDIX 1</w:t>
      </w:r>
      <w:r>
        <w:rPr>
          <w:rFonts w:ascii="Cambria" w:hAnsi="Cambria" w:cs="Arial"/>
          <w:b/>
          <w:bCs/>
        </w:rPr>
        <w:t>6</w:t>
      </w:r>
      <w:r w:rsidRPr="00023BB8">
        <w:rPr>
          <w:rFonts w:ascii="Cambria" w:hAnsi="Cambria" w:cs="Arial"/>
          <w:b/>
          <w:bCs/>
        </w:rPr>
        <w:t>.</w:t>
      </w:r>
      <w:r w:rsidR="006E3F81">
        <w:rPr>
          <w:rFonts w:ascii="Cambria" w:hAnsi="Cambria" w:cs="Arial"/>
          <w:b/>
          <w:bCs/>
        </w:rPr>
        <w:t>9</w:t>
      </w:r>
      <w:r w:rsidRPr="00023BB8">
        <w:rPr>
          <w:rFonts w:ascii="Cambria" w:hAnsi="Cambria" w:cs="Arial"/>
          <w:b/>
          <w:bCs/>
        </w:rPr>
        <w:t xml:space="preserve"> LABEL PRINTING</w:t>
      </w:r>
      <w:r>
        <w:rPr>
          <w:rFonts w:ascii="Cambria" w:hAnsi="Cambria" w:cs="Arial"/>
          <w:b/>
          <w:bCs/>
        </w:rPr>
        <w:t xml:space="preserve"> – SET </w:t>
      </w:r>
      <w:r w:rsidR="006E3F81">
        <w:rPr>
          <w:rFonts w:ascii="Cambria" w:hAnsi="Cambria" w:cs="Arial"/>
          <w:b/>
          <w:bCs/>
        </w:rPr>
        <w:t>3</w:t>
      </w:r>
      <w:r>
        <w:rPr>
          <w:rFonts w:ascii="Cambria" w:hAnsi="Cambria" w:cs="Arial"/>
          <w:b/>
          <w:bCs/>
        </w:rPr>
        <w:t xml:space="preserve"> </w:t>
      </w:r>
      <w:r w:rsidRPr="00023BB8">
        <w:rPr>
          <w:rFonts w:ascii="Cambria" w:hAnsi="Cambria" w:cs="Arial"/>
          <w:b/>
          <w:bCs/>
        </w:rPr>
        <w:t>(Cont.)</w:t>
      </w:r>
    </w:p>
    <w:tbl>
      <w:tblPr>
        <w:tblStyle w:val="TableGrid1"/>
        <w:tblW w:w="13050" w:type="dxa"/>
        <w:tblLayout w:type="fixed"/>
        <w:tblLook w:val="04A0" w:firstRow="1" w:lastRow="0" w:firstColumn="1" w:lastColumn="0" w:noHBand="0" w:noVBand="1"/>
      </w:tblPr>
      <w:tblGrid>
        <w:gridCol w:w="715"/>
        <w:gridCol w:w="2520"/>
        <w:gridCol w:w="4460"/>
        <w:gridCol w:w="4095"/>
        <w:gridCol w:w="1260"/>
        <w:tblGridChange w:id="1601">
          <w:tblGrid>
            <w:gridCol w:w="715"/>
            <w:gridCol w:w="2520"/>
            <w:gridCol w:w="4460"/>
            <w:gridCol w:w="4095"/>
            <w:gridCol w:w="1260"/>
          </w:tblGrid>
        </w:tblGridChange>
      </w:tblGrid>
      <w:tr w:rsidR="00BA12EC" w:rsidRPr="00AC51DF" w14:paraId="28337271" w14:textId="77777777" w:rsidTr="000047FC">
        <w:trPr>
          <w:trHeight w:val="256"/>
        </w:trPr>
        <w:tc>
          <w:tcPr>
            <w:tcW w:w="13050" w:type="dxa"/>
            <w:gridSpan w:val="5"/>
            <w:shd w:val="clear" w:color="auto" w:fill="F2F2F2" w:themeFill="background1" w:themeFillShade="F2"/>
            <w:vAlign w:val="center"/>
          </w:tcPr>
          <w:p w14:paraId="7AB90CF8" w14:textId="00B78CE7" w:rsidR="00BA12EC" w:rsidRPr="00AC51DF" w:rsidRDefault="00BA12EC" w:rsidP="000047FC">
            <w:pPr>
              <w:jc w:val="center"/>
              <w:rPr>
                <w:rFonts w:ascii="Cambria" w:hAnsi="Cambria" w:cs="Arial"/>
                <w:b/>
                <w:bCs/>
              </w:rPr>
            </w:pPr>
            <w:r>
              <w:rPr>
                <w:rFonts w:ascii="Cambria" w:hAnsi="Cambria" w:cs="Arial"/>
                <w:b/>
                <w:bCs/>
              </w:rPr>
              <w:t xml:space="preserve">Group </w:t>
            </w:r>
            <w:r w:rsidR="006E3F81">
              <w:rPr>
                <w:rFonts w:ascii="Cambria" w:hAnsi="Cambria" w:cs="Arial"/>
                <w:b/>
                <w:bCs/>
              </w:rPr>
              <w:t>12</w:t>
            </w:r>
            <w:r>
              <w:rPr>
                <w:rFonts w:ascii="Cambria" w:hAnsi="Cambria" w:cs="Arial"/>
                <w:b/>
                <w:bCs/>
              </w:rPr>
              <w:t xml:space="preserve"> - High/High Printer Setting</w:t>
            </w:r>
          </w:p>
        </w:tc>
      </w:tr>
      <w:tr w:rsidR="00BA12EC" w14:paraId="3F85133C" w14:textId="77777777" w:rsidTr="000047FC">
        <w:trPr>
          <w:trHeight w:val="256"/>
        </w:trPr>
        <w:tc>
          <w:tcPr>
            <w:tcW w:w="13050" w:type="dxa"/>
            <w:gridSpan w:val="5"/>
            <w:vAlign w:val="center"/>
          </w:tcPr>
          <w:p w14:paraId="58BA25B4" w14:textId="77777777" w:rsidR="00BA12EC" w:rsidRPr="00894548" w:rsidRDefault="00BA12EC" w:rsidP="000047FC">
            <w:pPr>
              <w:rPr>
                <w:rFonts w:ascii="Cambria" w:hAnsi="Cambria" w:cs="Arial"/>
                <w:b/>
                <w:bCs/>
              </w:rPr>
            </w:pPr>
            <w:r>
              <w:rPr>
                <w:rFonts w:ascii="Cambria" w:hAnsi="Cambria" w:cs="Arial"/>
                <w:b/>
                <w:bCs/>
                <w:noProof/>
              </w:rPr>
              <mc:AlternateContent>
                <mc:Choice Requires="wps">
                  <w:drawing>
                    <wp:anchor distT="0" distB="0" distL="114300" distR="114300" simplePos="0" relativeHeight="251704320" behindDoc="0" locked="0" layoutInCell="1" allowOverlap="1" wp14:anchorId="09E18F51" wp14:editId="2D43D7B1">
                      <wp:simplePos x="0" y="0"/>
                      <wp:positionH relativeFrom="column">
                        <wp:posOffset>6350000</wp:posOffset>
                      </wp:positionH>
                      <wp:positionV relativeFrom="paragraph">
                        <wp:posOffset>142875</wp:posOffset>
                      </wp:positionV>
                      <wp:extent cx="1521460" cy="241300"/>
                      <wp:effectExtent l="0" t="0" r="2540" b="6350"/>
                      <wp:wrapNone/>
                      <wp:docPr id="150" name="Text Box 150"/>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2BDC5521" w14:textId="77777777" w:rsidR="00BA12EC" w:rsidRPr="0055157D" w:rsidRDefault="00BA12EC" w:rsidP="00BA12EC">
                                  <w:pPr>
                                    <w:jc w:val="center"/>
                                    <w:rPr>
                                      <w:b/>
                                      <w:bCs/>
                                    </w:rPr>
                                  </w:pPr>
                                  <w:r w:rsidRPr="0055157D">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18F51" id="Text Box 150" o:spid="_x0000_s1115" type="#_x0000_t202" style="position:absolute;margin-left:500pt;margin-top:11.25pt;width:119.8pt;height:1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0S1mk0UC&#10;AACFBAAADgAAAAAAAAAAAAAAAAAuAgAAZHJzL2Uyb0RvYy54bWxQSwECLQAUAAYACAAAACEAc5TX&#10;juAAAAALAQAADwAAAAAAAAAAAAAAAACfBAAAZHJzL2Rvd25yZXYueG1sUEsFBgAAAAAEAAQA8wAA&#10;AKwFAAAAAA==&#10;" fillcolor="white [3201]" stroked="f" strokeweight=".5pt">
                      <v:textbox>
                        <w:txbxContent>
                          <w:p w14:paraId="2BDC5521" w14:textId="77777777" w:rsidR="00BA12EC" w:rsidRPr="0055157D" w:rsidRDefault="00BA12EC" w:rsidP="00BA12EC">
                            <w:pPr>
                              <w:jc w:val="center"/>
                              <w:rPr>
                                <w:b/>
                                <w:bCs/>
                              </w:rPr>
                            </w:pPr>
                            <w:r w:rsidRPr="0055157D">
                              <w:rPr>
                                <w:b/>
                                <w:bCs/>
                              </w:rPr>
                              <w:t>Label Example:</w:t>
                            </w:r>
                          </w:p>
                        </w:txbxContent>
                      </v:textbox>
                    </v:shape>
                  </w:pict>
                </mc:Fallback>
              </mc:AlternateContent>
            </w:r>
            <w:r>
              <w:rPr>
                <w:rFonts w:ascii="Cambria" w:hAnsi="Cambria" w:cs="Arial"/>
                <w:b/>
                <w:bCs/>
                <w:noProof/>
              </w:rPr>
              <mc:AlternateContent>
                <mc:Choice Requires="wps">
                  <w:drawing>
                    <wp:anchor distT="0" distB="0" distL="114300" distR="114300" simplePos="0" relativeHeight="251705344" behindDoc="0" locked="0" layoutInCell="1" allowOverlap="1" wp14:anchorId="1EB65CCC" wp14:editId="5512BA20">
                      <wp:simplePos x="0" y="0"/>
                      <wp:positionH relativeFrom="column">
                        <wp:posOffset>6350000</wp:posOffset>
                      </wp:positionH>
                      <wp:positionV relativeFrom="paragraph">
                        <wp:posOffset>142875</wp:posOffset>
                      </wp:positionV>
                      <wp:extent cx="1521460" cy="241300"/>
                      <wp:effectExtent l="0" t="0" r="2540" b="6350"/>
                      <wp:wrapNone/>
                      <wp:docPr id="151" name="Text Box 151"/>
                      <wp:cNvGraphicFramePr/>
                      <a:graphic xmlns:a="http://schemas.openxmlformats.org/drawingml/2006/main">
                        <a:graphicData uri="http://schemas.microsoft.com/office/word/2010/wordprocessingShape">
                          <wps:wsp>
                            <wps:cNvSpPr txBox="1"/>
                            <wps:spPr>
                              <a:xfrm>
                                <a:off x="0" y="0"/>
                                <a:ext cx="1521460" cy="241300"/>
                              </a:xfrm>
                              <a:prstGeom prst="rect">
                                <a:avLst/>
                              </a:prstGeom>
                              <a:solidFill>
                                <a:schemeClr val="lt1"/>
                              </a:solidFill>
                              <a:ln w="6350">
                                <a:noFill/>
                              </a:ln>
                            </wps:spPr>
                            <wps:txbx>
                              <w:txbxContent>
                                <w:p w14:paraId="1A6B33DB" w14:textId="77777777" w:rsidR="00BA12EC" w:rsidRPr="005B0FB1" w:rsidRDefault="00BA12EC" w:rsidP="00BA12EC">
                                  <w:pPr>
                                    <w:jc w:val="center"/>
                                    <w:rPr>
                                      <w:b/>
                                      <w:bCs/>
                                    </w:rPr>
                                  </w:pPr>
                                  <w:r w:rsidRPr="005B0FB1">
                                    <w:rPr>
                                      <w:b/>
                                      <w:bCs/>
                                    </w:rPr>
                                    <w:t>Label 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5CCC" id="Text Box 151" o:spid="_x0000_s1116" type="#_x0000_t202" style="position:absolute;margin-left:500pt;margin-top:11.25pt;width:119.8pt;height:1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" fillcolor="white [3201]" stroked="f" strokeweight=".5pt">
                      <v:textbox>
                        <w:txbxContent>
                          <w:p w14:paraId="1A6B33DB" w14:textId="77777777" w:rsidR="00BA12EC" w:rsidRPr="005B0FB1" w:rsidRDefault="00BA12EC" w:rsidP="00BA12EC">
                            <w:pPr>
                              <w:jc w:val="center"/>
                              <w:rPr>
                                <w:b/>
                                <w:bCs/>
                              </w:rPr>
                            </w:pPr>
                            <w:r w:rsidRPr="005B0FB1">
                              <w:rPr>
                                <w:b/>
                                <w:bCs/>
                              </w:rPr>
                              <w:t>Label Example:</w:t>
                            </w:r>
                          </w:p>
                        </w:txbxContent>
                      </v:textbox>
                    </v:shape>
                  </w:pict>
                </mc:Fallback>
              </mc:AlternateContent>
            </w:r>
            <w:r w:rsidRPr="00894548">
              <w:rPr>
                <w:rFonts w:ascii="Cambria" w:hAnsi="Cambria" w:cs="Arial"/>
                <w:b/>
                <w:bCs/>
              </w:rPr>
              <w:t>Instructions:</w:t>
            </w:r>
          </w:p>
          <w:p w14:paraId="78453D42" w14:textId="6A86D631" w:rsidR="00BA12EC" w:rsidRDefault="00BA12EC" w:rsidP="000047FC">
            <w:pPr>
              <w:rPr>
                <w:rFonts w:ascii="Cambria" w:hAnsi="Cambria" w:cs="Arial"/>
              </w:rPr>
            </w:pPr>
            <w:r>
              <w:rPr>
                <w:rFonts w:ascii="Cambria" w:hAnsi="Cambria" w:cs="Arial"/>
              </w:rPr>
              <w:t xml:space="preserve">1. In the printer settings menu, set print speed to </w:t>
            </w:r>
            <w:r w:rsidR="002F1793">
              <w:rPr>
                <w:rFonts w:ascii="Cambria" w:hAnsi="Cambria" w:cs="Arial"/>
              </w:rPr>
              <w:t>6</w:t>
            </w:r>
            <w:r>
              <w:rPr>
                <w:rFonts w:ascii="Cambria" w:hAnsi="Cambria" w:cs="Arial"/>
              </w:rPr>
              <w:t xml:space="preserve"> and print darkness to </w:t>
            </w:r>
            <w:r w:rsidR="002F1793">
              <w:rPr>
                <w:rFonts w:ascii="Cambria" w:hAnsi="Cambria" w:cs="Arial"/>
              </w:rPr>
              <w:t>27</w:t>
            </w:r>
            <w:r>
              <w:rPr>
                <w:rFonts w:ascii="Cambria" w:hAnsi="Cambria" w:cs="Arial"/>
              </w:rPr>
              <w:t>.  Document results.</w:t>
            </w:r>
          </w:p>
          <w:p w14:paraId="134C0923" w14:textId="7AF62524" w:rsidR="00BA12EC" w:rsidRDefault="00BA12EC" w:rsidP="000047FC">
            <w:pPr>
              <w:rPr>
                <w:rFonts w:ascii="Cambria" w:hAnsi="Cambria" w:cs="Arial"/>
              </w:rPr>
            </w:pPr>
            <w:r>
              <w:rPr>
                <w:rFonts w:ascii="Cambria" w:hAnsi="Cambria" w:cs="Arial"/>
                <w:noProof/>
              </w:rPr>
              <mc:AlternateContent>
                <mc:Choice Requires="wpg">
                  <w:drawing>
                    <wp:anchor distT="0" distB="0" distL="114300" distR="114300" simplePos="0" relativeHeight="251706368" behindDoc="0" locked="0" layoutInCell="1" allowOverlap="1" wp14:anchorId="4A7B4A6C" wp14:editId="76E2E12E">
                      <wp:simplePos x="0" y="0"/>
                      <wp:positionH relativeFrom="column">
                        <wp:posOffset>6172835</wp:posOffset>
                      </wp:positionH>
                      <wp:positionV relativeFrom="paragraph">
                        <wp:posOffset>46355</wp:posOffset>
                      </wp:positionV>
                      <wp:extent cx="1841500" cy="1416050"/>
                      <wp:effectExtent l="0" t="0" r="25400" b="12700"/>
                      <wp:wrapNone/>
                      <wp:docPr id="152" name="Group 152"/>
                      <wp:cNvGraphicFramePr/>
                      <a:graphic xmlns:a="http://schemas.openxmlformats.org/drawingml/2006/main">
                        <a:graphicData uri="http://schemas.microsoft.com/office/word/2010/wordprocessingGroup">
                          <wpg:wgp>
                            <wpg:cNvGrpSpPr/>
                            <wpg:grpSpPr>
                              <a:xfrm>
                                <a:off x="0" y="0"/>
                                <a:ext cx="1841500" cy="1416050"/>
                                <a:chOff x="0" y="0"/>
                                <a:chExt cx="1841500" cy="1416050"/>
                              </a:xfrm>
                            </wpg:grpSpPr>
                            <wps:wsp>
                              <wps:cNvPr id="153" name="Text Box 153"/>
                              <wps:cNvSpPr txBox="1"/>
                              <wps:spPr>
                                <a:xfrm>
                                  <a:off x="0" y="0"/>
                                  <a:ext cx="1841500" cy="1416050"/>
                                </a:xfrm>
                                <a:prstGeom prst="rect">
                                  <a:avLst/>
                                </a:prstGeom>
                                <a:noFill/>
                                <a:ln w="6350">
                                  <a:solidFill>
                                    <a:schemeClr val="accent1"/>
                                  </a:solidFill>
                                </a:ln>
                              </wps:spPr>
                              <wps:txbx>
                                <w:txbxContent>
                                  <w:p w14:paraId="2BE569EB"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B1D2175" w14:textId="77777777" w:rsidR="00BA12EC" w:rsidRDefault="00BA12EC" w:rsidP="00BA12EC">
                                    <w:pPr>
                                      <w:jc w:val="center"/>
                                    </w:pPr>
                                    <w:r>
                                      <w:rPr>
                                        <w:noProof/>
                                      </w:rPr>
                                      <w:drawing>
                                        <wp:inline distT="0" distB="0" distL="0" distR="0" wp14:anchorId="49B44192" wp14:editId="234467EA">
                                          <wp:extent cx="1005840" cy="481641"/>
                                          <wp:effectExtent l="0" t="0" r="381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7994B1D" w14:textId="77777777" w:rsidR="00BA12EC" w:rsidRDefault="00BA12EC" w:rsidP="00BA12EC">
                                    <w:pPr>
                                      <w:jc w:val="center"/>
                                    </w:pPr>
                                    <w:r w:rsidRPr="00C75EC7">
                                      <w:rPr>
                                        <w:b/>
                                        <w:bCs/>
                                      </w:rPr>
                                      <w:t xml:space="preserve">Size </w:t>
                                    </w:r>
                                    <w:r>
                                      <w:rPr>
                                        <w:b/>
                                        <w:bCs/>
                                      </w:rPr>
                                      <w:t>7</w:t>
                                    </w:r>
                                    <w:r>
                                      <w:rPr>
                                        <w:b/>
                                        <w:bCs/>
                                      </w:rPr>
                                      <w:tab/>
                                    </w:r>
                                    <w:r>
                                      <w:rPr>
                                        <w:b/>
                                        <w:bCs/>
                                      </w:rPr>
                                      <w:tab/>
                                      <w:t>Size 10</w:t>
                                    </w:r>
                                  </w:p>
                                  <w:p w14:paraId="5EE3678F" w14:textId="77777777" w:rsidR="00BA12EC" w:rsidRDefault="00BA12EC" w:rsidP="00BA12E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 name="Straight Arrow Connector 154"/>
                              <wps:cNvCnPr/>
                              <wps:spPr>
                                <a:xfrm flipH="1">
                                  <a:off x="1238250" y="400050"/>
                                  <a:ext cx="228600" cy="190500"/>
                                </a:xfrm>
                                <a:prstGeom prst="straightConnector1">
                                  <a:avLst/>
                                </a:prstGeom>
                                <a:ln>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55" name="Straight Arrow Connector 155"/>
                              <wps:cNvCnPr/>
                              <wps:spPr>
                                <a:xfrm flipH="1" flipV="1">
                                  <a:off x="1238250" y="895350"/>
                                  <a:ext cx="152400" cy="2540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 name="Straight Arrow Connector 156"/>
                              <wps:cNvCnPr/>
                              <wps:spPr>
                                <a:xfrm flipV="1">
                                  <a:off x="361950" y="962025"/>
                                  <a:ext cx="139700" cy="15875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 name="Straight Arrow Connector 157"/>
                              <wps:cNvCnPr/>
                              <wps:spPr>
                                <a:xfrm flipV="1">
                                  <a:off x="361950" y="819150"/>
                                  <a:ext cx="57150" cy="304800"/>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A7B4A6C" id="Group 152" o:spid="_x0000_s1117" style="position:absolute;margin-left:486.05pt;margin-top:3.65pt;width:145pt;height:111.5pt;z-index:251706368;mso-width-relative:margin;mso-height-relative:margin" coordsize="1841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">
                      <v:shape id="Text Box 153" o:spid="_x0000_s1118" type="#_x0000_t202" style="position:absolute;width:18415;height:1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" filled="f" strokecolor="#5b9bd5 [3204]" strokeweight=".5pt">
                        <v:textbox>
                          <w:txbxContent>
                            <w:p w14:paraId="2BE569EB" w14:textId="77777777" w:rsidR="00BA12EC" w:rsidRDefault="00BA12EC" w:rsidP="00BA12EC">
                              <w:proofErr w:type="spellStart"/>
                              <w:r w:rsidRPr="00C75EC7">
                                <w:rPr>
                                  <w:rFonts w:ascii="Aktiv Grotesk Medium" w:hAnsi="Aktiv Grotesk Medium" w:cs="Aktiv Grotesk Medium"/>
                                  <w:sz w:val="18"/>
                                  <w:szCs w:val="18"/>
                                </w:rPr>
                                <w:t>Aktiv</w:t>
                              </w:r>
                              <w:proofErr w:type="spellEnd"/>
                              <w:r w:rsidRPr="00C75EC7">
                                <w:rPr>
                                  <w:rFonts w:ascii="Aktiv Grotesk Medium" w:hAnsi="Aktiv Grotesk Medium" w:cs="Aktiv Grotesk Medium"/>
                                  <w:sz w:val="18"/>
                                  <w:szCs w:val="18"/>
                                </w:rPr>
                                <w:t xml:space="preserve"> </w:t>
                              </w:r>
                              <w:proofErr w:type="spellStart"/>
                              <w:r w:rsidRPr="00C75EC7">
                                <w:rPr>
                                  <w:rFonts w:ascii="Aktiv Grotesk Medium" w:hAnsi="Aktiv Grotesk Medium" w:cs="Aktiv Grotesk Medium"/>
                                  <w:sz w:val="18"/>
                                  <w:szCs w:val="18"/>
                                </w:rPr>
                                <w:t>Grotesk</w:t>
                              </w:r>
                              <w:proofErr w:type="spellEnd"/>
                              <w:r w:rsidRPr="00C75EC7">
                                <w:rPr>
                                  <w:rFonts w:ascii="Aktiv Grotesk Medium" w:hAnsi="Aktiv Grotesk Medium" w:cs="Aktiv Grotesk Medium"/>
                                  <w:sz w:val="18"/>
                                  <w:szCs w:val="18"/>
                                </w:rPr>
                                <w:t xml:space="preserve"> Medium</w:t>
                              </w:r>
                              <w:r>
                                <w:t xml:space="preserve">, </w:t>
                              </w:r>
                              <w:r w:rsidRPr="00C75EC7">
                                <w:rPr>
                                  <w:rFonts w:ascii="Aktiv Grotesk Medium" w:hAnsi="Aktiv Grotesk Medium" w:cs="Aktiv Grotesk Medium"/>
                                  <w:sz w:val="20"/>
                                  <w:szCs w:val="20"/>
                                </w:rPr>
                                <w:t>bold</w:t>
                              </w:r>
                              <w:r>
                                <w:tab/>
                              </w:r>
                              <w:r>
                                <w:tab/>
                                <w:t xml:space="preserve">    </w:t>
                              </w:r>
                              <w:r w:rsidRPr="00C75EC7">
                                <w:rPr>
                                  <w:b/>
                                  <w:bCs/>
                                </w:rPr>
                                <w:t>Size 16</w:t>
                              </w:r>
                            </w:p>
                            <w:p w14:paraId="1B1D2175" w14:textId="77777777" w:rsidR="00BA12EC" w:rsidRDefault="00BA12EC" w:rsidP="00BA12EC">
                              <w:pPr>
                                <w:jc w:val="center"/>
                              </w:pPr>
                              <w:r>
                                <w:rPr>
                                  <w:noProof/>
                                </w:rPr>
                                <w:drawing>
                                  <wp:inline distT="0" distB="0" distL="0" distR="0" wp14:anchorId="49B44192" wp14:editId="234467EA">
                                    <wp:extent cx="1005840" cy="481641"/>
                                    <wp:effectExtent l="0" t="0" r="381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5840" cy="481641"/>
                                            </a:xfrm>
                                            <a:prstGeom prst="rect">
                                              <a:avLst/>
                                            </a:prstGeom>
                                          </pic:spPr>
                                        </pic:pic>
                                      </a:graphicData>
                                    </a:graphic>
                                  </wp:inline>
                                </w:drawing>
                              </w:r>
                            </w:p>
                            <w:p w14:paraId="47994B1D" w14:textId="77777777" w:rsidR="00BA12EC" w:rsidRDefault="00BA12EC" w:rsidP="00BA12EC">
                              <w:pPr>
                                <w:jc w:val="center"/>
                              </w:pPr>
                              <w:r w:rsidRPr="00C75EC7">
                                <w:rPr>
                                  <w:b/>
                                  <w:bCs/>
                                </w:rPr>
                                <w:t xml:space="preserve">Size </w:t>
                              </w:r>
                              <w:r>
                                <w:rPr>
                                  <w:b/>
                                  <w:bCs/>
                                </w:rPr>
                                <w:t>7</w:t>
                              </w:r>
                              <w:r>
                                <w:rPr>
                                  <w:b/>
                                  <w:bCs/>
                                </w:rPr>
                                <w:tab/>
                              </w:r>
                              <w:r>
                                <w:rPr>
                                  <w:b/>
                                  <w:bCs/>
                                </w:rPr>
                                <w:tab/>
                                <w:t>Size 10</w:t>
                              </w:r>
                            </w:p>
                            <w:p w14:paraId="5EE3678F" w14:textId="77777777" w:rsidR="00BA12EC" w:rsidRDefault="00BA12EC" w:rsidP="00BA12EC">
                              <w:pPr>
                                <w:jc w:val="right"/>
                              </w:pPr>
                            </w:p>
                          </w:txbxContent>
                        </v:textbox>
                      </v:shape>
                      <v:shape id="Straight Arrow Connector 154" o:spid="_x0000_s1119" type="#_x0000_t32" style="position:absolute;left:12382;top:4000;width:2286;height:1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" strokecolor="#5b9bd5 [3204]" strokeweight=".5pt">
                        <v:stroke endarrow="block" joinstyle="miter"/>
                      </v:shape>
                      <v:shape id="Straight Arrow Connector 155" o:spid="_x0000_s1120" type="#_x0000_t32" style="position:absolute;left:12382;top:8953;width:1524;height:25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" strokecolor="#5b9bd5 [3204]" strokeweight=".5pt">
                        <v:stroke endarrow="block" joinstyle="miter"/>
                      </v:shape>
                      <v:shape id="Straight Arrow Connector 156" o:spid="_x0000_s1121" type="#_x0000_t32" style="position:absolute;left:3619;top:9620;width:1397;height:1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" strokecolor="#5b9bd5 [3204]" strokeweight=".5pt">
                        <v:stroke endarrow="block" joinstyle="miter"/>
                      </v:shape>
                      <v:shape id="Straight Arrow Connector 157" o:spid="_x0000_s1122" type="#_x0000_t32" style="position:absolute;left:3619;top:8191;width:572;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" strokecolor="#5b9bd5 [3204]" strokeweight=".5pt">
                        <v:stroke endarrow="block" joinstyle="miter"/>
                      </v:shape>
                    </v:group>
                  </w:pict>
                </mc:Fallback>
              </mc:AlternateContent>
            </w:r>
            <w:r>
              <w:rPr>
                <w:rFonts w:ascii="Cambria" w:hAnsi="Cambria" w:cs="Arial"/>
              </w:rPr>
              <w:t xml:space="preserve">2. With the </w:t>
            </w:r>
            <w:proofErr w:type="spellStart"/>
            <w:r>
              <w:rPr>
                <w:rFonts w:ascii="Cambria" w:hAnsi="Cambria" w:cs="Arial"/>
              </w:rPr>
              <w:t>ZebraDesigner</w:t>
            </w:r>
            <w:proofErr w:type="spellEnd"/>
            <w:r>
              <w:rPr>
                <w:rFonts w:ascii="Cambria" w:hAnsi="Cambria" w:cs="Arial"/>
              </w:rPr>
              <w:t>, open a pre-created label template with file name GROUP1</w:t>
            </w:r>
            <w:r w:rsidR="003372F5">
              <w:rPr>
                <w:rFonts w:ascii="Cambria" w:hAnsi="Cambria" w:cs="Arial"/>
              </w:rPr>
              <w:t>2</w:t>
            </w:r>
            <w:r>
              <w:rPr>
                <w:rFonts w:ascii="Cambria" w:hAnsi="Cambria" w:cs="Arial"/>
              </w:rPr>
              <w:t xml:space="preserve">.  </w:t>
            </w:r>
          </w:p>
          <w:p w14:paraId="67073670" w14:textId="77777777" w:rsidR="00BA12EC" w:rsidRDefault="00BA12EC" w:rsidP="000047FC">
            <w:pPr>
              <w:tabs>
                <w:tab w:val="left" w:pos="245"/>
              </w:tabs>
              <w:rPr>
                <w:rFonts w:ascii="Cambria" w:hAnsi="Cambria" w:cs="Arial"/>
              </w:rPr>
            </w:pPr>
            <w:r>
              <w:rPr>
                <w:rFonts w:ascii="Cambria" w:hAnsi="Cambria" w:cs="Arial"/>
              </w:rPr>
              <w:tab/>
              <w:t>2.1 See label example on the right.</w:t>
            </w:r>
            <w:r>
              <w:rPr>
                <w:rFonts w:ascii="Cambria" w:hAnsi="Cambria" w:cs="Arial"/>
                <w:noProof/>
              </w:rPr>
              <w:t xml:space="preserve"> </w:t>
            </w:r>
          </w:p>
          <w:p w14:paraId="1AC065C5" w14:textId="28F19DC2" w:rsidR="00BA12EC" w:rsidRDefault="00BA12EC" w:rsidP="000047FC">
            <w:pPr>
              <w:rPr>
                <w:rFonts w:ascii="Cambria" w:hAnsi="Cambria" w:cs="Arial"/>
              </w:rPr>
            </w:pPr>
            <w:r>
              <w:rPr>
                <w:rFonts w:ascii="Cambria" w:hAnsi="Cambria" w:cs="Arial"/>
              </w:rPr>
              <w:t>2. FILE</w:t>
            </w:r>
            <w:r w:rsidR="0039350D">
              <w:rPr>
                <w:rFonts w:ascii="Cambria" w:hAnsi="Cambria" w:cs="Arial"/>
              </w:rPr>
              <w:t>&gt;</w:t>
            </w:r>
            <w:r>
              <w:rPr>
                <w:rFonts w:ascii="Cambria" w:hAnsi="Cambria" w:cs="Arial"/>
              </w:rPr>
              <w:t xml:space="preserve">PRINT PREVIEW.  </w:t>
            </w:r>
          </w:p>
          <w:p w14:paraId="620CEC70" w14:textId="77777777" w:rsidR="00BA12EC" w:rsidRDefault="00BA12EC" w:rsidP="000047FC">
            <w:pPr>
              <w:rPr>
                <w:rFonts w:ascii="Cambria" w:hAnsi="Cambria" w:cs="Arial"/>
              </w:rPr>
            </w:pPr>
            <w:r>
              <w:rPr>
                <w:rFonts w:ascii="Cambria" w:hAnsi="Cambria" w:cs="Arial"/>
              </w:rPr>
              <w:t>3. Enter your initials and enter 12 for quantity.</w:t>
            </w:r>
          </w:p>
          <w:p w14:paraId="24D77588" w14:textId="77777777" w:rsidR="00BA12EC" w:rsidRDefault="00BA12EC" w:rsidP="000047FC">
            <w:pPr>
              <w:rPr>
                <w:rFonts w:ascii="Cambria" w:hAnsi="Cambria" w:cs="Arial"/>
              </w:rPr>
            </w:pPr>
            <w:r>
              <w:rPr>
                <w:rFonts w:ascii="Cambria" w:hAnsi="Cambria" w:cs="Arial"/>
              </w:rPr>
              <w:t xml:space="preserve">4. Check </w:t>
            </w:r>
            <w:r>
              <w:rPr>
                <w:noProof/>
              </w:rPr>
              <w:drawing>
                <wp:inline distT="0" distB="0" distL="0" distR="0" wp14:anchorId="78E59AA4" wp14:editId="1B6A8C60">
                  <wp:extent cx="822960" cy="164592"/>
                  <wp:effectExtent l="0" t="0" r="0" b="698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5563" cy="173113"/>
                          </a:xfrm>
                          <a:prstGeom prst="rect">
                            <a:avLst/>
                          </a:prstGeom>
                        </pic:spPr>
                      </pic:pic>
                    </a:graphicData>
                  </a:graphic>
                </wp:inline>
              </w:drawing>
            </w:r>
            <w:r>
              <w:rPr>
                <w:rFonts w:ascii="Cambria" w:hAnsi="Cambria" w:cs="Arial"/>
              </w:rPr>
              <w:t xml:space="preserve"> and select PRINT.</w:t>
            </w:r>
          </w:p>
          <w:p w14:paraId="78C4AB02" w14:textId="77777777" w:rsidR="00BA12EC" w:rsidRPr="00890057" w:rsidRDefault="00BA12EC" w:rsidP="000047FC">
            <w:pPr>
              <w:rPr>
                <w:rFonts w:ascii="Cambria" w:hAnsi="Cambria" w:cs="Arial"/>
              </w:rPr>
            </w:pPr>
            <w:r w:rsidRPr="00890057">
              <w:rPr>
                <w:rFonts w:ascii="Cambria" w:hAnsi="Cambria" w:cs="Arial"/>
              </w:rPr>
              <w:t xml:space="preserve">5. Visually inspect each label for accuracy, ensure each label contains a unique label number, and </w:t>
            </w:r>
          </w:p>
          <w:p w14:paraId="2BE16C4E" w14:textId="362F579D" w:rsidR="00BA12EC" w:rsidRPr="00890057" w:rsidRDefault="00BA12EC" w:rsidP="000047FC">
            <w:pPr>
              <w:ind w:left="245"/>
              <w:rPr>
                <w:rFonts w:ascii="Cambria" w:hAnsi="Cambria" w:cs="Arial"/>
              </w:rPr>
            </w:pPr>
            <w:r w:rsidRPr="00890057">
              <w:rPr>
                <w:rFonts w:ascii="Cambria" w:hAnsi="Cambria" w:cs="Arial"/>
              </w:rPr>
              <w:t xml:space="preserve">verified all </w:t>
            </w:r>
            <w:r>
              <w:rPr>
                <w:rFonts w:ascii="Cambria" w:hAnsi="Cambria" w:cs="Arial"/>
              </w:rPr>
              <w:t>12</w:t>
            </w:r>
            <w:r w:rsidRPr="00890057">
              <w:rPr>
                <w:rFonts w:ascii="Cambria" w:hAnsi="Cambria" w:cs="Arial"/>
              </w:rPr>
              <w:t xml:space="preserve"> labels (Label#</w:t>
            </w:r>
            <w:r w:rsidR="00D9294B">
              <w:rPr>
                <w:rFonts w:ascii="Cambria" w:hAnsi="Cambria" w:cs="Arial"/>
              </w:rPr>
              <w:t>133</w:t>
            </w:r>
            <w:r w:rsidRPr="00890057">
              <w:rPr>
                <w:rFonts w:ascii="Cambria" w:hAnsi="Cambria" w:cs="Arial"/>
              </w:rPr>
              <w:t xml:space="preserve"> – Label#</w:t>
            </w:r>
            <w:r w:rsidR="00D9294B">
              <w:rPr>
                <w:rFonts w:ascii="Cambria" w:hAnsi="Cambria" w:cs="Arial"/>
              </w:rPr>
              <w:t>144</w:t>
            </w:r>
            <w:r w:rsidRPr="00890057">
              <w:rPr>
                <w:rFonts w:ascii="Cambria" w:hAnsi="Cambria" w:cs="Arial"/>
              </w:rPr>
              <w:t>) are present.</w:t>
            </w:r>
          </w:p>
          <w:p w14:paraId="0204BA7E" w14:textId="77777777" w:rsidR="00BA12EC" w:rsidRPr="00890057" w:rsidRDefault="00BA12EC" w:rsidP="000047FC">
            <w:pPr>
              <w:ind w:left="245"/>
              <w:rPr>
                <w:rFonts w:ascii="Cambria" w:hAnsi="Cambria" w:cs="Arial"/>
              </w:rPr>
            </w:pPr>
            <w:r w:rsidRPr="00890057">
              <w:rPr>
                <w:rFonts w:ascii="Cambria" w:hAnsi="Cambria" w:cs="Arial"/>
              </w:rPr>
              <w:t>5.1 If inaccuracy or wrong label number observed, or labels missing, reprint the affected labels.</w:t>
            </w:r>
          </w:p>
          <w:p w14:paraId="0A731233" w14:textId="77777777" w:rsidR="00BA12EC" w:rsidRPr="00890057" w:rsidRDefault="00BA12EC" w:rsidP="000047FC">
            <w:pPr>
              <w:rPr>
                <w:rFonts w:ascii="Cambria" w:hAnsi="Cambria" w:cs="Arial"/>
              </w:rPr>
            </w:pPr>
            <w:r w:rsidRPr="00890057">
              <w:rPr>
                <w:rFonts w:ascii="Cambria" w:hAnsi="Cambria" w:cs="Arial"/>
              </w:rPr>
              <w:t>6. Verify</w:t>
            </w:r>
            <w:r>
              <w:rPr>
                <w:rFonts w:ascii="Cambria" w:hAnsi="Cambria" w:cs="Arial"/>
              </w:rPr>
              <w:t xml:space="preserve"> </w:t>
            </w:r>
            <w:r w:rsidRPr="00890057">
              <w:rPr>
                <w:rFonts w:ascii="Cambria" w:hAnsi="Cambria" w:cs="Arial"/>
              </w:rPr>
              <w:t>labe</w:t>
            </w:r>
            <w:r>
              <w:rPr>
                <w:rFonts w:ascii="Cambria" w:hAnsi="Cambria" w:cs="Arial"/>
              </w:rPr>
              <w:t xml:space="preserve">l legibility </w:t>
            </w:r>
            <w:r w:rsidRPr="00890057">
              <w:rPr>
                <w:rFonts w:ascii="Cambria" w:hAnsi="Cambria" w:cs="Arial"/>
              </w:rPr>
              <w:t>and document results.</w:t>
            </w:r>
          </w:p>
          <w:p w14:paraId="7B8DD843" w14:textId="77777777" w:rsidR="00BA12EC" w:rsidRPr="00890057" w:rsidRDefault="00BA12EC" w:rsidP="000047FC">
            <w:pPr>
              <w:ind w:left="240" w:hanging="240"/>
              <w:rPr>
                <w:rFonts w:ascii="Cambria" w:hAnsi="Cambria" w:cs="Arial"/>
              </w:rPr>
            </w:pPr>
            <w:r w:rsidRPr="005B0FB1">
              <w:rPr>
                <w:rFonts w:ascii="Cambria" w:hAnsi="Cambria" w:cs="Arial"/>
              </w:rPr>
              <w:t>7</w:t>
            </w:r>
            <w:r w:rsidRPr="00890057">
              <w:rPr>
                <w:rFonts w:ascii="Cambria" w:hAnsi="Cambria" w:cs="Arial"/>
              </w:rPr>
              <w:t xml:space="preserve">. Indicate “P” for Pass if the actual results match the expected results.  Otherwise, indicate “F” for Fail.  </w:t>
            </w:r>
          </w:p>
          <w:p w14:paraId="0BAE79D8" w14:textId="77777777" w:rsidR="00BA12EC" w:rsidRDefault="00BA12EC" w:rsidP="000047FC">
            <w:pPr>
              <w:rPr>
                <w:rFonts w:ascii="Cambria" w:hAnsi="Cambria" w:cs="Arial"/>
              </w:rPr>
            </w:pPr>
            <w:r w:rsidRPr="00890057">
              <w:rPr>
                <w:rFonts w:ascii="Cambria" w:hAnsi="Cambria" w:cs="Arial"/>
              </w:rPr>
              <w:t>8. Record comments and additional information in the “Comments” section or N/A.</w:t>
            </w:r>
          </w:p>
        </w:tc>
      </w:tr>
      <w:tr w:rsidR="00BA12EC" w:rsidRPr="00894548" w14:paraId="340D294E" w14:textId="77777777" w:rsidTr="000047FC">
        <w:trPr>
          <w:trHeight w:val="288"/>
        </w:trPr>
        <w:tc>
          <w:tcPr>
            <w:tcW w:w="715" w:type="dxa"/>
            <w:shd w:val="clear" w:color="auto" w:fill="F2F2F2" w:themeFill="background1" w:themeFillShade="F2"/>
            <w:vAlign w:val="center"/>
          </w:tcPr>
          <w:p w14:paraId="6F3FAE60" w14:textId="77777777" w:rsidR="00BA12EC" w:rsidRPr="00894548" w:rsidRDefault="00BA12EC" w:rsidP="000047FC">
            <w:pPr>
              <w:jc w:val="center"/>
              <w:rPr>
                <w:rFonts w:ascii="Cambria" w:hAnsi="Cambria" w:cs="Arial"/>
                <w:b/>
                <w:bCs/>
              </w:rPr>
            </w:pPr>
            <w:r w:rsidRPr="00894548">
              <w:rPr>
                <w:rFonts w:ascii="Cambria" w:hAnsi="Cambria" w:cs="Arial"/>
                <w:b/>
                <w:bCs/>
              </w:rPr>
              <w:t>Line #</w:t>
            </w:r>
          </w:p>
        </w:tc>
        <w:tc>
          <w:tcPr>
            <w:tcW w:w="2520" w:type="dxa"/>
            <w:shd w:val="clear" w:color="auto" w:fill="F2F2F2" w:themeFill="background1" w:themeFillShade="F2"/>
            <w:vAlign w:val="center"/>
          </w:tcPr>
          <w:p w14:paraId="791180F2" w14:textId="77777777" w:rsidR="00BA12EC" w:rsidRPr="00894548" w:rsidRDefault="00BA12EC" w:rsidP="000047FC">
            <w:pPr>
              <w:jc w:val="center"/>
              <w:rPr>
                <w:rFonts w:ascii="Cambria" w:hAnsi="Cambria" w:cs="Arial"/>
                <w:b/>
                <w:bCs/>
              </w:rPr>
            </w:pPr>
            <w:r w:rsidRPr="00894548">
              <w:rPr>
                <w:rFonts w:ascii="Cambria" w:hAnsi="Cambria" w:cs="Arial"/>
                <w:b/>
                <w:bCs/>
              </w:rPr>
              <w:t>Item to Verify</w:t>
            </w:r>
          </w:p>
        </w:tc>
        <w:tc>
          <w:tcPr>
            <w:tcW w:w="4460" w:type="dxa"/>
            <w:shd w:val="clear" w:color="auto" w:fill="F2F2F2" w:themeFill="background1" w:themeFillShade="F2"/>
            <w:vAlign w:val="center"/>
          </w:tcPr>
          <w:p w14:paraId="2F8CCFA8" w14:textId="77777777" w:rsidR="00BA12EC" w:rsidRPr="00894548" w:rsidRDefault="00BA12EC" w:rsidP="000047FC">
            <w:pPr>
              <w:jc w:val="center"/>
              <w:rPr>
                <w:rFonts w:ascii="Cambria" w:hAnsi="Cambria" w:cs="Arial"/>
                <w:b/>
                <w:bCs/>
              </w:rPr>
            </w:pPr>
            <w:r w:rsidRPr="00894548">
              <w:rPr>
                <w:rFonts w:ascii="Cambria" w:hAnsi="Cambria" w:cs="Arial"/>
                <w:b/>
                <w:bCs/>
              </w:rPr>
              <w:t>Expected Results</w:t>
            </w:r>
          </w:p>
        </w:tc>
        <w:tc>
          <w:tcPr>
            <w:tcW w:w="4095" w:type="dxa"/>
            <w:shd w:val="clear" w:color="auto" w:fill="F2F2F2" w:themeFill="background1" w:themeFillShade="F2"/>
            <w:vAlign w:val="center"/>
          </w:tcPr>
          <w:p w14:paraId="480730BB" w14:textId="77777777" w:rsidR="00BA12EC" w:rsidRPr="00894548" w:rsidRDefault="00BA12EC" w:rsidP="000047FC">
            <w:pPr>
              <w:jc w:val="center"/>
              <w:rPr>
                <w:rFonts w:ascii="Cambria" w:hAnsi="Cambria" w:cs="Arial"/>
                <w:b/>
                <w:bCs/>
              </w:rPr>
            </w:pPr>
            <w:r w:rsidRPr="00894548">
              <w:rPr>
                <w:rFonts w:ascii="Cambria" w:hAnsi="Cambria" w:cs="Arial"/>
                <w:b/>
                <w:bCs/>
              </w:rPr>
              <w:t>Actual Results</w:t>
            </w:r>
          </w:p>
        </w:tc>
        <w:tc>
          <w:tcPr>
            <w:tcW w:w="1260" w:type="dxa"/>
            <w:shd w:val="clear" w:color="auto" w:fill="F2F2F2" w:themeFill="background1" w:themeFillShade="F2"/>
            <w:vAlign w:val="center"/>
          </w:tcPr>
          <w:p w14:paraId="56E54176" w14:textId="77777777" w:rsidR="00BA12EC" w:rsidRPr="00894548" w:rsidRDefault="00BA12EC" w:rsidP="000047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A12EC" w14:paraId="59F81E89" w14:textId="77777777" w:rsidTr="000047FC">
        <w:trPr>
          <w:trHeight w:val="288"/>
        </w:trPr>
        <w:tc>
          <w:tcPr>
            <w:tcW w:w="715" w:type="dxa"/>
            <w:vAlign w:val="center"/>
          </w:tcPr>
          <w:p w14:paraId="77F65C37" w14:textId="77777777" w:rsidR="00BA12EC" w:rsidRPr="00C94F8F" w:rsidRDefault="00BA12EC" w:rsidP="000047FC">
            <w:pPr>
              <w:jc w:val="right"/>
              <w:rPr>
                <w:rFonts w:ascii="Cambria" w:hAnsi="Cambria" w:cs="Arial"/>
              </w:rPr>
            </w:pPr>
            <w:r>
              <w:rPr>
                <w:rFonts w:ascii="Cambria" w:hAnsi="Cambria" w:cs="Arial"/>
              </w:rPr>
              <w:t>1</w:t>
            </w:r>
          </w:p>
        </w:tc>
        <w:tc>
          <w:tcPr>
            <w:tcW w:w="2520" w:type="dxa"/>
            <w:vAlign w:val="center"/>
          </w:tcPr>
          <w:p w14:paraId="413CA3BD" w14:textId="77777777" w:rsidR="00BA12EC" w:rsidRDefault="00BA12EC" w:rsidP="000047FC">
            <w:pPr>
              <w:jc w:val="right"/>
              <w:rPr>
                <w:rFonts w:ascii="Cambria" w:hAnsi="Cambria" w:cs="Arial"/>
              </w:rPr>
            </w:pPr>
            <w:r>
              <w:rPr>
                <w:rFonts w:ascii="Cambria" w:hAnsi="Cambria" w:cs="Arial"/>
              </w:rPr>
              <w:t xml:space="preserve">Print Speed </w:t>
            </w:r>
          </w:p>
        </w:tc>
        <w:tc>
          <w:tcPr>
            <w:tcW w:w="4460" w:type="dxa"/>
            <w:vAlign w:val="center"/>
          </w:tcPr>
          <w:p w14:paraId="4E6269F1" w14:textId="77777777" w:rsidR="00BA12EC" w:rsidRDefault="00BA12EC" w:rsidP="000047FC">
            <w:pPr>
              <w:rPr>
                <w:rFonts w:ascii="Cambria" w:hAnsi="Cambria" w:cs="Arial"/>
              </w:rPr>
            </w:pPr>
            <w:r>
              <w:rPr>
                <w:rFonts w:ascii="Cambria" w:hAnsi="Cambria" w:cs="Arial"/>
              </w:rPr>
              <w:t>6</w:t>
            </w:r>
          </w:p>
        </w:tc>
        <w:tc>
          <w:tcPr>
            <w:tcW w:w="4095" w:type="dxa"/>
            <w:vAlign w:val="center"/>
          </w:tcPr>
          <w:p w14:paraId="30872C0D" w14:textId="77777777" w:rsidR="00BA12EC" w:rsidRDefault="00BA12EC" w:rsidP="000047FC">
            <w:pPr>
              <w:jc w:val="center"/>
              <w:rPr>
                <w:rFonts w:ascii="Cambria" w:hAnsi="Cambria" w:cs="Arial"/>
              </w:rPr>
            </w:pPr>
          </w:p>
        </w:tc>
        <w:tc>
          <w:tcPr>
            <w:tcW w:w="1260" w:type="dxa"/>
            <w:vAlign w:val="center"/>
          </w:tcPr>
          <w:p w14:paraId="4CB1BEF8" w14:textId="77777777" w:rsidR="00BA12EC" w:rsidRDefault="00BA12EC" w:rsidP="000047FC">
            <w:pPr>
              <w:jc w:val="center"/>
              <w:rPr>
                <w:rFonts w:ascii="Cambria" w:hAnsi="Cambria" w:cs="Arial"/>
              </w:rPr>
            </w:pPr>
          </w:p>
        </w:tc>
      </w:tr>
      <w:tr w:rsidR="00BA12EC" w:rsidRPr="00AC51DF" w14:paraId="51939B0F" w14:textId="77777777" w:rsidTr="000047FC">
        <w:trPr>
          <w:trHeight w:val="288"/>
        </w:trPr>
        <w:tc>
          <w:tcPr>
            <w:tcW w:w="715" w:type="dxa"/>
            <w:vAlign w:val="center"/>
          </w:tcPr>
          <w:p w14:paraId="1EB863EF" w14:textId="77777777" w:rsidR="00BA12EC" w:rsidRPr="00894548" w:rsidRDefault="00BA12EC" w:rsidP="000047FC">
            <w:pPr>
              <w:jc w:val="right"/>
              <w:rPr>
                <w:rFonts w:ascii="Cambria" w:hAnsi="Cambria" w:cs="Arial"/>
              </w:rPr>
            </w:pPr>
            <w:r>
              <w:rPr>
                <w:rFonts w:ascii="Cambria" w:hAnsi="Cambria" w:cs="Arial"/>
              </w:rPr>
              <w:t>2</w:t>
            </w:r>
          </w:p>
        </w:tc>
        <w:tc>
          <w:tcPr>
            <w:tcW w:w="2520" w:type="dxa"/>
            <w:vAlign w:val="center"/>
          </w:tcPr>
          <w:p w14:paraId="22DE8C76" w14:textId="77777777" w:rsidR="00BA12EC" w:rsidRDefault="00BA12EC" w:rsidP="000047FC">
            <w:pPr>
              <w:jc w:val="right"/>
              <w:rPr>
                <w:rFonts w:ascii="Cambria" w:hAnsi="Cambria" w:cs="Arial"/>
              </w:rPr>
            </w:pPr>
            <w:r>
              <w:rPr>
                <w:rFonts w:ascii="Cambria" w:hAnsi="Cambria" w:cs="Arial"/>
              </w:rPr>
              <w:t>Print Darkness</w:t>
            </w:r>
          </w:p>
        </w:tc>
        <w:tc>
          <w:tcPr>
            <w:tcW w:w="4460" w:type="dxa"/>
            <w:vAlign w:val="center"/>
          </w:tcPr>
          <w:p w14:paraId="4EBF4D07" w14:textId="77777777" w:rsidR="00BA12EC" w:rsidRDefault="00BA12EC" w:rsidP="000047FC">
            <w:pPr>
              <w:rPr>
                <w:rFonts w:ascii="Cambria" w:hAnsi="Cambria" w:cs="Arial"/>
              </w:rPr>
            </w:pPr>
            <w:r>
              <w:rPr>
                <w:rFonts w:ascii="Cambria" w:hAnsi="Cambria" w:cs="Arial"/>
              </w:rPr>
              <w:t>27</w:t>
            </w:r>
          </w:p>
        </w:tc>
        <w:tc>
          <w:tcPr>
            <w:tcW w:w="4095" w:type="dxa"/>
            <w:vAlign w:val="center"/>
          </w:tcPr>
          <w:p w14:paraId="1BFAEE4C" w14:textId="77777777" w:rsidR="00BA12EC" w:rsidRDefault="00BA12EC" w:rsidP="000047FC">
            <w:pPr>
              <w:jc w:val="center"/>
              <w:rPr>
                <w:rFonts w:ascii="Cambria" w:hAnsi="Cambria" w:cs="Arial"/>
              </w:rPr>
            </w:pPr>
          </w:p>
        </w:tc>
        <w:tc>
          <w:tcPr>
            <w:tcW w:w="1260" w:type="dxa"/>
            <w:vAlign w:val="center"/>
          </w:tcPr>
          <w:p w14:paraId="04948A8B" w14:textId="77777777" w:rsidR="00BA12EC" w:rsidRPr="00AC51DF" w:rsidRDefault="00BA12EC" w:rsidP="000047FC">
            <w:pPr>
              <w:rPr>
                <w:rFonts w:ascii="Cambria" w:hAnsi="Cambria" w:cs="Arial"/>
                <w:highlight w:val="yellow"/>
              </w:rPr>
            </w:pPr>
          </w:p>
        </w:tc>
      </w:tr>
      <w:tr w:rsidR="00BA7F5F" w14:paraId="2A9492D4" w14:textId="77777777" w:rsidTr="00BA7F5F">
        <w:tblPrEx>
          <w:tblW w:w="13050" w:type="dxa"/>
          <w:tblLayout w:type="fixed"/>
          <w:tblPrExChange w:id="1602" w:author="Sasi Songthong" w:date="2022-06-23T12:36:00Z">
            <w:tblPrEx>
              <w:tblW w:w="13050" w:type="dxa"/>
              <w:tblLayout w:type="fixed"/>
            </w:tblPrEx>
          </w:tblPrExChange>
        </w:tblPrEx>
        <w:trPr>
          <w:trHeight w:val="288"/>
          <w:trPrChange w:id="1603" w:author="Sasi Songthong" w:date="2022-06-23T12:36:00Z">
            <w:trPr>
              <w:trHeight w:val="288"/>
            </w:trPr>
          </w:trPrChange>
        </w:trPr>
        <w:tc>
          <w:tcPr>
            <w:tcW w:w="715" w:type="dxa"/>
            <w:vAlign w:val="center"/>
            <w:tcPrChange w:id="1604" w:author="Sasi Songthong" w:date="2022-06-23T12:36:00Z">
              <w:tcPr>
                <w:tcW w:w="715" w:type="dxa"/>
                <w:vAlign w:val="center"/>
              </w:tcPr>
            </w:tcPrChange>
          </w:tcPr>
          <w:p w14:paraId="26B080DE" w14:textId="77777777" w:rsidR="00BA7F5F" w:rsidRPr="00AC51DF" w:rsidRDefault="00BA7F5F" w:rsidP="00BA7F5F">
            <w:pPr>
              <w:jc w:val="right"/>
              <w:rPr>
                <w:rFonts w:ascii="Cambria" w:hAnsi="Cambria" w:cs="Arial"/>
              </w:rPr>
            </w:pPr>
            <w:r>
              <w:rPr>
                <w:rFonts w:ascii="Cambria" w:hAnsi="Cambria" w:cs="Arial"/>
              </w:rPr>
              <w:t>3</w:t>
            </w:r>
          </w:p>
        </w:tc>
        <w:tc>
          <w:tcPr>
            <w:tcW w:w="2520" w:type="dxa"/>
            <w:vMerge w:val="restart"/>
            <w:vAlign w:val="center"/>
            <w:tcPrChange w:id="1605" w:author="Sasi Songthong" w:date="2022-06-23T12:36:00Z">
              <w:tcPr>
                <w:tcW w:w="2520" w:type="dxa"/>
                <w:vMerge w:val="restart"/>
                <w:vAlign w:val="center"/>
              </w:tcPr>
            </w:tcPrChange>
          </w:tcPr>
          <w:p w14:paraId="5C4C8622" w14:textId="77777777" w:rsidR="00BA7F5F" w:rsidRDefault="00BA7F5F" w:rsidP="00BA7F5F">
            <w:pPr>
              <w:jc w:val="right"/>
              <w:rPr>
                <w:rFonts w:ascii="Cambria" w:hAnsi="Cambria" w:cs="Arial"/>
              </w:rPr>
            </w:pPr>
            <w:r>
              <w:rPr>
                <w:rFonts w:ascii="Cambria" w:hAnsi="Cambria" w:cs="Arial"/>
              </w:rPr>
              <w:t>Accuracy and Number of Labels</w:t>
            </w:r>
          </w:p>
        </w:tc>
        <w:tc>
          <w:tcPr>
            <w:tcW w:w="4460" w:type="dxa"/>
            <w:vAlign w:val="center"/>
            <w:tcPrChange w:id="1606" w:author="Sasi Songthong" w:date="2022-06-23T12:36:00Z">
              <w:tcPr>
                <w:tcW w:w="4460" w:type="dxa"/>
                <w:vAlign w:val="center"/>
              </w:tcPr>
            </w:tcPrChange>
          </w:tcPr>
          <w:p w14:paraId="7EC2BD1C" w14:textId="77777777" w:rsidR="00BA7F5F" w:rsidRDefault="00BA7F5F" w:rsidP="00BA7F5F">
            <w:pPr>
              <w:rPr>
                <w:rFonts w:ascii="Cambria" w:hAnsi="Cambria" w:cs="Arial"/>
              </w:rPr>
            </w:pPr>
            <w:r>
              <w:rPr>
                <w:rFonts w:ascii="Cambria" w:hAnsi="Cambria" w:cs="Arial"/>
              </w:rPr>
              <w:t>Correct Initials on all 12 labels</w:t>
            </w:r>
          </w:p>
        </w:tc>
        <w:tc>
          <w:tcPr>
            <w:tcW w:w="4095" w:type="dxa"/>
            <w:vAlign w:val="center"/>
            <w:tcPrChange w:id="1607" w:author="Sasi Songthong" w:date="2022-06-23T12:36:00Z">
              <w:tcPr>
                <w:tcW w:w="4095" w:type="dxa"/>
                <w:vAlign w:val="center"/>
              </w:tcPr>
            </w:tcPrChange>
          </w:tcPr>
          <w:p w14:paraId="0FDDD78E" w14:textId="71E0FF37" w:rsidR="00BA7F5F" w:rsidRDefault="00BA7F5F">
            <w:pPr>
              <w:rPr>
                <w:rFonts w:ascii="Cambria" w:hAnsi="Cambria" w:cs="Arial"/>
              </w:rPr>
              <w:pPrChange w:id="1608" w:author="Sasi Songthong" w:date="2022-06-23T12:36:00Z">
                <w:pPr>
                  <w:jc w:val="center"/>
                </w:pPr>
              </w:pPrChange>
            </w:pPr>
            <w:ins w:id="1609" w:author="Sasi Songthong" w:date="2022-06-23T12:36:00Z">
              <w:r>
                <w:rPr>
                  <w:rFonts w:ascii="Cambria" w:hAnsi="Cambria" w:cs="Arial"/>
                </w:rPr>
                <w:t xml:space="preserve">Initials </w:t>
              </w:r>
              <w:r w:rsidRPr="001E738F">
                <w:rPr>
                  <w:rFonts w:ascii="Cambria" w:hAnsi="Cambria" w:cs="Arial"/>
                  <w:b/>
                  <w:bCs/>
                </w:rPr>
                <w:t>are / are not</w:t>
              </w:r>
              <w:r>
                <w:rPr>
                  <w:rFonts w:ascii="Cambria" w:hAnsi="Cambria" w:cs="Arial"/>
                </w:rPr>
                <w:t xml:space="preserve"> correct on all 12 labels</w:t>
              </w:r>
            </w:ins>
          </w:p>
        </w:tc>
        <w:tc>
          <w:tcPr>
            <w:tcW w:w="1260" w:type="dxa"/>
            <w:vAlign w:val="center"/>
            <w:tcPrChange w:id="1610" w:author="Sasi Songthong" w:date="2022-06-23T12:36:00Z">
              <w:tcPr>
                <w:tcW w:w="1260" w:type="dxa"/>
                <w:vAlign w:val="center"/>
              </w:tcPr>
            </w:tcPrChange>
          </w:tcPr>
          <w:p w14:paraId="4CA32A24" w14:textId="77777777" w:rsidR="00BA7F5F" w:rsidRDefault="00BA7F5F" w:rsidP="00BA7F5F">
            <w:pPr>
              <w:jc w:val="center"/>
              <w:rPr>
                <w:rFonts w:ascii="Cambria" w:hAnsi="Cambria" w:cs="Arial"/>
              </w:rPr>
            </w:pPr>
          </w:p>
        </w:tc>
      </w:tr>
      <w:tr w:rsidR="00BA7F5F" w14:paraId="2388F430" w14:textId="77777777" w:rsidTr="00BA7F5F">
        <w:tblPrEx>
          <w:tblW w:w="13050" w:type="dxa"/>
          <w:tblLayout w:type="fixed"/>
          <w:tblPrExChange w:id="1611" w:author="Sasi Songthong" w:date="2022-06-23T12:36:00Z">
            <w:tblPrEx>
              <w:tblW w:w="13050" w:type="dxa"/>
              <w:tblLayout w:type="fixed"/>
            </w:tblPrEx>
          </w:tblPrExChange>
        </w:tblPrEx>
        <w:trPr>
          <w:trHeight w:val="288"/>
          <w:trPrChange w:id="1612" w:author="Sasi Songthong" w:date="2022-06-23T12:36:00Z">
            <w:trPr>
              <w:trHeight w:val="288"/>
            </w:trPr>
          </w:trPrChange>
        </w:trPr>
        <w:tc>
          <w:tcPr>
            <w:tcW w:w="715" w:type="dxa"/>
            <w:vAlign w:val="center"/>
            <w:tcPrChange w:id="1613" w:author="Sasi Songthong" w:date="2022-06-23T12:36:00Z">
              <w:tcPr>
                <w:tcW w:w="715" w:type="dxa"/>
                <w:vAlign w:val="center"/>
              </w:tcPr>
            </w:tcPrChange>
          </w:tcPr>
          <w:p w14:paraId="20D18A23" w14:textId="77777777" w:rsidR="00BA7F5F" w:rsidRDefault="00BA7F5F" w:rsidP="00BA7F5F">
            <w:pPr>
              <w:jc w:val="right"/>
              <w:rPr>
                <w:rFonts w:ascii="Cambria" w:hAnsi="Cambria" w:cs="Arial"/>
              </w:rPr>
            </w:pPr>
            <w:r>
              <w:rPr>
                <w:rFonts w:ascii="Cambria" w:hAnsi="Cambria" w:cs="Arial"/>
              </w:rPr>
              <w:t>4</w:t>
            </w:r>
          </w:p>
        </w:tc>
        <w:tc>
          <w:tcPr>
            <w:tcW w:w="2520" w:type="dxa"/>
            <w:vMerge/>
            <w:vAlign w:val="center"/>
            <w:tcPrChange w:id="1614" w:author="Sasi Songthong" w:date="2022-06-23T12:36:00Z">
              <w:tcPr>
                <w:tcW w:w="2520" w:type="dxa"/>
                <w:vMerge/>
                <w:vAlign w:val="center"/>
              </w:tcPr>
            </w:tcPrChange>
          </w:tcPr>
          <w:p w14:paraId="21AD2042" w14:textId="77777777" w:rsidR="00BA7F5F" w:rsidRDefault="00BA7F5F" w:rsidP="00BA7F5F">
            <w:pPr>
              <w:jc w:val="right"/>
              <w:rPr>
                <w:rFonts w:ascii="Cambria" w:hAnsi="Cambria" w:cs="Arial"/>
              </w:rPr>
            </w:pPr>
          </w:p>
        </w:tc>
        <w:tc>
          <w:tcPr>
            <w:tcW w:w="4460" w:type="dxa"/>
            <w:vAlign w:val="center"/>
            <w:tcPrChange w:id="1615" w:author="Sasi Songthong" w:date="2022-06-23T12:36:00Z">
              <w:tcPr>
                <w:tcW w:w="4460" w:type="dxa"/>
                <w:vAlign w:val="center"/>
              </w:tcPr>
            </w:tcPrChange>
          </w:tcPr>
          <w:p w14:paraId="09BB38A8" w14:textId="214ECB2B" w:rsidR="00BA7F5F" w:rsidRDefault="00BA7F5F" w:rsidP="00BA7F5F">
            <w:pPr>
              <w:rPr>
                <w:rFonts w:ascii="Cambria" w:hAnsi="Cambria" w:cs="Arial"/>
              </w:rPr>
            </w:pPr>
            <w:r>
              <w:rPr>
                <w:rFonts w:ascii="Cambria" w:hAnsi="Cambria" w:cs="Arial"/>
              </w:rPr>
              <w:t>Each of the 12 labels contains a unique label number (#133 - #144).</w:t>
            </w:r>
          </w:p>
        </w:tc>
        <w:tc>
          <w:tcPr>
            <w:tcW w:w="4095" w:type="dxa"/>
            <w:vAlign w:val="center"/>
            <w:tcPrChange w:id="1616" w:author="Sasi Songthong" w:date="2022-06-23T12:36:00Z">
              <w:tcPr>
                <w:tcW w:w="4095" w:type="dxa"/>
                <w:vAlign w:val="center"/>
              </w:tcPr>
            </w:tcPrChange>
          </w:tcPr>
          <w:p w14:paraId="5FABD5DE" w14:textId="77777777" w:rsidR="00BA7F5F" w:rsidRDefault="00BA7F5F">
            <w:pPr>
              <w:rPr>
                <w:ins w:id="1617" w:author="Sasi Songthong" w:date="2022-06-23T12:36:00Z"/>
                <w:rFonts w:ascii="Cambria" w:hAnsi="Cambria" w:cs="Arial"/>
              </w:rPr>
            </w:pPr>
            <w:ins w:id="1618" w:author="Sasi Songthong" w:date="2022-06-23T12:36:00Z">
              <w:r>
                <w:rPr>
                  <w:rFonts w:ascii="Cambria" w:hAnsi="Cambria" w:cs="Arial"/>
                </w:rPr>
                <w:t xml:space="preserve">Each of the 12 labels </w:t>
              </w:r>
              <w:r w:rsidRPr="001E738F">
                <w:rPr>
                  <w:rFonts w:ascii="Cambria" w:hAnsi="Cambria" w:cs="Arial"/>
                  <w:b/>
                  <w:bCs/>
                </w:rPr>
                <w:t>contains / does not contain</w:t>
              </w:r>
              <w:r>
                <w:rPr>
                  <w:rFonts w:ascii="Cambria" w:hAnsi="Cambria" w:cs="Arial"/>
                </w:rPr>
                <w:t xml:space="preserve"> a unique label number </w:t>
              </w:r>
            </w:ins>
          </w:p>
          <w:p w14:paraId="6E792CBE" w14:textId="329A7BC0" w:rsidR="00BA7F5F" w:rsidRDefault="00BA7F5F">
            <w:pPr>
              <w:rPr>
                <w:rFonts w:ascii="Cambria" w:hAnsi="Cambria" w:cs="Arial"/>
              </w:rPr>
              <w:pPrChange w:id="1619" w:author="Sasi Songthong" w:date="2022-06-23T12:36:00Z">
                <w:pPr>
                  <w:jc w:val="center"/>
                </w:pPr>
              </w:pPrChange>
            </w:pPr>
            <w:ins w:id="1620" w:author="Sasi Songthong" w:date="2022-06-23T12:36:00Z">
              <w:r>
                <w:rPr>
                  <w:rFonts w:ascii="Cambria" w:hAnsi="Cambria" w:cs="Arial"/>
                </w:rPr>
                <w:t>(#133 - #144).</w:t>
              </w:r>
            </w:ins>
          </w:p>
        </w:tc>
        <w:tc>
          <w:tcPr>
            <w:tcW w:w="1260" w:type="dxa"/>
            <w:vAlign w:val="center"/>
            <w:tcPrChange w:id="1621" w:author="Sasi Songthong" w:date="2022-06-23T12:36:00Z">
              <w:tcPr>
                <w:tcW w:w="1260" w:type="dxa"/>
                <w:vAlign w:val="center"/>
              </w:tcPr>
            </w:tcPrChange>
          </w:tcPr>
          <w:p w14:paraId="39B65934" w14:textId="77777777" w:rsidR="00BA7F5F" w:rsidRDefault="00BA7F5F" w:rsidP="00BA7F5F">
            <w:pPr>
              <w:jc w:val="center"/>
              <w:rPr>
                <w:rFonts w:ascii="Cambria" w:hAnsi="Cambria" w:cs="Arial"/>
              </w:rPr>
            </w:pPr>
          </w:p>
        </w:tc>
      </w:tr>
      <w:tr w:rsidR="00BA7F5F" w14:paraId="79CFA401" w14:textId="77777777" w:rsidTr="00BA7F5F">
        <w:tblPrEx>
          <w:tblW w:w="13050" w:type="dxa"/>
          <w:tblLayout w:type="fixed"/>
          <w:tblPrExChange w:id="1622" w:author="Sasi Songthong" w:date="2022-06-23T12:36:00Z">
            <w:tblPrEx>
              <w:tblW w:w="13050" w:type="dxa"/>
              <w:tblLayout w:type="fixed"/>
            </w:tblPrEx>
          </w:tblPrExChange>
        </w:tblPrEx>
        <w:trPr>
          <w:trHeight w:val="288"/>
          <w:trPrChange w:id="1623" w:author="Sasi Songthong" w:date="2022-06-23T12:36:00Z">
            <w:trPr>
              <w:trHeight w:val="288"/>
            </w:trPr>
          </w:trPrChange>
        </w:trPr>
        <w:tc>
          <w:tcPr>
            <w:tcW w:w="715" w:type="dxa"/>
            <w:vAlign w:val="center"/>
            <w:tcPrChange w:id="1624" w:author="Sasi Songthong" w:date="2022-06-23T12:36:00Z">
              <w:tcPr>
                <w:tcW w:w="715" w:type="dxa"/>
                <w:vAlign w:val="center"/>
              </w:tcPr>
            </w:tcPrChange>
          </w:tcPr>
          <w:p w14:paraId="580C962D" w14:textId="77777777" w:rsidR="00BA7F5F" w:rsidRDefault="00BA7F5F" w:rsidP="00BA7F5F">
            <w:pPr>
              <w:jc w:val="right"/>
              <w:rPr>
                <w:rFonts w:ascii="Cambria" w:hAnsi="Cambria" w:cs="Arial"/>
              </w:rPr>
            </w:pPr>
            <w:r>
              <w:rPr>
                <w:rFonts w:ascii="Cambria" w:hAnsi="Cambria" w:cs="Arial"/>
              </w:rPr>
              <w:t>5</w:t>
            </w:r>
          </w:p>
        </w:tc>
        <w:tc>
          <w:tcPr>
            <w:tcW w:w="2520" w:type="dxa"/>
            <w:vAlign w:val="center"/>
            <w:tcPrChange w:id="1625" w:author="Sasi Songthong" w:date="2022-06-23T12:36:00Z">
              <w:tcPr>
                <w:tcW w:w="2520" w:type="dxa"/>
                <w:vAlign w:val="center"/>
              </w:tcPr>
            </w:tcPrChange>
          </w:tcPr>
          <w:p w14:paraId="75EA13C9" w14:textId="77777777" w:rsidR="00BA7F5F" w:rsidRDefault="00BA7F5F" w:rsidP="00BA7F5F">
            <w:pPr>
              <w:jc w:val="right"/>
              <w:rPr>
                <w:rFonts w:ascii="Cambria" w:hAnsi="Cambria" w:cs="Arial"/>
              </w:rPr>
            </w:pPr>
            <w:r>
              <w:rPr>
                <w:rFonts w:ascii="Cambria" w:hAnsi="Cambria" w:cs="Arial"/>
              </w:rPr>
              <w:t>Legibility</w:t>
            </w:r>
          </w:p>
        </w:tc>
        <w:tc>
          <w:tcPr>
            <w:tcW w:w="4460" w:type="dxa"/>
            <w:vAlign w:val="center"/>
            <w:tcPrChange w:id="1626" w:author="Sasi Songthong" w:date="2022-06-23T12:36:00Z">
              <w:tcPr>
                <w:tcW w:w="4460" w:type="dxa"/>
                <w:vAlign w:val="center"/>
              </w:tcPr>
            </w:tcPrChange>
          </w:tcPr>
          <w:p w14:paraId="30060540" w14:textId="4A182600" w:rsidR="00BA7F5F" w:rsidRDefault="00BA7F5F" w:rsidP="00BA7F5F">
            <w:pPr>
              <w:rPr>
                <w:rFonts w:ascii="Cambria" w:hAnsi="Cambria" w:cs="Arial"/>
              </w:rPr>
            </w:pPr>
            <w:r>
              <w:rPr>
                <w:rFonts w:ascii="Cambria" w:hAnsi="Cambria" w:cs="Arial"/>
              </w:rPr>
              <w:t>All labels are legible</w:t>
            </w:r>
            <w:ins w:id="1627" w:author="Sasi Songthong" w:date="2022-06-23T12:36:00Z">
              <w:r>
                <w:rPr>
                  <w:rFonts w:ascii="Cambria" w:hAnsi="Cambria" w:cs="Arial"/>
                </w:rPr>
                <w:t>.</w:t>
              </w:r>
            </w:ins>
          </w:p>
        </w:tc>
        <w:tc>
          <w:tcPr>
            <w:tcW w:w="4095" w:type="dxa"/>
            <w:vAlign w:val="center"/>
            <w:tcPrChange w:id="1628" w:author="Sasi Songthong" w:date="2022-06-23T12:36:00Z">
              <w:tcPr>
                <w:tcW w:w="4095" w:type="dxa"/>
                <w:vAlign w:val="center"/>
              </w:tcPr>
            </w:tcPrChange>
          </w:tcPr>
          <w:p w14:paraId="72042C35" w14:textId="3A909849" w:rsidR="00BA7F5F" w:rsidRDefault="00BA7F5F">
            <w:pPr>
              <w:rPr>
                <w:rFonts w:ascii="Cambria" w:hAnsi="Cambria" w:cs="Arial"/>
              </w:rPr>
              <w:pPrChange w:id="1629" w:author="Sasi Songthong" w:date="2022-06-23T12:36:00Z">
                <w:pPr>
                  <w:jc w:val="center"/>
                </w:pPr>
              </w:pPrChange>
            </w:pPr>
            <w:ins w:id="1630" w:author="Sasi Songthong" w:date="2022-06-23T12:36:00Z">
              <w:r>
                <w:rPr>
                  <w:rFonts w:ascii="Cambria" w:hAnsi="Cambria" w:cs="Arial"/>
                </w:rPr>
                <w:t xml:space="preserve">All labels </w:t>
              </w:r>
              <w:r w:rsidRPr="001E738F">
                <w:rPr>
                  <w:rFonts w:ascii="Cambria" w:hAnsi="Cambria" w:cs="Arial"/>
                  <w:b/>
                  <w:bCs/>
                </w:rPr>
                <w:t>are / are not</w:t>
              </w:r>
              <w:r>
                <w:rPr>
                  <w:rFonts w:ascii="Cambria" w:hAnsi="Cambria" w:cs="Arial"/>
                </w:rPr>
                <w:t xml:space="preserve"> legible.</w:t>
              </w:r>
            </w:ins>
          </w:p>
        </w:tc>
        <w:tc>
          <w:tcPr>
            <w:tcW w:w="1260" w:type="dxa"/>
            <w:vAlign w:val="center"/>
            <w:tcPrChange w:id="1631" w:author="Sasi Songthong" w:date="2022-06-23T12:36:00Z">
              <w:tcPr>
                <w:tcW w:w="1260" w:type="dxa"/>
                <w:vAlign w:val="center"/>
              </w:tcPr>
            </w:tcPrChange>
          </w:tcPr>
          <w:p w14:paraId="2520E3CB" w14:textId="77777777" w:rsidR="00BA7F5F" w:rsidRDefault="00BA7F5F" w:rsidP="00BA7F5F">
            <w:pPr>
              <w:jc w:val="center"/>
              <w:rPr>
                <w:rFonts w:ascii="Cambria" w:hAnsi="Cambria" w:cs="Arial"/>
              </w:rPr>
            </w:pPr>
          </w:p>
        </w:tc>
      </w:tr>
      <w:tr w:rsidR="00BA12EC" w:rsidRPr="00894548" w14:paraId="2FDCB0A9" w14:textId="77777777" w:rsidTr="00BA7F5F">
        <w:tblPrEx>
          <w:tblW w:w="13050" w:type="dxa"/>
          <w:tblLayout w:type="fixed"/>
          <w:tblPrExChange w:id="1632" w:author="Sasi Songthong" w:date="2022-06-23T12:36:00Z">
            <w:tblPrEx>
              <w:tblW w:w="13050" w:type="dxa"/>
              <w:tblLayout w:type="fixed"/>
            </w:tblPrEx>
          </w:tblPrExChange>
        </w:tblPrEx>
        <w:trPr>
          <w:trHeight w:val="1440"/>
          <w:trPrChange w:id="1633" w:author="Sasi Songthong" w:date="2022-06-23T12:36:00Z">
            <w:trPr>
              <w:trHeight w:val="1872"/>
            </w:trPr>
          </w:trPrChange>
        </w:trPr>
        <w:tc>
          <w:tcPr>
            <w:tcW w:w="13050" w:type="dxa"/>
            <w:gridSpan w:val="5"/>
            <w:tcPrChange w:id="1634" w:author="Sasi Songthong" w:date="2022-06-23T12:36:00Z">
              <w:tcPr>
                <w:tcW w:w="13050" w:type="dxa"/>
                <w:gridSpan w:val="5"/>
              </w:tcPr>
            </w:tcPrChange>
          </w:tcPr>
          <w:p w14:paraId="2DD3C296" w14:textId="77777777" w:rsidR="00BA12EC" w:rsidRPr="00894548" w:rsidRDefault="00BA12EC" w:rsidP="000047FC">
            <w:pPr>
              <w:rPr>
                <w:rFonts w:ascii="Cambria" w:hAnsi="Cambria" w:cs="Arial"/>
                <w:b/>
                <w:bCs/>
                <w:highlight w:val="yellow"/>
              </w:rPr>
            </w:pPr>
            <w:r w:rsidRPr="00894548">
              <w:rPr>
                <w:rFonts w:ascii="Cambria" w:hAnsi="Cambria" w:cs="Arial"/>
                <w:b/>
                <w:bCs/>
              </w:rPr>
              <w:t>Comments:</w:t>
            </w:r>
          </w:p>
        </w:tc>
      </w:tr>
      <w:tr w:rsidR="00BA12EC" w14:paraId="38B29AF7" w14:textId="77777777" w:rsidTr="000047FC">
        <w:trPr>
          <w:trHeight w:val="360"/>
        </w:trPr>
        <w:tc>
          <w:tcPr>
            <w:tcW w:w="3235" w:type="dxa"/>
            <w:gridSpan w:val="2"/>
            <w:shd w:val="clear" w:color="auto" w:fill="F2F2F2" w:themeFill="background1" w:themeFillShade="F2"/>
            <w:vAlign w:val="center"/>
          </w:tcPr>
          <w:p w14:paraId="407217C4" w14:textId="77777777" w:rsidR="00BA12EC" w:rsidRDefault="00BA12EC" w:rsidP="000047FC">
            <w:pPr>
              <w:jc w:val="right"/>
              <w:rPr>
                <w:rFonts w:ascii="Cambria" w:hAnsi="Cambria" w:cs="Arial"/>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5" w:type="dxa"/>
            <w:gridSpan w:val="3"/>
          </w:tcPr>
          <w:p w14:paraId="740681E8" w14:textId="77777777" w:rsidR="00BA12EC" w:rsidRDefault="00BA12EC" w:rsidP="000047FC">
            <w:pPr>
              <w:rPr>
                <w:rFonts w:ascii="Cambria" w:hAnsi="Cambria" w:cs="Arial"/>
              </w:rPr>
            </w:pPr>
          </w:p>
        </w:tc>
      </w:tr>
      <w:tr w:rsidR="00BA12EC" w14:paraId="4A180162" w14:textId="77777777" w:rsidTr="000047FC">
        <w:trPr>
          <w:trHeight w:val="360"/>
        </w:trPr>
        <w:tc>
          <w:tcPr>
            <w:tcW w:w="3235" w:type="dxa"/>
            <w:gridSpan w:val="2"/>
            <w:shd w:val="clear" w:color="auto" w:fill="F2F2F2" w:themeFill="background1" w:themeFillShade="F2"/>
            <w:vAlign w:val="center"/>
          </w:tcPr>
          <w:p w14:paraId="36EFCEF9" w14:textId="3C3496CB" w:rsidR="00BA12EC" w:rsidRDefault="00412C29" w:rsidP="000047FC">
            <w:pPr>
              <w:jc w:val="right"/>
              <w:rPr>
                <w:rFonts w:ascii="Cambria" w:hAnsi="Cambria" w:cs="Arial"/>
              </w:rPr>
            </w:pPr>
            <w:r>
              <w:rPr>
                <w:rFonts w:ascii="Cambria" w:hAnsi="Cambria" w:cs="Arial"/>
                <w:b/>
                <w:bCs/>
              </w:rPr>
              <w:t>Quality Reviewed By/Date:</w:t>
            </w:r>
          </w:p>
        </w:tc>
        <w:tc>
          <w:tcPr>
            <w:tcW w:w="9815" w:type="dxa"/>
            <w:gridSpan w:val="3"/>
          </w:tcPr>
          <w:p w14:paraId="28E3E6BF" w14:textId="77777777" w:rsidR="00BA12EC" w:rsidRDefault="00BA12EC" w:rsidP="000047FC">
            <w:pPr>
              <w:rPr>
                <w:rFonts w:ascii="Cambria" w:hAnsi="Cambria" w:cs="Arial"/>
              </w:rPr>
            </w:pPr>
          </w:p>
        </w:tc>
      </w:tr>
    </w:tbl>
    <w:p w14:paraId="15F9D7D5" w14:textId="77777777" w:rsidR="00BA12EC" w:rsidRDefault="00BA12EC" w:rsidP="00BA12EC">
      <w:pPr>
        <w:spacing w:after="0"/>
        <w:jc w:val="center"/>
        <w:rPr>
          <w:rFonts w:ascii="Cambria" w:hAnsi="Cambria" w:cs="Arial"/>
          <w:b/>
          <w:bCs/>
        </w:rPr>
        <w:sectPr w:rsidR="00BA12EC" w:rsidSect="00817D5A">
          <w:pgSz w:w="15840" w:h="12240" w:orient="landscape"/>
          <w:pgMar w:top="1440" w:right="1440" w:bottom="1440" w:left="1440" w:header="720" w:footer="720" w:gutter="0"/>
          <w:cols w:space="720"/>
          <w:docGrid w:linePitch="360"/>
        </w:sectPr>
      </w:pPr>
    </w:p>
    <w:p w14:paraId="77974ED5" w14:textId="0709D278" w:rsidR="006A60A2" w:rsidRDefault="006A60A2" w:rsidP="006A60A2">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10</w:t>
      </w:r>
      <w:r w:rsidRPr="00023BB8">
        <w:rPr>
          <w:rFonts w:ascii="Cambria" w:hAnsi="Cambria" w:cs="Arial"/>
          <w:b/>
          <w:bCs/>
        </w:rPr>
        <w:t xml:space="preserve"> </w:t>
      </w:r>
      <w:r>
        <w:rPr>
          <w:rFonts w:ascii="Cambria" w:hAnsi="Cambria" w:cs="Arial"/>
          <w:b/>
          <w:bCs/>
        </w:rPr>
        <w:t>LABELING AFTER STERILIZATION</w:t>
      </w:r>
    </w:p>
    <w:tbl>
      <w:tblPr>
        <w:tblStyle w:val="TableGrid1"/>
        <w:tblW w:w="9445" w:type="dxa"/>
        <w:tblLayout w:type="fixed"/>
        <w:tblLook w:val="04A0" w:firstRow="1" w:lastRow="0" w:firstColumn="1" w:lastColumn="0" w:noHBand="0" w:noVBand="1"/>
      </w:tblPr>
      <w:tblGrid>
        <w:gridCol w:w="1527"/>
        <w:gridCol w:w="1528"/>
        <w:gridCol w:w="3240"/>
        <w:gridCol w:w="3150"/>
      </w:tblGrid>
      <w:tr w:rsidR="006A60A2" w:rsidRPr="00AC51DF" w14:paraId="71514787" w14:textId="77777777" w:rsidTr="000047FC">
        <w:trPr>
          <w:trHeight w:val="256"/>
        </w:trPr>
        <w:tc>
          <w:tcPr>
            <w:tcW w:w="9445" w:type="dxa"/>
            <w:gridSpan w:val="4"/>
            <w:shd w:val="clear" w:color="auto" w:fill="F2F2F2" w:themeFill="background1" w:themeFillShade="F2"/>
            <w:vAlign w:val="center"/>
          </w:tcPr>
          <w:p w14:paraId="02B83EE3" w14:textId="77777777" w:rsidR="006A60A2" w:rsidRPr="00AC51DF" w:rsidRDefault="006A60A2" w:rsidP="000047FC">
            <w:pPr>
              <w:jc w:val="center"/>
              <w:rPr>
                <w:rFonts w:ascii="Cambria" w:hAnsi="Cambria" w:cs="Arial"/>
                <w:b/>
                <w:bCs/>
              </w:rPr>
            </w:pPr>
            <w:r>
              <w:rPr>
                <w:rFonts w:ascii="Cambria" w:hAnsi="Cambria" w:cs="Arial"/>
                <w:b/>
                <w:bCs/>
              </w:rPr>
              <w:t>Pouched Items</w:t>
            </w:r>
          </w:p>
        </w:tc>
      </w:tr>
      <w:tr w:rsidR="006A60A2" w14:paraId="436DF498" w14:textId="77777777" w:rsidTr="000047FC">
        <w:trPr>
          <w:trHeight w:val="256"/>
        </w:trPr>
        <w:tc>
          <w:tcPr>
            <w:tcW w:w="9445" w:type="dxa"/>
            <w:gridSpan w:val="4"/>
            <w:vAlign w:val="center"/>
          </w:tcPr>
          <w:p w14:paraId="563207AC" w14:textId="77777777" w:rsidR="006A60A2" w:rsidRPr="00894548" w:rsidRDefault="006A60A2" w:rsidP="000047FC">
            <w:pPr>
              <w:rPr>
                <w:rFonts w:ascii="Cambria" w:hAnsi="Cambria" w:cs="Arial"/>
                <w:b/>
                <w:bCs/>
              </w:rPr>
            </w:pPr>
            <w:r w:rsidRPr="00894548">
              <w:rPr>
                <w:rFonts w:ascii="Cambria" w:hAnsi="Cambria" w:cs="Arial"/>
                <w:b/>
                <w:bCs/>
              </w:rPr>
              <w:t>Instructions:</w:t>
            </w:r>
          </w:p>
          <w:p w14:paraId="585D252E" w14:textId="028E37C1" w:rsidR="006A60A2" w:rsidRDefault="006A60A2" w:rsidP="00173BEC">
            <w:pPr>
              <w:ind w:left="240" w:hanging="240"/>
              <w:rPr>
                <w:rFonts w:ascii="Cambria" w:hAnsi="Cambria" w:cs="Arial"/>
              </w:rPr>
            </w:pPr>
            <w:r>
              <w:rPr>
                <w:rFonts w:ascii="Cambria" w:hAnsi="Cambria" w:cs="Arial"/>
              </w:rPr>
              <w:t>1. Each of the 3 operators will label 8 pouched packages</w:t>
            </w:r>
            <w:r w:rsidR="00470F0E">
              <w:rPr>
                <w:rFonts w:ascii="Cambria" w:hAnsi="Cambria" w:cs="Arial"/>
              </w:rPr>
              <w:t xml:space="preserve"> </w:t>
            </w:r>
            <w:r w:rsidR="00470F0E" w:rsidRPr="00173BEC">
              <w:rPr>
                <w:rFonts w:ascii="Cambria" w:hAnsi="Cambria" w:cs="Arial"/>
                <w:b/>
                <w:bCs/>
              </w:rPr>
              <w:t>IMMEDIATELY AFTER</w:t>
            </w:r>
            <w:r w:rsidR="00470F0E">
              <w:rPr>
                <w:rFonts w:ascii="Cambria" w:hAnsi="Cambria" w:cs="Arial"/>
              </w:rPr>
              <w:t xml:space="preserve"> </w:t>
            </w:r>
            <w:r w:rsidR="005A5779">
              <w:rPr>
                <w:rFonts w:ascii="Cambria" w:hAnsi="Cambria" w:cs="Arial"/>
              </w:rPr>
              <w:t>removed</w:t>
            </w:r>
            <w:r w:rsidR="00470F0E">
              <w:rPr>
                <w:rFonts w:ascii="Cambria" w:hAnsi="Cambria" w:cs="Arial"/>
              </w:rPr>
              <w:t xml:space="preserve"> </w:t>
            </w:r>
            <w:r w:rsidR="005A5779">
              <w:rPr>
                <w:rFonts w:ascii="Cambria" w:hAnsi="Cambria" w:cs="Arial"/>
              </w:rPr>
              <w:t>from sterilizer &amp; cooled enough to handle.</w:t>
            </w:r>
            <w:r>
              <w:rPr>
                <w:rFonts w:ascii="Cambria" w:hAnsi="Cambria" w:cs="Arial"/>
              </w:rPr>
              <w:t xml:space="preserve"> </w:t>
            </w:r>
          </w:p>
          <w:p w14:paraId="08682B6F" w14:textId="62DE2232" w:rsidR="006A60A2" w:rsidRDefault="006A60A2" w:rsidP="000047FC">
            <w:pPr>
              <w:rPr>
                <w:rFonts w:ascii="Cambria" w:hAnsi="Cambria" w:cs="Arial"/>
              </w:rPr>
            </w:pPr>
            <w:r>
              <w:rPr>
                <w:rFonts w:ascii="Cambria" w:hAnsi="Cambria" w:cs="Arial"/>
              </w:rPr>
              <w:t>2. Locate packages previously labeled in APPENDIX 16.</w:t>
            </w:r>
            <w:r w:rsidR="004C1A73">
              <w:rPr>
                <w:rFonts w:ascii="Cambria" w:hAnsi="Cambria" w:cs="Arial"/>
              </w:rPr>
              <w:t>7</w:t>
            </w:r>
            <w:r>
              <w:rPr>
                <w:rFonts w:ascii="Cambria" w:hAnsi="Cambria" w:cs="Arial"/>
              </w:rPr>
              <w:t xml:space="preserve"> with label numbers as specified.</w:t>
            </w:r>
          </w:p>
          <w:p w14:paraId="1F56ED02" w14:textId="77777777" w:rsidR="006A60A2" w:rsidRDefault="006A60A2" w:rsidP="000047FC">
            <w:pPr>
              <w:tabs>
                <w:tab w:val="left" w:pos="245"/>
              </w:tabs>
              <w:rPr>
                <w:rFonts w:ascii="Cambria" w:hAnsi="Cambria" w:cs="Arial"/>
              </w:rPr>
            </w:pPr>
            <w:r>
              <w:rPr>
                <w:rFonts w:ascii="Cambria" w:hAnsi="Cambria" w:cs="Arial"/>
              </w:rPr>
              <w:tab/>
              <w:t>2.1 Select the location on the package (plastic side) near the existing label.</w:t>
            </w:r>
          </w:p>
          <w:p w14:paraId="64CF3B98" w14:textId="77777777" w:rsidR="006A60A2" w:rsidRDefault="006A60A2" w:rsidP="000047FC">
            <w:pPr>
              <w:tabs>
                <w:tab w:val="left" w:pos="245"/>
              </w:tabs>
              <w:rPr>
                <w:rFonts w:ascii="Cambria" w:hAnsi="Cambria" w:cs="Arial"/>
              </w:rPr>
            </w:pPr>
            <w:r>
              <w:rPr>
                <w:rFonts w:ascii="Cambria" w:hAnsi="Cambria" w:cs="Arial"/>
              </w:rPr>
              <w:tab/>
              <w:t>2.2 Using a thumb, affix another label onto the pouch.</w:t>
            </w:r>
          </w:p>
          <w:p w14:paraId="7D2E1633" w14:textId="77777777" w:rsidR="006A60A2" w:rsidRPr="00890057" w:rsidRDefault="006A60A2" w:rsidP="000047FC">
            <w:pPr>
              <w:tabs>
                <w:tab w:val="left" w:pos="245"/>
              </w:tabs>
              <w:rPr>
                <w:rFonts w:ascii="Cambria" w:hAnsi="Cambria" w:cs="Arial"/>
                <w:noProof/>
              </w:rPr>
            </w:pPr>
            <w:r>
              <w:rPr>
                <w:rFonts w:ascii="Cambria" w:hAnsi="Cambria" w:cs="Arial"/>
              </w:rPr>
              <w:tab/>
              <w:t xml:space="preserve">2.3 </w:t>
            </w:r>
            <w:r>
              <w:rPr>
                <w:rFonts w:ascii="Cambria" w:hAnsi="Cambria" w:cs="Arial"/>
                <w:noProof/>
              </w:rPr>
              <w:t>Rub thumb across the label to ensure the label is securely affixed to the pouch.</w:t>
            </w:r>
          </w:p>
          <w:p w14:paraId="6C169684" w14:textId="77777777" w:rsidR="006A60A2" w:rsidRDefault="006A60A2" w:rsidP="000047FC">
            <w:pPr>
              <w:rPr>
                <w:rFonts w:ascii="Cambria" w:hAnsi="Cambria" w:cs="Arial"/>
              </w:rPr>
            </w:pPr>
            <w:r>
              <w:rPr>
                <w:rFonts w:ascii="Cambria" w:hAnsi="Cambria" w:cs="Arial"/>
              </w:rPr>
              <w:t>3</w:t>
            </w:r>
            <w:r w:rsidRPr="00890057">
              <w:rPr>
                <w:rFonts w:ascii="Cambria" w:hAnsi="Cambria" w:cs="Arial"/>
              </w:rPr>
              <w:t>. Record comments and additional information in the “Comments” section or N/A.</w:t>
            </w:r>
          </w:p>
          <w:p w14:paraId="399926B0" w14:textId="77777777" w:rsidR="006A60A2" w:rsidRDefault="006A60A2" w:rsidP="000047FC">
            <w:pPr>
              <w:rPr>
                <w:rFonts w:ascii="Cambria" w:hAnsi="Cambria" w:cs="Arial"/>
              </w:rPr>
            </w:pPr>
            <w:r>
              <w:rPr>
                <w:rFonts w:ascii="Cambria" w:hAnsi="Cambria" w:cs="Arial"/>
              </w:rPr>
              <w:t>4. Set the labeled pouched items aside upon completion.</w:t>
            </w:r>
          </w:p>
        </w:tc>
      </w:tr>
      <w:tr w:rsidR="006A60A2" w:rsidRPr="00894548" w14:paraId="55D53AA5" w14:textId="77777777" w:rsidTr="000047FC">
        <w:trPr>
          <w:trHeight w:val="288"/>
        </w:trPr>
        <w:tc>
          <w:tcPr>
            <w:tcW w:w="3055" w:type="dxa"/>
            <w:gridSpan w:val="2"/>
            <w:tcBorders>
              <w:bottom w:val="single" w:sz="4" w:space="0" w:color="auto"/>
            </w:tcBorders>
            <w:shd w:val="clear" w:color="auto" w:fill="F2F2F2" w:themeFill="background1" w:themeFillShade="F2"/>
            <w:vAlign w:val="center"/>
          </w:tcPr>
          <w:p w14:paraId="6C4D5012" w14:textId="77777777" w:rsidR="006A60A2" w:rsidRPr="00894548" w:rsidRDefault="006A60A2" w:rsidP="000047FC">
            <w:pPr>
              <w:jc w:val="center"/>
              <w:rPr>
                <w:rFonts w:ascii="Cambria" w:hAnsi="Cambria" w:cs="Arial"/>
                <w:b/>
                <w:bCs/>
              </w:rPr>
            </w:pPr>
            <w:r>
              <w:rPr>
                <w:rFonts w:ascii="Cambria" w:hAnsi="Cambria" w:cs="Arial"/>
                <w:b/>
                <w:bCs/>
              </w:rPr>
              <w:t>Locate Previously Labeled Package with Label #</w:t>
            </w:r>
          </w:p>
        </w:tc>
        <w:tc>
          <w:tcPr>
            <w:tcW w:w="3240" w:type="dxa"/>
            <w:tcBorders>
              <w:bottom w:val="single" w:sz="4" w:space="0" w:color="auto"/>
            </w:tcBorders>
            <w:shd w:val="clear" w:color="auto" w:fill="F2F2F2" w:themeFill="background1" w:themeFillShade="F2"/>
            <w:vAlign w:val="center"/>
          </w:tcPr>
          <w:p w14:paraId="6D05AF1C" w14:textId="77777777" w:rsidR="006A60A2" w:rsidRPr="00894548" w:rsidRDefault="006A60A2" w:rsidP="000047FC">
            <w:pPr>
              <w:jc w:val="center"/>
              <w:rPr>
                <w:rFonts w:ascii="Cambria" w:hAnsi="Cambria" w:cs="Arial"/>
                <w:b/>
                <w:bCs/>
              </w:rPr>
            </w:pPr>
            <w:r>
              <w:rPr>
                <w:rFonts w:ascii="Cambria" w:hAnsi="Cambria" w:cs="Arial"/>
                <w:b/>
                <w:bCs/>
              </w:rPr>
              <w:t>Affix Another Label with Label #</w:t>
            </w:r>
          </w:p>
        </w:tc>
        <w:tc>
          <w:tcPr>
            <w:tcW w:w="3150" w:type="dxa"/>
            <w:tcBorders>
              <w:bottom w:val="single" w:sz="4" w:space="0" w:color="auto"/>
            </w:tcBorders>
            <w:shd w:val="clear" w:color="auto" w:fill="F2F2F2" w:themeFill="background1" w:themeFillShade="F2"/>
            <w:vAlign w:val="center"/>
          </w:tcPr>
          <w:p w14:paraId="0E1BA6A8" w14:textId="77777777" w:rsidR="006A60A2" w:rsidRPr="00894548" w:rsidRDefault="006A60A2" w:rsidP="000047FC">
            <w:pPr>
              <w:jc w:val="center"/>
              <w:rPr>
                <w:rFonts w:ascii="Cambria" w:hAnsi="Cambria" w:cs="Arial"/>
                <w:b/>
                <w:bCs/>
              </w:rPr>
            </w:pPr>
            <w:r>
              <w:rPr>
                <w:rFonts w:ascii="Cambria" w:hAnsi="Cambria" w:cs="Arial"/>
                <w:b/>
                <w:bCs/>
              </w:rPr>
              <w:t>New Label Affixed By (initials and date):</w:t>
            </w:r>
          </w:p>
        </w:tc>
      </w:tr>
      <w:tr w:rsidR="005A032A" w14:paraId="6C20BE7A" w14:textId="77777777" w:rsidTr="00C82C12">
        <w:trPr>
          <w:trHeight w:val="317"/>
        </w:trPr>
        <w:tc>
          <w:tcPr>
            <w:tcW w:w="1527" w:type="dxa"/>
            <w:tcBorders>
              <w:top w:val="single" w:sz="4" w:space="0" w:color="auto"/>
              <w:left w:val="single" w:sz="4" w:space="0" w:color="auto"/>
              <w:right w:val="single" w:sz="4" w:space="0" w:color="auto"/>
            </w:tcBorders>
            <w:shd w:val="clear" w:color="auto" w:fill="F2F2F2" w:themeFill="background1" w:themeFillShade="F2"/>
            <w:vAlign w:val="center"/>
          </w:tcPr>
          <w:p w14:paraId="54912BD0" w14:textId="4092F0B3" w:rsidR="005A032A" w:rsidRPr="000047FC" w:rsidRDefault="005A032A" w:rsidP="005A032A">
            <w:pPr>
              <w:jc w:val="center"/>
              <w:rPr>
                <w:rFonts w:ascii="Cambria" w:hAnsi="Cambria" w:cs="Arial"/>
                <w:b/>
                <w:bCs/>
              </w:rPr>
            </w:pPr>
            <w:r w:rsidRPr="000047FC">
              <w:rPr>
                <w:rFonts w:ascii="Cambria" w:hAnsi="Cambria" w:cs="Arial"/>
                <w:b/>
                <w:bCs/>
              </w:rPr>
              <w:t>1</w:t>
            </w:r>
            <w:r>
              <w:rPr>
                <w:rFonts w:ascii="Cambria" w:hAnsi="Cambria" w:cs="Arial"/>
                <w:b/>
                <w:bCs/>
              </w:rPr>
              <w:t xml:space="preserve"> </w:t>
            </w:r>
          </w:p>
        </w:tc>
        <w:tc>
          <w:tcPr>
            <w:tcW w:w="1528" w:type="dxa"/>
            <w:tcBorders>
              <w:top w:val="single" w:sz="4" w:space="0" w:color="auto"/>
              <w:left w:val="single" w:sz="4" w:space="0" w:color="auto"/>
              <w:right w:val="single" w:sz="4" w:space="0" w:color="auto"/>
            </w:tcBorders>
            <w:shd w:val="clear" w:color="auto" w:fill="F2F2F2" w:themeFill="background1" w:themeFillShade="F2"/>
            <w:vAlign w:val="center"/>
          </w:tcPr>
          <w:p w14:paraId="7037ADF2" w14:textId="1A6EC52B" w:rsidR="005A032A" w:rsidRPr="000047FC" w:rsidRDefault="005A032A" w:rsidP="005A032A">
            <w:pPr>
              <w:jc w:val="center"/>
              <w:rPr>
                <w:rFonts w:ascii="Cambria" w:hAnsi="Cambria" w:cs="Arial"/>
                <w:b/>
                <w:bCs/>
              </w:rPr>
            </w:pPr>
            <w:r w:rsidRPr="000047FC">
              <w:rPr>
                <w:rFonts w:ascii="Cambria" w:hAnsi="Cambria" w:cs="Arial"/>
                <w:b/>
                <w:bCs/>
              </w:rPr>
              <w:t>49</w:t>
            </w:r>
          </w:p>
        </w:tc>
        <w:tc>
          <w:tcPr>
            <w:tcW w:w="3240" w:type="dxa"/>
            <w:tcBorders>
              <w:top w:val="single" w:sz="4" w:space="0" w:color="auto"/>
              <w:left w:val="single" w:sz="4" w:space="0" w:color="auto"/>
              <w:bottom w:val="single" w:sz="4" w:space="0" w:color="auto"/>
              <w:right w:val="single" w:sz="4" w:space="0" w:color="auto"/>
            </w:tcBorders>
            <w:vAlign w:val="center"/>
          </w:tcPr>
          <w:p w14:paraId="23190D3C" w14:textId="2BA797CC" w:rsidR="005A032A" w:rsidRPr="000047FC" w:rsidRDefault="009D1002" w:rsidP="005A032A">
            <w:pPr>
              <w:jc w:val="center"/>
              <w:rPr>
                <w:rFonts w:ascii="Cambria" w:hAnsi="Cambria" w:cs="Arial"/>
                <w:b/>
                <w:bCs/>
              </w:rPr>
            </w:pPr>
            <w:r>
              <w:rPr>
                <w:rFonts w:ascii="Cambria" w:hAnsi="Cambria" w:cs="Arial"/>
                <w:b/>
                <w:bCs/>
              </w:rPr>
              <w:t>97</w:t>
            </w:r>
          </w:p>
        </w:tc>
        <w:tc>
          <w:tcPr>
            <w:tcW w:w="3150" w:type="dxa"/>
            <w:vMerge w:val="restart"/>
            <w:tcBorders>
              <w:top w:val="single" w:sz="4" w:space="0" w:color="auto"/>
              <w:left w:val="single" w:sz="4" w:space="0" w:color="auto"/>
              <w:right w:val="single" w:sz="4" w:space="0" w:color="auto"/>
            </w:tcBorders>
            <w:shd w:val="clear" w:color="auto" w:fill="auto"/>
            <w:vAlign w:val="center"/>
          </w:tcPr>
          <w:p w14:paraId="131D7511" w14:textId="77777777" w:rsidR="005A032A" w:rsidRDefault="005A032A" w:rsidP="005A032A">
            <w:pPr>
              <w:jc w:val="center"/>
              <w:rPr>
                <w:rFonts w:ascii="Cambria" w:hAnsi="Cambria" w:cs="Arial"/>
              </w:rPr>
            </w:pPr>
          </w:p>
        </w:tc>
      </w:tr>
      <w:tr w:rsidR="005A032A" w:rsidRPr="00AC51DF" w14:paraId="5302CC3A"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B81F6AD" w14:textId="4DF2177A" w:rsidR="005A032A" w:rsidRPr="000047FC" w:rsidRDefault="005A032A" w:rsidP="005A032A">
            <w:pPr>
              <w:jc w:val="center"/>
              <w:rPr>
                <w:rFonts w:ascii="Cambria" w:hAnsi="Cambria" w:cs="Arial"/>
                <w:b/>
                <w:bCs/>
              </w:rPr>
            </w:pPr>
            <w:r w:rsidRPr="000047FC">
              <w:rPr>
                <w:rFonts w:ascii="Cambria" w:hAnsi="Cambria" w:cs="Arial"/>
                <w:b/>
                <w:bCs/>
              </w:rPr>
              <w:t>2</w:t>
            </w:r>
          </w:p>
        </w:tc>
        <w:tc>
          <w:tcPr>
            <w:tcW w:w="1528" w:type="dxa"/>
            <w:tcBorders>
              <w:left w:val="single" w:sz="4" w:space="0" w:color="auto"/>
              <w:right w:val="single" w:sz="4" w:space="0" w:color="auto"/>
            </w:tcBorders>
            <w:shd w:val="clear" w:color="auto" w:fill="F2F2F2" w:themeFill="background1" w:themeFillShade="F2"/>
            <w:vAlign w:val="center"/>
          </w:tcPr>
          <w:p w14:paraId="3F383C17" w14:textId="56D27687" w:rsidR="005A032A" w:rsidRPr="000047FC" w:rsidRDefault="005A032A" w:rsidP="005A032A">
            <w:pPr>
              <w:jc w:val="center"/>
              <w:rPr>
                <w:rFonts w:ascii="Cambria" w:hAnsi="Cambria" w:cs="Arial"/>
                <w:b/>
                <w:bCs/>
              </w:rPr>
            </w:pPr>
            <w:r w:rsidRPr="000047FC">
              <w:rPr>
                <w:rFonts w:ascii="Cambria" w:hAnsi="Cambria" w:cs="Arial"/>
                <w:b/>
                <w:bCs/>
              </w:rPr>
              <w:t>50</w:t>
            </w:r>
          </w:p>
        </w:tc>
        <w:tc>
          <w:tcPr>
            <w:tcW w:w="3240" w:type="dxa"/>
            <w:tcBorders>
              <w:top w:val="single" w:sz="4" w:space="0" w:color="auto"/>
              <w:left w:val="single" w:sz="4" w:space="0" w:color="auto"/>
              <w:bottom w:val="single" w:sz="4" w:space="0" w:color="auto"/>
              <w:right w:val="single" w:sz="4" w:space="0" w:color="auto"/>
            </w:tcBorders>
            <w:vAlign w:val="center"/>
          </w:tcPr>
          <w:p w14:paraId="6B661C3D" w14:textId="13BEE2E9" w:rsidR="005A032A" w:rsidRPr="000047FC" w:rsidRDefault="009D1002" w:rsidP="005A032A">
            <w:pPr>
              <w:jc w:val="center"/>
              <w:rPr>
                <w:rFonts w:ascii="Cambria" w:hAnsi="Cambria" w:cs="Arial"/>
                <w:b/>
                <w:bCs/>
              </w:rPr>
            </w:pPr>
            <w:r>
              <w:rPr>
                <w:rFonts w:ascii="Cambria" w:hAnsi="Cambria" w:cs="Arial"/>
                <w:b/>
                <w:bCs/>
              </w:rPr>
              <w:t>98</w:t>
            </w:r>
          </w:p>
        </w:tc>
        <w:tc>
          <w:tcPr>
            <w:tcW w:w="3150" w:type="dxa"/>
            <w:vMerge/>
            <w:tcBorders>
              <w:left w:val="single" w:sz="4" w:space="0" w:color="auto"/>
              <w:right w:val="single" w:sz="4" w:space="0" w:color="auto"/>
            </w:tcBorders>
            <w:shd w:val="clear" w:color="auto" w:fill="auto"/>
            <w:vAlign w:val="center"/>
          </w:tcPr>
          <w:p w14:paraId="475640DA" w14:textId="77777777" w:rsidR="005A032A" w:rsidRPr="00AC51DF" w:rsidRDefault="005A032A" w:rsidP="005A032A">
            <w:pPr>
              <w:rPr>
                <w:rFonts w:ascii="Cambria" w:hAnsi="Cambria" w:cs="Arial"/>
                <w:highlight w:val="yellow"/>
              </w:rPr>
            </w:pPr>
          </w:p>
        </w:tc>
      </w:tr>
      <w:tr w:rsidR="005A032A" w14:paraId="7CCE8D77"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26392A85" w14:textId="754B3C7C" w:rsidR="005A032A" w:rsidRPr="000047FC" w:rsidRDefault="005A032A" w:rsidP="005A032A">
            <w:pPr>
              <w:jc w:val="center"/>
              <w:rPr>
                <w:rFonts w:ascii="Cambria" w:hAnsi="Cambria" w:cs="Arial"/>
                <w:b/>
                <w:bCs/>
              </w:rPr>
            </w:pPr>
            <w:r w:rsidRPr="000047FC">
              <w:rPr>
                <w:rFonts w:ascii="Cambria" w:hAnsi="Cambria" w:cs="Arial"/>
                <w:b/>
                <w:bCs/>
              </w:rPr>
              <w:t>3</w:t>
            </w:r>
          </w:p>
        </w:tc>
        <w:tc>
          <w:tcPr>
            <w:tcW w:w="1528" w:type="dxa"/>
            <w:tcBorders>
              <w:left w:val="single" w:sz="4" w:space="0" w:color="auto"/>
              <w:right w:val="single" w:sz="4" w:space="0" w:color="auto"/>
            </w:tcBorders>
            <w:shd w:val="clear" w:color="auto" w:fill="F2F2F2" w:themeFill="background1" w:themeFillShade="F2"/>
            <w:vAlign w:val="center"/>
          </w:tcPr>
          <w:p w14:paraId="2D61AF87" w14:textId="0E72F5C2" w:rsidR="005A032A" w:rsidRPr="000047FC" w:rsidRDefault="005A032A" w:rsidP="005A032A">
            <w:pPr>
              <w:jc w:val="center"/>
              <w:rPr>
                <w:rFonts w:ascii="Cambria" w:hAnsi="Cambria" w:cs="Arial"/>
                <w:b/>
                <w:bCs/>
              </w:rPr>
            </w:pPr>
            <w:r w:rsidRPr="000047FC">
              <w:rPr>
                <w:rFonts w:ascii="Cambria" w:hAnsi="Cambria" w:cs="Arial"/>
                <w:b/>
                <w:bCs/>
              </w:rPr>
              <w:t>51</w:t>
            </w:r>
          </w:p>
        </w:tc>
        <w:tc>
          <w:tcPr>
            <w:tcW w:w="3240" w:type="dxa"/>
            <w:tcBorders>
              <w:top w:val="single" w:sz="4" w:space="0" w:color="auto"/>
              <w:left w:val="single" w:sz="4" w:space="0" w:color="auto"/>
              <w:bottom w:val="single" w:sz="4" w:space="0" w:color="auto"/>
              <w:right w:val="single" w:sz="4" w:space="0" w:color="auto"/>
            </w:tcBorders>
            <w:vAlign w:val="center"/>
          </w:tcPr>
          <w:p w14:paraId="17979B72" w14:textId="1CAFFF37" w:rsidR="005A032A" w:rsidRPr="000047FC" w:rsidRDefault="009D1002" w:rsidP="005A032A">
            <w:pPr>
              <w:jc w:val="center"/>
              <w:rPr>
                <w:rFonts w:ascii="Cambria" w:hAnsi="Cambria" w:cs="Arial"/>
                <w:b/>
                <w:bCs/>
              </w:rPr>
            </w:pPr>
            <w:r>
              <w:rPr>
                <w:rFonts w:ascii="Cambria" w:hAnsi="Cambria" w:cs="Arial"/>
                <w:b/>
                <w:bCs/>
              </w:rPr>
              <w:t>99</w:t>
            </w:r>
          </w:p>
        </w:tc>
        <w:tc>
          <w:tcPr>
            <w:tcW w:w="3150" w:type="dxa"/>
            <w:vMerge/>
            <w:tcBorders>
              <w:left w:val="single" w:sz="4" w:space="0" w:color="auto"/>
              <w:right w:val="single" w:sz="4" w:space="0" w:color="auto"/>
            </w:tcBorders>
            <w:shd w:val="clear" w:color="auto" w:fill="auto"/>
            <w:vAlign w:val="center"/>
          </w:tcPr>
          <w:p w14:paraId="2E33303E" w14:textId="77777777" w:rsidR="005A032A" w:rsidRDefault="005A032A" w:rsidP="005A032A">
            <w:pPr>
              <w:jc w:val="center"/>
              <w:rPr>
                <w:rFonts w:ascii="Cambria" w:hAnsi="Cambria" w:cs="Arial"/>
              </w:rPr>
            </w:pPr>
          </w:p>
        </w:tc>
      </w:tr>
      <w:tr w:rsidR="005A032A" w14:paraId="0F8C4776"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B7C6E8E" w14:textId="31F84B32" w:rsidR="005A032A" w:rsidRPr="000047FC" w:rsidRDefault="005A032A" w:rsidP="005A032A">
            <w:pPr>
              <w:jc w:val="center"/>
              <w:rPr>
                <w:rFonts w:ascii="Cambria" w:hAnsi="Cambria" w:cs="Arial"/>
                <w:b/>
                <w:bCs/>
              </w:rPr>
            </w:pPr>
            <w:r w:rsidRPr="000047FC">
              <w:rPr>
                <w:rFonts w:ascii="Cambria" w:hAnsi="Cambria" w:cs="Arial"/>
                <w:b/>
                <w:bCs/>
              </w:rPr>
              <w:t>13</w:t>
            </w:r>
          </w:p>
        </w:tc>
        <w:tc>
          <w:tcPr>
            <w:tcW w:w="1528" w:type="dxa"/>
            <w:tcBorders>
              <w:left w:val="single" w:sz="4" w:space="0" w:color="auto"/>
              <w:right w:val="single" w:sz="4" w:space="0" w:color="auto"/>
            </w:tcBorders>
            <w:shd w:val="clear" w:color="auto" w:fill="F2F2F2" w:themeFill="background1" w:themeFillShade="F2"/>
            <w:vAlign w:val="center"/>
          </w:tcPr>
          <w:p w14:paraId="1B16115C" w14:textId="77BE886D" w:rsidR="005A032A" w:rsidRPr="000047FC" w:rsidRDefault="005A032A" w:rsidP="005A032A">
            <w:pPr>
              <w:jc w:val="center"/>
              <w:rPr>
                <w:rFonts w:ascii="Cambria" w:hAnsi="Cambria" w:cs="Arial"/>
                <w:b/>
                <w:bCs/>
              </w:rPr>
            </w:pPr>
            <w:r w:rsidRPr="000047FC">
              <w:rPr>
                <w:rFonts w:ascii="Cambria" w:hAnsi="Cambria" w:cs="Arial"/>
                <w:b/>
                <w:bCs/>
              </w:rPr>
              <w:t>52</w:t>
            </w:r>
          </w:p>
        </w:tc>
        <w:tc>
          <w:tcPr>
            <w:tcW w:w="3240" w:type="dxa"/>
            <w:tcBorders>
              <w:top w:val="single" w:sz="4" w:space="0" w:color="auto"/>
              <w:left w:val="single" w:sz="4" w:space="0" w:color="auto"/>
              <w:bottom w:val="single" w:sz="4" w:space="0" w:color="auto"/>
              <w:right w:val="single" w:sz="4" w:space="0" w:color="auto"/>
            </w:tcBorders>
            <w:vAlign w:val="center"/>
          </w:tcPr>
          <w:p w14:paraId="38A4A51A" w14:textId="55B8882A" w:rsidR="005A032A" w:rsidRPr="000047FC" w:rsidRDefault="009D1002" w:rsidP="005A032A">
            <w:pPr>
              <w:jc w:val="center"/>
              <w:rPr>
                <w:rFonts w:ascii="Cambria" w:hAnsi="Cambria" w:cs="Arial"/>
                <w:b/>
                <w:bCs/>
              </w:rPr>
            </w:pPr>
            <w:r>
              <w:rPr>
                <w:rFonts w:ascii="Cambria" w:hAnsi="Cambria" w:cs="Arial"/>
                <w:b/>
                <w:bCs/>
              </w:rPr>
              <w:t>100</w:t>
            </w:r>
          </w:p>
        </w:tc>
        <w:tc>
          <w:tcPr>
            <w:tcW w:w="3150" w:type="dxa"/>
            <w:vMerge/>
            <w:tcBorders>
              <w:left w:val="single" w:sz="4" w:space="0" w:color="auto"/>
              <w:right w:val="single" w:sz="4" w:space="0" w:color="auto"/>
            </w:tcBorders>
            <w:shd w:val="clear" w:color="auto" w:fill="auto"/>
            <w:vAlign w:val="center"/>
          </w:tcPr>
          <w:p w14:paraId="1F5EB681" w14:textId="77777777" w:rsidR="005A032A" w:rsidRDefault="005A032A" w:rsidP="005A032A">
            <w:pPr>
              <w:jc w:val="center"/>
              <w:rPr>
                <w:rFonts w:ascii="Cambria" w:hAnsi="Cambria" w:cs="Arial"/>
              </w:rPr>
            </w:pPr>
          </w:p>
        </w:tc>
      </w:tr>
      <w:tr w:rsidR="005A032A" w14:paraId="454075D2"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069D89B" w14:textId="777AA752" w:rsidR="005A032A" w:rsidRPr="000047FC" w:rsidRDefault="005A032A" w:rsidP="005A032A">
            <w:pPr>
              <w:jc w:val="center"/>
              <w:rPr>
                <w:rFonts w:ascii="Cambria" w:hAnsi="Cambria" w:cs="Arial"/>
                <w:b/>
                <w:bCs/>
              </w:rPr>
            </w:pPr>
            <w:r w:rsidRPr="000047FC">
              <w:rPr>
                <w:rFonts w:ascii="Cambria" w:hAnsi="Cambria" w:cs="Arial"/>
                <w:b/>
                <w:bCs/>
              </w:rPr>
              <w:t>14</w:t>
            </w:r>
          </w:p>
        </w:tc>
        <w:tc>
          <w:tcPr>
            <w:tcW w:w="1528" w:type="dxa"/>
            <w:tcBorders>
              <w:left w:val="single" w:sz="4" w:space="0" w:color="auto"/>
              <w:right w:val="single" w:sz="4" w:space="0" w:color="auto"/>
            </w:tcBorders>
            <w:shd w:val="clear" w:color="auto" w:fill="F2F2F2" w:themeFill="background1" w:themeFillShade="F2"/>
            <w:vAlign w:val="center"/>
          </w:tcPr>
          <w:p w14:paraId="139E301E" w14:textId="25B7554D" w:rsidR="005A032A" w:rsidRPr="000047FC" w:rsidRDefault="005A032A" w:rsidP="005A032A">
            <w:pPr>
              <w:jc w:val="center"/>
              <w:rPr>
                <w:rFonts w:ascii="Cambria" w:hAnsi="Cambria" w:cs="Arial"/>
                <w:b/>
                <w:bCs/>
              </w:rPr>
            </w:pPr>
            <w:r w:rsidRPr="000047FC">
              <w:rPr>
                <w:rFonts w:ascii="Cambria" w:hAnsi="Cambria" w:cs="Arial"/>
                <w:b/>
                <w:bCs/>
              </w:rPr>
              <w:t>53</w:t>
            </w:r>
          </w:p>
        </w:tc>
        <w:tc>
          <w:tcPr>
            <w:tcW w:w="3240" w:type="dxa"/>
            <w:tcBorders>
              <w:top w:val="single" w:sz="4" w:space="0" w:color="auto"/>
              <w:left w:val="single" w:sz="4" w:space="0" w:color="auto"/>
              <w:bottom w:val="single" w:sz="4" w:space="0" w:color="auto"/>
              <w:right w:val="single" w:sz="4" w:space="0" w:color="auto"/>
            </w:tcBorders>
            <w:vAlign w:val="center"/>
          </w:tcPr>
          <w:p w14:paraId="36A8B5DB" w14:textId="0A781994" w:rsidR="005A032A" w:rsidRPr="000047FC" w:rsidRDefault="009D1002" w:rsidP="005A032A">
            <w:pPr>
              <w:jc w:val="center"/>
              <w:rPr>
                <w:rFonts w:ascii="Cambria" w:hAnsi="Cambria" w:cs="Arial"/>
                <w:b/>
                <w:bCs/>
              </w:rPr>
            </w:pPr>
            <w:r>
              <w:rPr>
                <w:rFonts w:ascii="Cambria" w:hAnsi="Cambria" w:cs="Arial"/>
                <w:b/>
                <w:bCs/>
              </w:rPr>
              <w:t>101</w:t>
            </w:r>
          </w:p>
        </w:tc>
        <w:tc>
          <w:tcPr>
            <w:tcW w:w="3150" w:type="dxa"/>
            <w:vMerge/>
            <w:tcBorders>
              <w:left w:val="single" w:sz="4" w:space="0" w:color="auto"/>
              <w:right w:val="single" w:sz="4" w:space="0" w:color="auto"/>
            </w:tcBorders>
            <w:shd w:val="clear" w:color="auto" w:fill="auto"/>
            <w:vAlign w:val="center"/>
          </w:tcPr>
          <w:p w14:paraId="01556CED" w14:textId="77777777" w:rsidR="005A032A" w:rsidRDefault="005A032A" w:rsidP="005A032A">
            <w:pPr>
              <w:jc w:val="center"/>
              <w:rPr>
                <w:rFonts w:ascii="Cambria" w:hAnsi="Cambria" w:cs="Arial"/>
              </w:rPr>
            </w:pPr>
          </w:p>
        </w:tc>
      </w:tr>
      <w:tr w:rsidR="005A032A" w14:paraId="4B41550D"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70D6A79" w14:textId="70E5EE54" w:rsidR="005A032A" w:rsidRPr="000047FC" w:rsidRDefault="005A032A" w:rsidP="005A032A">
            <w:pPr>
              <w:jc w:val="center"/>
              <w:rPr>
                <w:rFonts w:ascii="Cambria" w:hAnsi="Cambria" w:cs="Arial"/>
                <w:b/>
                <w:bCs/>
              </w:rPr>
            </w:pPr>
            <w:r w:rsidRPr="000047FC">
              <w:rPr>
                <w:rFonts w:ascii="Cambria" w:hAnsi="Cambria" w:cs="Arial"/>
                <w:b/>
                <w:bCs/>
              </w:rPr>
              <w:t>15</w:t>
            </w:r>
          </w:p>
        </w:tc>
        <w:tc>
          <w:tcPr>
            <w:tcW w:w="1528" w:type="dxa"/>
            <w:tcBorders>
              <w:left w:val="single" w:sz="4" w:space="0" w:color="auto"/>
              <w:right w:val="single" w:sz="4" w:space="0" w:color="auto"/>
            </w:tcBorders>
            <w:shd w:val="clear" w:color="auto" w:fill="F2F2F2" w:themeFill="background1" w:themeFillShade="F2"/>
            <w:vAlign w:val="center"/>
          </w:tcPr>
          <w:p w14:paraId="54F4DC32" w14:textId="37DE960B" w:rsidR="005A032A" w:rsidRPr="000047FC" w:rsidRDefault="005A032A" w:rsidP="005A032A">
            <w:pPr>
              <w:jc w:val="center"/>
              <w:rPr>
                <w:rFonts w:ascii="Cambria" w:hAnsi="Cambria" w:cs="Arial"/>
                <w:b/>
                <w:bCs/>
              </w:rPr>
            </w:pPr>
            <w:r w:rsidRPr="000047FC">
              <w:rPr>
                <w:rFonts w:ascii="Cambria" w:hAnsi="Cambria" w:cs="Arial"/>
                <w:b/>
                <w:bCs/>
              </w:rPr>
              <w:t>54</w:t>
            </w:r>
          </w:p>
        </w:tc>
        <w:tc>
          <w:tcPr>
            <w:tcW w:w="3240" w:type="dxa"/>
            <w:tcBorders>
              <w:top w:val="single" w:sz="4" w:space="0" w:color="auto"/>
              <w:left w:val="single" w:sz="4" w:space="0" w:color="auto"/>
              <w:bottom w:val="single" w:sz="4" w:space="0" w:color="auto"/>
              <w:right w:val="single" w:sz="4" w:space="0" w:color="auto"/>
            </w:tcBorders>
            <w:vAlign w:val="center"/>
          </w:tcPr>
          <w:p w14:paraId="50B0467A" w14:textId="7DEA87D0" w:rsidR="005A032A" w:rsidRPr="000047FC" w:rsidRDefault="009D1002" w:rsidP="005A032A">
            <w:pPr>
              <w:jc w:val="center"/>
              <w:rPr>
                <w:rFonts w:ascii="Cambria" w:hAnsi="Cambria" w:cs="Arial"/>
                <w:b/>
                <w:bCs/>
              </w:rPr>
            </w:pPr>
            <w:r>
              <w:rPr>
                <w:rFonts w:ascii="Cambria" w:hAnsi="Cambria" w:cs="Arial"/>
                <w:b/>
                <w:bCs/>
              </w:rPr>
              <w:t>102</w:t>
            </w:r>
          </w:p>
        </w:tc>
        <w:tc>
          <w:tcPr>
            <w:tcW w:w="3150" w:type="dxa"/>
            <w:vMerge/>
            <w:tcBorders>
              <w:left w:val="single" w:sz="4" w:space="0" w:color="auto"/>
              <w:right w:val="single" w:sz="4" w:space="0" w:color="auto"/>
            </w:tcBorders>
            <w:shd w:val="clear" w:color="auto" w:fill="auto"/>
            <w:vAlign w:val="center"/>
          </w:tcPr>
          <w:p w14:paraId="158C87C5" w14:textId="77777777" w:rsidR="005A032A" w:rsidRDefault="005A032A" w:rsidP="005A032A">
            <w:pPr>
              <w:jc w:val="center"/>
              <w:rPr>
                <w:rFonts w:ascii="Cambria" w:hAnsi="Cambria" w:cs="Arial"/>
              </w:rPr>
            </w:pPr>
          </w:p>
        </w:tc>
      </w:tr>
      <w:tr w:rsidR="005A032A" w14:paraId="427C4171"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0E22E98" w14:textId="2EB39B9F" w:rsidR="005A032A" w:rsidRPr="000047FC" w:rsidRDefault="005A032A" w:rsidP="005A032A">
            <w:pPr>
              <w:jc w:val="center"/>
              <w:rPr>
                <w:rFonts w:ascii="Cambria" w:hAnsi="Cambria" w:cs="Arial"/>
                <w:b/>
                <w:bCs/>
              </w:rPr>
            </w:pPr>
            <w:r w:rsidRPr="000047FC">
              <w:rPr>
                <w:rFonts w:ascii="Cambria" w:hAnsi="Cambria" w:cs="Arial"/>
                <w:b/>
                <w:bCs/>
              </w:rPr>
              <w:t>25</w:t>
            </w:r>
          </w:p>
        </w:tc>
        <w:tc>
          <w:tcPr>
            <w:tcW w:w="1528" w:type="dxa"/>
            <w:tcBorders>
              <w:left w:val="single" w:sz="4" w:space="0" w:color="auto"/>
              <w:right w:val="single" w:sz="4" w:space="0" w:color="auto"/>
            </w:tcBorders>
            <w:shd w:val="clear" w:color="auto" w:fill="F2F2F2" w:themeFill="background1" w:themeFillShade="F2"/>
            <w:vAlign w:val="center"/>
          </w:tcPr>
          <w:p w14:paraId="2468AE50" w14:textId="4DFDE6A4" w:rsidR="005A032A" w:rsidRPr="000047FC" w:rsidRDefault="005A032A" w:rsidP="005A032A">
            <w:pPr>
              <w:jc w:val="center"/>
              <w:rPr>
                <w:rFonts w:ascii="Cambria" w:hAnsi="Cambria" w:cs="Arial"/>
                <w:b/>
                <w:bCs/>
              </w:rPr>
            </w:pPr>
            <w:r w:rsidRPr="000047FC">
              <w:rPr>
                <w:rFonts w:ascii="Cambria" w:hAnsi="Cambria" w:cs="Arial"/>
                <w:b/>
                <w:bCs/>
              </w:rPr>
              <w:t>55</w:t>
            </w:r>
          </w:p>
        </w:tc>
        <w:tc>
          <w:tcPr>
            <w:tcW w:w="3240" w:type="dxa"/>
            <w:tcBorders>
              <w:top w:val="single" w:sz="4" w:space="0" w:color="auto"/>
              <w:left w:val="single" w:sz="4" w:space="0" w:color="auto"/>
              <w:bottom w:val="single" w:sz="4" w:space="0" w:color="auto"/>
              <w:right w:val="single" w:sz="4" w:space="0" w:color="auto"/>
            </w:tcBorders>
            <w:vAlign w:val="center"/>
          </w:tcPr>
          <w:p w14:paraId="5EF3FDB1" w14:textId="7FAD22EB" w:rsidR="005A032A" w:rsidRPr="000047FC" w:rsidRDefault="009D1002" w:rsidP="005A032A">
            <w:pPr>
              <w:jc w:val="center"/>
              <w:rPr>
                <w:rFonts w:ascii="Cambria" w:hAnsi="Cambria" w:cs="Arial"/>
                <w:b/>
                <w:bCs/>
              </w:rPr>
            </w:pPr>
            <w:r>
              <w:rPr>
                <w:rFonts w:ascii="Cambria" w:hAnsi="Cambria" w:cs="Arial"/>
                <w:b/>
                <w:bCs/>
              </w:rPr>
              <w:t>103</w:t>
            </w:r>
          </w:p>
        </w:tc>
        <w:tc>
          <w:tcPr>
            <w:tcW w:w="3150" w:type="dxa"/>
            <w:vMerge/>
            <w:tcBorders>
              <w:left w:val="single" w:sz="4" w:space="0" w:color="auto"/>
              <w:right w:val="single" w:sz="4" w:space="0" w:color="auto"/>
            </w:tcBorders>
            <w:shd w:val="clear" w:color="auto" w:fill="auto"/>
            <w:vAlign w:val="center"/>
          </w:tcPr>
          <w:p w14:paraId="515845D8" w14:textId="77777777" w:rsidR="005A032A" w:rsidRDefault="005A032A" w:rsidP="005A032A">
            <w:pPr>
              <w:jc w:val="center"/>
              <w:rPr>
                <w:rFonts w:ascii="Cambria" w:hAnsi="Cambria" w:cs="Arial"/>
              </w:rPr>
            </w:pPr>
          </w:p>
        </w:tc>
      </w:tr>
      <w:tr w:rsidR="005A032A" w14:paraId="6AB29B72" w14:textId="77777777" w:rsidTr="008979F7">
        <w:trPr>
          <w:trHeight w:val="317"/>
        </w:trPr>
        <w:tc>
          <w:tcPr>
            <w:tcW w:w="1527" w:type="dxa"/>
            <w:tcBorders>
              <w:left w:val="single" w:sz="4" w:space="0" w:color="auto"/>
              <w:bottom w:val="double" w:sz="4" w:space="0" w:color="auto"/>
              <w:right w:val="single" w:sz="4" w:space="0" w:color="auto"/>
            </w:tcBorders>
            <w:shd w:val="clear" w:color="auto" w:fill="F2F2F2" w:themeFill="background1" w:themeFillShade="F2"/>
            <w:vAlign w:val="center"/>
          </w:tcPr>
          <w:p w14:paraId="21ED1D7F" w14:textId="4F390779" w:rsidR="005A032A" w:rsidRPr="000047FC" w:rsidRDefault="005A032A" w:rsidP="005A032A">
            <w:pPr>
              <w:jc w:val="center"/>
              <w:rPr>
                <w:rFonts w:ascii="Cambria" w:hAnsi="Cambria" w:cs="Arial"/>
                <w:b/>
                <w:bCs/>
              </w:rPr>
            </w:pPr>
            <w:r w:rsidRPr="000047FC">
              <w:rPr>
                <w:rFonts w:ascii="Cambria" w:hAnsi="Cambria" w:cs="Arial"/>
                <w:b/>
                <w:bCs/>
              </w:rPr>
              <w:t>26</w:t>
            </w:r>
          </w:p>
        </w:tc>
        <w:tc>
          <w:tcPr>
            <w:tcW w:w="1528" w:type="dxa"/>
            <w:tcBorders>
              <w:left w:val="single" w:sz="4" w:space="0" w:color="auto"/>
              <w:bottom w:val="double" w:sz="4" w:space="0" w:color="auto"/>
              <w:right w:val="single" w:sz="4" w:space="0" w:color="auto"/>
            </w:tcBorders>
            <w:shd w:val="clear" w:color="auto" w:fill="F2F2F2" w:themeFill="background1" w:themeFillShade="F2"/>
            <w:vAlign w:val="center"/>
          </w:tcPr>
          <w:p w14:paraId="33E75AF4" w14:textId="172CBFF0" w:rsidR="005A032A" w:rsidRPr="000047FC" w:rsidRDefault="005A032A" w:rsidP="005A032A">
            <w:pPr>
              <w:jc w:val="center"/>
              <w:rPr>
                <w:rFonts w:ascii="Cambria" w:hAnsi="Cambria" w:cs="Arial"/>
                <w:b/>
                <w:bCs/>
              </w:rPr>
            </w:pPr>
            <w:r w:rsidRPr="000047FC">
              <w:rPr>
                <w:rFonts w:ascii="Cambria" w:hAnsi="Cambria" w:cs="Arial"/>
                <w:b/>
                <w:bCs/>
              </w:rPr>
              <w:t>56</w:t>
            </w:r>
          </w:p>
        </w:tc>
        <w:tc>
          <w:tcPr>
            <w:tcW w:w="3240" w:type="dxa"/>
            <w:tcBorders>
              <w:top w:val="single" w:sz="4" w:space="0" w:color="auto"/>
              <w:left w:val="single" w:sz="4" w:space="0" w:color="auto"/>
              <w:bottom w:val="double" w:sz="4" w:space="0" w:color="auto"/>
              <w:right w:val="single" w:sz="4" w:space="0" w:color="auto"/>
            </w:tcBorders>
            <w:vAlign w:val="center"/>
          </w:tcPr>
          <w:p w14:paraId="4D990062" w14:textId="4C8DA68A" w:rsidR="005A032A" w:rsidRPr="000047FC" w:rsidRDefault="009D1002" w:rsidP="005A032A">
            <w:pPr>
              <w:jc w:val="center"/>
              <w:rPr>
                <w:rFonts w:ascii="Cambria" w:hAnsi="Cambria" w:cs="Arial"/>
                <w:b/>
                <w:bCs/>
              </w:rPr>
            </w:pPr>
            <w:r>
              <w:rPr>
                <w:rFonts w:ascii="Cambria" w:hAnsi="Cambria" w:cs="Arial"/>
                <w:b/>
                <w:bCs/>
              </w:rPr>
              <w:t>104</w:t>
            </w:r>
          </w:p>
        </w:tc>
        <w:tc>
          <w:tcPr>
            <w:tcW w:w="3150" w:type="dxa"/>
            <w:vMerge/>
            <w:tcBorders>
              <w:left w:val="single" w:sz="4" w:space="0" w:color="auto"/>
              <w:bottom w:val="double" w:sz="4" w:space="0" w:color="auto"/>
              <w:right w:val="single" w:sz="4" w:space="0" w:color="auto"/>
            </w:tcBorders>
            <w:shd w:val="clear" w:color="auto" w:fill="auto"/>
            <w:vAlign w:val="center"/>
          </w:tcPr>
          <w:p w14:paraId="01B07CDB" w14:textId="77777777" w:rsidR="005A032A" w:rsidRDefault="005A032A" w:rsidP="005A032A">
            <w:pPr>
              <w:jc w:val="center"/>
              <w:rPr>
                <w:rFonts w:ascii="Cambria" w:hAnsi="Cambria" w:cs="Arial"/>
              </w:rPr>
            </w:pPr>
          </w:p>
        </w:tc>
      </w:tr>
      <w:tr w:rsidR="005A032A" w14:paraId="69DD42C4" w14:textId="77777777" w:rsidTr="008979F7">
        <w:trPr>
          <w:trHeight w:val="317"/>
        </w:trPr>
        <w:tc>
          <w:tcPr>
            <w:tcW w:w="1527" w:type="dxa"/>
            <w:tcBorders>
              <w:top w:val="double" w:sz="4" w:space="0" w:color="auto"/>
              <w:left w:val="single" w:sz="4" w:space="0" w:color="auto"/>
              <w:right w:val="single" w:sz="4" w:space="0" w:color="auto"/>
            </w:tcBorders>
            <w:shd w:val="clear" w:color="auto" w:fill="F2F2F2" w:themeFill="background1" w:themeFillShade="F2"/>
            <w:vAlign w:val="center"/>
          </w:tcPr>
          <w:p w14:paraId="44162E51" w14:textId="72267990" w:rsidR="005A032A" w:rsidRPr="000047FC" w:rsidRDefault="005A032A" w:rsidP="005A032A">
            <w:pPr>
              <w:jc w:val="center"/>
              <w:rPr>
                <w:rFonts w:ascii="Cambria" w:hAnsi="Cambria" w:cs="Arial"/>
                <w:b/>
                <w:bCs/>
              </w:rPr>
            </w:pPr>
            <w:r w:rsidRPr="000047FC">
              <w:rPr>
                <w:rFonts w:ascii="Cambria" w:hAnsi="Cambria" w:cs="Arial"/>
                <w:b/>
                <w:bCs/>
              </w:rPr>
              <w:t>27</w:t>
            </w:r>
          </w:p>
        </w:tc>
        <w:tc>
          <w:tcPr>
            <w:tcW w:w="1528" w:type="dxa"/>
            <w:tcBorders>
              <w:top w:val="double" w:sz="4" w:space="0" w:color="auto"/>
              <w:left w:val="single" w:sz="4" w:space="0" w:color="auto"/>
              <w:right w:val="single" w:sz="4" w:space="0" w:color="auto"/>
            </w:tcBorders>
            <w:shd w:val="clear" w:color="auto" w:fill="F2F2F2" w:themeFill="background1" w:themeFillShade="F2"/>
            <w:vAlign w:val="center"/>
          </w:tcPr>
          <w:p w14:paraId="610265F7" w14:textId="66FEA107" w:rsidR="005A032A" w:rsidRPr="000047FC" w:rsidRDefault="005A032A" w:rsidP="005A032A">
            <w:pPr>
              <w:jc w:val="center"/>
              <w:rPr>
                <w:rFonts w:ascii="Cambria" w:hAnsi="Cambria" w:cs="Arial"/>
                <w:b/>
                <w:bCs/>
              </w:rPr>
            </w:pPr>
            <w:r w:rsidRPr="000047FC">
              <w:rPr>
                <w:rFonts w:ascii="Cambria" w:hAnsi="Cambria" w:cs="Arial"/>
                <w:b/>
                <w:bCs/>
              </w:rPr>
              <w:t>57</w:t>
            </w:r>
          </w:p>
        </w:tc>
        <w:tc>
          <w:tcPr>
            <w:tcW w:w="3240" w:type="dxa"/>
            <w:tcBorders>
              <w:top w:val="double" w:sz="4" w:space="0" w:color="auto"/>
              <w:left w:val="single" w:sz="4" w:space="0" w:color="auto"/>
              <w:bottom w:val="single" w:sz="4" w:space="0" w:color="auto"/>
              <w:right w:val="single" w:sz="4" w:space="0" w:color="auto"/>
            </w:tcBorders>
            <w:vAlign w:val="center"/>
          </w:tcPr>
          <w:p w14:paraId="340EA7BF" w14:textId="4209853B" w:rsidR="005A032A" w:rsidRPr="000047FC" w:rsidRDefault="009D1002" w:rsidP="005A032A">
            <w:pPr>
              <w:jc w:val="center"/>
              <w:rPr>
                <w:rFonts w:ascii="Cambria" w:hAnsi="Cambria" w:cs="Arial"/>
                <w:b/>
                <w:bCs/>
              </w:rPr>
            </w:pPr>
            <w:r>
              <w:rPr>
                <w:rFonts w:ascii="Cambria" w:hAnsi="Cambria" w:cs="Arial"/>
                <w:b/>
                <w:bCs/>
              </w:rPr>
              <w:t>105</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31461D42" w14:textId="77777777" w:rsidR="005A032A" w:rsidRDefault="005A032A" w:rsidP="005A032A">
            <w:pPr>
              <w:jc w:val="center"/>
              <w:rPr>
                <w:rFonts w:ascii="Cambria" w:hAnsi="Cambria" w:cs="Arial"/>
              </w:rPr>
            </w:pPr>
          </w:p>
        </w:tc>
      </w:tr>
      <w:tr w:rsidR="005A032A" w14:paraId="0A2BC88E"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46A08244" w14:textId="79ADD16A" w:rsidR="005A032A" w:rsidRPr="000047FC" w:rsidRDefault="005A032A" w:rsidP="005A032A">
            <w:pPr>
              <w:jc w:val="center"/>
              <w:rPr>
                <w:rFonts w:ascii="Cambria" w:hAnsi="Cambria" w:cs="Arial"/>
                <w:b/>
                <w:bCs/>
              </w:rPr>
            </w:pPr>
            <w:r w:rsidRPr="000047FC">
              <w:rPr>
                <w:rFonts w:ascii="Cambria" w:hAnsi="Cambria" w:cs="Arial"/>
                <w:b/>
                <w:bCs/>
              </w:rPr>
              <w:t>37</w:t>
            </w:r>
          </w:p>
        </w:tc>
        <w:tc>
          <w:tcPr>
            <w:tcW w:w="1528" w:type="dxa"/>
            <w:tcBorders>
              <w:left w:val="single" w:sz="4" w:space="0" w:color="auto"/>
              <w:right w:val="single" w:sz="4" w:space="0" w:color="auto"/>
            </w:tcBorders>
            <w:shd w:val="clear" w:color="auto" w:fill="F2F2F2" w:themeFill="background1" w:themeFillShade="F2"/>
            <w:vAlign w:val="center"/>
          </w:tcPr>
          <w:p w14:paraId="68575894" w14:textId="0BAA576A" w:rsidR="005A032A" w:rsidRPr="000047FC" w:rsidRDefault="005A032A" w:rsidP="005A032A">
            <w:pPr>
              <w:jc w:val="center"/>
              <w:rPr>
                <w:rFonts w:ascii="Cambria" w:hAnsi="Cambria" w:cs="Arial"/>
                <w:b/>
                <w:bCs/>
              </w:rPr>
            </w:pPr>
            <w:r w:rsidRPr="000047FC">
              <w:rPr>
                <w:rFonts w:ascii="Cambria" w:hAnsi="Cambria" w:cs="Arial"/>
                <w:b/>
                <w:bCs/>
              </w:rPr>
              <w:t>58</w:t>
            </w:r>
          </w:p>
        </w:tc>
        <w:tc>
          <w:tcPr>
            <w:tcW w:w="3240" w:type="dxa"/>
            <w:tcBorders>
              <w:top w:val="single" w:sz="4" w:space="0" w:color="auto"/>
              <w:left w:val="single" w:sz="4" w:space="0" w:color="auto"/>
              <w:bottom w:val="single" w:sz="4" w:space="0" w:color="auto"/>
              <w:right w:val="single" w:sz="4" w:space="0" w:color="auto"/>
            </w:tcBorders>
            <w:vAlign w:val="center"/>
          </w:tcPr>
          <w:p w14:paraId="79EE1DDF" w14:textId="085B6EE7" w:rsidR="005A032A" w:rsidRPr="000047FC" w:rsidRDefault="009D1002" w:rsidP="005A032A">
            <w:pPr>
              <w:jc w:val="center"/>
              <w:rPr>
                <w:rFonts w:ascii="Cambria" w:hAnsi="Cambria" w:cs="Arial"/>
                <w:b/>
                <w:bCs/>
              </w:rPr>
            </w:pPr>
            <w:r>
              <w:rPr>
                <w:rFonts w:ascii="Cambria" w:hAnsi="Cambria" w:cs="Arial"/>
                <w:b/>
                <w:bCs/>
              </w:rPr>
              <w:t>106</w:t>
            </w:r>
          </w:p>
        </w:tc>
        <w:tc>
          <w:tcPr>
            <w:tcW w:w="3150" w:type="dxa"/>
            <w:vMerge/>
            <w:tcBorders>
              <w:left w:val="single" w:sz="4" w:space="0" w:color="auto"/>
              <w:right w:val="single" w:sz="4" w:space="0" w:color="auto"/>
            </w:tcBorders>
            <w:shd w:val="clear" w:color="auto" w:fill="auto"/>
            <w:vAlign w:val="center"/>
          </w:tcPr>
          <w:p w14:paraId="3EFCFABC" w14:textId="77777777" w:rsidR="005A032A" w:rsidRDefault="005A032A" w:rsidP="005A032A">
            <w:pPr>
              <w:jc w:val="center"/>
              <w:rPr>
                <w:rFonts w:ascii="Cambria" w:hAnsi="Cambria" w:cs="Arial"/>
              </w:rPr>
            </w:pPr>
          </w:p>
        </w:tc>
      </w:tr>
      <w:tr w:rsidR="005A032A" w14:paraId="0D46DB86"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E9B69CC" w14:textId="076C9C8F" w:rsidR="005A032A" w:rsidRPr="000047FC" w:rsidRDefault="005A032A" w:rsidP="005A032A">
            <w:pPr>
              <w:jc w:val="center"/>
              <w:rPr>
                <w:rFonts w:ascii="Cambria" w:hAnsi="Cambria" w:cs="Arial"/>
                <w:b/>
                <w:bCs/>
              </w:rPr>
            </w:pPr>
            <w:r w:rsidRPr="000047FC">
              <w:rPr>
                <w:rFonts w:ascii="Cambria" w:hAnsi="Cambria" w:cs="Arial"/>
                <w:b/>
                <w:bCs/>
              </w:rPr>
              <w:t>38</w:t>
            </w:r>
          </w:p>
        </w:tc>
        <w:tc>
          <w:tcPr>
            <w:tcW w:w="1528" w:type="dxa"/>
            <w:tcBorders>
              <w:left w:val="single" w:sz="4" w:space="0" w:color="auto"/>
              <w:right w:val="single" w:sz="4" w:space="0" w:color="auto"/>
            </w:tcBorders>
            <w:shd w:val="clear" w:color="auto" w:fill="F2F2F2" w:themeFill="background1" w:themeFillShade="F2"/>
            <w:vAlign w:val="center"/>
          </w:tcPr>
          <w:p w14:paraId="4CB9A349" w14:textId="6DA80E1B" w:rsidR="005A032A" w:rsidRPr="000047FC" w:rsidRDefault="005A032A" w:rsidP="005A032A">
            <w:pPr>
              <w:jc w:val="center"/>
              <w:rPr>
                <w:rFonts w:ascii="Cambria" w:hAnsi="Cambria" w:cs="Arial"/>
                <w:b/>
                <w:bCs/>
              </w:rPr>
            </w:pPr>
            <w:r w:rsidRPr="000047FC">
              <w:rPr>
                <w:rFonts w:ascii="Cambria" w:hAnsi="Cambria" w:cs="Arial"/>
                <w:b/>
                <w:bCs/>
              </w:rPr>
              <w:t>59</w:t>
            </w:r>
          </w:p>
        </w:tc>
        <w:tc>
          <w:tcPr>
            <w:tcW w:w="3240" w:type="dxa"/>
            <w:tcBorders>
              <w:top w:val="single" w:sz="4" w:space="0" w:color="auto"/>
              <w:left w:val="single" w:sz="4" w:space="0" w:color="auto"/>
              <w:bottom w:val="single" w:sz="4" w:space="0" w:color="auto"/>
              <w:right w:val="single" w:sz="4" w:space="0" w:color="auto"/>
            </w:tcBorders>
            <w:vAlign w:val="center"/>
          </w:tcPr>
          <w:p w14:paraId="08BA0E1A" w14:textId="3D7422DD" w:rsidR="005A032A" w:rsidRPr="000047FC" w:rsidRDefault="009D1002" w:rsidP="005A032A">
            <w:pPr>
              <w:jc w:val="center"/>
              <w:rPr>
                <w:rFonts w:ascii="Cambria" w:hAnsi="Cambria" w:cs="Arial"/>
                <w:b/>
                <w:bCs/>
              </w:rPr>
            </w:pPr>
            <w:r>
              <w:rPr>
                <w:rFonts w:ascii="Cambria" w:hAnsi="Cambria" w:cs="Arial"/>
                <w:b/>
                <w:bCs/>
              </w:rPr>
              <w:t>107</w:t>
            </w:r>
          </w:p>
        </w:tc>
        <w:tc>
          <w:tcPr>
            <w:tcW w:w="3150" w:type="dxa"/>
            <w:vMerge/>
            <w:tcBorders>
              <w:left w:val="single" w:sz="4" w:space="0" w:color="auto"/>
              <w:right w:val="single" w:sz="4" w:space="0" w:color="auto"/>
            </w:tcBorders>
            <w:shd w:val="clear" w:color="auto" w:fill="auto"/>
            <w:vAlign w:val="center"/>
          </w:tcPr>
          <w:p w14:paraId="64BBA21B" w14:textId="77777777" w:rsidR="005A032A" w:rsidRDefault="005A032A" w:rsidP="005A032A">
            <w:pPr>
              <w:jc w:val="center"/>
              <w:rPr>
                <w:rFonts w:ascii="Cambria" w:hAnsi="Cambria" w:cs="Arial"/>
              </w:rPr>
            </w:pPr>
          </w:p>
        </w:tc>
      </w:tr>
      <w:tr w:rsidR="005A032A" w14:paraId="67AE646E"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48A88DC1" w14:textId="1258C0FB" w:rsidR="005A032A" w:rsidRPr="000047FC" w:rsidRDefault="005A032A" w:rsidP="005A032A">
            <w:pPr>
              <w:jc w:val="center"/>
              <w:rPr>
                <w:rFonts w:ascii="Cambria" w:hAnsi="Cambria" w:cs="Arial"/>
                <w:b/>
                <w:bCs/>
              </w:rPr>
            </w:pPr>
            <w:r w:rsidRPr="000047FC">
              <w:rPr>
                <w:rFonts w:ascii="Cambria" w:hAnsi="Cambria" w:cs="Arial"/>
                <w:b/>
                <w:bCs/>
              </w:rPr>
              <w:t>39</w:t>
            </w:r>
          </w:p>
        </w:tc>
        <w:tc>
          <w:tcPr>
            <w:tcW w:w="1528" w:type="dxa"/>
            <w:tcBorders>
              <w:left w:val="single" w:sz="4" w:space="0" w:color="auto"/>
              <w:right w:val="single" w:sz="4" w:space="0" w:color="auto"/>
            </w:tcBorders>
            <w:shd w:val="clear" w:color="auto" w:fill="F2F2F2" w:themeFill="background1" w:themeFillShade="F2"/>
            <w:vAlign w:val="center"/>
          </w:tcPr>
          <w:p w14:paraId="726064DD" w14:textId="24C6F205" w:rsidR="005A032A" w:rsidRPr="000047FC" w:rsidRDefault="005A032A" w:rsidP="005A032A">
            <w:pPr>
              <w:jc w:val="center"/>
              <w:rPr>
                <w:rFonts w:ascii="Cambria" w:hAnsi="Cambria" w:cs="Arial"/>
                <w:b/>
                <w:bCs/>
              </w:rPr>
            </w:pPr>
            <w:r w:rsidRPr="000047FC">
              <w:rPr>
                <w:rFonts w:ascii="Cambria" w:hAnsi="Cambria" w:cs="Arial"/>
                <w:b/>
                <w:bCs/>
              </w:rPr>
              <w:t>60</w:t>
            </w:r>
          </w:p>
        </w:tc>
        <w:tc>
          <w:tcPr>
            <w:tcW w:w="3240" w:type="dxa"/>
            <w:tcBorders>
              <w:top w:val="single" w:sz="4" w:space="0" w:color="auto"/>
              <w:left w:val="single" w:sz="4" w:space="0" w:color="auto"/>
              <w:bottom w:val="single" w:sz="4" w:space="0" w:color="auto"/>
              <w:right w:val="single" w:sz="4" w:space="0" w:color="auto"/>
            </w:tcBorders>
            <w:vAlign w:val="center"/>
          </w:tcPr>
          <w:p w14:paraId="770A7389" w14:textId="64AF5C62" w:rsidR="005A032A" w:rsidRPr="000047FC" w:rsidRDefault="009D1002" w:rsidP="005A032A">
            <w:pPr>
              <w:jc w:val="center"/>
              <w:rPr>
                <w:rFonts w:ascii="Cambria" w:hAnsi="Cambria" w:cs="Arial"/>
                <w:b/>
                <w:bCs/>
              </w:rPr>
            </w:pPr>
            <w:r>
              <w:rPr>
                <w:rFonts w:ascii="Cambria" w:hAnsi="Cambria" w:cs="Arial"/>
                <w:b/>
                <w:bCs/>
              </w:rPr>
              <w:t>108</w:t>
            </w:r>
          </w:p>
        </w:tc>
        <w:tc>
          <w:tcPr>
            <w:tcW w:w="3150" w:type="dxa"/>
            <w:vMerge/>
            <w:tcBorders>
              <w:left w:val="single" w:sz="4" w:space="0" w:color="auto"/>
              <w:right w:val="single" w:sz="4" w:space="0" w:color="auto"/>
            </w:tcBorders>
            <w:shd w:val="clear" w:color="auto" w:fill="auto"/>
            <w:vAlign w:val="center"/>
          </w:tcPr>
          <w:p w14:paraId="66FF3558" w14:textId="77777777" w:rsidR="005A032A" w:rsidRDefault="005A032A" w:rsidP="005A032A">
            <w:pPr>
              <w:jc w:val="center"/>
              <w:rPr>
                <w:rFonts w:ascii="Cambria" w:hAnsi="Cambria" w:cs="Arial"/>
              </w:rPr>
            </w:pPr>
          </w:p>
        </w:tc>
      </w:tr>
      <w:tr w:rsidR="00725A69" w14:paraId="69F862E3"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4CFBCBAF" w14:textId="719D97AD" w:rsidR="00725A69" w:rsidRPr="000047FC" w:rsidRDefault="00725A69" w:rsidP="00725A69">
            <w:pPr>
              <w:jc w:val="center"/>
              <w:rPr>
                <w:rFonts w:ascii="Cambria" w:hAnsi="Cambria" w:cs="Arial"/>
                <w:b/>
                <w:bCs/>
              </w:rPr>
            </w:pPr>
            <w:r w:rsidRPr="000047FC">
              <w:rPr>
                <w:rFonts w:ascii="Cambria" w:hAnsi="Cambria" w:cs="Arial"/>
                <w:b/>
                <w:bCs/>
              </w:rPr>
              <w:t>4</w:t>
            </w:r>
          </w:p>
        </w:tc>
        <w:tc>
          <w:tcPr>
            <w:tcW w:w="1528" w:type="dxa"/>
            <w:tcBorders>
              <w:left w:val="single" w:sz="4" w:space="0" w:color="auto"/>
              <w:right w:val="single" w:sz="4" w:space="0" w:color="auto"/>
            </w:tcBorders>
            <w:shd w:val="clear" w:color="auto" w:fill="F2F2F2" w:themeFill="background1" w:themeFillShade="F2"/>
            <w:vAlign w:val="center"/>
          </w:tcPr>
          <w:p w14:paraId="284FCCA5" w14:textId="45D0A9EE" w:rsidR="00725A69" w:rsidRPr="000047FC" w:rsidRDefault="00725A69" w:rsidP="00725A69">
            <w:pPr>
              <w:jc w:val="center"/>
              <w:rPr>
                <w:rFonts w:ascii="Cambria" w:hAnsi="Cambria" w:cs="Arial"/>
                <w:b/>
                <w:bCs/>
              </w:rPr>
            </w:pPr>
            <w:r w:rsidRPr="000047FC">
              <w:rPr>
                <w:rFonts w:ascii="Cambria" w:hAnsi="Cambria" w:cs="Arial"/>
                <w:b/>
                <w:bCs/>
              </w:rPr>
              <w:t>61</w:t>
            </w:r>
          </w:p>
        </w:tc>
        <w:tc>
          <w:tcPr>
            <w:tcW w:w="3240" w:type="dxa"/>
            <w:tcBorders>
              <w:top w:val="single" w:sz="4" w:space="0" w:color="auto"/>
              <w:left w:val="single" w:sz="4" w:space="0" w:color="auto"/>
              <w:bottom w:val="single" w:sz="4" w:space="0" w:color="auto"/>
              <w:right w:val="single" w:sz="4" w:space="0" w:color="auto"/>
            </w:tcBorders>
            <w:vAlign w:val="center"/>
          </w:tcPr>
          <w:p w14:paraId="186A9303" w14:textId="68BEB82F" w:rsidR="00725A69" w:rsidRPr="000047FC" w:rsidRDefault="00725A69" w:rsidP="00725A69">
            <w:pPr>
              <w:jc w:val="center"/>
              <w:rPr>
                <w:rFonts w:ascii="Cambria" w:hAnsi="Cambria" w:cs="Arial"/>
                <w:b/>
                <w:bCs/>
              </w:rPr>
            </w:pPr>
            <w:r>
              <w:rPr>
                <w:rFonts w:ascii="Cambria" w:hAnsi="Cambria" w:cs="Arial"/>
                <w:b/>
                <w:bCs/>
              </w:rPr>
              <w:t>109</w:t>
            </w:r>
          </w:p>
        </w:tc>
        <w:tc>
          <w:tcPr>
            <w:tcW w:w="3150" w:type="dxa"/>
            <w:vMerge/>
            <w:tcBorders>
              <w:left w:val="single" w:sz="4" w:space="0" w:color="auto"/>
              <w:right w:val="single" w:sz="4" w:space="0" w:color="auto"/>
            </w:tcBorders>
            <w:shd w:val="clear" w:color="auto" w:fill="auto"/>
            <w:vAlign w:val="center"/>
          </w:tcPr>
          <w:p w14:paraId="4B968EFD" w14:textId="77777777" w:rsidR="00725A69" w:rsidRDefault="00725A69" w:rsidP="00725A69">
            <w:pPr>
              <w:jc w:val="center"/>
              <w:rPr>
                <w:rFonts w:ascii="Cambria" w:hAnsi="Cambria" w:cs="Arial"/>
              </w:rPr>
            </w:pPr>
          </w:p>
        </w:tc>
      </w:tr>
      <w:tr w:rsidR="00725A69" w14:paraId="50DB5756"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1D7B8CD4" w14:textId="7113E075" w:rsidR="00725A69" w:rsidRPr="000047FC" w:rsidRDefault="00725A69" w:rsidP="00725A69">
            <w:pPr>
              <w:jc w:val="center"/>
              <w:rPr>
                <w:rFonts w:ascii="Cambria" w:hAnsi="Cambria" w:cs="Arial"/>
                <w:b/>
                <w:bCs/>
              </w:rPr>
            </w:pPr>
            <w:r w:rsidRPr="000047FC">
              <w:rPr>
                <w:rFonts w:ascii="Cambria" w:hAnsi="Cambria" w:cs="Arial"/>
                <w:b/>
                <w:bCs/>
              </w:rPr>
              <w:t>5</w:t>
            </w:r>
          </w:p>
        </w:tc>
        <w:tc>
          <w:tcPr>
            <w:tcW w:w="1528" w:type="dxa"/>
            <w:tcBorders>
              <w:left w:val="single" w:sz="4" w:space="0" w:color="auto"/>
              <w:right w:val="single" w:sz="4" w:space="0" w:color="auto"/>
            </w:tcBorders>
            <w:shd w:val="clear" w:color="auto" w:fill="F2F2F2" w:themeFill="background1" w:themeFillShade="F2"/>
            <w:vAlign w:val="center"/>
          </w:tcPr>
          <w:p w14:paraId="78F69CA4" w14:textId="2296CFE8" w:rsidR="00725A69" w:rsidRPr="000047FC" w:rsidRDefault="00725A69" w:rsidP="00725A69">
            <w:pPr>
              <w:jc w:val="center"/>
              <w:rPr>
                <w:rFonts w:ascii="Cambria" w:hAnsi="Cambria" w:cs="Arial"/>
                <w:b/>
                <w:bCs/>
              </w:rPr>
            </w:pPr>
            <w:r w:rsidRPr="000047FC">
              <w:rPr>
                <w:rFonts w:ascii="Cambria" w:hAnsi="Cambria" w:cs="Arial"/>
                <w:b/>
                <w:bCs/>
              </w:rPr>
              <w:t>62</w:t>
            </w:r>
          </w:p>
        </w:tc>
        <w:tc>
          <w:tcPr>
            <w:tcW w:w="3240" w:type="dxa"/>
            <w:tcBorders>
              <w:top w:val="single" w:sz="4" w:space="0" w:color="auto"/>
              <w:left w:val="single" w:sz="4" w:space="0" w:color="auto"/>
              <w:bottom w:val="single" w:sz="4" w:space="0" w:color="auto"/>
              <w:right w:val="single" w:sz="4" w:space="0" w:color="auto"/>
            </w:tcBorders>
            <w:vAlign w:val="center"/>
          </w:tcPr>
          <w:p w14:paraId="27E43B49" w14:textId="3C6765AF" w:rsidR="00725A69" w:rsidRPr="000047FC" w:rsidRDefault="00725A69" w:rsidP="00725A69">
            <w:pPr>
              <w:jc w:val="center"/>
              <w:rPr>
                <w:rFonts w:ascii="Cambria" w:hAnsi="Cambria" w:cs="Arial"/>
                <w:b/>
                <w:bCs/>
              </w:rPr>
            </w:pPr>
            <w:r>
              <w:rPr>
                <w:rFonts w:ascii="Cambria" w:hAnsi="Cambria" w:cs="Arial"/>
                <w:b/>
                <w:bCs/>
              </w:rPr>
              <w:t>110</w:t>
            </w:r>
          </w:p>
        </w:tc>
        <w:tc>
          <w:tcPr>
            <w:tcW w:w="3150" w:type="dxa"/>
            <w:vMerge/>
            <w:tcBorders>
              <w:left w:val="single" w:sz="4" w:space="0" w:color="auto"/>
              <w:right w:val="single" w:sz="4" w:space="0" w:color="auto"/>
            </w:tcBorders>
            <w:shd w:val="clear" w:color="auto" w:fill="auto"/>
            <w:vAlign w:val="center"/>
          </w:tcPr>
          <w:p w14:paraId="79C33529" w14:textId="77777777" w:rsidR="00725A69" w:rsidRDefault="00725A69" w:rsidP="00725A69">
            <w:pPr>
              <w:jc w:val="center"/>
              <w:rPr>
                <w:rFonts w:ascii="Cambria" w:hAnsi="Cambria" w:cs="Arial"/>
              </w:rPr>
            </w:pPr>
          </w:p>
        </w:tc>
      </w:tr>
      <w:tr w:rsidR="00725A69" w14:paraId="7DF99CD1"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5FE50697" w14:textId="0EB2C43C" w:rsidR="00725A69" w:rsidRPr="000047FC" w:rsidRDefault="00725A69" w:rsidP="00725A69">
            <w:pPr>
              <w:jc w:val="center"/>
              <w:rPr>
                <w:rFonts w:ascii="Cambria" w:hAnsi="Cambria" w:cs="Arial"/>
                <w:b/>
                <w:bCs/>
              </w:rPr>
            </w:pPr>
            <w:r w:rsidRPr="000047FC">
              <w:rPr>
                <w:rFonts w:ascii="Cambria" w:hAnsi="Cambria" w:cs="Arial"/>
                <w:b/>
                <w:bCs/>
              </w:rPr>
              <w:t>6</w:t>
            </w:r>
          </w:p>
        </w:tc>
        <w:tc>
          <w:tcPr>
            <w:tcW w:w="1528" w:type="dxa"/>
            <w:tcBorders>
              <w:left w:val="single" w:sz="4" w:space="0" w:color="auto"/>
              <w:right w:val="single" w:sz="4" w:space="0" w:color="auto"/>
            </w:tcBorders>
            <w:shd w:val="clear" w:color="auto" w:fill="F2F2F2" w:themeFill="background1" w:themeFillShade="F2"/>
            <w:vAlign w:val="center"/>
          </w:tcPr>
          <w:p w14:paraId="09B25862" w14:textId="7B1EFA2D" w:rsidR="00725A69" w:rsidRPr="000047FC" w:rsidRDefault="00725A69" w:rsidP="00725A69">
            <w:pPr>
              <w:jc w:val="center"/>
              <w:rPr>
                <w:rFonts w:ascii="Cambria" w:hAnsi="Cambria" w:cs="Arial"/>
                <w:b/>
                <w:bCs/>
              </w:rPr>
            </w:pPr>
            <w:r w:rsidRPr="000047FC">
              <w:rPr>
                <w:rFonts w:ascii="Cambria" w:hAnsi="Cambria" w:cs="Arial"/>
                <w:b/>
                <w:bCs/>
              </w:rPr>
              <w:t>63</w:t>
            </w:r>
          </w:p>
        </w:tc>
        <w:tc>
          <w:tcPr>
            <w:tcW w:w="3240" w:type="dxa"/>
            <w:tcBorders>
              <w:top w:val="single" w:sz="4" w:space="0" w:color="auto"/>
              <w:left w:val="single" w:sz="4" w:space="0" w:color="auto"/>
              <w:bottom w:val="single" w:sz="4" w:space="0" w:color="auto"/>
              <w:right w:val="single" w:sz="4" w:space="0" w:color="auto"/>
            </w:tcBorders>
            <w:vAlign w:val="center"/>
          </w:tcPr>
          <w:p w14:paraId="19F56EC9" w14:textId="6283EC51" w:rsidR="00725A69" w:rsidRPr="000047FC" w:rsidRDefault="00725A69" w:rsidP="00725A69">
            <w:pPr>
              <w:jc w:val="center"/>
              <w:rPr>
                <w:rFonts w:ascii="Cambria" w:hAnsi="Cambria" w:cs="Arial"/>
                <w:b/>
                <w:bCs/>
              </w:rPr>
            </w:pPr>
            <w:r>
              <w:rPr>
                <w:rFonts w:ascii="Cambria" w:hAnsi="Cambria" w:cs="Arial"/>
                <w:b/>
                <w:bCs/>
              </w:rPr>
              <w:t>111</w:t>
            </w:r>
          </w:p>
        </w:tc>
        <w:tc>
          <w:tcPr>
            <w:tcW w:w="3150" w:type="dxa"/>
            <w:vMerge/>
            <w:tcBorders>
              <w:left w:val="single" w:sz="4" w:space="0" w:color="auto"/>
              <w:right w:val="single" w:sz="4" w:space="0" w:color="auto"/>
            </w:tcBorders>
            <w:shd w:val="clear" w:color="auto" w:fill="auto"/>
            <w:vAlign w:val="center"/>
          </w:tcPr>
          <w:p w14:paraId="77A7DDEC" w14:textId="77777777" w:rsidR="00725A69" w:rsidRDefault="00725A69" w:rsidP="00725A69">
            <w:pPr>
              <w:jc w:val="center"/>
              <w:rPr>
                <w:rFonts w:ascii="Cambria" w:hAnsi="Cambria" w:cs="Arial"/>
              </w:rPr>
            </w:pPr>
          </w:p>
        </w:tc>
      </w:tr>
      <w:tr w:rsidR="00725A69" w14:paraId="30C7DF95" w14:textId="77777777" w:rsidTr="008979F7">
        <w:trPr>
          <w:trHeight w:val="317"/>
        </w:trPr>
        <w:tc>
          <w:tcPr>
            <w:tcW w:w="1527" w:type="dxa"/>
            <w:tcBorders>
              <w:left w:val="single" w:sz="4" w:space="0" w:color="auto"/>
              <w:bottom w:val="double" w:sz="4" w:space="0" w:color="auto"/>
              <w:right w:val="single" w:sz="4" w:space="0" w:color="auto"/>
            </w:tcBorders>
            <w:shd w:val="clear" w:color="auto" w:fill="F2F2F2" w:themeFill="background1" w:themeFillShade="F2"/>
            <w:vAlign w:val="center"/>
          </w:tcPr>
          <w:p w14:paraId="6DA6D7B5" w14:textId="6E707C04" w:rsidR="00725A69" w:rsidRPr="000047FC" w:rsidRDefault="00725A69" w:rsidP="00725A69">
            <w:pPr>
              <w:jc w:val="center"/>
              <w:rPr>
                <w:rFonts w:ascii="Cambria" w:hAnsi="Cambria" w:cs="Arial"/>
                <w:b/>
                <w:bCs/>
              </w:rPr>
            </w:pPr>
            <w:r w:rsidRPr="000047FC">
              <w:rPr>
                <w:rFonts w:ascii="Cambria" w:hAnsi="Cambria" w:cs="Arial"/>
                <w:b/>
                <w:bCs/>
              </w:rPr>
              <w:t>16</w:t>
            </w:r>
          </w:p>
        </w:tc>
        <w:tc>
          <w:tcPr>
            <w:tcW w:w="1528" w:type="dxa"/>
            <w:tcBorders>
              <w:left w:val="single" w:sz="4" w:space="0" w:color="auto"/>
              <w:bottom w:val="double" w:sz="4" w:space="0" w:color="auto"/>
              <w:right w:val="single" w:sz="4" w:space="0" w:color="auto"/>
            </w:tcBorders>
            <w:shd w:val="clear" w:color="auto" w:fill="F2F2F2" w:themeFill="background1" w:themeFillShade="F2"/>
            <w:vAlign w:val="center"/>
          </w:tcPr>
          <w:p w14:paraId="6C020851" w14:textId="6C52A667" w:rsidR="00725A69" w:rsidRPr="000047FC" w:rsidRDefault="00725A69" w:rsidP="00725A69">
            <w:pPr>
              <w:jc w:val="center"/>
              <w:rPr>
                <w:rFonts w:ascii="Cambria" w:hAnsi="Cambria" w:cs="Arial"/>
                <w:b/>
                <w:bCs/>
              </w:rPr>
            </w:pPr>
            <w:r w:rsidRPr="000047FC">
              <w:rPr>
                <w:rFonts w:ascii="Cambria" w:hAnsi="Cambria" w:cs="Arial"/>
                <w:b/>
                <w:bCs/>
              </w:rPr>
              <w:t>64</w:t>
            </w:r>
          </w:p>
        </w:tc>
        <w:tc>
          <w:tcPr>
            <w:tcW w:w="3240" w:type="dxa"/>
            <w:tcBorders>
              <w:top w:val="single" w:sz="4" w:space="0" w:color="auto"/>
              <w:left w:val="single" w:sz="4" w:space="0" w:color="auto"/>
              <w:bottom w:val="double" w:sz="4" w:space="0" w:color="auto"/>
              <w:right w:val="single" w:sz="4" w:space="0" w:color="auto"/>
            </w:tcBorders>
            <w:vAlign w:val="center"/>
          </w:tcPr>
          <w:p w14:paraId="2505F826" w14:textId="7DFBDB2E" w:rsidR="00725A69" w:rsidRPr="000047FC" w:rsidRDefault="00725A69" w:rsidP="00725A69">
            <w:pPr>
              <w:jc w:val="center"/>
              <w:rPr>
                <w:rFonts w:ascii="Cambria" w:hAnsi="Cambria" w:cs="Arial"/>
                <w:b/>
                <w:bCs/>
              </w:rPr>
            </w:pPr>
            <w:r>
              <w:rPr>
                <w:rFonts w:ascii="Cambria" w:hAnsi="Cambria" w:cs="Arial"/>
                <w:b/>
                <w:bCs/>
              </w:rPr>
              <w:t>112</w:t>
            </w:r>
          </w:p>
        </w:tc>
        <w:tc>
          <w:tcPr>
            <w:tcW w:w="3150" w:type="dxa"/>
            <w:vMerge/>
            <w:tcBorders>
              <w:left w:val="single" w:sz="4" w:space="0" w:color="auto"/>
              <w:bottom w:val="double" w:sz="4" w:space="0" w:color="auto"/>
              <w:right w:val="single" w:sz="4" w:space="0" w:color="auto"/>
            </w:tcBorders>
            <w:shd w:val="clear" w:color="auto" w:fill="auto"/>
            <w:vAlign w:val="center"/>
          </w:tcPr>
          <w:p w14:paraId="710D92DB" w14:textId="77777777" w:rsidR="00725A69" w:rsidRDefault="00725A69" w:rsidP="00725A69">
            <w:pPr>
              <w:jc w:val="center"/>
              <w:rPr>
                <w:rFonts w:ascii="Cambria" w:hAnsi="Cambria" w:cs="Arial"/>
              </w:rPr>
            </w:pPr>
          </w:p>
        </w:tc>
      </w:tr>
      <w:tr w:rsidR="00725A69" w14:paraId="577375F0" w14:textId="77777777" w:rsidTr="008979F7">
        <w:trPr>
          <w:trHeight w:val="317"/>
        </w:trPr>
        <w:tc>
          <w:tcPr>
            <w:tcW w:w="1527" w:type="dxa"/>
            <w:tcBorders>
              <w:top w:val="double" w:sz="4" w:space="0" w:color="auto"/>
              <w:left w:val="single" w:sz="4" w:space="0" w:color="auto"/>
              <w:right w:val="single" w:sz="4" w:space="0" w:color="auto"/>
            </w:tcBorders>
            <w:shd w:val="clear" w:color="auto" w:fill="F2F2F2" w:themeFill="background1" w:themeFillShade="F2"/>
            <w:vAlign w:val="center"/>
          </w:tcPr>
          <w:p w14:paraId="788920ED" w14:textId="39C6AE7C" w:rsidR="00725A69" w:rsidRPr="000047FC" w:rsidRDefault="00725A69" w:rsidP="00725A69">
            <w:pPr>
              <w:jc w:val="center"/>
              <w:rPr>
                <w:rFonts w:ascii="Cambria" w:hAnsi="Cambria" w:cs="Arial"/>
                <w:b/>
                <w:bCs/>
              </w:rPr>
            </w:pPr>
            <w:r w:rsidRPr="000047FC">
              <w:rPr>
                <w:rFonts w:ascii="Cambria" w:hAnsi="Cambria" w:cs="Arial"/>
                <w:b/>
                <w:bCs/>
              </w:rPr>
              <w:t>17</w:t>
            </w:r>
          </w:p>
        </w:tc>
        <w:tc>
          <w:tcPr>
            <w:tcW w:w="1528" w:type="dxa"/>
            <w:tcBorders>
              <w:top w:val="double" w:sz="4" w:space="0" w:color="auto"/>
              <w:left w:val="single" w:sz="4" w:space="0" w:color="auto"/>
              <w:right w:val="single" w:sz="4" w:space="0" w:color="auto"/>
            </w:tcBorders>
            <w:shd w:val="clear" w:color="auto" w:fill="F2F2F2" w:themeFill="background1" w:themeFillShade="F2"/>
            <w:vAlign w:val="center"/>
          </w:tcPr>
          <w:p w14:paraId="7ED93310" w14:textId="1620A8A3" w:rsidR="00725A69" w:rsidRPr="000047FC" w:rsidRDefault="00725A69" w:rsidP="00725A69">
            <w:pPr>
              <w:jc w:val="center"/>
              <w:rPr>
                <w:rFonts w:ascii="Cambria" w:hAnsi="Cambria" w:cs="Arial"/>
                <w:b/>
                <w:bCs/>
              </w:rPr>
            </w:pPr>
            <w:r w:rsidRPr="000047FC">
              <w:rPr>
                <w:rFonts w:ascii="Cambria" w:hAnsi="Cambria" w:cs="Arial"/>
                <w:b/>
                <w:bCs/>
              </w:rPr>
              <w:t>65</w:t>
            </w:r>
          </w:p>
        </w:tc>
        <w:tc>
          <w:tcPr>
            <w:tcW w:w="3240" w:type="dxa"/>
            <w:tcBorders>
              <w:top w:val="double" w:sz="4" w:space="0" w:color="auto"/>
              <w:left w:val="single" w:sz="4" w:space="0" w:color="auto"/>
              <w:bottom w:val="single" w:sz="4" w:space="0" w:color="auto"/>
              <w:right w:val="single" w:sz="4" w:space="0" w:color="auto"/>
            </w:tcBorders>
            <w:vAlign w:val="center"/>
          </w:tcPr>
          <w:p w14:paraId="6D88E824" w14:textId="23374635" w:rsidR="00725A69" w:rsidRPr="000047FC" w:rsidRDefault="00725A69" w:rsidP="00725A69">
            <w:pPr>
              <w:jc w:val="center"/>
              <w:rPr>
                <w:rFonts w:ascii="Cambria" w:hAnsi="Cambria" w:cs="Arial"/>
                <w:b/>
                <w:bCs/>
              </w:rPr>
            </w:pPr>
            <w:r>
              <w:rPr>
                <w:rFonts w:ascii="Cambria" w:hAnsi="Cambria" w:cs="Arial"/>
                <w:b/>
                <w:bCs/>
              </w:rPr>
              <w:t>113</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383EACAF" w14:textId="77777777" w:rsidR="00725A69" w:rsidRDefault="00725A69" w:rsidP="00725A69">
            <w:pPr>
              <w:jc w:val="center"/>
              <w:rPr>
                <w:rFonts w:ascii="Cambria" w:hAnsi="Cambria" w:cs="Arial"/>
              </w:rPr>
            </w:pPr>
          </w:p>
        </w:tc>
      </w:tr>
      <w:tr w:rsidR="00725A69" w14:paraId="490200C7"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67B83753" w14:textId="7DF223AB" w:rsidR="00725A69" w:rsidRPr="000047FC" w:rsidRDefault="00725A69" w:rsidP="00725A69">
            <w:pPr>
              <w:jc w:val="center"/>
              <w:rPr>
                <w:rFonts w:ascii="Cambria" w:hAnsi="Cambria" w:cs="Arial"/>
                <w:b/>
                <w:bCs/>
              </w:rPr>
            </w:pPr>
            <w:r w:rsidRPr="000047FC">
              <w:rPr>
                <w:rFonts w:ascii="Cambria" w:hAnsi="Cambria" w:cs="Arial"/>
                <w:b/>
                <w:bCs/>
              </w:rPr>
              <w:t>18</w:t>
            </w:r>
          </w:p>
        </w:tc>
        <w:tc>
          <w:tcPr>
            <w:tcW w:w="1528" w:type="dxa"/>
            <w:tcBorders>
              <w:left w:val="single" w:sz="4" w:space="0" w:color="auto"/>
              <w:right w:val="single" w:sz="4" w:space="0" w:color="auto"/>
            </w:tcBorders>
            <w:shd w:val="clear" w:color="auto" w:fill="F2F2F2" w:themeFill="background1" w:themeFillShade="F2"/>
            <w:vAlign w:val="center"/>
          </w:tcPr>
          <w:p w14:paraId="03805328" w14:textId="4D4F48A3" w:rsidR="00725A69" w:rsidRPr="000047FC" w:rsidRDefault="00725A69" w:rsidP="00725A69">
            <w:pPr>
              <w:jc w:val="center"/>
              <w:rPr>
                <w:rFonts w:ascii="Cambria" w:hAnsi="Cambria" w:cs="Arial"/>
                <w:b/>
                <w:bCs/>
              </w:rPr>
            </w:pPr>
            <w:r w:rsidRPr="000047FC">
              <w:rPr>
                <w:rFonts w:ascii="Cambria" w:hAnsi="Cambria" w:cs="Arial"/>
                <w:b/>
                <w:bCs/>
              </w:rPr>
              <w:t>66</w:t>
            </w:r>
          </w:p>
        </w:tc>
        <w:tc>
          <w:tcPr>
            <w:tcW w:w="3240" w:type="dxa"/>
            <w:tcBorders>
              <w:top w:val="single" w:sz="4" w:space="0" w:color="auto"/>
              <w:left w:val="single" w:sz="4" w:space="0" w:color="auto"/>
              <w:right w:val="single" w:sz="4" w:space="0" w:color="auto"/>
            </w:tcBorders>
            <w:vAlign w:val="center"/>
          </w:tcPr>
          <w:p w14:paraId="6D02C646" w14:textId="35B1CC74" w:rsidR="00725A69" w:rsidRPr="000047FC" w:rsidRDefault="00725A69" w:rsidP="00725A69">
            <w:pPr>
              <w:jc w:val="center"/>
              <w:rPr>
                <w:rFonts w:ascii="Cambria" w:hAnsi="Cambria" w:cs="Arial"/>
                <w:b/>
                <w:bCs/>
              </w:rPr>
            </w:pPr>
            <w:r>
              <w:rPr>
                <w:rFonts w:ascii="Cambria" w:hAnsi="Cambria" w:cs="Arial"/>
                <w:b/>
                <w:bCs/>
              </w:rPr>
              <w:t>114</w:t>
            </w:r>
          </w:p>
        </w:tc>
        <w:tc>
          <w:tcPr>
            <w:tcW w:w="3150" w:type="dxa"/>
            <w:vMerge/>
            <w:tcBorders>
              <w:left w:val="single" w:sz="4" w:space="0" w:color="auto"/>
              <w:right w:val="single" w:sz="4" w:space="0" w:color="auto"/>
            </w:tcBorders>
            <w:shd w:val="clear" w:color="auto" w:fill="auto"/>
            <w:vAlign w:val="center"/>
          </w:tcPr>
          <w:p w14:paraId="1E7D53BB" w14:textId="77777777" w:rsidR="00725A69" w:rsidRDefault="00725A69" w:rsidP="00725A69">
            <w:pPr>
              <w:jc w:val="center"/>
              <w:rPr>
                <w:rFonts w:ascii="Cambria" w:hAnsi="Cambria" w:cs="Arial"/>
              </w:rPr>
            </w:pPr>
          </w:p>
        </w:tc>
      </w:tr>
      <w:tr w:rsidR="00725A69" w14:paraId="453512B3"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66289DBF" w14:textId="75A2763E" w:rsidR="00725A69" w:rsidRPr="000047FC" w:rsidRDefault="00725A69" w:rsidP="00725A69">
            <w:pPr>
              <w:jc w:val="center"/>
              <w:rPr>
                <w:rFonts w:ascii="Cambria" w:hAnsi="Cambria" w:cs="Arial"/>
                <w:b/>
                <w:bCs/>
              </w:rPr>
            </w:pPr>
            <w:r w:rsidRPr="000047FC">
              <w:rPr>
                <w:rFonts w:ascii="Cambria" w:hAnsi="Cambria" w:cs="Arial"/>
                <w:b/>
                <w:bCs/>
              </w:rPr>
              <w:t>28</w:t>
            </w:r>
          </w:p>
        </w:tc>
        <w:tc>
          <w:tcPr>
            <w:tcW w:w="1528" w:type="dxa"/>
            <w:tcBorders>
              <w:left w:val="single" w:sz="4" w:space="0" w:color="auto"/>
              <w:right w:val="single" w:sz="4" w:space="0" w:color="auto"/>
            </w:tcBorders>
            <w:shd w:val="clear" w:color="auto" w:fill="F2F2F2" w:themeFill="background1" w:themeFillShade="F2"/>
            <w:vAlign w:val="center"/>
          </w:tcPr>
          <w:p w14:paraId="6CE4B5F2" w14:textId="749F3157" w:rsidR="00725A69" w:rsidRPr="000047FC" w:rsidRDefault="00725A69" w:rsidP="00725A69">
            <w:pPr>
              <w:jc w:val="center"/>
              <w:rPr>
                <w:rFonts w:ascii="Cambria" w:hAnsi="Cambria" w:cs="Arial"/>
                <w:b/>
                <w:bCs/>
              </w:rPr>
            </w:pPr>
            <w:r w:rsidRPr="000047FC">
              <w:rPr>
                <w:rFonts w:ascii="Cambria" w:hAnsi="Cambria" w:cs="Arial"/>
                <w:b/>
                <w:bCs/>
              </w:rPr>
              <w:t>67</w:t>
            </w:r>
          </w:p>
        </w:tc>
        <w:tc>
          <w:tcPr>
            <w:tcW w:w="3240" w:type="dxa"/>
            <w:tcBorders>
              <w:left w:val="single" w:sz="4" w:space="0" w:color="auto"/>
              <w:right w:val="single" w:sz="4" w:space="0" w:color="auto"/>
            </w:tcBorders>
            <w:vAlign w:val="center"/>
          </w:tcPr>
          <w:p w14:paraId="1D24F516" w14:textId="11367498" w:rsidR="00725A69" w:rsidRPr="000047FC" w:rsidRDefault="00725A69" w:rsidP="00725A69">
            <w:pPr>
              <w:jc w:val="center"/>
              <w:rPr>
                <w:rFonts w:ascii="Cambria" w:hAnsi="Cambria" w:cs="Arial"/>
                <w:b/>
                <w:bCs/>
              </w:rPr>
            </w:pPr>
            <w:r>
              <w:rPr>
                <w:rFonts w:ascii="Cambria" w:hAnsi="Cambria" w:cs="Arial"/>
                <w:b/>
                <w:bCs/>
              </w:rPr>
              <w:t>115</w:t>
            </w:r>
          </w:p>
        </w:tc>
        <w:tc>
          <w:tcPr>
            <w:tcW w:w="3150" w:type="dxa"/>
            <w:vMerge/>
            <w:tcBorders>
              <w:left w:val="single" w:sz="4" w:space="0" w:color="auto"/>
              <w:right w:val="single" w:sz="4" w:space="0" w:color="auto"/>
            </w:tcBorders>
            <w:shd w:val="clear" w:color="auto" w:fill="auto"/>
            <w:vAlign w:val="center"/>
          </w:tcPr>
          <w:p w14:paraId="2DDAFD53" w14:textId="77777777" w:rsidR="00725A69" w:rsidRDefault="00725A69" w:rsidP="00725A69">
            <w:pPr>
              <w:jc w:val="center"/>
              <w:rPr>
                <w:rFonts w:ascii="Cambria" w:hAnsi="Cambria" w:cs="Arial"/>
              </w:rPr>
            </w:pPr>
          </w:p>
        </w:tc>
      </w:tr>
      <w:tr w:rsidR="00725A69" w14:paraId="0E3C8A08"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F1833F5" w14:textId="1A34CA86" w:rsidR="00725A69" w:rsidRPr="000047FC" w:rsidRDefault="00725A69" w:rsidP="00725A69">
            <w:pPr>
              <w:jc w:val="center"/>
              <w:rPr>
                <w:rFonts w:ascii="Cambria" w:hAnsi="Cambria" w:cs="Arial"/>
                <w:b/>
                <w:bCs/>
              </w:rPr>
            </w:pPr>
            <w:r w:rsidRPr="000047FC">
              <w:rPr>
                <w:rFonts w:ascii="Cambria" w:hAnsi="Cambria" w:cs="Arial"/>
                <w:b/>
                <w:bCs/>
              </w:rPr>
              <w:t>29</w:t>
            </w:r>
          </w:p>
        </w:tc>
        <w:tc>
          <w:tcPr>
            <w:tcW w:w="1528" w:type="dxa"/>
            <w:tcBorders>
              <w:left w:val="single" w:sz="4" w:space="0" w:color="auto"/>
              <w:right w:val="single" w:sz="4" w:space="0" w:color="auto"/>
            </w:tcBorders>
            <w:shd w:val="clear" w:color="auto" w:fill="F2F2F2" w:themeFill="background1" w:themeFillShade="F2"/>
            <w:vAlign w:val="center"/>
          </w:tcPr>
          <w:p w14:paraId="201B23B0" w14:textId="764A2A27" w:rsidR="00725A69" w:rsidRPr="000047FC" w:rsidRDefault="00725A69" w:rsidP="00725A69">
            <w:pPr>
              <w:jc w:val="center"/>
              <w:rPr>
                <w:rFonts w:ascii="Cambria" w:hAnsi="Cambria" w:cs="Arial"/>
                <w:b/>
                <w:bCs/>
              </w:rPr>
            </w:pPr>
            <w:r w:rsidRPr="000047FC">
              <w:rPr>
                <w:rFonts w:ascii="Cambria" w:hAnsi="Cambria" w:cs="Arial"/>
                <w:b/>
                <w:bCs/>
              </w:rPr>
              <w:t>68</w:t>
            </w:r>
          </w:p>
        </w:tc>
        <w:tc>
          <w:tcPr>
            <w:tcW w:w="3240" w:type="dxa"/>
            <w:tcBorders>
              <w:left w:val="single" w:sz="4" w:space="0" w:color="auto"/>
              <w:right w:val="single" w:sz="4" w:space="0" w:color="auto"/>
            </w:tcBorders>
            <w:vAlign w:val="center"/>
          </w:tcPr>
          <w:p w14:paraId="4C34D56D" w14:textId="7DFF162C" w:rsidR="00725A69" w:rsidRPr="000047FC" w:rsidRDefault="00725A69" w:rsidP="00725A69">
            <w:pPr>
              <w:jc w:val="center"/>
              <w:rPr>
                <w:rFonts w:ascii="Cambria" w:hAnsi="Cambria" w:cs="Arial"/>
                <w:b/>
                <w:bCs/>
              </w:rPr>
            </w:pPr>
            <w:r>
              <w:rPr>
                <w:rFonts w:ascii="Cambria" w:hAnsi="Cambria" w:cs="Arial"/>
                <w:b/>
                <w:bCs/>
              </w:rPr>
              <w:t>116</w:t>
            </w:r>
          </w:p>
        </w:tc>
        <w:tc>
          <w:tcPr>
            <w:tcW w:w="3150" w:type="dxa"/>
            <w:vMerge/>
            <w:tcBorders>
              <w:left w:val="single" w:sz="4" w:space="0" w:color="auto"/>
              <w:right w:val="single" w:sz="4" w:space="0" w:color="auto"/>
            </w:tcBorders>
            <w:shd w:val="clear" w:color="auto" w:fill="auto"/>
            <w:vAlign w:val="center"/>
          </w:tcPr>
          <w:p w14:paraId="21ECA32C" w14:textId="77777777" w:rsidR="00725A69" w:rsidRDefault="00725A69" w:rsidP="00725A69">
            <w:pPr>
              <w:jc w:val="center"/>
              <w:rPr>
                <w:rFonts w:ascii="Cambria" w:hAnsi="Cambria" w:cs="Arial"/>
              </w:rPr>
            </w:pPr>
          </w:p>
        </w:tc>
      </w:tr>
      <w:tr w:rsidR="00725A69" w14:paraId="4F6D434D"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7DF5DC11" w14:textId="16401235" w:rsidR="00725A69" w:rsidRPr="000047FC" w:rsidRDefault="00725A69" w:rsidP="00725A69">
            <w:pPr>
              <w:jc w:val="center"/>
              <w:rPr>
                <w:rFonts w:ascii="Cambria" w:hAnsi="Cambria" w:cs="Arial"/>
                <w:b/>
                <w:bCs/>
              </w:rPr>
            </w:pPr>
            <w:r w:rsidRPr="000047FC">
              <w:rPr>
                <w:rFonts w:ascii="Cambria" w:hAnsi="Cambria" w:cs="Arial"/>
                <w:b/>
                <w:bCs/>
              </w:rPr>
              <w:t>30</w:t>
            </w:r>
          </w:p>
        </w:tc>
        <w:tc>
          <w:tcPr>
            <w:tcW w:w="1528" w:type="dxa"/>
            <w:tcBorders>
              <w:left w:val="single" w:sz="4" w:space="0" w:color="auto"/>
              <w:right w:val="single" w:sz="4" w:space="0" w:color="auto"/>
            </w:tcBorders>
            <w:shd w:val="clear" w:color="auto" w:fill="F2F2F2" w:themeFill="background1" w:themeFillShade="F2"/>
            <w:vAlign w:val="center"/>
          </w:tcPr>
          <w:p w14:paraId="43880D7A" w14:textId="33072E6E" w:rsidR="00725A69" w:rsidRPr="000047FC" w:rsidRDefault="00725A69" w:rsidP="00725A69">
            <w:pPr>
              <w:jc w:val="center"/>
              <w:rPr>
                <w:rFonts w:ascii="Cambria" w:hAnsi="Cambria" w:cs="Arial"/>
                <w:b/>
                <w:bCs/>
              </w:rPr>
            </w:pPr>
            <w:r w:rsidRPr="000047FC">
              <w:rPr>
                <w:rFonts w:ascii="Cambria" w:hAnsi="Cambria" w:cs="Arial"/>
                <w:b/>
                <w:bCs/>
              </w:rPr>
              <w:t>69</w:t>
            </w:r>
          </w:p>
        </w:tc>
        <w:tc>
          <w:tcPr>
            <w:tcW w:w="3240" w:type="dxa"/>
            <w:tcBorders>
              <w:left w:val="single" w:sz="4" w:space="0" w:color="auto"/>
              <w:right w:val="single" w:sz="4" w:space="0" w:color="auto"/>
            </w:tcBorders>
            <w:vAlign w:val="center"/>
          </w:tcPr>
          <w:p w14:paraId="5579E07A" w14:textId="0231D93E" w:rsidR="00725A69" w:rsidRPr="000047FC" w:rsidRDefault="00725A69" w:rsidP="00725A69">
            <w:pPr>
              <w:jc w:val="center"/>
              <w:rPr>
                <w:rFonts w:ascii="Cambria" w:hAnsi="Cambria" w:cs="Arial"/>
                <w:b/>
                <w:bCs/>
              </w:rPr>
            </w:pPr>
            <w:r>
              <w:rPr>
                <w:rFonts w:ascii="Cambria" w:hAnsi="Cambria" w:cs="Arial"/>
                <w:b/>
                <w:bCs/>
              </w:rPr>
              <w:t>117</w:t>
            </w:r>
          </w:p>
        </w:tc>
        <w:tc>
          <w:tcPr>
            <w:tcW w:w="3150" w:type="dxa"/>
            <w:vMerge/>
            <w:tcBorders>
              <w:left w:val="single" w:sz="4" w:space="0" w:color="auto"/>
              <w:right w:val="single" w:sz="4" w:space="0" w:color="auto"/>
            </w:tcBorders>
            <w:shd w:val="clear" w:color="auto" w:fill="auto"/>
            <w:vAlign w:val="center"/>
          </w:tcPr>
          <w:p w14:paraId="3FA59C62" w14:textId="77777777" w:rsidR="00725A69" w:rsidRDefault="00725A69" w:rsidP="00725A69">
            <w:pPr>
              <w:jc w:val="center"/>
              <w:rPr>
                <w:rFonts w:ascii="Cambria" w:hAnsi="Cambria" w:cs="Arial"/>
              </w:rPr>
            </w:pPr>
          </w:p>
        </w:tc>
      </w:tr>
      <w:tr w:rsidR="00725A69" w14:paraId="31D90A38"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7F7BC9BB" w14:textId="358D0E20" w:rsidR="00725A69" w:rsidRPr="000047FC" w:rsidRDefault="00725A69" w:rsidP="00725A69">
            <w:pPr>
              <w:jc w:val="center"/>
              <w:rPr>
                <w:rFonts w:ascii="Cambria" w:hAnsi="Cambria" w:cs="Arial"/>
                <w:b/>
                <w:bCs/>
              </w:rPr>
            </w:pPr>
            <w:r w:rsidRPr="000047FC">
              <w:rPr>
                <w:rFonts w:ascii="Cambria" w:hAnsi="Cambria" w:cs="Arial"/>
                <w:b/>
                <w:bCs/>
              </w:rPr>
              <w:t>40</w:t>
            </w:r>
          </w:p>
        </w:tc>
        <w:tc>
          <w:tcPr>
            <w:tcW w:w="1528" w:type="dxa"/>
            <w:tcBorders>
              <w:left w:val="single" w:sz="4" w:space="0" w:color="auto"/>
              <w:right w:val="single" w:sz="4" w:space="0" w:color="auto"/>
            </w:tcBorders>
            <w:shd w:val="clear" w:color="auto" w:fill="F2F2F2" w:themeFill="background1" w:themeFillShade="F2"/>
            <w:vAlign w:val="center"/>
          </w:tcPr>
          <w:p w14:paraId="2DBBC9CC" w14:textId="7F63A522" w:rsidR="00725A69" w:rsidRPr="000047FC" w:rsidRDefault="00725A69" w:rsidP="00725A69">
            <w:pPr>
              <w:jc w:val="center"/>
              <w:rPr>
                <w:rFonts w:ascii="Cambria" w:hAnsi="Cambria" w:cs="Arial"/>
                <w:b/>
                <w:bCs/>
              </w:rPr>
            </w:pPr>
            <w:r w:rsidRPr="000047FC">
              <w:rPr>
                <w:rFonts w:ascii="Cambria" w:hAnsi="Cambria" w:cs="Arial"/>
                <w:b/>
                <w:bCs/>
              </w:rPr>
              <w:t>70</w:t>
            </w:r>
          </w:p>
        </w:tc>
        <w:tc>
          <w:tcPr>
            <w:tcW w:w="3240" w:type="dxa"/>
            <w:tcBorders>
              <w:left w:val="single" w:sz="4" w:space="0" w:color="auto"/>
              <w:right w:val="single" w:sz="4" w:space="0" w:color="auto"/>
            </w:tcBorders>
            <w:vAlign w:val="center"/>
          </w:tcPr>
          <w:p w14:paraId="1839755F" w14:textId="23F3CEB8" w:rsidR="00725A69" w:rsidRPr="000047FC" w:rsidRDefault="00725A69" w:rsidP="00725A69">
            <w:pPr>
              <w:jc w:val="center"/>
              <w:rPr>
                <w:rFonts w:ascii="Cambria" w:hAnsi="Cambria" w:cs="Arial"/>
                <w:b/>
                <w:bCs/>
              </w:rPr>
            </w:pPr>
            <w:r>
              <w:rPr>
                <w:rFonts w:ascii="Cambria" w:hAnsi="Cambria" w:cs="Arial"/>
                <w:b/>
                <w:bCs/>
              </w:rPr>
              <w:t>118</w:t>
            </w:r>
          </w:p>
        </w:tc>
        <w:tc>
          <w:tcPr>
            <w:tcW w:w="3150" w:type="dxa"/>
            <w:vMerge/>
            <w:tcBorders>
              <w:left w:val="single" w:sz="4" w:space="0" w:color="auto"/>
              <w:right w:val="single" w:sz="4" w:space="0" w:color="auto"/>
            </w:tcBorders>
            <w:shd w:val="clear" w:color="auto" w:fill="auto"/>
            <w:vAlign w:val="center"/>
          </w:tcPr>
          <w:p w14:paraId="6F588451" w14:textId="77777777" w:rsidR="00725A69" w:rsidRDefault="00725A69" w:rsidP="00725A69">
            <w:pPr>
              <w:jc w:val="center"/>
              <w:rPr>
                <w:rFonts w:ascii="Cambria" w:hAnsi="Cambria" w:cs="Arial"/>
              </w:rPr>
            </w:pPr>
          </w:p>
        </w:tc>
      </w:tr>
      <w:tr w:rsidR="00725A69" w14:paraId="654188D4" w14:textId="77777777" w:rsidTr="00C82C12">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4FBF3607" w14:textId="33BE958A" w:rsidR="00725A69" w:rsidRPr="000047FC" w:rsidRDefault="00725A69" w:rsidP="00725A69">
            <w:pPr>
              <w:jc w:val="center"/>
              <w:rPr>
                <w:rFonts w:ascii="Cambria" w:hAnsi="Cambria" w:cs="Arial"/>
                <w:b/>
                <w:bCs/>
              </w:rPr>
            </w:pPr>
            <w:r>
              <w:rPr>
                <w:rFonts w:ascii="Cambria" w:hAnsi="Cambria" w:cs="Arial"/>
                <w:b/>
                <w:bCs/>
              </w:rPr>
              <w:t>4</w:t>
            </w:r>
            <w:r w:rsidR="00C1515D">
              <w:rPr>
                <w:rFonts w:ascii="Cambria" w:hAnsi="Cambria" w:cs="Arial"/>
                <w:b/>
                <w:bCs/>
              </w:rPr>
              <w:t>1</w:t>
            </w:r>
          </w:p>
        </w:tc>
        <w:tc>
          <w:tcPr>
            <w:tcW w:w="1528" w:type="dxa"/>
            <w:tcBorders>
              <w:left w:val="single" w:sz="4" w:space="0" w:color="auto"/>
              <w:right w:val="single" w:sz="4" w:space="0" w:color="auto"/>
            </w:tcBorders>
            <w:shd w:val="clear" w:color="auto" w:fill="F2F2F2" w:themeFill="background1" w:themeFillShade="F2"/>
            <w:vAlign w:val="center"/>
          </w:tcPr>
          <w:p w14:paraId="6E69C44F" w14:textId="4F5B54E4" w:rsidR="00725A69" w:rsidRPr="000047FC" w:rsidRDefault="00725A69" w:rsidP="00725A69">
            <w:pPr>
              <w:jc w:val="center"/>
              <w:rPr>
                <w:rFonts w:ascii="Cambria" w:hAnsi="Cambria" w:cs="Arial"/>
                <w:b/>
                <w:bCs/>
              </w:rPr>
            </w:pPr>
            <w:r>
              <w:rPr>
                <w:rFonts w:ascii="Cambria" w:hAnsi="Cambria" w:cs="Arial"/>
                <w:b/>
                <w:bCs/>
              </w:rPr>
              <w:t>71</w:t>
            </w:r>
          </w:p>
        </w:tc>
        <w:tc>
          <w:tcPr>
            <w:tcW w:w="3240" w:type="dxa"/>
            <w:tcBorders>
              <w:left w:val="single" w:sz="4" w:space="0" w:color="auto"/>
              <w:right w:val="single" w:sz="4" w:space="0" w:color="auto"/>
            </w:tcBorders>
            <w:vAlign w:val="center"/>
          </w:tcPr>
          <w:p w14:paraId="6A9CECDA" w14:textId="6072F282" w:rsidR="00725A69" w:rsidRPr="000047FC" w:rsidRDefault="00725A69" w:rsidP="00725A69">
            <w:pPr>
              <w:jc w:val="center"/>
              <w:rPr>
                <w:rFonts w:ascii="Cambria" w:hAnsi="Cambria" w:cs="Arial"/>
                <w:b/>
                <w:bCs/>
              </w:rPr>
            </w:pPr>
            <w:r>
              <w:rPr>
                <w:rFonts w:ascii="Cambria" w:hAnsi="Cambria" w:cs="Arial"/>
                <w:b/>
                <w:bCs/>
              </w:rPr>
              <w:t>119</w:t>
            </w:r>
          </w:p>
        </w:tc>
        <w:tc>
          <w:tcPr>
            <w:tcW w:w="3150" w:type="dxa"/>
            <w:vMerge/>
            <w:tcBorders>
              <w:left w:val="single" w:sz="4" w:space="0" w:color="auto"/>
              <w:right w:val="single" w:sz="4" w:space="0" w:color="auto"/>
            </w:tcBorders>
            <w:shd w:val="clear" w:color="auto" w:fill="auto"/>
            <w:vAlign w:val="center"/>
          </w:tcPr>
          <w:p w14:paraId="2137659A" w14:textId="77777777" w:rsidR="00725A69" w:rsidRDefault="00725A69" w:rsidP="00725A69">
            <w:pPr>
              <w:jc w:val="center"/>
              <w:rPr>
                <w:rFonts w:ascii="Cambria" w:hAnsi="Cambria" w:cs="Arial"/>
              </w:rPr>
            </w:pPr>
          </w:p>
        </w:tc>
      </w:tr>
      <w:tr w:rsidR="00725A69" w14:paraId="315350C2" w14:textId="77777777" w:rsidTr="00C82C12">
        <w:trPr>
          <w:trHeight w:val="317"/>
        </w:trPr>
        <w:tc>
          <w:tcPr>
            <w:tcW w:w="1527" w:type="dxa"/>
            <w:tcBorders>
              <w:left w:val="single" w:sz="4" w:space="0" w:color="auto"/>
              <w:bottom w:val="double" w:sz="4" w:space="0" w:color="auto"/>
              <w:right w:val="single" w:sz="4" w:space="0" w:color="auto"/>
            </w:tcBorders>
            <w:shd w:val="clear" w:color="auto" w:fill="F2F2F2" w:themeFill="background1" w:themeFillShade="F2"/>
            <w:vAlign w:val="center"/>
          </w:tcPr>
          <w:p w14:paraId="2F46CD85" w14:textId="710B1EBF" w:rsidR="00725A69" w:rsidRPr="000047FC" w:rsidRDefault="00725A69" w:rsidP="00725A69">
            <w:pPr>
              <w:jc w:val="center"/>
              <w:rPr>
                <w:rFonts w:ascii="Cambria" w:hAnsi="Cambria" w:cs="Arial"/>
                <w:b/>
                <w:bCs/>
              </w:rPr>
            </w:pPr>
            <w:r>
              <w:rPr>
                <w:rFonts w:ascii="Cambria" w:hAnsi="Cambria" w:cs="Arial"/>
                <w:b/>
                <w:bCs/>
              </w:rPr>
              <w:t>4</w:t>
            </w:r>
            <w:r w:rsidR="00C1515D">
              <w:rPr>
                <w:rFonts w:ascii="Cambria" w:hAnsi="Cambria" w:cs="Arial"/>
                <w:b/>
                <w:bCs/>
              </w:rPr>
              <w:t>2</w:t>
            </w:r>
          </w:p>
        </w:tc>
        <w:tc>
          <w:tcPr>
            <w:tcW w:w="1528" w:type="dxa"/>
            <w:tcBorders>
              <w:left w:val="single" w:sz="4" w:space="0" w:color="auto"/>
              <w:bottom w:val="double" w:sz="4" w:space="0" w:color="auto"/>
              <w:right w:val="single" w:sz="4" w:space="0" w:color="auto"/>
            </w:tcBorders>
            <w:shd w:val="clear" w:color="auto" w:fill="F2F2F2" w:themeFill="background1" w:themeFillShade="F2"/>
            <w:vAlign w:val="center"/>
          </w:tcPr>
          <w:p w14:paraId="1E2B1C96" w14:textId="5C5287E3" w:rsidR="00725A69" w:rsidRPr="000047FC" w:rsidRDefault="00725A69" w:rsidP="00725A69">
            <w:pPr>
              <w:jc w:val="center"/>
              <w:rPr>
                <w:rFonts w:ascii="Cambria" w:hAnsi="Cambria" w:cs="Arial"/>
                <w:b/>
                <w:bCs/>
              </w:rPr>
            </w:pPr>
            <w:r>
              <w:rPr>
                <w:rFonts w:ascii="Cambria" w:hAnsi="Cambria" w:cs="Arial"/>
                <w:b/>
                <w:bCs/>
              </w:rPr>
              <w:t>72</w:t>
            </w:r>
          </w:p>
        </w:tc>
        <w:tc>
          <w:tcPr>
            <w:tcW w:w="3240" w:type="dxa"/>
            <w:tcBorders>
              <w:left w:val="single" w:sz="4" w:space="0" w:color="auto"/>
              <w:bottom w:val="double" w:sz="4" w:space="0" w:color="auto"/>
              <w:right w:val="single" w:sz="4" w:space="0" w:color="auto"/>
            </w:tcBorders>
            <w:vAlign w:val="center"/>
          </w:tcPr>
          <w:p w14:paraId="76F46BB9" w14:textId="6AB49A0C" w:rsidR="00725A69" w:rsidRPr="000047FC" w:rsidRDefault="00725A69" w:rsidP="00725A69">
            <w:pPr>
              <w:jc w:val="center"/>
              <w:rPr>
                <w:rFonts w:ascii="Cambria" w:hAnsi="Cambria" w:cs="Arial"/>
                <w:b/>
                <w:bCs/>
              </w:rPr>
            </w:pPr>
            <w:r>
              <w:rPr>
                <w:rFonts w:ascii="Cambria" w:hAnsi="Cambria" w:cs="Arial"/>
                <w:b/>
                <w:bCs/>
              </w:rPr>
              <w:t>120</w:t>
            </w:r>
          </w:p>
        </w:tc>
        <w:tc>
          <w:tcPr>
            <w:tcW w:w="3150" w:type="dxa"/>
            <w:vMerge/>
            <w:tcBorders>
              <w:left w:val="single" w:sz="4" w:space="0" w:color="auto"/>
              <w:bottom w:val="double" w:sz="4" w:space="0" w:color="auto"/>
              <w:right w:val="single" w:sz="4" w:space="0" w:color="auto"/>
            </w:tcBorders>
            <w:shd w:val="clear" w:color="auto" w:fill="auto"/>
            <w:vAlign w:val="center"/>
          </w:tcPr>
          <w:p w14:paraId="19D5921E" w14:textId="77777777" w:rsidR="00725A69" w:rsidRDefault="00725A69" w:rsidP="00725A69">
            <w:pPr>
              <w:jc w:val="center"/>
              <w:rPr>
                <w:rFonts w:ascii="Cambria" w:hAnsi="Cambria" w:cs="Arial"/>
              </w:rPr>
            </w:pPr>
          </w:p>
        </w:tc>
      </w:tr>
      <w:tr w:rsidR="004C1A73" w:rsidRPr="00894548" w14:paraId="1A325683" w14:textId="77777777" w:rsidTr="00173BEC">
        <w:trPr>
          <w:trHeight w:val="720"/>
        </w:trPr>
        <w:tc>
          <w:tcPr>
            <w:tcW w:w="9445" w:type="dxa"/>
            <w:gridSpan w:val="4"/>
            <w:tcBorders>
              <w:top w:val="double" w:sz="4" w:space="0" w:color="auto"/>
            </w:tcBorders>
          </w:tcPr>
          <w:p w14:paraId="644DDD5E" w14:textId="77777777" w:rsidR="004C1A73" w:rsidRPr="00894548" w:rsidRDefault="004C1A73" w:rsidP="004C1A73">
            <w:pPr>
              <w:rPr>
                <w:rFonts w:ascii="Cambria" w:hAnsi="Cambria" w:cs="Arial"/>
                <w:b/>
                <w:bCs/>
                <w:highlight w:val="yellow"/>
              </w:rPr>
            </w:pPr>
            <w:r w:rsidRPr="00894548">
              <w:rPr>
                <w:rFonts w:ascii="Cambria" w:hAnsi="Cambria" w:cs="Arial"/>
                <w:b/>
                <w:bCs/>
              </w:rPr>
              <w:t>Comments:</w:t>
            </w:r>
          </w:p>
        </w:tc>
      </w:tr>
      <w:tr w:rsidR="004C1A73" w14:paraId="7DA8706E" w14:textId="77777777" w:rsidTr="000047FC">
        <w:trPr>
          <w:trHeight w:val="360"/>
        </w:trPr>
        <w:tc>
          <w:tcPr>
            <w:tcW w:w="3055" w:type="dxa"/>
            <w:gridSpan w:val="2"/>
            <w:shd w:val="clear" w:color="auto" w:fill="F2F2F2" w:themeFill="background1" w:themeFillShade="F2"/>
            <w:vAlign w:val="center"/>
          </w:tcPr>
          <w:p w14:paraId="182DA0A1" w14:textId="697A13A5" w:rsidR="004C1A73" w:rsidRDefault="00412C29" w:rsidP="004C1A73">
            <w:pPr>
              <w:jc w:val="right"/>
              <w:rPr>
                <w:rFonts w:ascii="Cambria" w:hAnsi="Cambria" w:cs="Arial"/>
              </w:rPr>
            </w:pPr>
            <w:r>
              <w:rPr>
                <w:rFonts w:ascii="Cambria" w:hAnsi="Cambria" w:cs="Arial"/>
                <w:b/>
                <w:bCs/>
              </w:rPr>
              <w:t>Quality Reviewed By/Date:</w:t>
            </w:r>
          </w:p>
        </w:tc>
        <w:tc>
          <w:tcPr>
            <w:tcW w:w="6390" w:type="dxa"/>
            <w:gridSpan w:val="2"/>
          </w:tcPr>
          <w:p w14:paraId="29780D71" w14:textId="77777777" w:rsidR="004C1A73" w:rsidRDefault="004C1A73" w:rsidP="004C1A73">
            <w:pPr>
              <w:rPr>
                <w:rFonts w:ascii="Cambria" w:hAnsi="Cambria" w:cs="Arial"/>
              </w:rPr>
            </w:pPr>
          </w:p>
        </w:tc>
      </w:tr>
    </w:tbl>
    <w:p w14:paraId="41EE17A2" w14:textId="4977A9EB" w:rsidR="006A60A2" w:rsidRDefault="006A60A2" w:rsidP="006A60A2">
      <w:pPr>
        <w:spacing w:after="0"/>
        <w:jc w:val="center"/>
        <w:rPr>
          <w:rFonts w:ascii="Cambria" w:hAnsi="Cambria" w:cs="Arial"/>
          <w:b/>
          <w:bCs/>
        </w:rPr>
      </w:pPr>
      <w:r>
        <w:rPr>
          <w:rFonts w:ascii="Cambria" w:hAnsi="Cambria" w:cs="Arial"/>
          <w:b/>
          <w:u w:val="single"/>
        </w:rPr>
        <w:br w:type="page"/>
      </w: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sidR="00B87378">
        <w:rPr>
          <w:rFonts w:ascii="Cambria" w:hAnsi="Cambria" w:cs="Arial"/>
          <w:b/>
          <w:bCs/>
        </w:rPr>
        <w:t>10</w:t>
      </w:r>
      <w:r w:rsidRPr="00023BB8">
        <w:rPr>
          <w:rFonts w:ascii="Cambria" w:hAnsi="Cambria" w:cs="Arial"/>
          <w:b/>
          <w:bCs/>
        </w:rPr>
        <w:t xml:space="preserve"> </w:t>
      </w:r>
      <w:r>
        <w:rPr>
          <w:rFonts w:ascii="Cambria" w:hAnsi="Cambria" w:cs="Arial"/>
          <w:b/>
          <w:bCs/>
        </w:rPr>
        <w:t xml:space="preserve">LABELING </w:t>
      </w:r>
      <w:r w:rsidR="00EE2E1E">
        <w:rPr>
          <w:rFonts w:ascii="Cambria" w:hAnsi="Cambria" w:cs="Arial"/>
          <w:b/>
          <w:bCs/>
        </w:rPr>
        <w:t>AFTER</w:t>
      </w:r>
      <w:r>
        <w:rPr>
          <w:rFonts w:ascii="Cambria" w:hAnsi="Cambria" w:cs="Arial"/>
          <w:b/>
          <w:bCs/>
        </w:rPr>
        <w:t xml:space="preserve"> STERILIZATION (Cont.)</w:t>
      </w:r>
    </w:p>
    <w:tbl>
      <w:tblPr>
        <w:tblStyle w:val="TableGrid1"/>
        <w:tblW w:w="9445" w:type="dxa"/>
        <w:tblLayout w:type="fixed"/>
        <w:tblLook w:val="04A0" w:firstRow="1" w:lastRow="0" w:firstColumn="1" w:lastColumn="0" w:noHBand="0" w:noVBand="1"/>
      </w:tblPr>
      <w:tblGrid>
        <w:gridCol w:w="1527"/>
        <w:gridCol w:w="1528"/>
        <w:gridCol w:w="3240"/>
        <w:gridCol w:w="3150"/>
      </w:tblGrid>
      <w:tr w:rsidR="006A60A2" w:rsidRPr="00AC51DF" w14:paraId="2E6BC5AE" w14:textId="77777777" w:rsidTr="000047FC">
        <w:trPr>
          <w:trHeight w:val="256"/>
        </w:trPr>
        <w:tc>
          <w:tcPr>
            <w:tcW w:w="9445" w:type="dxa"/>
            <w:gridSpan w:val="4"/>
            <w:shd w:val="clear" w:color="auto" w:fill="F2F2F2" w:themeFill="background1" w:themeFillShade="F2"/>
            <w:vAlign w:val="center"/>
          </w:tcPr>
          <w:p w14:paraId="660D7C70" w14:textId="77777777" w:rsidR="006A60A2" w:rsidRPr="00AC51DF" w:rsidRDefault="006A60A2" w:rsidP="000047FC">
            <w:pPr>
              <w:jc w:val="center"/>
              <w:rPr>
                <w:rFonts w:ascii="Cambria" w:hAnsi="Cambria" w:cs="Arial"/>
                <w:b/>
                <w:bCs/>
              </w:rPr>
            </w:pPr>
            <w:r>
              <w:rPr>
                <w:rFonts w:ascii="Cambria" w:hAnsi="Cambria" w:cs="Arial"/>
                <w:b/>
                <w:bCs/>
              </w:rPr>
              <w:t>Wrapped Items</w:t>
            </w:r>
          </w:p>
        </w:tc>
      </w:tr>
      <w:tr w:rsidR="006A60A2" w14:paraId="7AD703F3" w14:textId="77777777" w:rsidTr="000047FC">
        <w:trPr>
          <w:trHeight w:val="256"/>
        </w:trPr>
        <w:tc>
          <w:tcPr>
            <w:tcW w:w="9445" w:type="dxa"/>
            <w:gridSpan w:val="4"/>
            <w:vAlign w:val="center"/>
          </w:tcPr>
          <w:p w14:paraId="778B7AC0" w14:textId="77777777" w:rsidR="006A60A2" w:rsidRPr="00894548" w:rsidRDefault="006A60A2" w:rsidP="000047FC">
            <w:pPr>
              <w:rPr>
                <w:rFonts w:ascii="Cambria" w:hAnsi="Cambria" w:cs="Arial"/>
                <w:b/>
                <w:bCs/>
              </w:rPr>
            </w:pPr>
            <w:r w:rsidRPr="00894548">
              <w:rPr>
                <w:rFonts w:ascii="Cambria" w:hAnsi="Cambria" w:cs="Arial"/>
                <w:b/>
                <w:bCs/>
              </w:rPr>
              <w:t>Instructions:</w:t>
            </w:r>
          </w:p>
          <w:p w14:paraId="3CF11016" w14:textId="21F227FB" w:rsidR="006A60A2" w:rsidRDefault="006A60A2" w:rsidP="00173BEC">
            <w:pPr>
              <w:ind w:left="240" w:hanging="240"/>
              <w:rPr>
                <w:rFonts w:ascii="Cambria" w:hAnsi="Cambria" w:cs="Arial"/>
              </w:rPr>
            </w:pPr>
            <w:r>
              <w:rPr>
                <w:rFonts w:ascii="Cambria" w:hAnsi="Cambria" w:cs="Arial"/>
              </w:rPr>
              <w:t>1. Each of the 3 operators will label 8 wrapped packages</w:t>
            </w:r>
            <w:r w:rsidR="00433B75">
              <w:rPr>
                <w:rFonts w:ascii="Cambria" w:hAnsi="Cambria" w:cs="Arial"/>
              </w:rPr>
              <w:t xml:space="preserve"> </w:t>
            </w:r>
            <w:r w:rsidR="00433B75" w:rsidRPr="00173BEC">
              <w:rPr>
                <w:rFonts w:ascii="Cambria" w:hAnsi="Cambria" w:cs="Arial"/>
                <w:b/>
                <w:bCs/>
              </w:rPr>
              <w:t>IMMEDIATELY AFTER</w:t>
            </w:r>
            <w:r w:rsidR="00433B75">
              <w:rPr>
                <w:rFonts w:ascii="Cambria" w:hAnsi="Cambria" w:cs="Arial"/>
              </w:rPr>
              <w:t xml:space="preserve"> removed from sterilizer &amp; cooled enough to handle. </w:t>
            </w:r>
            <w:r>
              <w:rPr>
                <w:rFonts w:ascii="Cambria" w:hAnsi="Cambria" w:cs="Arial"/>
              </w:rPr>
              <w:t xml:space="preserve"> </w:t>
            </w:r>
          </w:p>
          <w:p w14:paraId="0702EB0C" w14:textId="755C9283" w:rsidR="006A60A2" w:rsidRDefault="006A60A2" w:rsidP="000047FC">
            <w:pPr>
              <w:rPr>
                <w:rFonts w:ascii="Cambria" w:hAnsi="Cambria" w:cs="Arial"/>
              </w:rPr>
            </w:pPr>
            <w:r>
              <w:rPr>
                <w:rFonts w:ascii="Cambria" w:hAnsi="Cambria" w:cs="Arial"/>
              </w:rPr>
              <w:t>2. Locate packages previously labeled in APPENDIX 16.</w:t>
            </w:r>
            <w:r w:rsidR="004C1A73">
              <w:rPr>
                <w:rFonts w:ascii="Cambria" w:hAnsi="Cambria" w:cs="Arial"/>
              </w:rPr>
              <w:t>7</w:t>
            </w:r>
            <w:r>
              <w:rPr>
                <w:rFonts w:ascii="Cambria" w:hAnsi="Cambria" w:cs="Arial"/>
              </w:rPr>
              <w:t xml:space="preserve"> with label numbers as specified.</w:t>
            </w:r>
          </w:p>
          <w:p w14:paraId="15FFD0AD" w14:textId="77777777" w:rsidR="006A60A2" w:rsidRDefault="006A60A2" w:rsidP="000047FC">
            <w:pPr>
              <w:tabs>
                <w:tab w:val="left" w:pos="245"/>
              </w:tabs>
              <w:rPr>
                <w:rFonts w:ascii="Cambria" w:hAnsi="Cambria" w:cs="Arial"/>
              </w:rPr>
            </w:pPr>
            <w:r>
              <w:rPr>
                <w:rFonts w:ascii="Cambria" w:hAnsi="Cambria" w:cs="Arial"/>
              </w:rPr>
              <w:tab/>
              <w:t>2.1 Select the location on the package near the existing label.</w:t>
            </w:r>
          </w:p>
          <w:p w14:paraId="11F541DC" w14:textId="77777777" w:rsidR="006A60A2" w:rsidRDefault="006A60A2" w:rsidP="000047FC">
            <w:pPr>
              <w:tabs>
                <w:tab w:val="left" w:pos="245"/>
              </w:tabs>
              <w:rPr>
                <w:rFonts w:ascii="Cambria" w:hAnsi="Cambria" w:cs="Arial"/>
              </w:rPr>
            </w:pPr>
            <w:r>
              <w:rPr>
                <w:rFonts w:ascii="Cambria" w:hAnsi="Cambria" w:cs="Arial"/>
              </w:rPr>
              <w:tab/>
              <w:t>2.2 Using a thumb, affix another label onto the pouch.</w:t>
            </w:r>
          </w:p>
          <w:p w14:paraId="08EC5391" w14:textId="77777777" w:rsidR="006A60A2" w:rsidRPr="00890057" w:rsidRDefault="006A60A2" w:rsidP="000047FC">
            <w:pPr>
              <w:tabs>
                <w:tab w:val="left" w:pos="245"/>
              </w:tabs>
              <w:rPr>
                <w:rFonts w:ascii="Cambria" w:hAnsi="Cambria" w:cs="Arial"/>
                <w:noProof/>
              </w:rPr>
            </w:pPr>
            <w:r>
              <w:rPr>
                <w:rFonts w:ascii="Cambria" w:hAnsi="Cambria" w:cs="Arial"/>
              </w:rPr>
              <w:tab/>
              <w:t xml:space="preserve">2.3 </w:t>
            </w:r>
            <w:r>
              <w:rPr>
                <w:rFonts w:ascii="Cambria" w:hAnsi="Cambria" w:cs="Arial"/>
                <w:noProof/>
              </w:rPr>
              <w:t>Rub thumb across the label to ensure the label is securely affixed to the pouch.</w:t>
            </w:r>
          </w:p>
          <w:p w14:paraId="6D4E8F74" w14:textId="77777777" w:rsidR="006A60A2" w:rsidRDefault="006A60A2" w:rsidP="000047FC">
            <w:pPr>
              <w:rPr>
                <w:rFonts w:ascii="Cambria" w:hAnsi="Cambria" w:cs="Arial"/>
              </w:rPr>
            </w:pPr>
            <w:r>
              <w:rPr>
                <w:rFonts w:ascii="Cambria" w:hAnsi="Cambria" w:cs="Arial"/>
              </w:rPr>
              <w:t>3</w:t>
            </w:r>
            <w:r w:rsidRPr="00890057">
              <w:rPr>
                <w:rFonts w:ascii="Cambria" w:hAnsi="Cambria" w:cs="Arial"/>
              </w:rPr>
              <w:t>. Record comments and additional information in the “Comments” section or N/A.</w:t>
            </w:r>
          </w:p>
          <w:p w14:paraId="79E254AA" w14:textId="77777777" w:rsidR="006A60A2" w:rsidRDefault="006A60A2" w:rsidP="000047FC">
            <w:pPr>
              <w:rPr>
                <w:rFonts w:ascii="Cambria" w:hAnsi="Cambria" w:cs="Arial"/>
              </w:rPr>
            </w:pPr>
            <w:r>
              <w:rPr>
                <w:rFonts w:ascii="Cambria" w:hAnsi="Cambria" w:cs="Arial"/>
              </w:rPr>
              <w:t>4. Set the labeled pouched items aside upon completion.</w:t>
            </w:r>
          </w:p>
        </w:tc>
      </w:tr>
      <w:tr w:rsidR="006A60A2" w:rsidRPr="00894548" w14:paraId="379DA626" w14:textId="77777777" w:rsidTr="000047FC">
        <w:trPr>
          <w:trHeight w:val="288"/>
        </w:trPr>
        <w:tc>
          <w:tcPr>
            <w:tcW w:w="3055" w:type="dxa"/>
            <w:gridSpan w:val="2"/>
            <w:tcBorders>
              <w:bottom w:val="single" w:sz="4" w:space="0" w:color="auto"/>
            </w:tcBorders>
            <w:shd w:val="clear" w:color="auto" w:fill="F2F2F2" w:themeFill="background1" w:themeFillShade="F2"/>
            <w:vAlign w:val="center"/>
          </w:tcPr>
          <w:p w14:paraId="25BF8DC5" w14:textId="77777777" w:rsidR="006A60A2" w:rsidRPr="00894548" w:rsidRDefault="006A60A2" w:rsidP="000047FC">
            <w:pPr>
              <w:jc w:val="center"/>
              <w:rPr>
                <w:rFonts w:ascii="Cambria" w:hAnsi="Cambria" w:cs="Arial"/>
                <w:b/>
                <w:bCs/>
              </w:rPr>
            </w:pPr>
            <w:r>
              <w:rPr>
                <w:rFonts w:ascii="Cambria" w:hAnsi="Cambria" w:cs="Arial"/>
                <w:b/>
                <w:bCs/>
              </w:rPr>
              <w:t>Locate Previously Labeled Package with Label #</w:t>
            </w:r>
          </w:p>
        </w:tc>
        <w:tc>
          <w:tcPr>
            <w:tcW w:w="3240" w:type="dxa"/>
            <w:tcBorders>
              <w:bottom w:val="single" w:sz="4" w:space="0" w:color="auto"/>
            </w:tcBorders>
            <w:shd w:val="clear" w:color="auto" w:fill="F2F2F2" w:themeFill="background1" w:themeFillShade="F2"/>
            <w:vAlign w:val="center"/>
          </w:tcPr>
          <w:p w14:paraId="40AE8839" w14:textId="77777777" w:rsidR="006A60A2" w:rsidRPr="00894548" w:rsidRDefault="006A60A2" w:rsidP="000047FC">
            <w:pPr>
              <w:jc w:val="center"/>
              <w:rPr>
                <w:rFonts w:ascii="Cambria" w:hAnsi="Cambria" w:cs="Arial"/>
                <w:b/>
                <w:bCs/>
              </w:rPr>
            </w:pPr>
            <w:r>
              <w:rPr>
                <w:rFonts w:ascii="Cambria" w:hAnsi="Cambria" w:cs="Arial"/>
                <w:b/>
                <w:bCs/>
              </w:rPr>
              <w:t>Affix Another Label with Label #</w:t>
            </w:r>
          </w:p>
        </w:tc>
        <w:tc>
          <w:tcPr>
            <w:tcW w:w="3150" w:type="dxa"/>
            <w:tcBorders>
              <w:bottom w:val="single" w:sz="4" w:space="0" w:color="auto"/>
            </w:tcBorders>
            <w:shd w:val="clear" w:color="auto" w:fill="F2F2F2" w:themeFill="background1" w:themeFillShade="F2"/>
            <w:vAlign w:val="center"/>
          </w:tcPr>
          <w:p w14:paraId="02ACBB64" w14:textId="77777777" w:rsidR="006A60A2" w:rsidRPr="00894548" w:rsidRDefault="006A60A2" w:rsidP="000047FC">
            <w:pPr>
              <w:jc w:val="center"/>
              <w:rPr>
                <w:rFonts w:ascii="Cambria" w:hAnsi="Cambria" w:cs="Arial"/>
                <w:b/>
                <w:bCs/>
              </w:rPr>
            </w:pPr>
            <w:r>
              <w:rPr>
                <w:rFonts w:ascii="Cambria" w:hAnsi="Cambria" w:cs="Arial"/>
                <w:b/>
                <w:bCs/>
              </w:rPr>
              <w:t>New Label Affixed By (initials and date):</w:t>
            </w:r>
          </w:p>
        </w:tc>
      </w:tr>
      <w:tr w:rsidR="00F138D9" w14:paraId="4BAB4579" w14:textId="77777777" w:rsidTr="00FC2B51">
        <w:trPr>
          <w:trHeight w:val="317"/>
        </w:trPr>
        <w:tc>
          <w:tcPr>
            <w:tcW w:w="1527" w:type="dxa"/>
            <w:tcBorders>
              <w:top w:val="single" w:sz="4" w:space="0" w:color="auto"/>
              <w:left w:val="single" w:sz="4" w:space="0" w:color="auto"/>
              <w:right w:val="single" w:sz="4" w:space="0" w:color="auto"/>
            </w:tcBorders>
            <w:shd w:val="clear" w:color="auto" w:fill="F2F2F2" w:themeFill="background1" w:themeFillShade="F2"/>
            <w:vAlign w:val="center"/>
          </w:tcPr>
          <w:p w14:paraId="35C12996" w14:textId="13C541AC" w:rsidR="00F138D9" w:rsidRPr="000047FC" w:rsidRDefault="00F138D9" w:rsidP="00F138D9">
            <w:pPr>
              <w:jc w:val="center"/>
              <w:rPr>
                <w:rFonts w:ascii="Cambria" w:hAnsi="Cambria" w:cs="Arial"/>
                <w:b/>
                <w:bCs/>
              </w:rPr>
            </w:pPr>
            <w:r>
              <w:rPr>
                <w:rFonts w:ascii="Cambria" w:hAnsi="Cambria" w:cs="Arial"/>
                <w:b/>
                <w:bCs/>
              </w:rPr>
              <w:t>7</w:t>
            </w:r>
          </w:p>
        </w:tc>
        <w:tc>
          <w:tcPr>
            <w:tcW w:w="1528" w:type="dxa"/>
            <w:tcBorders>
              <w:top w:val="single" w:sz="4" w:space="0" w:color="auto"/>
              <w:left w:val="single" w:sz="4" w:space="0" w:color="auto"/>
              <w:right w:val="single" w:sz="4" w:space="0" w:color="auto"/>
            </w:tcBorders>
            <w:shd w:val="clear" w:color="auto" w:fill="F2F2F2" w:themeFill="background1" w:themeFillShade="F2"/>
            <w:vAlign w:val="center"/>
          </w:tcPr>
          <w:p w14:paraId="35FBC9D6" w14:textId="776C5030" w:rsidR="00F138D9" w:rsidRPr="000047FC" w:rsidRDefault="00F138D9" w:rsidP="00F138D9">
            <w:pPr>
              <w:jc w:val="center"/>
              <w:rPr>
                <w:rFonts w:ascii="Cambria" w:hAnsi="Cambria" w:cs="Arial"/>
                <w:b/>
                <w:bCs/>
              </w:rPr>
            </w:pPr>
            <w:r>
              <w:rPr>
                <w:rFonts w:ascii="Cambria" w:hAnsi="Cambria" w:cs="Arial"/>
                <w:b/>
                <w:bCs/>
              </w:rPr>
              <w:t>73</w:t>
            </w:r>
          </w:p>
        </w:tc>
        <w:tc>
          <w:tcPr>
            <w:tcW w:w="3240" w:type="dxa"/>
            <w:tcBorders>
              <w:top w:val="single" w:sz="4" w:space="0" w:color="auto"/>
              <w:left w:val="single" w:sz="4" w:space="0" w:color="auto"/>
              <w:bottom w:val="single" w:sz="4" w:space="0" w:color="auto"/>
              <w:right w:val="single" w:sz="4" w:space="0" w:color="auto"/>
            </w:tcBorders>
            <w:vAlign w:val="center"/>
          </w:tcPr>
          <w:p w14:paraId="177AF2E8" w14:textId="590D81B1" w:rsidR="00F138D9" w:rsidRPr="000047FC" w:rsidRDefault="00BF6B22" w:rsidP="00F138D9">
            <w:pPr>
              <w:jc w:val="center"/>
              <w:rPr>
                <w:rFonts w:ascii="Cambria" w:hAnsi="Cambria" w:cs="Arial"/>
                <w:b/>
                <w:bCs/>
              </w:rPr>
            </w:pPr>
            <w:r>
              <w:rPr>
                <w:rFonts w:ascii="Cambria" w:hAnsi="Cambria" w:cs="Arial"/>
                <w:b/>
                <w:bCs/>
              </w:rPr>
              <w:t>121</w:t>
            </w:r>
          </w:p>
        </w:tc>
        <w:tc>
          <w:tcPr>
            <w:tcW w:w="3150" w:type="dxa"/>
            <w:vMerge w:val="restart"/>
            <w:tcBorders>
              <w:top w:val="single" w:sz="4" w:space="0" w:color="auto"/>
              <w:left w:val="single" w:sz="4" w:space="0" w:color="auto"/>
              <w:right w:val="single" w:sz="4" w:space="0" w:color="auto"/>
            </w:tcBorders>
            <w:shd w:val="clear" w:color="auto" w:fill="auto"/>
            <w:vAlign w:val="center"/>
          </w:tcPr>
          <w:p w14:paraId="62C571CA" w14:textId="77777777" w:rsidR="00F138D9" w:rsidRDefault="00F138D9" w:rsidP="00F138D9">
            <w:pPr>
              <w:jc w:val="center"/>
              <w:rPr>
                <w:rFonts w:ascii="Cambria" w:hAnsi="Cambria" w:cs="Arial"/>
              </w:rPr>
            </w:pPr>
          </w:p>
        </w:tc>
      </w:tr>
      <w:tr w:rsidR="00F138D9" w:rsidRPr="00AC51DF" w14:paraId="7B39DB95"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14FA51E9" w14:textId="5C4C1D5B" w:rsidR="00F138D9" w:rsidRPr="000047FC" w:rsidRDefault="00F138D9" w:rsidP="00F138D9">
            <w:pPr>
              <w:jc w:val="center"/>
              <w:rPr>
                <w:rFonts w:ascii="Cambria" w:hAnsi="Cambria" w:cs="Arial"/>
                <w:b/>
                <w:bCs/>
              </w:rPr>
            </w:pPr>
            <w:r>
              <w:rPr>
                <w:rFonts w:ascii="Cambria" w:hAnsi="Cambria" w:cs="Arial"/>
                <w:b/>
                <w:bCs/>
              </w:rPr>
              <w:t>8</w:t>
            </w:r>
          </w:p>
        </w:tc>
        <w:tc>
          <w:tcPr>
            <w:tcW w:w="1528" w:type="dxa"/>
            <w:tcBorders>
              <w:left w:val="single" w:sz="4" w:space="0" w:color="auto"/>
              <w:right w:val="single" w:sz="4" w:space="0" w:color="auto"/>
            </w:tcBorders>
            <w:shd w:val="clear" w:color="auto" w:fill="F2F2F2" w:themeFill="background1" w:themeFillShade="F2"/>
            <w:vAlign w:val="center"/>
          </w:tcPr>
          <w:p w14:paraId="04950CCD" w14:textId="2F50AF7E" w:rsidR="00F138D9" w:rsidRPr="000047FC" w:rsidRDefault="00F138D9" w:rsidP="00F138D9">
            <w:pPr>
              <w:jc w:val="center"/>
              <w:rPr>
                <w:rFonts w:ascii="Cambria" w:hAnsi="Cambria" w:cs="Arial"/>
                <w:b/>
                <w:bCs/>
              </w:rPr>
            </w:pPr>
            <w:r>
              <w:rPr>
                <w:rFonts w:ascii="Cambria" w:hAnsi="Cambria" w:cs="Arial"/>
                <w:b/>
                <w:bCs/>
              </w:rPr>
              <w:t>74</w:t>
            </w:r>
          </w:p>
        </w:tc>
        <w:tc>
          <w:tcPr>
            <w:tcW w:w="3240" w:type="dxa"/>
            <w:tcBorders>
              <w:top w:val="single" w:sz="4" w:space="0" w:color="auto"/>
              <w:left w:val="single" w:sz="4" w:space="0" w:color="auto"/>
              <w:bottom w:val="single" w:sz="4" w:space="0" w:color="auto"/>
              <w:right w:val="single" w:sz="4" w:space="0" w:color="auto"/>
            </w:tcBorders>
            <w:vAlign w:val="center"/>
          </w:tcPr>
          <w:p w14:paraId="6518BFC7" w14:textId="10937CEC" w:rsidR="00F138D9" w:rsidRPr="000047FC" w:rsidRDefault="00BF6B22" w:rsidP="00F138D9">
            <w:pPr>
              <w:jc w:val="center"/>
              <w:rPr>
                <w:rFonts w:ascii="Cambria" w:hAnsi="Cambria" w:cs="Arial"/>
                <w:b/>
                <w:bCs/>
              </w:rPr>
            </w:pPr>
            <w:r>
              <w:rPr>
                <w:rFonts w:ascii="Cambria" w:hAnsi="Cambria" w:cs="Arial"/>
                <w:b/>
                <w:bCs/>
              </w:rPr>
              <w:t>122</w:t>
            </w:r>
          </w:p>
        </w:tc>
        <w:tc>
          <w:tcPr>
            <w:tcW w:w="3150" w:type="dxa"/>
            <w:vMerge/>
            <w:tcBorders>
              <w:left w:val="single" w:sz="4" w:space="0" w:color="auto"/>
              <w:right w:val="single" w:sz="4" w:space="0" w:color="auto"/>
            </w:tcBorders>
            <w:shd w:val="clear" w:color="auto" w:fill="auto"/>
            <w:vAlign w:val="center"/>
          </w:tcPr>
          <w:p w14:paraId="0182350D" w14:textId="77777777" w:rsidR="00F138D9" w:rsidRPr="00AC51DF" w:rsidRDefault="00F138D9" w:rsidP="00F138D9">
            <w:pPr>
              <w:rPr>
                <w:rFonts w:ascii="Cambria" w:hAnsi="Cambria" w:cs="Arial"/>
                <w:highlight w:val="yellow"/>
              </w:rPr>
            </w:pPr>
          </w:p>
        </w:tc>
      </w:tr>
      <w:tr w:rsidR="00F138D9" w14:paraId="0FC22B11"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1E4307B7" w14:textId="7466E9CA" w:rsidR="00F138D9" w:rsidRPr="000047FC" w:rsidRDefault="00F138D9" w:rsidP="00F138D9">
            <w:pPr>
              <w:jc w:val="center"/>
              <w:rPr>
                <w:rFonts w:ascii="Cambria" w:hAnsi="Cambria" w:cs="Arial"/>
                <w:b/>
                <w:bCs/>
              </w:rPr>
            </w:pPr>
            <w:r>
              <w:rPr>
                <w:rFonts w:ascii="Cambria" w:hAnsi="Cambria" w:cs="Arial"/>
                <w:b/>
                <w:bCs/>
              </w:rPr>
              <w:t>9</w:t>
            </w:r>
          </w:p>
        </w:tc>
        <w:tc>
          <w:tcPr>
            <w:tcW w:w="1528" w:type="dxa"/>
            <w:tcBorders>
              <w:left w:val="single" w:sz="4" w:space="0" w:color="auto"/>
              <w:right w:val="single" w:sz="4" w:space="0" w:color="auto"/>
            </w:tcBorders>
            <w:shd w:val="clear" w:color="auto" w:fill="F2F2F2" w:themeFill="background1" w:themeFillShade="F2"/>
            <w:vAlign w:val="center"/>
          </w:tcPr>
          <w:p w14:paraId="75A9D53E" w14:textId="1B615473" w:rsidR="00F138D9" w:rsidRPr="000047FC" w:rsidRDefault="00F138D9" w:rsidP="00F138D9">
            <w:pPr>
              <w:jc w:val="center"/>
              <w:rPr>
                <w:rFonts w:ascii="Cambria" w:hAnsi="Cambria" w:cs="Arial"/>
                <w:b/>
                <w:bCs/>
              </w:rPr>
            </w:pPr>
            <w:r>
              <w:rPr>
                <w:rFonts w:ascii="Cambria" w:hAnsi="Cambria" w:cs="Arial"/>
                <w:b/>
                <w:bCs/>
              </w:rPr>
              <w:t>75</w:t>
            </w:r>
          </w:p>
        </w:tc>
        <w:tc>
          <w:tcPr>
            <w:tcW w:w="3240" w:type="dxa"/>
            <w:tcBorders>
              <w:top w:val="single" w:sz="4" w:space="0" w:color="auto"/>
              <w:left w:val="single" w:sz="4" w:space="0" w:color="auto"/>
              <w:bottom w:val="single" w:sz="4" w:space="0" w:color="auto"/>
              <w:right w:val="single" w:sz="4" w:space="0" w:color="auto"/>
            </w:tcBorders>
            <w:vAlign w:val="center"/>
          </w:tcPr>
          <w:p w14:paraId="0F66A97B" w14:textId="7D863505" w:rsidR="00F138D9" w:rsidRPr="000047FC" w:rsidRDefault="00BF6B22" w:rsidP="00F138D9">
            <w:pPr>
              <w:jc w:val="center"/>
              <w:rPr>
                <w:rFonts w:ascii="Cambria" w:hAnsi="Cambria" w:cs="Arial"/>
                <w:b/>
                <w:bCs/>
              </w:rPr>
            </w:pPr>
            <w:r>
              <w:rPr>
                <w:rFonts w:ascii="Cambria" w:hAnsi="Cambria" w:cs="Arial"/>
                <w:b/>
                <w:bCs/>
              </w:rPr>
              <w:t>123</w:t>
            </w:r>
          </w:p>
        </w:tc>
        <w:tc>
          <w:tcPr>
            <w:tcW w:w="3150" w:type="dxa"/>
            <w:vMerge/>
            <w:tcBorders>
              <w:left w:val="single" w:sz="4" w:space="0" w:color="auto"/>
              <w:right w:val="single" w:sz="4" w:space="0" w:color="auto"/>
            </w:tcBorders>
            <w:shd w:val="clear" w:color="auto" w:fill="auto"/>
            <w:vAlign w:val="center"/>
          </w:tcPr>
          <w:p w14:paraId="70809432" w14:textId="77777777" w:rsidR="00F138D9" w:rsidRDefault="00F138D9" w:rsidP="00F138D9">
            <w:pPr>
              <w:jc w:val="center"/>
              <w:rPr>
                <w:rFonts w:ascii="Cambria" w:hAnsi="Cambria" w:cs="Arial"/>
              </w:rPr>
            </w:pPr>
          </w:p>
        </w:tc>
      </w:tr>
      <w:tr w:rsidR="00F138D9" w14:paraId="63FAABAF"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645CCFCE" w14:textId="6EBF60AF" w:rsidR="00F138D9" w:rsidRPr="000047FC" w:rsidRDefault="00F138D9" w:rsidP="00F138D9">
            <w:pPr>
              <w:jc w:val="center"/>
              <w:rPr>
                <w:rFonts w:ascii="Cambria" w:hAnsi="Cambria" w:cs="Arial"/>
                <w:b/>
                <w:bCs/>
              </w:rPr>
            </w:pPr>
            <w:r>
              <w:rPr>
                <w:rFonts w:ascii="Cambria" w:hAnsi="Cambria" w:cs="Arial"/>
                <w:b/>
                <w:bCs/>
              </w:rPr>
              <w:t>19</w:t>
            </w:r>
          </w:p>
        </w:tc>
        <w:tc>
          <w:tcPr>
            <w:tcW w:w="1528" w:type="dxa"/>
            <w:tcBorders>
              <w:left w:val="single" w:sz="4" w:space="0" w:color="auto"/>
              <w:right w:val="single" w:sz="4" w:space="0" w:color="auto"/>
            </w:tcBorders>
            <w:shd w:val="clear" w:color="auto" w:fill="F2F2F2" w:themeFill="background1" w:themeFillShade="F2"/>
            <w:vAlign w:val="center"/>
          </w:tcPr>
          <w:p w14:paraId="26FAEA0B" w14:textId="294D75AE" w:rsidR="00F138D9" w:rsidRPr="000047FC" w:rsidRDefault="00F138D9" w:rsidP="00F138D9">
            <w:pPr>
              <w:jc w:val="center"/>
              <w:rPr>
                <w:rFonts w:ascii="Cambria" w:hAnsi="Cambria" w:cs="Arial"/>
                <w:b/>
                <w:bCs/>
              </w:rPr>
            </w:pPr>
            <w:r>
              <w:rPr>
                <w:rFonts w:ascii="Cambria" w:hAnsi="Cambria" w:cs="Arial"/>
                <w:b/>
                <w:bCs/>
              </w:rPr>
              <w:t>76</w:t>
            </w:r>
          </w:p>
        </w:tc>
        <w:tc>
          <w:tcPr>
            <w:tcW w:w="3240" w:type="dxa"/>
            <w:tcBorders>
              <w:top w:val="single" w:sz="4" w:space="0" w:color="auto"/>
              <w:left w:val="single" w:sz="4" w:space="0" w:color="auto"/>
              <w:bottom w:val="single" w:sz="4" w:space="0" w:color="auto"/>
              <w:right w:val="single" w:sz="4" w:space="0" w:color="auto"/>
            </w:tcBorders>
            <w:vAlign w:val="center"/>
          </w:tcPr>
          <w:p w14:paraId="02F16AB0" w14:textId="30873382" w:rsidR="00F138D9" w:rsidRPr="000047FC" w:rsidRDefault="00BF6B22" w:rsidP="00F138D9">
            <w:pPr>
              <w:jc w:val="center"/>
              <w:rPr>
                <w:rFonts w:ascii="Cambria" w:hAnsi="Cambria" w:cs="Arial"/>
                <w:b/>
                <w:bCs/>
              </w:rPr>
            </w:pPr>
            <w:r>
              <w:rPr>
                <w:rFonts w:ascii="Cambria" w:hAnsi="Cambria" w:cs="Arial"/>
                <w:b/>
                <w:bCs/>
              </w:rPr>
              <w:t>124</w:t>
            </w:r>
          </w:p>
        </w:tc>
        <w:tc>
          <w:tcPr>
            <w:tcW w:w="3150" w:type="dxa"/>
            <w:vMerge/>
            <w:tcBorders>
              <w:left w:val="single" w:sz="4" w:space="0" w:color="auto"/>
              <w:right w:val="single" w:sz="4" w:space="0" w:color="auto"/>
            </w:tcBorders>
            <w:shd w:val="clear" w:color="auto" w:fill="auto"/>
            <w:vAlign w:val="center"/>
          </w:tcPr>
          <w:p w14:paraId="02968861" w14:textId="77777777" w:rsidR="00F138D9" w:rsidRDefault="00F138D9" w:rsidP="00F138D9">
            <w:pPr>
              <w:jc w:val="center"/>
              <w:rPr>
                <w:rFonts w:ascii="Cambria" w:hAnsi="Cambria" w:cs="Arial"/>
              </w:rPr>
            </w:pPr>
          </w:p>
        </w:tc>
      </w:tr>
      <w:tr w:rsidR="00F138D9" w14:paraId="12AADBF4"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15C1439E" w14:textId="23FDC3A7" w:rsidR="00F138D9" w:rsidRPr="000047FC" w:rsidRDefault="00F138D9" w:rsidP="00F138D9">
            <w:pPr>
              <w:jc w:val="center"/>
              <w:rPr>
                <w:rFonts w:ascii="Cambria" w:hAnsi="Cambria" w:cs="Arial"/>
                <w:b/>
                <w:bCs/>
              </w:rPr>
            </w:pPr>
            <w:r>
              <w:rPr>
                <w:rFonts w:ascii="Cambria" w:hAnsi="Cambria" w:cs="Arial"/>
                <w:b/>
                <w:bCs/>
              </w:rPr>
              <w:t>20</w:t>
            </w:r>
          </w:p>
        </w:tc>
        <w:tc>
          <w:tcPr>
            <w:tcW w:w="1528" w:type="dxa"/>
            <w:tcBorders>
              <w:left w:val="single" w:sz="4" w:space="0" w:color="auto"/>
              <w:right w:val="single" w:sz="4" w:space="0" w:color="auto"/>
            </w:tcBorders>
            <w:shd w:val="clear" w:color="auto" w:fill="F2F2F2" w:themeFill="background1" w:themeFillShade="F2"/>
            <w:vAlign w:val="center"/>
          </w:tcPr>
          <w:p w14:paraId="22993D20" w14:textId="2B10992C" w:rsidR="00F138D9" w:rsidRPr="000047FC" w:rsidRDefault="00F138D9" w:rsidP="00F138D9">
            <w:pPr>
              <w:jc w:val="center"/>
              <w:rPr>
                <w:rFonts w:ascii="Cambria" w:hAnsi="Cambria" w:cs="Arial"/>
                <w:b/>
                <w:bCs/>
              </w:rPr>
            </w:pPr>
            <w:r>
              <w:rPr>
                <w:rFonts w:ascii="Cambria" w:hAnsi="Cambria" w:cs="Arial"/>
                <w:b/>
                <w:bCs/>
              </w:rPr>
              <w:t>77</w:t>
            </w:r>
          </w:p>
        </w:tc>
        <w:tc>
          <w:tcPr>
            <w:tcW w:w="3240" w:type="dxa"/>
            <w:tcBorders>
              <w:top w:val="single" w:sz="4" w:space="0" w:color="auto"/>
              <w:left w:val="single" w:sz="4" w:space="0" w:color="auto"/>
              <w:bottom w:val="single" w:sz="4" w:space="0" w:color="auto"/>
              <w:right w:val="single" w:sz="4" w:space="0" w:color="auto"/>
            </w:tcBorders>
            <w:vAlign w:val="center"/>
          </w:tcPr>
          <w:p w14:paraId="6BCABDAE" w14:textId="2A9FC9AF" w:rsidR="00F138D9" w:rsidRPr="000047FC" w:rsidRDefault="00BF6B22" w:rsidP="00F138D9">
            <w:pPr>
              <w:jc w:val="center"/>
              <w:rPr>
                <w:rFonts w:ascii="Cambria" w:hAnsi="Cambria" w:cs="Arial"/>
                <w:b/>
                <w:bCs/>
              </w:rPr>
            </w:pPr>
            <w:r>
              <w:rPr>
                <w:rFonts w:ascii="Cambria" w:hAnsi="Cambria" w:cs="Arial"/>
                <w:b/>
                <w:bCs/>
              </w:rPr>
              <w:t>125</w:t>
            </w:r>
          </w:p>
        </w:tc>
        <w:tc>
          <w:tcPr>
            <w:tcW w:w="3150" w:type="dxa"/>
            <w:vMerge/>
            <w:tcBorders>
              <w:left w:val="single" w:sz="4" w:space="0" w:color="auto"/>
              <w:right w:val="single" w:sz="4" w:space="0" w:color="auto"/>
            </w:tcBorders>
            <w:shd w:val="clear" w:color="auto" w:fill="auto"/>
            <w:vAlign w:val="center"/>
          </w:tcPr>
          <w:p w14:paraId="5BDB99DF" w14:textId="77777777" w:rsidR="00F138D9" w:rsidRDefault="00F138D9" w:rsidP="00F138D9">
            <w:pPr>
              <w:jc w:val="center"/>
              <w:rPr>
                <w:rFonts w:ascii="Cambria" w:hAnsi="Cambria" w:cs="Arial"/>
              </w:rPr>
            </w:pPr>
          </w:p>
        </w:tc>
      </w:tr>
      <w:tr w:rsidR="00F138D9" w14:paraId="6D4E6E01"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2D711204" w14:textId="0B8403E4" w:rsidR="00F138D9" w:rsidRPr="000047FC" w:rsidRDefault="00F138D9" w:rsidP="00F138D9">
            <w:pPr>
              <w:jc w:val="center"/>
              <w:rPr>
                <w:rFonts w:ascii="Cambria" w:hAnsi="Cambria" w:cs="Arial"/>
                <w:b/>
                <w:bCs/>
              </w:rPr>
            </w:pPr>
            <w:r>
              <w:rPr>
                <w:rFonts w:ascii="Cambria" w:hAnsi="Cambria" w:cs="Arial"/>
                <w:b/>
                <w:bCs/>
              </w:rPr>
              <w:t>21</w:t>
            </w:r>
          </w:p>
        </w:tc>
        <w:tc>
          <w:tcPr>
            <w:tcW w:w="1528" w:type="dxa"/>
            <w:tcBorders>
              <w:left w:val="single" w:sz="4" w:space="0" w:color="auto"/>
              <w:right w:val="single" w:sz="4" w:space="0" w:color="auto"/>
            </w:tcBorders>
            <w:shd w:val="clear" w:color="auto" w:fill="F2F2F2" w:themeFill="background1" w:themeFillShade="F2"/>
            <w:vAlign w:val="center"/>
          </w:tcPr>
          <w:p w14:paraId="3FC4CE3F" w14:textId="2BAEBD01" w:rsidR="00F138D9" w:rsidRPr="000047FC" w:rsidRDefault="00F138D9" w:rsidP="00F138D9">
            <w:pPr>
              <w:jc w:val="center"/>
              <w:rPr>
                <w:rFonts w:ascii="Cambria" w:hAnsi="Cambria" w:cs="Arial"/>
                <w:b/>
                <w:bCs/>
              </w:rPr>
            </w:pPr>
            <w:r>
              <w:rPr>
                <w:rFonts w:ascii="Cambria" w:hAnsi="Cambria" w:cs="Arial"/>
                <w:b/>
                <w:bCs/>
              </w:rPr>
              <w:t>78</w:t>
            </w:r>
          </w:p>
        </w:tc>
        <w:tc>
          <w:tcPr>
            <w:tcW w:w="3240" w:type="dxa"/>
            <w:tcBorders>
              <w:top w:val="single" w:sz="4" w:space="0" w:color="auto"/>
              <w:left w:val="single" w:sz="4" w:space="0" w:color="auto"/>
              <w:bottom w:val="single" w:sz="4" w:space="0" w:color="auto"/>
              <w:right w:val="single" w:sz="4" w:space="0" w:color="auto"/>
            </w:tcBorders>
            <w:vAlign w:val="center"/>
          </w:tcPr>
          <w:p w14:paraId="7C291FF9" w14:textId="49846EBA" w:rsidR="00F138D9" w:rsidRPr="000047FC" w:rsidRDefault="00E37F38" w:rsidP="00F138D9">
            <w:pPr>
              <w:jc w:val="center"/>
              <w:rPr>
                <w:rFonts w:ascii="Cambria" w:hAnsi="Cambria" w:cs="Arial"/>
                <w:b/>
                <w:bCs/>
              </w:rPr>
            </w:pPr>
            <w:r>
              <w:rPr>
                <w:rFonts w:ascii="Cambria" w:hAnsi="Cambria" w:cs="Arial"/>
                <w:b/>
                <w:bCs/>
              </w:rPr>
              <w:t>126</w:t>
            </w:r>
          </w:p>
        </w:tc>
        <w:tc>
          <w:tcPr>
            <w:tcW w:w="3150" w:type="dxa"/>
            <w:vMerge/>
            <w:tcBorders>
              <w:left w:val="single" w:sz="4" w:space="0" w:color="auto"/>
              <w:right w:val="single" w:sz="4" w:space="0" w:color="auto"/>
            </w:tcBorders>
            <w:shd w:val="clear" w:color="auto" w:fill="auto"/>
            <w:vAlign w:val="center"/>
          </w:tcPr>
          <w:p w14:paraId="50BC9289" w14:textId="77777777" w:rsidR="00F138D9" w:rsidRDefault="00F138D9" w:rsidP="00F138D9">
            <w:pPr>
              <w:jc w:val="center"/>
              <w:rPr>
                <w:rFonts w:ascii="Cambria" w:hAnsi="Cambria" w:cs="Arial"/>
              </w:rPr>
            </w:pPr>
          </w:p>
        </w:tc>
      </w:tr>
      <w:tr w:rsidR="00F138D9" w14:paraId="7CD08C83"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E709F6A" w14:textId="2B1EFD5E" w:rsidR="00F138D9" w:rsidRPr="000047FC" w:rsidRDefault="00F138D9" w:rsidP="00F138D9">
            <w:pPr>
              <w:jc w:val="center"/>
              <w:rPr>
                <w:rFonts w:ascii="Cambria" w:hAnsi="Cambria" w:cs="Arial"/>
                <w:b/>
                <w:bCs/>
              </w:rPr>
            </w:pPr>
            <w:r>
              <w:rPr>
                <w:rFonts w:ascii="Cambria" w:hAnsi="Cambria" w:cs="Arial"/>
                <w:b/>
                <w:bCs/>
              </w:rPr>
              <w:t>31</w:t>
            </w:r>
          </w:p>
        </w:tc>
        <w:tc>
          <w:tcPr>
            <w:tcW w:w="1528" w:type="dxa"/>
            <w:tcBorders>
              <w:left w:val="single" w:sz="4" w:space="0" w:color="auto"/>
              <w:right w:val="single" w:sz="4" w:space="0" w:color="auto"/>
            </w:tcBorders>
            <w:shd w:val="clear" w:color="auto" w:fill="F2F2F2" w:themeFill="background1" w:themeFillShade="F2"/>
            <w:vAlign w:val="center"/>
          </w:tcPr>
          <w:p w14:paraId="74DF0D34" w14:textId="1A027DD2" w:rsidR="00F138D9" w:rsidRPr="000047FC" w:rsidRDefault="00F138D9" w:rsidP="00F138D9">
            <w:pPr>
              <w:jc w:val="center"/>
              <w:rPr>
                <w:rFonts w:ascii="Cambria" w:hAnsi="Cambria" w:cs="Arial"/>
                <w:b/>
                <w:bCs/>
              </w:rPr>
            </w:pPr>
            <w:r>
              <w:rPr>
                <w:rFonts w:ascii="Cambria" w:hAnsi="Cambria" w:cs="Arial"/>
                <w:b/>
                <w:bCs/>
              </w:rPr>
              <w:t>79</w:t>
            </w:r>
          </w:p>
        </w:tc>
        <w:tc>
          <w:tcPr>
            <w:tcW w:w="3240" w:type="dxa"/>
            <w:tcBorders>
              <w:top w:val="single" w:sz="4" w:space="0" w:color="auto"/>
              <w:left w:val="single" w:sz="4" w:space="0" w:color="auto"/>
              <w:bottom w:val="single" w:sz="4" w:space="0" w:color="auto"/>
              <w:right w:val="single" w:sz="4" w:space="0" w:color="auto"/>
            </w:tcBorders>
            <w:vAlign w:val="center"/>
          </w:tcPr>
          <w:p w14:paraId="2C0A7303" w14:textId="15E74FF9" w:rsidR="00F138D9" w:rsidRPr="000047FC" w:rsidRDefault="00E37F38" w:rsidP="00F138D9">
            <w:pPr>
              <w:jc w:val="center"/>
              <w:rPr>
                <w:rFonts w:ascii="Cambria" w:hAnsi="Cambria" w:cs="Arial"/>
                <w:b/>
                <w:bCs/>
              </w:rPr>
            </w:pPr>
            <w:r>
              <w:rPr>
                <w:rFonts w:ascii="Cambria" w:hAnsi="Cambria" w:cs="Arial"/>
                <w:b/>
                <w:bCs/>
              </w:rPr>
              <w:t>127</w:t>
            </w:r>
          </w:p>
        </w:tc>
        <w:tc>
          <w:tcPr>
            <w:tcW w:w="3150" w:type="dxa"/>
            <w:vMerge/>
            <w:tcBorders>
              <w:left w:val="single" w:sz="4" w:space="0" w:color="auto"/>
              <w:right w:val="single" w:sz="4" w:space="0" w:color="auto"/>
            </w:tcBorders>
            <w:shd w:val="clear" w:color="auto" w:fill="auto"/>
            <w:vAlign w:val="center"/>
          </w:tcPr>
          <w:p w14:paraId="27EAFBF4" w14:textId="77777777" w:rsidR="00F138D9" w:rsidRDefault="00F138D9" w:rsidP="00F138D9">
            <w:pPr>
              <w:jc w:val="center"/>
              <w:rPr>
                <w:rFonts w:ascii="Cambria" w:hAnsi="Cambria" w:cs="Arial"/>
              </w:rPr>
            </w:pPr>
          </w:p>
        </w:tc>
      </w:tr>
      <w:tr w:rsidR="00F138D9" w14:paraId="5CD6F82B" w14:textId="77777777" w:rsidTr="008979F7">
        <w:trPr>
          <w:trHeight w:val="317"/>
        </w:trPr>
        <w:tc>
          <w:tcPr>
            <w:tcW w:w="1527" w:type="dxa"/>
            <w:tcBorders>
              <w:left w:val="single" w:sz="4" w:space="0" w:color="auto"/>
              <w:bottom w:val="double" w:sz="4" w:space="0" w:color="auto"/>
              <w:right w:val="single" w:sz="4" w:space="0" w:color="auto"/>
            </w:tcBorders>
            <w:shd w:val="clear" w:color="auto" w:fill="F2F2F2" w:themeFill="background1" w:themeFillShade="F2"/>
            <w:vAlign w:val="center"/>
          </w:tcPr>
          <w:p w14:paraId="6B1292A2" w14:textId="0E816D1E" w:rsidR="00F138D9" w:rsidRPr="000047FC" w:rsidRDefault="00F138D9" w:rsidP="00F138D9">
            <w:pPr>
              <w:jc w:val="center"/>
              <w:rPr>
                <w:rFonts w:ascii="Cambria" w:hAnsi="Cambria" w:cs="Arial"/>
                <w:b/>
                <w:bCs/>
              </w:rPr>
            </w:pPr>
            <w:r>
              <w:rPr>
                <w:rFonts w:ascii="Cambria" w:hAnsi="Cambria" w:cs="Arial"/>
                <w:b/>
                <w:bCs/>
              </w:rPr>
              <w:t>32</w:t>
            </w:r>
          </w:p>
        </w:tc>
        <w:tc>
          <w:tcPr>
            <w:tcW w:w="1528" w:type="dxa"/>
            <w:tcBorders>
              <w:left w:val="single" w:sz="4" w:space="0" w:color="auto"/>
              <w:bottom w:val="double" w:sz="4" w:space="0" w:color="auto"/>
              <w:right w:val="single" w:sz="4" w:space="0" w:color="auto"/>
            </w:tcBorders>
            <w:shd w:val="clear" w:color="auto" w:fill="F2F2F2" w:themeFill="background1" w:themeFillShade="F2"/>
            <w:vAlign w:val="center"/>
          </w:tcPr>
          <w:p w14:paraId="67AB8BBA" w14:textId="4502CF56" w:rsidR="00F138D9" w:rsidRPr="000047FC" w:rsidRDefault="00F138D9" w:rsidP="00F138D9">
            <w:pPr>
              <w:jc w:val="center"/>
              <w:rPr>
                <w:rFonts w:ascii="Cambria" w:hAnsi="Cambria" w:cs="Arial"/>
                <w:b/>
                <w:bCs/>
              </w:rPr>
            </w:pPr>
            <w:r>
              <w:rPr>
                <w:rFonts w:ascii="Cambria" w:hAnsi="Cambria" w:cs="Arial"/>
                <w:b/>
                <w:bCs/>
              </w:rPr>
              <w:t>80</w:t>
            </w:r>
          </w:p>
        </w:tc>
        <w:tc>
          <w:tcPr>
            <w:tcW w:w="3240" w:type="dxa"/>
            <w:tcBorders>
              <w:top w:val="single" w:sz="4" w:space="0" w:color="auto"/>
              <w:left w:val="single" w:sz="4" w:space="0" w:color="auto"/>
              <w:bottom w:val="double" w:sz="4" w:space="0" w:color="auto"/>
              <w:right w:val="single" w:sz="4" w:space="0" w:color="auto"/>
            </w:tcBorders>
            <w:vAlign w:val="center"/>
          </w:tcPr>
          <w:p w14:paraId="3B1C4E70" w14:textId="537FE3C6" w:rsidR="00F138D9" w:rsidRPr="000047FC" w:rsidRDefault="00E37F38" w:rsidP="00F138D9">
            <w:pPr>
              <w:jc w:val="center"/>
              <w:rPr>
                <w:rFonts w:ascii="Cambria" w:hAnsi="Cambria" w:cs="Arial"/>
                <w:b/>
                <w:bCs/>
              </w:rPr>
            </w:pPr>
            <w:r>
              <w:rPr>
                <w:rFonts w:ascii="Cambria" w:hAnsi="Cambria" w:cs="Arial"/>
                <w:b/>
                <w:bCs/>
              </w:rPr>
              <w:t>128</w:t>
            </w:r>
          </w:p>
        </w:tc>
        <w:tc>
          <w:tcPr>
            <w:tcW w:w="3150" w:type="dxa"/>
            <w:vMerge/>
            <w:tcBorders>
              <w:left w:val="single" w:sz="4" w:space="0" w:color="auto"/>
              <w:bottom w:val="double" w:sz="4" w:space="0" w:color="auto"/>
              <w:right w:val="single" w:sz="4" w:space="0" w:color="auto"/>
            </w:tcBorders>
            <w:shd w:val="clear" w:color="auto" w:fill="auto"/>
            <w:vAlign w:val="center"/>
          </w:tcPr>
          <w:p w14:paraId="47F9FFCB" w14:textId="77777777" w:rsidR="00F138D9" w:rsidRDefault="00F138D9" w:rsidP="00F138D9">
            <w:pPr>
              <w:jc w:val="center"/>
              <w:rPr>
                <w:rFonts w:ascii="Cambria" w:hAnsi="Cambria" w:cs="Arial"/>
              </w:rPr>
            </w:pPr>
          </w:p>
        </w:tc>
      </w:tr>
      <w:tr w:rsidR="00F138D9" w14:paraId="33CB87E9" w14:textId="77777777" w:rsidTr="008979F7">
        <w:trPr>
          <w:trHeight w:val="317"/>
        </w:trPr>
        <w:tc>
          <w:tcPr>
            <w:tcW w:w="1527" w:type="dxa"/>
            <w:tcBorders>
              <w:top w:val="double" w:sz="4" w:space="0" w:color="auto"/>
              <w:left w:val="single" w:sz="4" w:space="0" w:color="auto"/>
              <w:right w:val="single" w:sz="4" w:space="0" w:color="auto"/>
            </w:tcBorders>
            <w:shd w:val="clear" w:color="auto" w:fill="F2F2F2" w:themeFill="background1" w:themeFillShade="F2"/>
            <w:vAlign w:val="center"/>
          </w:tcPr>
          <w:p w14:paraId="6A7B46E4" w14:textId="77FAED3F" w:rsidR="00F138D9" w:rsidRPr="000047FC" w:rsidRDefault="00F138D9" w:rsidP="00F138D9">
            <w:pPr>
              <w:jc w:val="center"/>
              <w:rPr>
                <w:rFonts w:ascii="Cambria" w:hAnsi="Cambria" w:cs="Arial"/>
                <w:b/>
                <w:bCs/>
              </w:rPr>
            </w:pPr>
            <w:r>
              <w:rPr>
                <w:rFonts w:ascii="Cambria" w:hAnsi="Cambria" w:cs="Arial"/>
                <w:b/>
                <w:bCs/>
              </w:rPr>
              <w:t>33</w:t>
            </w:r>
          </w:p>
        </w:tc>
        <w:tc>
          <w:tcPr>
            <w:tcW w:w="1528" w:type="dxa"/>
            <w:tcBorders>
              <w:top w:val="double" w:sz="4" w:space="0" w:color="auto"/>
              <w:left w:val="single" w:sz="4" w:space="0" w:color="auto"/>
              <w:right w:val="single" w:sz="4" w:space="0" w:color="auto"/>
            </w:tcBorders>
            <w:shd w:val="clear" w:color="auto" w:fill="F2F2F2" w:themeFill="background1" w:themeFillShade="F2"/>
            <w:vAlign w:val="center"/>
          </w:tcPr>
          <w:p w14:paraId="3DFB7944" w14:textId="0E92EAC3" w:rsidR="00F138D9" w:rsidRPr="000047FC" w:rsidRDefault="00F138D9" w:rsidP="00F138D9">
            <w:pPr>
              <w:jc w:val="center"/>
              <w:rPr>
                <w:rFonts w:ascii="Cambria" w:hAnsi="Cambria" w:cs="Arial"/>
                <w:b/>
                <w:bCs/>
              </w:rPr>
            </w:pPr>
            <w:r>
              <w:rPr>
                <w:rFonts w:ascii="Cambria" w:hAnsi="Cambria" w:cs="Arial"/>
                <w:b/>
                <w:bCs/>
              </w:rPr>
              <w:t>81</w:t>
            </w:r>
          </w:p>
        </w:tc>
        <w:tc>
          <w:tcPr>
            <w:tcW w:w="3240" w:type="dxa"/>
            <w:tcBorders>
              <w:top w:val="double" w:sz="4" w:space="0" w:color="auto"/>
              <w:left w:val="single" w:sz="4" w:space="0" w:color="auto"/>
              <w:bottom w:val="single" w:sz="4" w:space="0" w:color="auto"/>
              <w:right w:val="single" w:sz="4" w:space="0" w:color="auto"/>
            </w:tcBorders>
            <w:vAlign w:val="center"/>
          </w:tcPr>
          <w:p w14:paraId="7367F1E7" w14:textId="3A654AD3" w:rsidR="00F138D9" w:rsidRPr="000047FC" w:rsidRDefault="00E37F38" w:rsidP="00F138D9">
            <w:pPr>
              <w:jc w:val="center"/>
              <w:rPr>
                <w:rFonts w:ascii="Cambria" w:hAnsi="Cambria" w:cs="Arial"/>
                <w:b/>
                <w:bCs/>
              </w:rPr>
            </w:pPr>
            <w:r>
              <w:rPr>
                <w:rFonts w:ascii="Cambria" w:hAnsi="Cambria" w:cs="Arial"/>
                <w:b/>
                <w:bCs/>
              </w:rPr>
              <w:t>129</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75B820B4" w14:textId="77777777" w:rsidR="00F138D9" w:rsidRDefault="00F138D9" w:rsidP="00F138D9">
            <w:pPr>
              <w:jc w:val="center"/>
              <w:rPr>
                <w:rFonts w:ascii="Cambria" w:hAnsi="Cambria" w:cs="Arial"/>
              </w:rPr>
            </w:pPr>
          </w:p>
        </w:tc>
      </w:tr>
      <w:tr w:rsidR="00F138D9" w14:paraId="7A5EA0E8"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5B11CE98" w14:textId="30B0E883" w:rsidR="00F138D9" w:rsidRPr="000047FC" w:rsidRDefault="00F138D9" w:rsidP="00F138D9">
            <w:pPr>
              <w:jc w:val="center"/>
              <w:rPr>
                <w:rFonts w:ascii="Cambria" w:hAnsi="Cambria" w:cs="Arial"/>
                <w:b/>
                <w:bCs/>
              </w:rPr>
            </w:pPr>
            <w:r>
              <w:rPr>
                <w:rFonts w:ascii="Cambria" w:hAnsi="Cambria" w:cs="Arial"/>
                <w:b/>
                <w:bCs/>
              </w:rPr>
              <w:t>43</w:t>
            </w:r>
          </w:p>
        </w:tc>
        <w:tc>
          <w:tcPr>
            <w:tcW w:w="1528" w:type="dxa"/>
            <w:tcBorders>
              <w:left w:val="single" w:sz="4" w:space="0" w:color="auto"/>
              <w:right w:val="single" w:sz="4" w:space="0" w:color="auto"/>
            </w:tcBorders>
            <w:shd w:val="clear" w:color="auto" w:fill="F2F2F2" w:themeFill="background1" w:themeFillShade="F2"/>
            <w:vAlign w:val="center"/>
          </w:tcPr>
          <w:p w14:paraId="2229CC7D" w14:textId="356E6F3D" w:rsidR="00F138D9" w:rsidRPr="000047FC" w:rsidRDefault="00F138D9" w:rsidP="00F138D9">
            <w:pPr>
              <w:jc w:val="center"/>
              <w:rPr>
                <w:rFonts w:ascii="Cambria" w:hAnsi="Cambria" w:cs="Arial"/>
                <w:b/>
                <w:bCs/>
              </w:rPr>
            </w:pPr>
            <w:r>
              <w:rPr>
                <w:rFonts w:ascii="Cambria" w:hAnsi="Cambria" w:cs="Arial"/>
                <w:b/>
                <w:bCs/>
              </w:rPr>
              <w:t>82</w:t>
            </w:r>
          </w:p>
        </w:tc>
        <w:tc>
          <w:tcPr>
            <w:tcW w:w="3240" w:type="dxa"/>
            <w:tcBorders>
              <w:top w:val="single" w:sz="4" w:space="0" w:color="auto"/>
              <w:left w:val="single" w:sz="4" w:space="0" w:color="auto"/>
              <w:bottom w:val="single" w:sz="4" w:space="0" w:color="auto"/>
              <w:right w:val="single" w:sz="4" w:space="0" w:color="auto"/>
            </w:tcBorders>
            <w:vAlign w:val="center"/>
          </w:tcPr>
          <w:p w14:paraId="38969EE4" w14:textId="664968C3" w:rsidR="00F138D9" w:rsidRPr="000047FC" w:rsidRDefault="00840AFE" w:rsidP="00F138D9">
            <w:pPr>
              <w:jc w:val="center"/>
              <w:rPr>
                <w:rFonts w:ascii="Cambria" w:hAnsi="Cambria" w:cs="Arial"/>
                <w:b/>
                <w:bCs/>
              </w:rPr>
            </w:pPr>
            <w:r>
              <w:rPr>
                <w:rFonts w:ascii="Cambria" w:hAnsi="Cambria" w:cs="Arial"/>
                <w:b/>
                <w:bCs/>
              </w:rPr>
              <w:t>130</w:t>
            </w:r>
          </w:p>
        </w:tc>
        <w:tc>
          <w:tcPr>
            <w:tcW w:w="3150" w:type="dxa"/>
            <w:vMerge/>
            <w:tcBorders>
              <w:left w:val="single" w:sz="4" w:space="0" w:color="auto"/>
              <w:right w:val="single" w:sz="4" w:space="0" w:color="auto"/>
            </w:tcBorders>
            <w:shd w:val="clear" w:color="auto" w:fill="auto"/>
            <w:vAlign w:val="center"/>
          </w:tcPr>
          <w:p w14:paraId="055A759C" w14:textId="77777777" w:rsidR="00F138D9" w:rsidRDefault="00F138D9" w:rsidP="00F138D9">
            <w:pPr>
              <w:jc w:val="center"/>
              <w:rPr>
                <w:rFonts w:ascii="Cambria" w:hAnsi="Cambria" w:cs="Arial"/>
              </w:rPr>
            </w:pPr>
          </w:p>
        </w:tc>
      </w:tr>
      <w:tr w:rsidR="00F138D9" w14:paraId="5C38DB8B"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48D3EC1E" w14:textId="013B4C20" w:rsidR="00F138D9" w:rsidRPr="000047FC" w:rsidRDefault="00F138D9" w:rsidP="00F138D9">
            <w:pPr>
              <w:jc w:val="center"/>
              <w:rPr>
                <w:rFonts w:ascii="Cambria" w:hAnsi="Cambria" w:cs="Arial"/>
                <w:b/>
                <w:bCs/>
              </w:rPr>
            </w:pPr>
            <w:r>
              <w:rPr>
                <w:rFonts w:ascii="Cambria" w:hAnsi="Cambria" w:cs="Arial"/>
                <w:b/>
                <w:bCs/>
              </w:rPr>
              <w:t>44</w:t>
            </w:r>
          </w:p>
        </w:tc>
        <w:tc>
          <w:tcPr>
            <w:tcW w:w="1528" w:type="dxa"/>
            <w:tcBorders>
              <w:left w:val="single" w:sz="4" w:space="0" w:color="auto"/>
              <w:right w:val="single" w:sz="4" w:space="0" w:color="auto"/>
            </w:tcBorders>
            <w:shd w:val="clear" w:color="auto" w:fill="F2F2F2" w:themeFill="background1" w:themeFillShade="F2"/>
            <w:vAlign w:val="center"/>
          </w:tcPr>
          <w:p w14:paraId="1B4FF02D" w14:textId="27E3FCCA" w:rsidR="00F138D9" w:rsidRPr="000047FC" w:rsidRDefault="00F138D9" w:rsidP="00F138D9">
            <w:pPr>
              <w:jc w:val="center"/>
              <w:rPr>
                <w:rFonts w:ascii="Cambria" w:hAnsi="Cambria" w:cs="Arial"/>
                <w:b/>
                <w:bCs/>
              </w:rPr>
            </w:pPr>
            <w:r>
              <w:rPr>
                <w:rFonts w:ascii="Cambria" w:hAnsi="Cambria" w:cs="Arial"/>
                <w:b/>
                <w:bCs/>
              </w:rPr>
              <w:t>83</w:t>
            </w:r>
          </w:p>
        </w:tc>
        <w:tc>
          <w:tcPr>
            <w:tcW w:w="3240" w:type="dxa"/>
            <w:tcBorders>
              <w:top w:val="single" w:sz="4" w:space="0" w:color="auto"/>
              <w:left w:val="single" w:sz="4" w:space="0" w:color="auto"/>
              <w:bottom w:val="single" w:sz="4" w:space="0" w:color="auto"/>
              <w:right w:val="single" w:sz="4" w:space="0" w:color="auto"/>
            </w:tcBorders>
            <w:vAlign w:val="center"/>
          </w:tcPr>
          <w:p w14:paraId="64BDA69E" w14:textId="4CC0FEB5" w:rsidR="00F138D9" w:rsidRPr="000047FC" w:rsidRDefault="00840AFE" w:rsidP="00F138D9">
            <w:pPr>
              <w:jc w:val="center"/>
              <w:rPr>
                <w:rFonts w:ascii="Cambria" w:hAnsi="Cambria" w:cs="Arial"/>
                <w:b/>
                <w:bCs/>
              </w:rPr>
            </w:pPr>
            <w:r>
              <w:rPr>
                <w:rFonts w:ascii="Cambria" w:hAnsi="Cambria" w:cs="Arial"/>
                <w:b/>
                <w:bCs/>
              </w:rPr>
              <w:t>131</w:t>
            </w:r>
          </w:p>
        </w:tc>
        <w:tc>
          <w:tcPr>
            <w:tcW w:w="3150" w:type="dxa"/>
            <w:vMerge/>
            <w:tcBorders>
              <w:left w:val="single" w:sz="4" w:space="0" w:color="auto"/>
              <w:right w:val="single" w:sz="4" w:space="0" w:color="auto"/>
            </w:tcBorders>
            <w:shd w:val="clear" w:color="auto" w:fill="auto"/>
            <w:vAlign w:val="center"/>
          </w:tcPr>
          <w:p w14:paraId="5AADE50C" w14:textId="77777777" w:rsidR="00F138D9" w:rsidRDefault="00F138D9" w:rsidP="00F138D9">
            <w:pPr>
              <w:jc w:val="center"/>
              <w:rPr>
                <w:rFonts w:ascii="Cambria" w:hAnsi="Cambria" w:cs="Arial"/>
              </w:rPr>
            </w:pPr>
          </w:p>
        </w:tc>
      </w:tr>
      <w:tr w:rsidR="00F138D9" w14:paraId="11A24FBD"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247704B" w14:textId="03502A75" w:rsidR="00F138D9" w:rsidRPr="000047FC" w:rsidRDefault="00F138D9" w:rsidP="00F138D9">
            <w:pPr>
              <w:jc w:val="center"/>
              <w:rPr>
                <w:rFonts w:ascii="Cambria" w:hAnsi="Cambria" w:cs="Arial"/>
                <w:b/>
                <w:bCs/>
              </w:rPr>
            </w:pPr>
            <w:r>
              <w:rPr>
                <w:rFonts w:ascii="Cambria" w:hAnsi="Cambria" w:cs="Arial"/>
                <w:b/>
                <w:bCs/>
              </w:rPr>
              <w:t>45</w:t>
            </w:r>
          </w:p>
        </w:tc>
        <w:tc>
          <w:tcPr>
            <w:tcW w:w="1528" w:type="dxa"/>
            <w:tcBorders>
              <w:left w:val="single" w:sz="4" w:space="0" w:color="auto"/>
              <w:right w:val="single" w:sz="4" w:space="0" w:color="auto"/>
            </w:tcBorders>
            <w:shd w:val="clear" w:color="auto" w:fill="F2F2F2" w:themeFill="background1" w:themeFillShade="F2"/>
            <w:vAlign w:val="center"/>
          </w:tcPr>
          <w:p w14:paraId="0C4B49B4" w14:textId="116CD1A7" w:rsidR="00F138D9" w:rsidRPr="000047FC" w:rsidRDefault="00F138D9" w:rsidP="00F138D9">
            <w:pPr>
              <w:jc w:val="center"/>
              <w:rPr>
                <w:rFonts w:ascii="Cambria" w:hAnsi="Cambria" w:cs="Arial"/>
                <w:b/>
                <w:bCs/>
              </w:rPr>
            </w:pPr>
            <w:r>
              <w:rPr>
                <w:rFonts w:ascii="Cambria" w:hAnsi="Cambria" w:cs="Arial"/>
                <w:b/>
                <w:bCs/>
              </w:rPr>
              <w:t>84</w:t>
            </w:r>
          </w:p>
        </w:tc>
        <w:tc>
          <w:tcPr>
            <w:tcW w:w="3240" w:type="dxa"/>
            <w:tcBorders>
              <w:top w:val="single" w:sz="4" w:space="0" w:color="auto"/>
              <w:left w:val="single" w:sz="4" w:space="0" w:color="auto"/>
              <w:bottom w:val="single" w:sz="4" w:space="0" w:color="auto"/>
              <w:right w:val="single" w:sz="4" w:space="0" w:color="auto"/>
            </w:tcBorders>
            <w:vAlign w:val="center"/>
          </w:tcPr>
          <w:p w14:paraId="3F572893" w14:textId="6FF5AC31" w:rsidR="00F138D9" w:rsidRPr="000047FC" w:rsidRDefault="00840AFE" w:rsidP="00F138D9">
            <w:pPr>
              <w:jc w:val="center"/>
              <w:rPr>
                <w:rFonts w:ascii="Cambria" w:hAnsi="Cambria" w:cs="Arial"/>
                <w:b/>
                <w:bCs/>
              </w:rPr>
            </w:pPr>
            <w:r>
              <w:rPr>
                <w:rFonts w:ascii="Cambria" w:hAnsi="Cambria" w:cs="Arial"/>
                <w:b/>
                <w:bCs/>
              </w:rPr>
              <w:t>132</w:t>
            </w:r>
          </w:p>
        </w:tc>
        <w:tc>
          <w:tcPr>
            <w:tcW w:w="3150" w:type="dxa"/>
            <w:vMerge/>
            <w:tcBorders>
              <w:left w:val="single" w:sz="4" w:space="0" w:color="auto"/>
              <w:right w:val="single" w:sz="4" w:space="0" w:color="auto"/>
            </w:tcBorders>
            <w:shd w:val="clear" w:color="auto" w:fill="auto"/>
            <w:vAlign w:val="center"/>
          </w:tcPr>
          <w:p w14:paraId="0DBC735C" w14:textId="77777777" w:rsidR="00F138D9" w:rsidRDefault="00F138D9" w:rsidP="00F138D9">
            <w:pPr>
              <w:jc w:val="center"/>
              <w:rPr>
                <w:rFonts w:ascii="Cambria" w:hAnsi="Cambria" w:cs="Arial"/>
              </w:rPr>
            </w:pPr>
          </w:p>
        </w:tc>
      </w:tr>
      <w:tr w:rsidR="00F138D9" w14:paraId="662433C5"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65291599" w14:textId="5CABE7DE" w:rsidR="00F138D9" w:rsidRPr="000047FC" w:rsidRDefault="00F138D9" w:rsidP="00F138D9">
            <w:pPr>
              <w:jc w:val="center"/>
              <w:rPr>
                <w:rFonts w:ascii="Cambria" w:hAnsi="Cambria" w:cs="Arial"/>
                <w:b/>
                <w:bCs/>
              </w:rPr>
            </w:pPr>
            <w:r>
              <w:rPr>
                <w:rFonts w:ascii="Cambria" w:hAnsi="Cambria" w:cs="Arial"/>
                <w:b/>
                <w:bCs/>
              </w:rPr>
              <w:t>10</w:t>
            </w:r>
          </w:p>
        </w:tc>
        <w:tc>
          <w:tcPr>
            <w:tcW w:w="1528" w:type="dxa"/>
            <w:tcBorders>
              <w:left w:val="single" w:sz="4" w:space="0" w:color="auto"/>
              <w:right w:val="single" w:sz="4" w:space="0" w:color="auto"/>
            </w:tcBorders>
            <w:shd w:val="clear" w:color="auto" w:fill="F2F2F2" w:themeFill="background1" w:themeFillShade="F2"/>
            <w:vAlign w:val="center"/>
          </w:tcPr>
          <w:p w14:paraId="1AD9CBCC" w14:textId="49EB0E0F" w:rsidR="00F138D9" w:rsidRPr="000047FC" w:rsidRDefault="00F138D9" w:rsidP="00F138D9">
            <w:pPr>
              <w:jc w:val="center"/>
              <w:rPr>
                <w:rFonts w:ascii="Cambria" w:hAnsi="Cambria" w:cs="Arial"/>
                <w:b/>
                <w:bCs/>
              </w:rPr>
            </w:pPr>
            <w:r>
              <w:rPr>
                <w:rFonts w:ascii="Cambria" w:hAnsi="Cambria" w:cs="Arial"/>
                <w:b/>
                <w:bCs/>
              </w:rPr>
              <w:t>85</w:t>
            </w:r>
          </w:p>
        </w:tc>
        <w:tc>
          <w:tcPr>
            <w:tcW w:w="3240" w:type="dxa"/>
            <w:tcBorders>
              <w:top w:val="single" w:sz="4" w:space="0" w:color="auto"/>
              <w:left w:val="single" w:sz="4" w:space="0" w:color="auto"/>
              <w:bottom w:val="single" w:sz="4" w:space="0" w:color="auto"/>
              <w:right w:val="single" w:sz="4" w:space="0" w:color="auto"/>
            </w:tcBorders>
            <w:vAlign w:val="center"/>
          </w:tcPr>
          <w:p w14:paraId="306C0530" w14:textId="353A1E6E" w:rsidR="00F138D9" w:rsidRPr="000047FC" w:rsidRDefault="00FD021D" w:rsidP="00F138D9">
            <w:pPr>
              <w:jc w:val="center"/>
              <w:rPr>
                <w:rFonts w:ascii="Cambria" w:hAnsi="Cambria" w:cs="Arial"/>
                <w:b/>
                <w:bCs/>
              </w:rPr>
            </w:pPr>
            <w:r>
              <w:rPr>
                <w:rFonts w:ascii="Cambria" w:hAnsi="Cambria" w:cs="Arial"/>
                <w:b/>
                <w:bCs/>
              </w:rPr>
              <w:t>133</w:t>
            </w:r>
          </w:p>
        </w:tc>
        <w:tc>
          <w:tcPr>
            <w:tcW w:w="3150" w:type="dxa"/>
            <w:vMerge/>
            <w:tcBorders>
              <w:left w:val="single" w:sz="4" w:space="0" w:color="auto"/>
              <w:right w:val="single" w:sz="4" w:space="0" w:color="auto"/>
            </w:tcBorders>
            <w:shd w:val="clear" w:color="auto" w:fill="auto"/>
            <w:vAlign w:val="center"/>
          </w:tcPr>
          <w:p w14:paraId="3B0FBF21" w14:textId="77777777" w:rsidR="00F138D9" w:rsidRDefault="00F138D9" w:rsidP="00F138D9">
            <w:pPr>
              <w:jc w:val="center"/>
              <w:rPr>
                <w:rFonts w:ascii="Cambria" w:hAnsi="Cambria" w:cs="Arial"/>
              </w:rPr>
            </w:pPr>
          </w:p>
        </w:tc>
      </w:tr>
      <w:tr w:rsidR="00F138D9" w14:paraId="6CAD5C21"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C3F59B4" w14:textId="59872A31" w:rsidR="00F138D9" w:rsidRPr="000047FC" w:rsidRDefault="00F138D9" w:rsidP="00F138D9">
            <w:pPr>
              <w:jc w:val="center"/>
              <w:rPr>
                <w:rFonts w:ascii="Cambria" w:hAnsi="Cambria" w:cs="Arial"/>
                <w:b/>
                <w:bCs/>
              </w:rPr>
            </w:pPr>
            <w:r>
              <w:rPr>
                <w:rFonts w:ascii="Cambria" w:hAnsi="Cambria" w:cs="Arial"/>
                <w:b/>
                <w:bCs/>
              </w:rPr>
              <w:t>11</w:t>
            </w:r>
          </w:p>
        </w:tc>
        <w:tc>
          <w:tcPr>
            <w:tcW w:w="1528" w:type="dxa"/>
            <w:tcBorders>
              <w:left w:val="single" w:sz="4" w:space="0" w:color="auto"/>
              <w:right w:val="single" w:sz="4" w:space="0" w:color="auto"/>
            </w:tcBorders>
            <w:shd w:val="clear" w:color="auto" w:fill="F2F2F2" w:themeFill="background1" w:themeFillShade="F2"/>
            <w:vAlign w:val="center"/>
          </w:tcPr>
          <w:p w14:paraId="15E30428" w14:textId="316A845A" w:rsidR="00F138D9" w:rsidRPr="000047FC" w:rsidRDefault="00F138D9" w:rsidP="00F138D9">
            <w:pPr>
              <w:jc w:val="center"/>
              <w:rPr>
                <w:rFonts w:ascii="Cambria" w:hAnsi="Cambria" w:cs="Arial"/>
                <w:b/>
                <w:bCs/>
              </w:rPr>
            </w:pPr>
            <w:r>
              <w:rPr>
                <w:rFonts w:ascii="Cambria" w:hAnsi="Cambria" w:cs="Arial"/>
                <w:b/>
                <w:bCs/>
              </w:rPr>
              <w:t>86</w:t>
            </w:r>
          </w:p>
        </w:tc>
        <w:tc>
          <w:tcPr>
            <w:tcW w:w="3240" w:type="dxa"/>
            <w:tcBorders>
              <w:top w:val="single" w:sz="4" w:space="0" w:color="auto"/>
              <w:left w:val="single" w:sz="4" w:space="0" w:color="auto"/>
              <w:bottom w:val="single" w:sz="4" w:space="0" w:color="auto"/>
              <w:right w:val="single" w:sz="4" w:space="0" w:color="auto"/>
            </w:tcBorders>
            <w:vAlign w:val="center"/>
          </w:tcPr>
          <w:p w14:paraId="4123221C" w14:textId="513BAB45" w:rsidR="00F138D9" w:rsidRPr="000047FC" w:rsidRDefault="00FD021D" w:rsidP="00F138D9">
            <w:pPr>
              <w:jc w:val="center"/>
              <w:rPr>
                <w:rFonts w:ascii="Cambria" w:hAnsi="Cambria" w:cs="Arial"/>
                <w:b/>
                <w:bCs/>
              </w:rPr>
            </w:pPr>
            <w:r>
              <w:rPr>
                <w:rFonts w:ascii="Cambria" w:hAnsi="Cambria" w:cs="Arial"/>
                <w:b/>
                <w:bCs/>
              </w:rPr>
              <w:t>134</w:t>
            </w:r>
          </w:p>
        </w:tc>
        <w:tc>
          <w:tcPr>
            <w:tcW w:w="3150" w:type="dxa"/>
            <w:vMerge/>
            <w:tcBorders>
              <w:left w:val="single" w:sz="4" w:space="0" w:color="auto"/>
              <w:right w:val="single" w:sz="4" w:space="0" w:color="auto"/>
            </w:tcBorders>
            <w:shd w:val="clear" w:color="auto" w:fill="auto"/>
            <w:vAlign w:val="center"/>
          </w:tcPr>
          <w:p w14:paraId="7BE0731F" w14:textId="77777777" w:rsidR="00F138D9" w:rsidRDefault="00F138D9" w:rsidP="00F138D9">
            <w:pPr>
              <w:jc w:val="center"/>
              <w:rPr>
                <w:rFonts w:ascii="Cambria" w:hAnsi="Cambria" w:cs="Arial"/>
              </w:rPr>
            </w:pPr>
          </w:p>
        </w:tc>
      </w:tr>
      <w:tr w:rsidR="00F138D9" w14:paraId="5F891080"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5FEBFBA1" w14:textId="5E642F69" w:rsidR="00F138D9" w:rsidRPr="000047FC" w:rsidRDefault="00F138D9" w:rsidP="00F138D9">
            <w:pPr>
              <w:jc w:val="center"/>
              <w:rPr>
                <w:rFonts w:ascii="Cambria" w:hAnsi="Cambria" w:cs="Arial"/>
                <w:b/>
                <w:bCs/>
              </w:rPr>
            </w:pPr>
            <w:r>
              <w:rPr>
                <w:rFonts w:ascii="Cambria" w:hAnsi="Cambria" w:cs="Arial"/>
                <w:b/>
                <w:bCs/>
              </w:rPr>
              <w:t>12</w:t>
            </w:r>
          </w:p>
        </w:tc>
        <w:tc>
          <w:tcPr>
            <w:tcW w:w="1528" w:type="dxa"/>
            <w:tcBorders>
              <w:left w:val="single" w:sz="4" w:space="0" w:color="auto"/>
              <w:right w:val="single" w:sz="4" w:space="0" w:color="auto"/>
            </w:tcBorders>
            <w:shd w:val="clear" w:color="auto" w:fill="F2F2F2" w:themeFill="background1" w:themeFillShade="F2"/>
            <w:vAlign w:val="center"/>
          </w:tcPr>
          <w:p w14:paraId="51B43F2B" w14:textId="447BAA42" w:rsidR="00F138D9" w:rsidRPr="000047FC" w:rsidRDefault="00F138D9" w:rsidP="00F138D9">
            <w:pPr>
              <w:jc w:val="center"/>
              <w:rPr>
                <w:rFonts w:ascii="Cambria" w:hAnsi="Cambria" w:cs="Arial"/>
                <w:b/>
                <w:bCs/>
              </w:rPr>
            </w:pPr>
            <w:r>
              <w:rPr>
                <w:rFonts w:ascii="Cambria" w:hAnsi="Cambria" w:cs="Arial"/>
                <w:b/>
                <w:bCs/>
              </w:rPr>
              <w:t>87</w:t>
            </w:r>
          </w:p>
        </w:tc>
        <w:tc>
          <w:tcPr>
            <w:tcW w:w="3240" w:type="dxa"/>
            <w:tcBorders>
              <w:top w:val="single" w:sz="4" w:space="0" w:color="auto"/>
              <w:left w:val="single" w:sz="4" w:space="0" w:color="auto"/>
              <w:bottom w:val="single" w:sz="4" w:space="0" w:color="auto"/>
              <w:right w:val="single" w:sz="4" w:space="0" w:color="auto"/>
            </w:tcBorders>
            <w:vAlign w:val="center"/>
          </w:tcPr>
          <w:p w14:paraId="0AE84518" w14:textId="59E18C40" w:rsidR="00F138D9" w:rsidRPr="000047FC" w:rsidRDefault="00FD021D" w:rsidP="00F138D9">
            <w:pPr>
              <w:jc w:val="center"/>
              <w:rPr>
                <w:rFonts w:ascii="Cambria" w:hAnsi="Cambria" w:cs="Arial"/>
                <w:b/>
                <w:bCs/>
              </w:rPr>
            </w:pPr>
            <w:r>
              <w:rPr>
                <w:rFonts w:ascii="Cambria" w:hAnsi="Cambria" w:cs="Arial"/>
                <w:b/>
                <w:bCs/>
              </w:rPr>
              <w:t>135</w:t>
            </w:r>
          </w:p>
        </w:tc>
        <w:tc>
          <w:tcPr>
            <w:tcW w:w="3150" w:type="dxa"/>
            <w:vMerge/>
            <w:tcBorders>
              <w:left w:val="single" w:sz="4" w:space="0" w:color="auto"/>
              <w:right w:val="single" w:sz="4" w:space="0" w:color="auto"/>
            </w:tcBorders>
            <w:shd w:val="clear" w:color="auto" w:fill="auto"/>
            <w:vAlign w:val="center"/>
          </w:tcPr>
          <w:p w14:paraId="0BAF4F7C" w14:textId="77777777" w:rsidR="00F138D9" w:rsidRDefault="00F138D9" w:rsidP="00F138D9">
            <w:pPr>
              <w:jc w:val="center"/>
              <w:rPr>
                <w:rFonts w:ascii="Cambria" w:hAnsi="Cambria" w:cs="Arial"/>
              </w:rPr>
            </w:pPr>
          </w:p>
        </w:tc>
      </w:tr>
      <w:tr w:rsidR="00F138D9" w14:paraId="4008206A" w14:textId="77777777" w:rsidTr="008979F7">
        <w:trPr>
          <w:trHeight w:val="317"/>
        </w:trPr>
        <w:tc>
          <w:tcPr>
            <w:tcW w:w="1527" w:type="dxa"/>
            <w:tcBorders>
              <w:left w:val="single" w:sz="4" w:space="0" w:color="auto"/>
              <w:bottom w:val="double" w:sz="4" w:space="0" w:color="auto"/>
              <w:right w:val="single" w:sz="4" w:space="0" w:color="auto"/>
            </w:tcBorders>
            <w:shd w:val="clear" w:color="auto" w:fill="F2F2F2" w:themeFill="background1" w:themeFillShade="F2"/>
            <w:vAlign w:val="center"/>
          </w:tcPr>
          <w:p w14:paraId="1743C9EA" w14:textId="573F7B05" w:rsidR="00F138D9" w:rsidRPr="000047FC" w:rsidRDefault="00F138D9" w:rsidP="00F138D9">
            <w:pPr>
              <w:jc w:val="center"/>
              <w:rPr>
                <w:rFonts w:ascii="Cambria" w:hAnsi="Cambria" w:cs="Arial"/>
                <w:b/>
                <w:bCs/>
              </w:rPr>
            </w:pPr>
            <w:r>
              <w:rPr>
                <w:rFonts w:ascii="Cambria" w:hAnsi="Cambria" w:cs="Arial"/>
                <w:b/>
                <w:bCs/>
              </w:rPr>
              <w:t>22</w:t>
            </w:r>
          </w:p>
        </w:tc>
        <w:tc>
          <w:tcPr>
            <w:tcW w:w="1528" w:type="dxa"/>
            <w:tcBorders>
              <w:left w:val="single" w:sz="4" w:space="0" w:color="auto"/>
              <w:bottom w:val="double" w:sz="4" w:space="0" w:color="auto"/>
              <w:right w:val="single" w:sz="4" w:space="0" w:color="auto"/>
            </w:tcBorders>
            <w:shd w:val="clear" w:color="auto" w:fill="F2F2F2" w:themeFill="background1" w:themeFillShade="F2"/>
            <w:vAlign w:val="center"/>
          </w:tcPr>
          <w:p w14:paraId="284AF124" w14:textId="395F4EE0" w:rsidR="00F138D9" w:rsidRPr="000047FC" w:rsidRDefault="00F138D9" w:rsidP="00F138D9">
            <w:pPr>
              <w:jc w:val="center"/>
              <w:rPr>
                <w:rFonts w:ascii="Cambria" w:hAnsi="Cambria" w:cs="Arial"/>
                <w:b/>
                <w:bCs/>
              </w:rPr>
            </w:pPr>
            <w:r>
              <w:rPr>
                <w:rFonts w:ascii="Cambria" w:hAnsi="Cambria" w:cs="Arial"/>
                <w:b/>
                <w:bCs/>
              </w:rPr>
              <w:t>88</w:t>
            </w:r>
          </w:p>
        </w:tc>
        <w:tc>
          <w:tcPr>
            <w:tcW w:w="3240" w:type="dxa"/>
            <w:tcBorders>
              <w:top w:val="single" w:sz="4" w:space="0" w:color="auto"/>
              <w:left w:val="single" w:sz="4" w:space="0" w:color="auto"/>
              <w:bottom w:val="double" w:sz="4" w:space="0" w:color="auto"/>
              <w:right w:val="single" w:sz="4" w:space="0" w:color="auto"/>
            </w:tcBorders>
            <w:vAlign w:val="center"/>
          </w:tcPr>
          <w:p w14:paraId="5E11C878" w14:textId="656A846C" w:rsidR="00F138D9" w:rsidRPr="000047FC" w:rsidRDefault="00FD021D" w:rsidP="00F138D9">
            <w:pPr>
              <w:jc w:val="center"/>
              <w:rPr>
                <w:rFonts w:ascii="Cambria" w:hAnsi="Cambria" w:cs="Arial"/>
                <w:b/>
                <w:bCs/>
              </w:rPr>
            </w:pPr>
            <w:r>
              <w:rPr>
                <w:rFonts w:ascii="Cambria" w:hAnsi="Cambria" w:cs="Arial"/>
                <w:b/>
                <w:bCs/>
              </w:rPr>
              <w:t>136</w:t>
            </w:r>
          </w:p>
        </w:tc>
        <w:tc>
          <w:tcPr>
            <w:tcW w:w="3150" w:type="dxa"/>
            <w:vMerge/>
            <w:tcBorders>
              <w:left w:val="single" w:sz="4" w:space="0" w:color="auto"/>
              <w:bottom w:val="double" w:sz="4" w:space="0" w:color="auto"/>
              <w:right w:val="single" w:sz="4" w:space="0" w:color="auto"/>
            </w:tcBorders>
            <w:shd w:val="clear" w:color="auto" w:fill="auto"/>
            <w:vAlign w:val="center"/>
          </w:tcPr>
          <w:p w14:paraId="6B448DFD" w14:textId="77777777" w:rsidR="00F138D9" w:rsidRDefault="00F138D9" w:rsidP="00F138D9">
            <w:pPr>
              <w:jc w:val="center"/>
              <w:rPr>
                <w:rFonts w:ascii="Cambria" w:hAnsi="Cambria" w:cs="Arial"/>
              </w:rPr>
            </w:pPr>
          </w:p>
        </w:tc>
      </w:tr>
      <w:tr w:rsidR="00F138D9" w14:paraId="6BE7AB4A" w14:textId="77777777" w:rsidTr="008979F7">
        <w:trPr>
          <w:trHeight w:val="317"/>
        </w:trPr>
        <w:tc>
          <w:tcPr>
            <w:tcW w:w="1527" w:type="dxa"/>
            <w:tcBorders>
              <w:top w:val="double" w:sz="4" w:space="0" w:color="auto"/>
              <w:left w:val="single" w:sz="4" w:space="0" w:color="auto"/>
              <w:right w:val="single" w:sz="4" w:space="0" w:color="auto"/>
            </w:tcBorders>
            <w:shd w:val="clear" w:color="auto" w:fill="F2F2F2" w:themeFill="background1" w:themeFillShade="F2"/>
            <w:vAlign w:val="center"/>
          </w:tcPr>
          <w:p w14:paraId="63F7A161" w14:textId="1861BBF9" w:rsidR="00F138D9" w:rsidRPr="000047FC" w:rsidRDefault="00F138D9" w:rsidP="00F138D9">
            <w:pPr>
              <w:jc w:val="center"/>
              <w:rPr>
                <w:rFonts w:ascii="Cambria" w:hAnsi="Cambria" w:cs="Arial"/>
                <w:b/>
                <w:bCs/>
              </w:rPr>
            </w:pPr>
            <w:r>
              <w:rPr>
                <w:rFonts w:ascii="Cambria" w:hAnsi="Cambria" w:cs="Arial"/>
                <w:b/>
                <w:bCs/>
              </w:rPr>
              <w:t>23</w:t>
            </w:r>
          </w:p>
        </w:tc>
        <w:tc>
          <w:tcPr>
            <w:tcW w:w="1528" w:type="dxa"/>
            <w:tcBorders>
              <w:top w:val="double" w:sz="4" w:space="0" w:color="auto"/>
              <w:left w:val="single" w:sz="4" w:space="0" w:color="auto"/>
              <w:right w:val="single" w:sz="4" w:space="0" w:color="auto"/>
            </w:tcBorders>
            <w:shd w:val="clear" w:color="auto" w:fill="F2F2F2" w:themeFill="background1" w:themeFillShade="F2"/>
            <w:vAlign w:val="center"/>
          </w:tcPr>
          <w:p w14:paraId="12D065F1" w14:textId="7874F5B4" w:rsidR="00F138D9" w:rsidRPr="000047FC" w:rsidRDefault="00F138D9" w:rsidP="00F138D9">
            <w:pPr>
              <w:jc w:val="center"/>
              <w:rPr>
                <w:rFonts w:ascii="Cambria" w:hAnsi="Cambria" w:cs="Arial"/>
                <w:b/>
                <w:bCs/>
              </w:rPr>
            </w:pPr>
            <w:r>
              <w:rPr>
                <w:rFonts w:ascii="Cambria" w:hAnsi="Cambria" w:cs="Arial"/>
                <w:b/>
                <w:bCs/>
              </w:rPr>
              <w:t>89</w:t>
            </w:r>
          </w:p>
        </w:tc>
        <w:tc>
          <w:tcPr>
            <w:tcW w:w="3240" w:type="dxa"/>
            <w:tcBorders>
              <w:top w:val="double" w:sz="4" w:space="0" w:color="auto"/>
              <w:left w:val="single" w:sz="4" w:space="0" w:color="auto"/>
              <w:bottom w:val="single" w:sz="4" w:space="0" w:color="auto"/>
              <w:right w:val="single" w:sz="4" w:space="0" w:color="auto"/>
            </w:tcBorders>
            <w:vAlign w:val="center"/>
          </w:tcPr>
          <w:p w14:paraId="5FE38373" w14:textId="016598AF" w:rsidR="00F138D9" w:rsidRPr="000047FC" w:rsidRDefault="00FD021D" w:rsidP="00F138D9">
            <w:pPr>
              <w:jc w:val="center"/>
              <w:rPr>
                <w:rFonts w:ascii="Cambria" w:hAnsi="Cambria" w:cs="Arial"/>
                <w:b/>
                <w:bCs/>
              </w:rPr>
            </w:pPr>
            <w:r>
              <w:rPr>
                <w:rFonts w:ascii="Cambria" w:hAnsi="Cambria" w:cs="Arial"/>
                <w:b/>
                <w:bCs/>
              </w:rPr>
              <w:t>137</w:t>
            </w:r>
          </w:p>
        </w:tc>
        <w:tc>
          <w:tcPr>
            <w:tcW w:w="3150" w:type="dxa"/>
            <w:vMerge w:val="restart"/>
            <w:tcBorders>
              <w:top w:val="double" w:sz="4" w:space="0" w:color="auto"/>
              <w:left w:val="single" w:sz="4" w:space="0" w:color="auto"/>
              <w:right w:val="single" w:sz="4" w:space="0" w:color="auto"/>
            </w:tcBorders>
            <w:shd w:val="clear" w:color="auto" w:fill="auto"/>
            <w:vAlign w:val="center"/>
          </w:tcPr>
          <w:p w14:paraId="3636B5C2" w14:textId="77777777" w:rsidR="00F138D9" w:rsidRDefault="00F138D9" w:rsidP="00F138D9">
            <w:pPr>
              <w:jc w:val="center"/>
              <w:rPr>
                <w:rFonts w:ascii="Cambria" w:hAnsi="Cambria" w:cs="Arial"/>
              </w:rPr>
            </w:pPr>
          </w:p>
        </w:tc>
      </w:tr>
      <w:tr w:rsidR="00F138D9" w14:paraId="152417C2"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06DFE104" w14:textId="3A02E7B6" w:rsidR="00F138D9" w:rsidRPr="000047FC" w:rsidRDefault="00F138D9" w:rsidP="00F138D9">
            <w:pPr>
              <w:jc w:val="center"/>
              <w:rPr>
                <w:rFonts w:ascii="Cambria" w:hAnsi="Cambria" w:cs="Arial"/>
                <w:b/>
                <w:bCs/>
              </w:rPr>
            </w:pPr>
            <w:r>
              <w:rPr>
                <w:rFonts w:ascii="Cambria" w:hAnsi="Cambria" w:cs="Arial"/>
                <w:b/>
                <w:bCs/>
              </w:rPr>
              <w:t>24</w:t>
            </w:r>
          </w:p>
        </w:tc>
        <w:tc>
          <w:tcPr>
            <w:tcW w:w="1528" w:type="dxa"/>
            <w:tcBorders>
              <w:left w:val="single" w:sz="4" w:space="0" w:color="auto"/>
              <w:right w:val="single" w:sz="4" w:space="0" w:color="auto"/>
            </w:tcBorders>
            <w:shd w:val="clear" w:color="auto" w:fill="F2F2F2" w:themeFill="background1" w:themeFillShade="F2"/>
            <w:vAlign w:val="center"/>
          </w:tcPr>
          <w:p w14:paraId="31A33197" w14:textId="1C800B8F" w:rsidR="00F138D9" w:rsidRPr="000047FC" w:rsidRDefault="00F138D9" w:rsidP="00F138D9">
            <w:pPr>
              <w:jc w:val="center"/>
              <w:rPr>
                <w:rFonts w:ascii="Cambria" w:hAnsi="Cambria" w:cs="Arial"/>
                <w:b/>
                <w:bCs/>
              </w:rPr>
            </w:pPr>
            <w:r>
              <w:rPr>
                <w:rFonts w:ascii="Cambria" w:hAnsi="Cambria" w:cs="Arial"/>
                <w:b/>
                <w:bCs/>
              </w:rPr>
              <w:t>90</w:t>
            </w:r>
          </w:p>
        </w:tc>
        <w:tc>
          <w:tcPr>
            <w:tcW w:w="3240" w:type="dxa"/>
            <w:tcBorders>
              <w:top w:val="single" w:sz="4" w:space="0" w:color="auto"/>
              <w:left w:val="single" w:sz="4" w:space="0" w:color="auto"/>
              <w:right w:val="single" w:sz="4" w:space="0" w:color="auto"/>
            </w:tcBorders>
            <w:vAlign w:val="center"/>
          </w:tcPr>
          <w:p w14:paraId="5CB2437F" w14:textId="765F49B2" w:rsidR="00F138D9" w:rsidRPr="000047FC" w:rsidRDefault="00FD021D" w:rsidP="00F138D9">
            <w:pPr>
              <w:jc w:val="center"/>
              <w:rPr>
                <w:rFonts w:ascii="Cambria" w:hAnsi="Cambria" w:cs="Arial"/>
                <w:b/>
                <w:bCs/>
              </w:rPr>
            </w:pPr>
            <w:r>
              <w:rPr>
                <w:rFonts w:ascii="Cambria" w:hAnsi="Cambria" w:cs="Arial"/>
                <w:b/>
                <w:bCs/>
              </w:rPr>
              <w:t>138</w:t>
            </w:r>
          </w:p>
        </w:tc>
        <w:tc>
          <w:tcPr>
            <w:tcW w:w="3150" w:type="dxa"/>
            <w:vMerge/>
            <w:tcBorders>
              <w:left w:val="single" w:sz="4" w:space="0" w:color="auto"/>
              <w:right w:val="single" w:sz="4" w:space="0" w:color="auto"/>
            </w:tcBorders>
            <w:shd w:val="clear" w:color="auto" w:fill="auto"/>
            <w:vAlign w:val="center"/>
          </w:tcPr>
          <w:p w14:paraId="3DD45094" w14:textId="77777777" w:rsidR="00F138D9" w:rsidRDefault="00F138D9" w:rsidP="00F138D9">
            <w:pPr>
              <w:jc w:val="center"/>
              <w:rPr>
                <w:rFonts w:ascii="Cambria" w:hAnsi="Cambria" w:cs="Arial"/>
              </w:rPr>
            </w:pPr>
          </w:p>
        </w:tc>
      </w:tr>
      <w:tr w:rsidR="00F138D9" w14:paraId="3E6C9FFB"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3DA2552" w14:textId="774829A3" w:rsidR="00F138D9" w:rsidRPr="000047FC" w:rsidRDefault="00F138D9" w:rsidP="00F138D9">
            <w:pPr>
              <w:jc w:val="center"/>
              <w:rPr>
                <w:rFonts w:ascii="Cambria" w:hAnsi="Cambria" w:cs="Arial"/>
                <w:b/>
                <w:bCs/>
              </w:rPr>
            </w:pPr>
            <w:r>
              <w:rPr>
                <w:rFonts w:ascii="Cambria" w:hAnsi="Cambria" w:cs="Arial"/>
                <w:b/>
                <w:bCs/>
              </w:rPr>
              <w:t>34</w:t>
            </w:r>
          </w:p>
        </w:tc>
        <w:tc>
          <w:tcPr>
            <w:tcW w:w="1528" w:type="dxa"/>
            <w:tcBorders>
              <w:left w:val="single" w:sz="4" w:space="0" w:color="auto"/>
              <w:right w:val="single" w:sz="4" w:space="0" w:color="auto"/>
            </w:tcBorders>
            <w:shd w:val="clear" w:color="auto" w:fill="F2F2F2" w:themeFill="background1" w:themeFillShade="F2"/>
            <w:vAlign w:val="center"/>
          </w:tcPr>
          <w:p w14:paraId="24B026B9" w14:textId="2672575D" w:rsidR="00F138D9" w:rsidRPr="000047FC" w:rsidRDefault="00F138D9" w:rsidP="00F138D9">
            <w:pPr>
              <w:jc w:val="center"/>
              <w:rPr>
                <w:rFonts w:ascii="Cambria" w:hAnsi="Cambria" w:cs="Arial"/>
                <w:b/>
                <w:bCs/>
              </w:rPr>
            </w:pPr>
            <w:r>
              <w:rPr>
                <w:rFonts w:ascii="Cambria" w:hAnsi="Cambria" w:cs="Arial"/>
                <w:b/>
                <w:bCs/>
              </w:rPr>
              <w:t>91</w:t>
            </w:r>
          </w:p>
        </w:tc>
        <w:tc>
          <w:tcPr>
            <w:tcW w:w="3240" w:type="dxa"/>
            <w:tcBorders>
              <w:left w:val="single" w:sz="4" w:space="0" w:color="auto"/>
              <w:right w:val="single" w:sz="4" w:space="0" w:color="auto"/>
            </w:tcBorders>
            <w:vAlign w:val="center"/>
          </w:tcPr>
          <w:p w14:paraId="14CA585B" w14:textId="113891A6" w:rsidR="00F138D9" w:rsidRPr="000047FC" w:rsidRDefault="00FD021D" w:rsidP="00F138D9">
            <w:pPr>
              <w:jc w:val="center"/>
              <w:rPr>
                <w:rFonts w:ascii="Cambria" w:hAnsi="Cambria" w:cs="Arial"/>
                <w:b/>
                <w:bCs/>
              </w:rPr>
            </w:pPr>
            <w:r>
              <w:rPr>
                <w:rFonts w:ascii="Cambria" w:hAnsi="Cambria" w:cs="Arial"/>
                <w:b/>
                <w:bCs/>
              </w:rPr>
              <w:t>139</w:t>
            </w:r>
          </w:p>
        </w:tc>
        <w:tc>
          <w:tcPr>
            <w:tcW w:w="3150" w:type="dxa"/>
            <w:vMerge/>
            <w:tcBorders>
              <w:left w:val="single" w:sz="4" w:space="0" w:color="auto"/>
              <w:right w:val="single" w:sz="4" w:space="0" w:color="auto"/>
            </w:tcBorders>
            <w:shd w:val="clear" w:color="auto" w:fill="auto"/>
            <w:vAlign w:val="center"/>
          </w:tcPr>
          <w:p w14:paraId="31AC6A09" w14:textId="77777777" w:rsidR="00F138D9" w:rsidRDefault="00F138D9" w:rsidP="00F138D9">
            <w:pPr>
              <w:jc w:val="center"/>
              <w:rPr>
                <w:rFonts w:ascii="Cambria" w:hAnsi="Cambria" w:cs="Arial"/>
              </w:rPr>
            </w:pPr>
          </w:p>
        </w:tc>
      </w:tr>
      <w:tr w:rsidR="00F138D9" w14:paraId="58453080"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5CA844FF" w14:textId="0B8E5C16" w:rsidR="00F138D9" w:rsidRPr="000047FC" w:rsidRDefault="00F138D9" w:rsidP="00F138D9">
            <w:pPr>
              <w:jc w:val="center"/>
              <w:rPr>
                <w:rFonts w:ascii="Cambria" w:hAnsi="Cambria" w:cs="Arial"/>
                <w:b/>
                <w:bCs/>
              </w:rPr>
            </w:pPr>
            <w:r>
              <w:rPr>
                <w:rFonts w:ascii="Cambria" w:hAnsi="Cambria" w:cs="Arial"/>
                <w:b/>
                <w:bCs/>
              </w:rPr>
              <w:t>35</w:t>
            </w:r>
          </w:p>
        </w:tc>
        <w:tc>
          <w:tcPr>
            <w:tcW w:w="1528" w:type="dxa"/>
            <w:tcBorders>
              <w:left w:val="single" w:sz="4" w:space="0" w:color="auto"/>
              <w:right w:val="single" w:sz="4" w:space="0" w:color="auto"/>
            </w:tcBorders>
            <w:shd w:val="clear" w:color="auto" w:fill="F2F2F2" w:themeFill="background1" w:themeFillShade="F2"/>
            <w:vAlign w:val="center"/>
          </w:tcPr>
          <w:p w14:paraId="68422950" w14:textId="6F6F6E8A" w:rsidR="00F138D9" w:rsidRPr="000047FC" w:rsidRDefault="00F138D9" w:rsidP="00F138D9">
            <w:pPr>
              <w:jc w:val="center"/>
              <w:rPr>
                <w:rFonts w:ascii="Cambria" w:hAnsi="Cambria" w:cs="Arial"/>
                <w:b/>
                <w:bCs/>
              </w:rPr>
            </w:pPr>
            <w:r>
              <w:rPr>
                <w:rFonts w:ascii="Cambria" w:hAnsi="Cambria" w:cs="Arial"/>
                <w:b/>
                <w:bCs/>
              </w:rPr>
              <w:t>92</w:t>
            </w:r>
          </w:p>
        </w:tc>
        <w:tc>
          <w:tcPr>
            <w:tcW w:w="3240" w:type="dxa"/>
            <w:tcBorders>
              <w:left w:val="single" w:sz="4" w:space="0" w:color="auto"/>
              <w:right w:val="single" w:sz="4" w:space="0" w:color="auto"/>
            </w:tcBorders>
            <w:vAlign w:val="center"/>
          </w:tcPr>
          <w:p w14:paraId="4D37C6B1" w14:textId="7D71B027" w:rsidR="00F138D9" w:rsidRPr="000047FC" w:rsidRDefault="00FD021D" w:rsidP="00F138D9">
            <w:pPr>
              <w:jc w:val="center"/>
              <w:rPr>
                <w:rFonts w:ascii="Cambria" w:hAnsi="Cambria" w:cs="Arial"/>
                <w:b/>
                <w:bCs/>
              </w:rPr>
            </w:pPr>
            <w:r>
              <w:rPr>
                <w:rFonts w:ascii="Cambria" w:hAnsi="Cambria" w:cs="Arial"/>
                <w:b/>
                <w:bCs/>
              </w:rPr>
              <w:t>140</w:t>
            </w:r>
          </w:p>
        </w:tc>
        <w:tc>
          <w:tcPr>
            <w:tcW w:w="3150" w:type="dxa"/>
            <w:vMerge/>
            <w:tcBorders>
              <w:left w:val="single" w:sz="4" w:space="0" w:color="auto"/>
              <w:right w:val="single" w:sz="4" w:space="0" w:color="auto"/>
            </w:tcBorders>
            <w:shd w:val="clear" w:color="auto" w:fill="auto"/>
            <w:vAlign w:val="center"/>
          </w:tcPr>
          <w:p w14:paraId="6FCE4BF7" w14:textId="77777777" w:rsidR="00F138D9" w:rsidRDefault="00F138D9" w:rsidP="00F138D9">
            <w:pPr>
              <w:jc w:val="center"/>
              <w:rPr>
                <w:rFonts w:ascii="Cambria" w:hAnsi="Cambria" w:cs="Arial"/>
              </w:rPr>
            </w:pPr>
          </w:p>
        </w:tc>
      </w:tr>
      <w:tr w:rsidR="00F138D9" w14:paraId="70EB783F"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67120D0E" w14:textId="20F086F7" w:rsidR="00F138D9" w:rsidRPr="000047FC" w:rsidRDefault="00F138D9" w:rsidP="00F138D9">
            <w:pPr>
              <w:jc w:val="center"/>
              <w:rPr>
                <w:rFonts w:ascii="Cambria" w:hAnsi="Cambria" w:cs="Arial"/>
                <w:b/>
                <w:bCs/>
              </w:rPr>
            </w:pPr>
            <w:r>
              <w:rPr>
                <w:rFonts w:ascii="Cambria" w:hAnsi="Cambria" w:cs="Arial"/>
                <w:b/>
                <w:bCs/>
              </w:rPr>
              <w:t>36</w:t>
            </w:r>
          </w:p>
        </w:tc>
        <w:tc>
          <w:tcPr>
            <w:tcW w:w="1528" w:type="dxa"/>
            <w:tcBorders>
              <w:left w:val="single" w:sz="4" w:space="0" w:color="auto"/>
              <w:right w:val="single" w:sz="4" w:space="0" w:color="auto"/>
            </w:tcBorders>
            <w:shd w:val="clear" w:color="auto" w:fill="F2F2F2" w:themeFill="background1" w:themeFillShade="F2"/>
            <w:vAlign w:val="center"/>
          </w:tcPr>
          <w:p w14:paraId="71627C62" w14:textId="46767BAF" w:rsidR="00F138D9" w:rsidRPr="000047FC" w:rsidRDefault="00F138D9" w:rsidP="00F138D9">
            <w:pPr>
              <w:jc w:val="center"/>
              <w:rPr>
                <w:rFonts w:ascii="Cambria" w:hAnsi="Cambria" w:cs="Arial"/>
                <w:b/>
                <w:bCs/>
              </w:rPr>
            </w:pPr>
            <w:r>
              <w:rPr>
                <w:rFonts w:ascii="Cambria" w:hAnsi="Cambria" w:cs="Arial"/>
                <w:b/>
                <w:bCs/>
              </w:rPr>
              <w:t>93</w:t>
            </w:r>
          </w:p>
        </w:tc>
        <w:tc>
          <w:tcPr>
            <w:tcW w:w="3240" w:type="dxa"/>
            <w:tcBorders>
              <w:left w:val="single" w:sz="4" w:space="0" w:color="auto"/>
              <w:right w:val="single" w:sz="4" w:space="0" w:color="auto"/>
            </w:tcBorders>
            <w:vAlign w:val="center"/>
          </w:tcPr>
          <w:p w14:paraId="6A4AAC4B" w14:textId="54CC54D5" w:rsidR="00F138D9" w:rsidRPr="000047FC" w:rsidRDefault="00FD021D" w:rsidP="00F138D9">
            <w:pPr>
              <w:jc w:val="center"/>
              <w:rPr>
                <w:rFonts w:ascii="Cambria" w:hAnsi="Cambria" w:cs="Arial"/>
                <w:b/>
                <w:bCs/>
              </w:rPr>
            </w:pPr>
            <w:r>
              <w:rPr>
                <w:rFonts w:ascii="Cambria" w:hAnsi="Cambria" w:cs="Arial"/>
                <w:b/>
                <w:bCs/>
              </w:rPr>
              <w:t>141</w:t>
            </w:r>
          </w:p>
        </w:tc>
        <w:tc>
          <w:tcPr>
            <w:tcW w:w="3150" w:type="dxa"/>
            <w:vMerge/>
            <w:tcBorders>
              <w:left w:val="single" w:sz="4" w:space="0" w:color="auto"/>
              <w:right w:val="single" w:sz="4" w:space="0" w:color="auto"/>
            </w:tcBorders>
            <w:shd w:val="clear" w:color="auto" w:fill="auto"/>
            <w:vAlign w:val="center"/>
          </w:tcPr>
          <w:p w14:paraId="4DC09A47" w14:textId="77777777" w:rsidR="00F138D9" w:rsidRDefault="00F138D9" w:rsidP="00F138D9">
            <w:pPr>
              <w:jc w:val="center"/>
              <w:rPr>
                <w:rFonts w:ascii="Cambria" w:hAnsi="Cambria" w:cs="Arial"/>
              </w:rPr>
            </w:pPr>
          </w:p>
        </w:tc>
      </w:tr>
      <w:tr w:rsidR="00F138D9" w14:paraId="683BC947"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5AD12AD5" w14:textId="4A73CD21" w:rsidR="00F138D9" w:rsidRPr="000047FC" w:rsidRDefault="00F138D9" w:rsidP="00F138D9">
            <w:pPr>
              <w:jc w:val="center"/>
              <w:rPr>
                <w:rFonts w:ascii="Cambria" w:hAnsi="Cambria" w:cs="Arial"/>
                <w:b/>
                <w:bCs/>
              </w:rPr>
            </w:pPr>
            <w:r>
              <w:rPr>
                <w:rFonts w:ascii="Cambria" w:hAnsi="Cambria" w:cs="Arial"/>
                <w:b/>
                <w:bCs/>
              </w:rPr>
              <w:t>46</w:t>
            </w:r>
          </w:p>
        </w:tc>
        <w:tc>
          <w:tcPr>
            <w:tcW w:w="1528" w:type="dxa"/>
            <w:tcBorders>
              <w:left w:val="single" w:sz="4" w:space="0" w:color="auto"/>
              <w:right w:val="single" w:sz="4" w:space="0" w:color="auto"/>
            </w:tcBorders>
            <w:shd w:val="clear" w:color="auto" w:fill="F2F2F2" w:themeFill="background1" w:themeFillShade="F2"/>
            <w:vAlign w:val="center"/>
          </w:tcPr>
          <w:p w14:paraId="1470FCA7" w14:textId="57913BAF" w:rsidR="00F138D9" w:rsidRPr="000047FC" w:rsidRDefault="00F138D9" w:rsidP="00F138D9">
            <w:pPr>
              <w:jc w:val="center"/>
              <w:rPr>
                <w:rFonts w:ascii="Cambria" w:hAnsi="Cambria" w:cs="Arial"/>
                <w:b/>
                <w:bCs/>
              </w:rPr>
            </w:pPr>
            <w:r>
              <w:rPr>
                <w:rFonts w:ascii="Cambria" w:hAnsi="Cambria" w:cs="Arial"/>
                <w:b/>
                <w:bCs/>
              </w:rPr>
              <w:t>94</w:t>
            </w:r>
          </w:p>
        </w:tc>
        <w:tc>
          <w:tcPr>
            <w:tcW w:w="3240" w:type="dxa"/>
            <w:tcBorders>
              <w:left w:val="single" w:sz="4" w:space="0" w:color="auto"/>
              <w:right w:val="single" w:sz="4" w:space="0" w:color="auto"/>
            </w:tcBorders>
            <w:vAlign w:val="center"/>
          </w:tcPr>
          <w:p w14:paraId="4D995E92" w14:textId="237A9068" w:rsidR="00F138D9" w:rsidRPr="000047FC" w:rsidRDefault="00FD021D" w:rsidP="00F138D9">
            <w:pPr>
              <w:jc w:val="center"/>
              <w:rPr>
                <w:rFonts w:ascii="Cambria" w:hAnsi="Cambria" w:cs="Arial"/>
                <w:b/>
                <w:bCs/>
              </w:rPr>
            </w:pPr>
            <w:r>
              <w:rPr>
                <w:rFonts w:ascii="Cambria" w:hAnsi="Cambria" w:cs="Arial"/>
                <w:b/>
                <w:bCs/>
              </w:rPr>
              <w:t>142</w:t>
            </w:r>
          </w:p>
        </w:tc>
        <w:tc>
          <w:tcPr>
            <w:tcW w:w="3150" w:type="dxa"/>
            <w:vMerge/>
            <w:tcBorders>
              <w:left w:val="single" w:sz="4" w:space="0" w:color="auto"/>
              <w:right w:val="single" w:sz="4" w:space="0" w:color="auto"/>
            </w:tcBorders>
            <w:shd w:val="clear" w:color="auto" w:fill="auto"/>
            <w:vAlign w:val="center"/>
          </w:tcPr>
          <w:p w14:paraId="0FCDE0F5" w14:textId="77777777" w:rsidR="00F138D9" w:rsidRDefault="00F138D9" w:rsidP="00F138D9">
            <w:pPr>
              <w:jc w:val="center"/>
              <w:rPr>
                <w:rFonts w:ascii="Cambria" w:hAnsi="Cambria" w:cs="Arial"/>
              </w:rPr>
            </w:pPr>
          </w:p>
        </w:tc>
      </w:tr>
      <w:tr w:rsidR="00F138D9" w14:paraId="726EA436" w14:textId="77777777" w:rsidTr="00FC2B51">
        <w:trPr>
          <w:trHeight w:val="317"/>
        </w:trPr>
        <w:tc>
          <w:tcPr>
            <w:tcW w:w="1527" w:type="dxa"/>
            <w:tcBorders>
              <w:left w:val="single" w:sz="4" w:space="0" w:color="auto"/>
              <w:right w:val="single" w:sz="4" w:space="0" w:color="auto"/>
            </w:tcBorders>
            <w:shd w:val="clear" w:color="auto" w:fill="F2F2F2" w:themeFill="background1" w:themeFillShade="F2"/>
            <w:vAlign w:val="center"/>
          </w:tcPr>
          <w:p w14:paraId="322E849A" w14:textId="79AB9A76" w:rsidR="00F138D9" w:rsidRPr="000047FC" w:rsidRDefault="00F138D9" w:rsidP="00F138D9">
            <w:pPr>
              <w:jc w:val="center"/>
              <w:rPr>
                <w:rFonts w:ascii="Cambria" w:hAnsi="Cambria" w:cs="Arial"/>
                <w:b/>
                <w:bCs/>
              </w:rPr>
            </w:pPr>
            <w:r>
              <w:rPr>
                <w:rFonts w:ascii="Cambria" w:hAnsi="Cambria" w:cs="Arial"/>
                <w:b/>
                <w:bCs/>
              </w:rPr>
              <w:t>47</w:t>
            </w:r>
          </w:p>
        </w:tc>
        <w:tc>
          <w:tcPr>
            <w:tcW w:w="1528" w:type="dxa"/>
            <w:tcBorders>
              <w:left w:val="single" w:sz="4" w:space="0" w:color="auto"/>
              <w:right w:val="single" w:sz="4" w:space="0" w:color="auto"/>
            </w:tcBorders>
            <w:shd w:val="clear" w:color="auto" w:fill="F2F2F2" w:themeFill="background1" w:themeFillShade="F2"/>
            <w:vAlign w:val="center"/>
          </w:tcPr>
          <w:p w14:paraId="58A5A46C" w14:textId="4751A4AA" w:rsidR="00F138D9" w:rsidRPr="000047FC" w:rsidRDefault="00F138D9" w:rsidP="00F138D9">
            <w:pPr>
              <w:jc w:val="center"/>
              <w:rPr>
                <w:rFonts w:ascii="Cambria" w:hAnsi="Cambria" w:cs="Arial"/>
                <w:b/>
                <w:bCs/>
              </w:rPr>
            </w:pPr>
            <w:r>
              <w:rPr>
                <w:rFonts w:ascii="Cambria" w:hAnsi="Cambria" w:cs="Arial"/>
                <w:b/>
                <w:bCs/>
              </w:rPr>
              <w:t>95</w:t>
            </w:r>
          </w:p>
        </w:tc>
        <w:tc>
          <w:tcPr>
            <w:tcW w:w="3240" w:type="dxa"/>
            <w:tcBorders>
              <w:left w:val="single" w:sz="4" w:space="0" w:color="auto"/>
              <w:right w:val="single" w:sz="4" w:space="0" w:color="auto"/>
            </w:tcBorders>
            <w:vAlign w:val="center"/>
          </w:tcPr>
          <w:p w14:paraId="65A1B832" w14:textId="22F02F77" w:rsidR="00F138D9" w:rsidRPr="000047FC" w:rsidRDefault="00FD021D" w:rsidP="00F138D9">
            <w:pPr>
              <w:jc w:val="center"/>
              <w:rPr>
                <w:rFonts w:ascii="Cambria" w:hAnsi="Cambria" w:cs="Arial"/>
                <w:b/>
                <w:bCs/>
              </w:rPr>
            </w:pPr>
            <w:r>
              <w:rPr>
                <w:rFonts w:ascii="Cambria" w:hAnsi="Cambria" w:cs="Arial"/>
                <w:b/>
                <w:bCs/>
              </w:rPr>
              <w:t>143</w:t>
            </w:r>
          </w:p>
        </w:tc>
        <w:tc>
          <w:tcPr>
            <w:tcW w:w="3150" w:type="dxa"/>
            <w:vMerge/>
            <w:tcBorders>
              <w:left w:val="single" w:sz="4" w:space="0" w:color="auto"/>
              <w:right w:val="single" w:sz="4" w:space="0" w:color="auto"/>
            </w:tcBorders>
            <w:shd w:val="clear" w:color="auto" w:fill="auto"/>
            <w:vAlign w:val="center"/>
          </w:tcPr>
          <w:p w14:paraId="082444C3" w14:textId="77777777" w:rsidR="00F138D9" w:rsidRDefault="00F138D9" w:rsidP="00F138D9">
            <w:pPr>
              <w:jc w:val="center"/>
              <w:rPr>
                <w:rFonts w:ascii="Cambria" w:hAnsi="Cambria" w:cs="Arial"/>
              </w:rPr>
            </w:pPr>
          </w:p>
        </w:tc>
      </w:tr>
      <w:tr w:rsidR="00F138D9" w14:paraId="0EFE5AF3" w14:textId="77777777" w:rsidTr="00173BEC">
        <w:trPr>
          <w:trHeight w:val="317"/>
        </w:trPr>
        <w:tc>
          <w:tcPr>
            <w:tcW w:w="1527" w:type="dxa"/>
            <w:tcBorders>
              <w:left w:val="single" w:sz="4" w:space="0" w:color="auto"/>
              <w:bottom w:val="single" w:sz="4" w:space="0" w:color="auto"/>
              <w:right w:val="single" w:sz="4" w:space="0" w:color="auto"/>
            </w:tcBorders>
            <w:shd w:val="clear" w:color="auto" w:fill="F2F2F2" w:themeFill="background1" w:themeFillShade="F2"/>
            <w:vAlign w:val="center"/>
          </w:tcPr>
          <w:p w14:paraId="14C101AD" w14:textId="2226FB15" w:rsidR="00F138D9" w:rsidRPr="000047FC" w:rsidRDefault="00F138D9" w:rsidP="00F138D9">
            <w:pPr>
              <w:jc w:val="center"/>
              <w:rPr>
                <w:rFonts w:ascii="Cambria" w:hAnsi="Cambria" w:cs="Arial"/>
                <w:b/>
                <w:bCs/>
              </w:rPr>
            </w:pPr>
            <w:r>
              <w:rPr>
                <w:rFonts w:ascii="Cambria" w:hAnsi="Cambria" w:cs="Arial"/>
                <w:b/>
                <w:bCs/>
              </w:rPr>
              <w:t>48</w:t>
            </w:r>
          </w:p>
        </w:tc>
        <w:tc>
          <w:tcPr>
            <w:tcW w:w="1528" w:type="dxa"/>
            <w:tcBorders>
              <w:left w:val="single" w:sz="4" w:space="0" w:color="auto"/>
              <w:bottom w:val="single" w:sz="4" w:space="0" w:color="auto"/>
              <w:right w:val="single" w:sz="4" w:space="0" w:color="auto"/>
            </w:tcBorders>
            <w:shd w:val="clear" w:color="auto" w:fill="F2F2F2" w:themeFill="background1" w:themeFillShade="F2"/>
            <w:vAlign w:val="center"/>
          </w:tcPr>
          <w:p w14:paraId="199E8E60" w14:textId="4C7B08A1" w:rsidR="00F138D9" w:rsidRPr="000047FC" w:rsidRDefault="00F138D9" w:rsidP="00F138D9">
            <w:pPr>
              <w:jc w:val="center"/>
              <w:rPr>
                <w:rFonts w:ascii="Cambria" w:hAnsi="Cambria" w:cs="Arial"/>
                <w:b/>
                <w:bCs/>
              </w:rPr>
            </w:pPr>
            <w:r>
              <w:rPr>
                <w:rFonts w:ascii="Cambria" w:hAnsi="Cambria" w:cs="Arial"/>
                <w:b/>
                <w:bCs/>
              </w:rPr>
              <w:t>96</w:t>
            </w:r>
          </w:p>
        </w:tc>
        <w:tc>
          <w:tcPr>
            <w:tcW w:w="3240" w:type="dxa"/>
            <w:tcBorders>
              <w:left w:val="single" w:sz="4" w:space="0" w:color="auto"/>
              <w:bottom w:val="single" w:sz="4" w:space="0" w:color="auto"/>
              <w:right w:val="single" w:sz="4" w:space="0" w:color="auto"/>
            </w:tcBorders>
            <w:vAlign w:val="center"/>
          </w:tcPr>
          <w:p w14:paraId="72C8BBEF" w14:textId="207E08B5" w:rsidR="00F138D9" w:rsidRPr="000047FC" w:rsidRDefault="00FD021D" w:rsidP="00F138D9">
            <w:pPr>
              <w:jc w:val="center"/>
              <w:rPr>
                <w:rFonts w:ascii="Cambria" w:hAnsi="Cambria" w:cs="Arial"/>
                <w:b/>
                <w:bCs/>
              </w:rPr>
            </w:pPr>
            <w:r>
              <w:rPr>
                <w:rFonts w:ascii="Cambria" w:hAnsi="Cambria" w:cs="Arial"/>
                <w:b/>
                <w:bCs/>
              </w:rPr>
              <w:t>144</w:t>
            </w:r>
          </w:p>
        </w:tc>
        <w:tc>
          <w:tcPr>
            <w:tcW w:w="3150" w:type="dxa"/>
            <w:vMerge/>
            <w:tcBorders>
              <w:left w:val="single" w:sz="4" w:space="0" w:color="auto"/>
              <w:bottom w:val="single" w:sz="4" w:space="0" w:color="auto"/>
              <w:right w:val="single" w:sz="4" w:space="0" w:color="auto"/>
            </w:tcBorders>
            <w:shd w:val="clear" w:color="auto" w:fill="auto"/>
            <w:vAlign w:val="center"/>
          </w:tcPr>
          <w:p w14:paraId="19DEAF78" w14:textId="77777777" w:rsidR="00F138D9" w:rsidRDefault="00F138D9" w:rsidP="00F138D9">
            <w:pPr>
              <w:jc w:val="center"/>
              <w:rPr>
                <w:rFonts w:ascii="Cambria" w:hAnsi="Cambria" w:cs="Arial"/>
              </w:rPr>
            </w:pPr>
          </w:p>
        </w:tc>
      </w:tr>
      <w:tr w:rsidR="00F138D9" w:rsidRPr="00894548" w14:paraId="7AFD0AB4" w14:textId="77777777" w:rsidTr="00173BEC">
        <w:trPr>
          <w:trHeight w:val="576"/>
        </w:trPr>
        <w:tc>
          <w:tcPr>
            <w:tcW w:w="9445" w:type="dxa"/>
            <w:gridSpan w:val="4"/>
            <w:tcBorders>
              <w:top w:val="single" w:sz="4" w:space="0" w:color="auto"/>
            </w:tcBorders>
          </w:tcPr>
          <w:p w14:paraId="4EF3D346" w14:textId="77777777" w:rsidR="00F138D9" w:rsidRPr="00894548" w:rsidRDefault="00F138D9" w:rsidP="00F138D9">
            <w:pPr>
              <w:rPr>
                <w:rFonts w:ascii="Cambria" w:hAnsi="Cambria" w:cs="Arial"/>
                <w:b/>
                <w:bCs/>
                <w:highlight w:val="yellow"/>
              </w:rPr>
            </w:pPr>
            <w:r w:rsidRPr="00894548">
              <w:rPr>
                <w:rFonts w:ascii="Cambria" w:hAnsi="Cambria" w:cs="Arial"/>
                <w:b/>
                <w:bCs/>
              </w:rPr>
              <w:t>Comments:</w:t>
            </w:r>
          </w:p>
        </w:tc>
      </w:tr>
      <w:tr w:rsidR="00F138D9" w14:paraId="561F1C9B" w14:textId="77777777" w:rsidTr="000047FC">
        <w:trPr>
          <w:trHeight w:val="360"/>
        </w:trPr>
        <w:tc>
          <w:tcPr>
            <w:tcW w:w="3055" w:type="dxa"/>
            <w:gridSpan w:val="2"/>
            <w:shd w:val="clear" w:color="auto" w:fill="F2F2F2" w:themeFill="background1" w:themeFillShade="F2"/>
            <w:vAlign w:val="center"/>
          </w:tcPr>
          <w:p w14:paraId="58909945" w14:textId="2A12D5DD" w:rsidR="00F138D9" w:rsidRDefault="00412C29" w:rsidP="00F138D9">
            <w:pPr>
              <w:jc w:val="right"/>
              <w:rPr>
                <w:rFonts w:ascii="Cambria" w:hAnsi="Cambria" w:cs="Arial"/>
              </w:rPr>
            </w:pPr>
            <w:r>
              <w:rPr>
                <w:rFonts w:ascii="Cambria" w:hAnsi="Cambria" w:cs="Arial"/>
                <w:b/>
                <w:bCs/>
              </w:rPr>
              <w:t>Quality Reviewed By/Date:</w:t>
            </w:r>
          </w:p>
        </w:tc>
        <w:tc>
          <w:tcPr>
            <w:tcW w:w="6390" w:type="dxa"/>
            <w:gridSpan w:val="2"/>
          </w:tcPr>
          <w:p w14:paraId="012415E6" w14:textId="77777777" w:rsidR="00F138D9" w:rsidRDefault="00F138D9" w:rsidP="00F138D9">
            <w:pPr>
              <w:rPr>
                <w:rFonts w:ascii="Cambria" w:hAnsi="Cambria" w:cs="Arial"/>
              </w:rPr>
            </w:pPr>
          </w:p>
          <w:p w14:paraId="3E54CBE6" w14:textId="6068C609" w:rsidR="00392226" w:rsidRPr="00392226" w:rsidRDefault="00392226" w:rsidP="00173BEC">
            <w:pPr>
              <w:tabs>
                <w:tab w:val="left" w:pos="5322"/>
              </w:tabs>
              <w:rPr>
                <w:rFonts w:ascii="Cambria" w:hAnsi="Cambria" w:cs="Arial"/>
              </w:rPr>
            </w:pPr>
            <w:r>
              <w:rPr>
                <w:rFonts w:ascii="Cambria" w:hAnsi="Cambria" w:cs="Arial"/>
              </w:rPr>
              <w:tab/>
            </w:r>
          </w:p>
        </w:tc>
      </w:tr>
    </w:tbl>
    <w:p w14:paraId="5374B7F6" w14:textId="77777777" w:rsidR="004254DF" w:rsidRDefault="004254DF" w:rsidP="00DB659D">
      <w:pPr>
        <w:rPr>
          <w:rFonts w:ascii="Cambria" w:hAnsi="Cambria" w:cs="Arial"/>
          <w:b/>
          <w:u w:val="single"/>
        </w:rPr>
        <w:sectPr w:rsidR="004254DF" w:rsidSect="006A60A2">
          <w:pgSz w:w="12240" w:h="15840"/>
          <w:pgMar w:top="1440" w:right="1440" w:bottom="1440" w:left="1440" w:header="720" w:footer="720" w:gutter="0"/>
          <w:cols w:space="720"/>
          <w:docGrid w:linePitch="360"/>
        </w:sectPr>
      </w:pPr>
    </w:p>
    <w:p w14:paraId="71C43F76" w14:textId="33E314E8" w:rsidR="00BF6CA4" w:rsidRDefault="00BF6CA4" w:rsidP="00BF6CA4">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 xml:space="preserve">SIMULATED HANDLING &amp; INSPECTION </w:t>
      </w:r>
      <w:r w:rsidR="00786DA9">
        <w:rPr>
          <w:rFonts w:ascii="Cambria" w:hAnsi="Cambria" w:cs="Arial"/>
          <w:b/>
          <w:bCs/>
        </w:rPr>
        <w:t>AFTER</w:t>
      </w:r>
      <w:r>
        <w:rPr>
          <w:rFonts w:ascii="Cambria" w:hAnsi="Cambria" w:cs="Arial"/>
          <w:b/>
          <w:bCs/>
        </w:rPr>
        <w:t xml:space="preserve"> STERILIZATION</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1635">
          <w:tblGrid>
            <w:gridCol w:w="805"/>
            <w:gridCol w:w="1800"/>
            <w:gridCol w:w="450"/>
            <w:gridCol w:w="1350"/>
            <w:gridCol w:w="1800"/>
            <w:gridCol w:w="1800"/>
            <w:gridCol w:w="1800"/>
            <w:gridCol w:w="900"/>
            <w:gridCol w:w="900"/>
            <w:gridCol w:w="1260"/>
          </w:tblGrid>
        </w:tblGridChange>
      </w:tblGrid>
      <w:tr w:rsidR="00BF6CA4" w:rsidRPr="00AC51DF" w14:paraId="36AE31FB" w14:textId="77777777" w:rsidTr="000047FC">
        <w:trPr>
          <w:trHeight w:val="256"/>
        </w:trPr>
        <w:tc>
          <w:tcPr>
            <w:tcW w:w="12865" w:type="dxa"/>
            <w:gridSpan w:val="10"/>
            <w:shd w:val="clear" w:color="auto" w:fill="F2F2F2" w:themeFill="background1" w:themeFillShade="F2"/>
            <w:vAlign w:val="center"/>
          </w:tcPr>
          <w:p w14:paraId="10C37D64" w14:textId="77777777" w:rsidR="00BF6CA4" w:rsidRPr="00AC51DF" w:rsidRDefault="00BF6CA4" w:rsidP="000047FC">
            <w:pPr>
              <w:jc w:val="center"/>
              <w:rPr>
                <w:rFonts w:ascii="Cambria" w:hAnsi="Cambria" w:cs="Arial"/>
                <w:b/>
                <w:bCs/>
              </w:rPr>
            </w:pPr>
            <w:r>
              <w:rPr>
                <w:rFonts w:ascii="Cambria" w:hAnsi="Cambria" w:cs="Arial"/>
                <w:b/>
                <w:bCs/>
              </w:rPr>
              <w:t>Labels 1- 8</w:t>
            </w:r>
          </w:p>
        </w:tc>
      </w:tr>
      <w:tr w:rsidR="00BF6CA4" w14:paraId="153FF79F" w14:textId="77777777" w:rsidTr="000047FC">
        <w:trPr>
          <w:trHeight w:val="256"/>
        </w:trPr>
        <w:tc>
          <w:tcPr>
            <w:tcW w:w="12865" w:type="dxa"/>
            <w:gridSpan w:val="10"/>
            <w:vAlign w:val="center"/>
          </w:tcPr>
          <w:p w14:paraId="53C03D0E" w14:textId="77777777" w:rsidR="00BF6CA4" w:rsidRPr="00894548" w:rsidRDefault="00BF6CA4" w:rsidP="000047FC">
            <w:pPr>
              <w:rPr>
                <w:rFonts w:ascii="Cambria" w:hAnsi="Cambria" w:cs="Arial"/>
                <w:b/>
                <w:bCs/>
              </w:rPr>
            </w:pPr>
            <w:r w:rsidRPr="00894548">
              <w:rPr>
                <w:rFonts w:ascii="Cambria" w:hAnsi="Cambria" w:cs="Arial"/>
                <w:b/>
                <w:bCs/>
              </w:rPr>
              <w:t>Instructions:</w:t>
            </w:r>
          </w:p>
          <w:p w14:paraId="10F317E2"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 through 8.</w:t>
            </w:r>
          </w:p>
          <w:p w14:paraId="58E7EBC0"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38D6234A" w14:textId="77777777" w:rsidR="00E24E62" w:rsidRDefault="00E24E62" w:rsidP="00E24E62">
            <w:pPr>
              <w:tabs>
                <w:tab w:val="left" w:pos="245"/>
              </w:tabs>
              <w:rPr>
                <w:ins w:id="1636" w:author="Sasi Songthong" w:date="2022-06-23T12:52:00Z"/>
                <w:rFonts w:ascii="Cambria" w:hAnsi="Cambria" w:cs="Arial"/>
              </w:rPr>
            </w:pPr>
            <w:ins w:id="1637" w:author="Sasi Songthong" w:date="2022-06-23T12:52:00Z">
              <w:r>
                <w:rPr>
                  <w:rFonts w:ascii="Cambria" w:hAnsi="Cambria" w:cs="Arial"/>
                </w:rPr>
                <w:t>3. Lightly rub labels 20 times with gloved hand, which have been wiped with 70% IPA. Indicate “Yes” when complete.</w:t>
              </w:r>
            </w:ins>
          </w:p>
          <w:p w14:paraId="0A14A255" w14:textId="77777777" w:rsidR="00E24E62" w:rsidRDefault="00E24E62" w:rsidP="00E24E62">
            <w:pPr>
              <w:tabs>
                <w:tab w:val="left" w:pos="245"/>
              </w:tabs>
              <w:rPr>
                <w:ins w:id="1638" w:author="Sasi Songthong" w:date="2022-06-23T12:52:00Z"/>
                <w:rFonts w:ascii="Cambria" w:hAnsi="Cambria" w:cs="Arial"/>
              </w:rPr>
            </w:pPr>
            <w:ins w:id="1639" w:author="Sasi Songthong" w:date="2022-06-23T12:52: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54A43F30" w14:textId="67F8F81E" w:rsidR="00E24E62" w:rsidRDefault="00E24E62" w:rsidP="00E24E62">
            <w:pPr>
              <w:tabs>
                <w:tab w:val="left" w:pos="245"/>
              </w:tabs>
              <w:rPr>
                <w:ins w:id="1640" w:author="Sasi Songthong" w:date="2022-06-23T12:52:00Z"/>
                <w:rFonts w:ascii="Cambria" w:hAnsi="Cambria" w:cs="Arial"/>
              </w:rPr>
            </w:pPr>
            <w:ins w:id="1641" w:author="Sasi Songthong" w:date="2022-06-23T12:52:00Z">
              <w:r>
                <w:rPr>
                  <w:rFonts w:ascii="Cambria" w:hAnsi="Cambria" w:cs="Arial"/>
                </w:rPr>
                <w:t xml:space="preserve">5. Lightly rub labels 20 times with gloved hand, which have been wiped with </w:t>
              </w:r>
            </w:ins>
            <w:proofErr w:type="spellStart"/>
            <w:ins w:id="1642"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1643" w:author="Sasi Songthong" w:date="2022-06-23T12:52:00Z">
              <w:r>
                <w:rPr>
                  <w:rFonts w:ascii="Cambria" w:hAnsi="Cambria" w:cs="Arial"/>
                </w:rPr>
                <w:t>.</w:t>
              </w:r>
              <w:proofErr w:type="gramEnd"/>
              <w:r>
                <w:rPr>
                  <w:rFonts w:ascii="Cambria" w:hAnsi="Cambria" w:cs="Arial"/>
                </w:rPr>
                <w:t xml:space="preserve"> Indicate “Yes” when complete.</w:t>
              </w:r>
            </w:ins>
          </w:p>
          <w:p w14:paraId="3C190A00" w14:textId="77777777" w:rsidR="00E24E62" w:rsidRDefault="00E24E62" w:rsidP="00E24E62">
            <w:pPr>
              <w:tabs>
                <w:tab w:val="left" w:pos="245"/>
              </w:tabs>
              <w:rPr>
                <w:ins w:id="1644" w:author="Sasi Songthong" w:date="2022-06-23T12:52:00Z"/>
                <w:rFonts w:ascii="Cambria" w:hAnsi="Cambria" w:cs="Arial"/>
              </w:rPr>
            </w:pPr>
            <w:ins w:id="1645" w:author="Sasi Songthong" w:date="2022-06-23T12:52:00Z">
              <w:r>
                <w:rPr>
                  <w:rFonts w:ascii="Cambria" w:hAnsi="Cambria" w:cs="Arial"/>
                </w:rPr>
                <w:t>6. Shuffled / rub with each package with 1 or more other package 20 times.  Indicate “Yes” when complete.</w:t>
              </w:r>
            </w:ins>
          </w:p>
          <w:p w14:paraId="27A17B9E" w14:textId="09FE82B2" w:rsidR="00E24E62" w:rsidRDefault="00E24E62" w:rsidP="00E24E62">
            <w:pPr>
              <w:tabs>
                <w:tab w:val="left" w:pos="245"/>
              </w:tabs>
              <w:rPr>
                <w:ins w:id="1646" w:author="Sasi Songthong" w:date="2022-06-23T12:52:00Z"/>
                <w:rFonts w:ascii="Cambria" w:hAnsi="Cambria" w:cs="Arial"/>
              </w:rPr>
            </w:pPr>
            <w:ins w:id="1647" w:author="Sasi Songthong" w:date="2022-06-23T12:52:00Z">
              <w:r>
                <w:rPr>
                  <w:rFonts w:ascii="Cambria" w:hAnsi="Cambria" w:cs="Arial"/>
                </w:rPr>
                <w:t xml:space="preserve">7. Visually Inspect legibility of each label and verify presence of </w:t>
              </w:r>
              <w:r w:rsidR="00503864">
                <w:rPr>
                  <w:rFonts w:ascii="Cambria" w:hAnsi="Cambria" w:cs="Arial"/>
                </w:rPr>
                <w:t xml:space="preserve">3 </w:t>
              </w:r>
              <w:r>
                <w:rPr>
                  <w:rFonts w:ascii="Cambria" w:hAnsi="Cambria" w:cs="Arial"/>
                </w:rPr>
                <w:t>labels on each package.  Document results.</w:t>
              </w:r>
            </w:ins>
          </w:p>
          <w:p w14:paraId="7910192A" w14:textId="77777777" w:rsidR="00E24E62" w:rsidRPr="00890057" w:rsidRDefault="00E24E62" w:rsidP="00E24E62">
            <w:pPr>
              <w:tabs>
                <w:tab w:val="left" w:pos="245"/>
              </w:tabs>
              <w:rPr>
                <w:ins w:id="1648" w:author="Sasi Songthong" w:date="2022-06-23T12:52:00Z"/>
                <w:rFonts w:ascii="Cambria" w:hAnsi="Cambria" w:cs="Arial"/>
                <w:noProof/>
              </w:rPr>
            </w:pPr>
            <w:ins w:id="1649" w:author="Sasi Songthong" w:date="2022-06-23T12:52:00Z">
              <w:r>
                <w:rPr>
                  <w:rFonts w:ascii="Cambria" w:hAnsi="Cambria" w:cs="Arial"/>
                </w:rPr>
                <w:t>8. Specify P (Pass) if “Yes” is indicated in the results column.</w:t>
              </w:r>
            </w:ins>
          </w:p>
          <w:p w14:paraId="544C1CDC" w14:textId="79A24602" w:rsidR="00BF6CA4" w:rsidDel="00E24E62" w:rsidRDefault="00E24E62" w:rsidP="00E24E62">
            <w:pPr>
              <w:tabs>
                <w:tab w:val="left" w:pos="245"/>
              </w:tabs>
              <w:rPr>
                <w:del w:id="1650" w:author="Sasi Songthong" w:date="2022-06-23T12:52:00Z"/>
                <w:rFonts w:ascii="Cambria" w:hAnsi="Cambria" w:cs="Arial"/>
              </w:rPr>
            </w:pPr>
            <w:ins w:id="1651" w:author="Sasi Songthong" w:date="2022-06-23T12:52:00Z">
              <w:r>
                <w:rPr>
                  <w:rFonts w:ascii="Cambria" w:hAnsi="Cambria" w:cs="Arial"/>
                </w:rPr>
                <w:t>9</w:t>
              </w:r>
              <w:r w:rsidRPr="00890057">
                <w:rPr>
                  <w:rFonts w:ascii="Cambria" w:hAnsi="Cambria" w:cs="Arial"/>
                </w:rPr>
                <w:t>. Record comments and additional information in the “Comments” section or N/A.</w:t>
              </w:r>
            </w:ins>
            <w:del w:id="1652" w:author="Sasi Songthong" w:date="2022-06-23T12:52:00Z">
              <w:r w:rsidR="00BF6CA4" w:rsidDel="00E24E62">
                <w:rPr>
                  <w:rFonts w:ascii="Cambria" w:hAnsi="Cambria" w:cs="Arial"/>
                </w:rPr>
                <w:delText>3. Lightly rub labels 20 times with gloved hand, which have been exposed to 70% IPA. Indicate “Yes” when complete.</w:delText>
              </w:r>
            </w:del>
          </w:p>
          <w:p w14:paraId="06FC0449" w14:textId="4E9ECDD0" w:rsidR="00BF6CA4" w:rsidDel="00E24E62" w:rsidRDefault="00BF6CA4" w:rsidP="000047FC">
            <w:pPr>
              <w:tabs>
                <w:tab w:val="left" w:pos="245"/>
              </w:tabs>
              <w:rPr>
                <w:del w:id="1653" w:author="Sasi Songthong" w:date="2022-06-23T12:52:00Z"/>
                <w:rFonts w:ascii="Cambria" w:hAnsi="Cambria" w:cs="Arial"/>
              </w:rPr>
            </w:pPr>
            <w:del w:id="1654" w:author="Sasi Songthong" w:date="2022-06-23T12:52:00Z">
              <w:r w:rsidDel="00E24E62">
                <w:rPr>
                  <w:rFonts w:ascii="Cambria" w:hAnsi="Cambria" w:cs="Arial"/>
                </w:rPr>
                <w:delText>4. Lightly rub labels 20 times with gloved hand, which have been exposed to prepared Vesphene III.  Indicate “Yes” when complete.</w:delText>
              </w:r>
            </w:del>
          </w:p>
          <w:p w14:paraId="0D3D0844" w14:textId="36E85EEA" w:rsidR="00BF6CA4" w:rsidDel="00E24E62" w:rsidRDefault="00BF6CA4" w:rsidP="000047FC">
            <w:pPr>
              <w:tabs>
                <w:tab w:val="left" w:pos="245"/>
              </w:tabs>
              <w:rPr>
                <w:del w:id="1655" w:author="Sasi Songthong" w:date="2022-06-23T12:52:00Z"/>
                <w:rFonts w:ascii="Cambria" w:hAnsi="Cambria" w:cs="Arial"/>
              </w:rPr>
            </w:pPr>
            <w:del w:id="1656" w:author="Sasi Songthong" w:date="2022-06-23T12:52:00Z">
              <w:r w:rsidDel="00E24E62">
                <w:rPr>
                  <w:rFonts w:ascii="Cambria" w:hAnsi="Cambria" w:cs="Arial"/>
                </w:rPr>
                <w:delText>5. Lightly rub labels 20 times with gloved hand, which have been exposed to Spore-Klenz. Indicate “Yes” when complete.</w:delText>
              </w:r>
            </w:del>
          </w:p>
          <w:p w14:paraId="7972BE77" w14:textId="62F2B478" w:rsidR="00BF6CA4" w:rsidDel="00E24E62" w:rsidRDefault="00BF6CA4" w:rsidP="000047FC">
            <w:pPr>
              <w:tabs>
                <w:tab w:val="left" w:pos="245"/>
              </w:tabs>
              <w:rPr>
                <w:del w:id="1657" w:author="Sasi Songthong" w:date="2022-06-23T12:52:00Z"/>
                <w:rFonts w:ascii="Cambria" w:hAnsi="Cambria" w:cs="Arial"/>
              </w:rPr>
            </w:pPr>
            <w:del w:id="1658" w:author="Sasi Songthong" w:date="2022-06-23T12:52:00Z">
              <w:r w:rsidDel="00E24E62">
                <w:rPr>
                  <w:rFonts w:ascii="Cambria" w:hAnsi="Cambria" w:cs="Arial"/>
                </w:rPr>
                <w:delText>6. Shuffled / rub with each package with 1 or more other package 20 times.  Indicate “Yes” when complete.</w:delText>
              </w:r>
            </w:del>
          </w:p>
          <w:p w14:paraId="4201CA0D" w14:textId="4BDC8302" w:rsidR="00BF6CA4" w:rsidDel="00E24E62" w:rsidRDefault="00BF6CA4" w:rsidP="000047FC">
            <w:pPr>
              <w:tabs>
                <w:tab w:val="left" w:pos="245"/>
              </w:tabs>
              <w:rPr>
                <w:del w:id="1659" w:author="Sasi Songthong" w:date="2022-06-23T12:52:00Z"/>
                <w:rFonts w:ascii="Cambria" w:hAnsi="Cambria" w:cs="Arial"/>
              </w:rPr>
            </w:pPr>
            <w:del w:id="1660" w:author="Sasi Songthong" w:date="2022-06-23T12:52:00Z">
              <w:r w:rsidDel="00E24E62">
                <w:rPr>
                  <w:rFonts w:ascii="Cambria" w:hAnsi="Cambria" w:cs="Arial"/>
                </w:rPr>
                <w:delText>7. Visually Inspect legibility of each label and verify the label remains securely affixed to the package.  Document results.</w:delText>
              </w:r>
            </w:del>
          </w:p>
          <w:p w14:paraId="59B12113" w14:textId="7A5EECC1" w:rsidR="00BF6CA4" w:rsidRPr="00890057" w:rsidDel="00E24E62" w:rsidRDefault="00BF6CA4" w:rsidP="000047FC">
            <w:pPr>
              <w:tabs>
                <w:tab w:val="left" w:pos="245"/>
              </w:tabs>
              <w:rPr>
                <w:del w:id="1661" w:author="Sasi Songthong" w:date="2022-06-23T12:52:00Z"/>
                <w:rFonts w:ascii="Cambria" w:hAnsi="Cambria" w:cs="Arial"/>
                <w:noProof/>
              </w:rPr>
            </w:pPr>
            <w:del w:id="1662" w:author="Sasi Songthong" w:date="2022-06-23T12:52:00Z">
              <w:r w:rsidDel="00E24E62">
                <w:rPr>
                  <w:rFonts w:ascii="Cambria" w:hAnsi="Cambria" w:cs="Arial"/>
                </w:rPr>
                <w:delText>8. Specify P (Pass) if “Yes” is indicated in the results column.</w:delText>
              </w:r>
            </w:del>
          </w:p>
          <w:p w14:paraId="7B4EB342" w14:textId="6BDA82BB" w:rsidR="00BF6CA4" w:rsidRDefault="00BF6CA4" w:rsidP="000047FC">
            <w:pPr>
              <w:rPr>
                <w:rFonts w:ascii="Cambria" w:hAnsi="Cambria" w:cs="Arial"/>
              </w:rPr>
            </w:pPr>
            <w:del w:id="1663" w:author="Sasi Songthong" w:date="2022-06-23T12:52:00Z">
              <w:r w:rsidDel="00E24E62">
                <w:rPr>
                  <w:rFonts w:ascii="Cambria" w:hAnsi="Cambria" w:cs="Arial"/>
                </w:rPr>
                <w:delText>9</w:delText>
              </w:r>
              <w:r w:rsidRPr="00890057" w:rsidDel="00E24E62">
                <w:rPr>
                  <w:rFonts w:ascii="Cambria" w:hAnsi="Cambria" w:cs="Arial"/>
                </w:rPr>
                <w:delText>. Record comments and additional information in the “Comments” section or N/A.</w:delText>
              </w:r>
            </w:del>
          </w:p>
        </w:tc>
      </w:tr>
      <w:tr w:rsidR="007E4DFC" w:rsidRPr="00894548" w14:paraId="5494ADF0" w14:textId="77777777" w:rsidTr="007E4DFC">
        <w:tblPrEx>
          <w:tblW w:w="12865" w:type="dxa"/>
          <w:tblLayout w:type="fixed"/>
          <w:tblPrExChange w:id="1664" w:author="Sasi Songthong" w:date="2022-06-23T13:02:00Z">
            <w:tblPrEx>
              <w:tblW w:w="12865" w:type="dxa"/>
              <w:tblLayout w:type="fixed"/>
            </w:tblPrEx>
          </w:tblPrExChange>
        </w:tblPrEx>
        <w:trPr>
          <w:trHeight w:val="288"/>
          <w:trPrChange w:id="1665" w:author="Sasi Songthong" w:date="2022-06-23T13:02:00Z">
            <w:trPr>
              <w:trHeight w:val="288"/>
            </w:trPr>
          </w:trPrChange>
        </w:trPr>
        <w:tc>
          <w:tcPr>
            <w:tcW w:w="805" w:type="dxa"/>
            <w:shd w:val="clear" w:color="auto" w:fill="F2F2F2" w:themeFill="background1" w:themeFillShade="F2"/>
            <w:vAlign w:val="center"/>
            <w:tcPrChange w:id="1666" w:author="Sasi Songthong" w:date="2022-06-23T13:02:00Z">
              <w:tcPr>
                <w:tcW w:w="805" w:type="dxa"/>
                <w:shd w:val="clear" w:color="auto" w:fill="F2F2F2" w:themeFill="background1" w:themeFillShade="F2"/>
                <w:vAlign w:val="center"/>
              </w:tcPr>
            </w:tcPrChange>
          </w:tcPr>
          <w:p w14:paraId="520B3FFD"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1667" w:author="Sasi Songthong" w:date="2022-06-23T13:02:00Z">
              <w:tcPr>
                <w:tcW w:w="1800" w:type="dxa"/>
                <w:shd w:val="clear" w:color="auto" w:fill="F2F2F2" w:themeFill="background1" w:themeFillShade="F2"/>
                <w:vAlign w:val="center"/>
              </w:tcPr>
            </w:tcPrChange>
          </w:tcPr>
          <w:p w14:paraId="14A2B3B7"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1668" w:author="Sasi Songthong" w:date="2022-06-23T13:02:00Z">
              <w:tcPr>
                <w:tcW w:w="1800" w:type="dxa"/>
                <w:gridSpan w:val="2"/>
                <w:shd w:val="clear" w:color="auto" w:fill="F2F2F2" w:themeFill="background1" w:themeFillShade="F2"/>
                <w:vAlign w:val="center"/>
              </w:tcPr>
            </w:tcPrChange>
          </w:tcPr>
          <w:p w14:paraId="40D52F0C"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1669" w:author="Sasi Songthong" w:date="2022-06-23T13:02:00Z">
              <w:tcPr>
                <w:tcW w:w="1800" w:type="dxa"/>
                <w:shd w:val="clear" w:color="auto" w:fill="F2F2F2" w:themeFill="background1" w:themeFillShade="F2"/>
                <w:vAlign w:val="center"/>
              </w:tcPr>
            </w:tcPrChange>
          </w:tcPr>
          <w:p w14:paraId="4D7AC8B5"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1670" w:author="Sasi Songthong" w:date="2022-06-23T13:02:00Z">
              <w:tcPr>
                <w:tcW w:w="1800" w:type="dxa"/>
                <w:shd w:val="clear" w:color="auto" w:fill="F2F2F2" w:themeFill="background1" w:themeFillShade="F2"/>
                <w:vAlign w:val="center"/>
              </w:tcPr>
            </w:tcPrChange>
          </w:tcPr>
          <w:p w14:paraId="7A72B06D" w14:textId="55537C0D" w:rsidR="007E4DFC" w:rsidRPr="00894548" w:rsidRDefault="007E4DFC" w:rsidP="007E4DFC">
            <w:pPr>
              <w:jc w:val="center"/>
              <w:rPr>
                <w:rFonts w:ascii="Cambria" w:hAnsi="Cambria" w:cs="Arial"/>
                <w:b/>
                <w:bCs/>
              </w:rPr>
            </w:pPr>
            <w:r>
              <w:rPr>
                <w:rFonts w:ascii="Cambria" w:hAnsi="Cambria" w:cs="Arial"/>
                <w:b/>
                <w:bCs/>
              </w:rPr>
              <w:t xml:space="preserve">20 x </w:t>
            </w:r>
            <w:del w:id="1671" w:author="Sasi Songthong" w:date="2022-06-23T13:07:00Z">
              <w:r w:rsidDel="00FF2FDD">
                <w:rPr>
                  <w:rFonts w:ascii="Cambria" w:hAnsi="Cambria" w:cs="Arial"/>
                  <w:b/>
                  <w:bCs/>
                </w:rPr>
                <w:delText>Spore-Klenz</w:delText>
              </w:r>
            </w:del>
            <w:proofErr w:type="spellStart"/>
            <w:ins w:id="1672"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1673" w:author="Sasi Songthong" w:date="2022-06-23T13:02:00Z">
              <w:tcPr>
                <w:tcW w:w="1800" w:type="dxa"/>
                <w:shd w:val="clear" w:color="auto" w:fill="F2F2F2" w:themeFill="background1" w:themeFillShade="F2"/>
                <w:vAlign w:val="center"/>
              </w:tcPr>
            </w:tcPrChange>
          </w:tcPr>
          <w:p w14:paraId="1CE73C49"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1674" w:author="Sasi Songthong" w:date="2022-06-23T13:02:00Z">
              <w:tcPr>
                <w:tcW w:w="900" w:type="dxa"/>
                <w:shd w:val="clear" w:color="auto" w:fill="F2F2F2" w:themeFill="background1" w:themeFillShade="F2"/>
                <w:vAlign w:val="center"/>
              </w:tcPr>
            </w:tcPrChange>
          </w:tcPr>
          <w:p w14:paraId="7B22FDE7" w14:textId="77777777" w:rsidR="007E4DFC" w:rsidRPr="001E738F" w:rsidRDefault="007E4DFC" w:rsidP="007E4DFC">
            <w:pPr>
              <w:jc w:val="center"/>
              <w:rPr>
                <w:ins w:id="1675" w:author="Sasi Songthong" w:date="2022-06-23T13:02:00Z"/>
                <w:rFonts w:ascii="Cambria" w:hAnsi="Cambria" w:cs="Arial"/>
                <w:b/>
                <w:bCs/>
              </w:rPr>
            </w:pPr>
            <w:ins w:id="1676" w:author="Sasi Songthong" w:date="2022-06-23T13:02:00Z">
              <w:r w:rsidRPr="001E738F">
                <w:rPr>
                  <w:rFonts w:ascii="Cambria" w:hAnsi="Cambria" w:cs="Arial"/>
                  <w:b/>
                  <w:bCs/>
                </w:rPr>
                <w:t>Results:</w:t>
              </w:r>
            </w:ins>
          </w:p>
          <w:p w14:paraId="2ECA7295" w14:textId="08737CB5" w:rsidR="007E4DFC" w:rsidDel="00503864" w:rsidRDefault="007E4DFC" w:rsidP="007E4DFC">
            <w:pPr>
              <w:jc w:val="center"/>
              <w:rPr>
                <w:rFonts w:ascii="Cambria" w:hAnsi="Cambria" w:cs="Arial"/>
                <w:b/>
                <w:bCs/>
              </w:rPr>
            </w:pPr>
            <w:ins w:id="1677" w:author="Sasi Songthong" w:date="2022-06-23T13:02:00Z">
              <w:r w:rsidRPr="001E738F">
                <w:rPr>
                  <w:rFonts w:ascii="Cambria" w:hAnsi="Cambria" w:cs="Arial"/>
                  <w:b/>
                  <w:bCs/>
                </w:rPr>
                <w:t>Label legible?</w:t>
              </w:r>
            </w:ins>
            <w:del w:id="1678" w:author="Sasi Songthong" w:date="2022-06-23T12:53:00Z">
              <w:r w:rsidDel="00503864">
                <w:rPr>
                  <w:rFonts w:ascii="Cambria" w:hAnsi="Cambria" w:cs="Arial"/>
                  <w:b/>
                  <w:bCs/>
                </w:rPr>
                <w:delText>Results:</w:delText>
              </w:r>
            </w:del>
          </w:p>
        </w:tc>
        <w:tc>
          <w:tcPr>
            <w:tcW w:w="1543" w:type="dxa"/>
            <w:shd w:val="clear" w:color="auto" w:fill="F2F2F2" w:themeFill="background1" w:themeFillShade="F2"/>
            <w:vAlign w:val="center"/>
            <w:tcPrChange w:id="1679" w:author="Sasi Songthong" w:date="2022-06-23T13:02:00Z">
              <w:tcPr>
                <w:tcW w:w="900" w:type="dxa"/>
                <w:shd w:val="clear" w:color="auto" w:fill="F2F2F2" w:themeFill="background1" w:themeFillShade="F2"/>
                <w:vAlign w:val="center"/>
              </w:tcPr>
            </w:tcPrChange>
          </w:tcPr>
          <w:p w14:paraId="5183F3E9" w14:textId="77777777" w:rsidR="007E4DFC" w:rsidRPr="001E738F" w:rsidRDefault="007E4DFC" w:rsidP="007E4DFC">
            <w:pPr>
              <w:jc w:val="center"/>
              <w:rPr>
                <w:ins w:id="1680" w:author="Sasi Songthong" w:date="2022-06-23T13:02:00Z"/>
                <w:rFonts w:ascii="Cambria" w:hAnsi="Cambria" w:cs="Arial"/>
                <w:b/>
                <w:bCs/>
              </w:rPr>
            </w:pPr>
            <w:ins w:id="1681" w:author="Sasi Songthong" w:date="2022-06-23T13:02:00Z">
              <w:r w:rsidRPr="001E738F">
                <w:rPr>
                  <w:rFonts w:ascii="Cambria" w:hAnsi="Cambria" w:cs="Arial"/>
                  <w:b/>
                  <w:bCs/>
                </w:rPr>
                <w:t>Results:</w:t>
              </w:r>
            </w:ins>
          </w:p>
          <w:p w14:paraId="25F72BB8" w14:textId="4E310869" w:rsidR="007E4DFC" w:rsidRPr="00894548" w:rsidRDefault="007E4DFC" w:rsidP="007E4DFC">
            <w:pPr>
              <w:jc w:val="center"/>
              <w:rPr>
                <w:rFonts w:ascii="Cambria" w:hAnsi="Cambria" w:cs="Arial"/>
                <w:b/>
                <w:bCs/>
              </w:rPr>
            </w:pPr>
            <w:ins w:id="1682" w:author="Sasi Songthong" w:date="2022-06-23T13:02:00Z">
              <w:r w:rsidRPr="001E738F">
                <w:rPr>
                  <w:rFonts w:ascii="Cambria" w:hAnsi="Cambria" w:cs="Arial"/>
                  <w:b/>
                  <w:bCs/>
                </w:rPr>
                <w:t>Label Present?</w:t>
              </w:r>
            </w:ins>
            <w:del w:id="1683" w:author="Sasi Songthong" w:date="2022-06-23T12:53: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1684" w:author="Sasi Songthong" w:date="2022-06-23T13:02:00Z">
              <w:tcPr>
                <w:tcW w:w="1260" w:type="dxa"/>
                <w:shd w:val="clear" w:color="auto" w:fill="F2F2F2" w:themeFill="background1" w:themeFillShade="F2"/>
                <w:vAlign w:val="center"/>
              </w:tcPr>
            </w:tcPrChange>
          </w:tcPr>
          <w:p w14:paraId="1654F701"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4D8E7FD3" w14:textId="77777777" w:rsidTr="007E4DFC">
        <w:tblPrEx>
          <w:tblW w:w="12865" w:type="dxa"/>
          <w:tblLayout w:type="fixed"/>
          <w:tblPrExChange w:id="1685" w:author="Sasi Songthong" w:date="2022-06-23T13:02:00Z">
            <w:tblPrEx>
              <w:tblW w:w="12865" w:type="dxa"/>
              <w:tblLayout w:type="fixed"/>
            </w:tblPrEx>
          </w:tblPrExChange>
        </w:tblPrEx>
        <w:trPr>
          <w:trHeight w:val="404"/>
          <w:trPrChange w:id="1686" w:author="Sasi Songthong" w:date="2022-06-23T13:02:00Z">
            <w:trPr>
              <w:trHeight w:val="404"/>
            </w:trPr>
          </w:trPrChange>
        </w:trPr>
        <w:tc>
          <w:tcPr>
            <w:tcW w:w="805" w:type="dxa"/>
            <w:vAlign w:val="center"/>
            <w:tcPrChange w:id="1687" w:author="Sasi Songthong" w:date="2022-06-23T13:02:00Z">
              <w:tcPr>
                <w:tcW w:w="805" w:type="dxa"/>
                <w:vAlign w:val="center"/>
              </w:tcPr>
            </w:tcPrChange>
          </w:tcPr>
          <w:p w14:paraId="66E1C273" w14:textId="77777777" w:rsidR="007E4DFC" w:rsidRPr="000047FC" w:rsidRDefault="007E4DFC" w:rsidP="007E4DFC">
            <w:pPr>
              <w:jc w:val="center"/>
              <w:rPr>
                <w:rFonts w:ascii="Cambria" w:hAnsi="Cambria" w:cs="Arial"/>
                <w:b/>
                <w:bCs/>
              </w:rPr>
            </w:pPr>
            <w:r w:rsidRPr="000047FC">
              <w:rPr>
                <w:rFonts w:ascii="Cambria" w:hAnsi="Cambria" w:cs="Arial"/>
                <w:b/>
                <w:bCs/>
              </w:rPr>
              <w:t>1</w:t>
            </w:r>
          </w:p>
        </w:tc>
        <w:tc>
          <w:tcPr>
            <w:tcW w:w="1542" w:type="dxa"/>
            <w:vAlign w:val="center"/>
            <w:tcPrChange w:id="1688" w:author="Sasi Songthong" w:date="2022-06-23T13:02:00Z">
              <w:tcPr>
                <w:tcW w:w="1800" w:type="dxa"/>
                <w:vAlign w:val="center"/>
              </w:tcPr>
            </w:tcPrChange>
          </w:tcPr>
          <w:p w14:paraId="7DEDB60D"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1689" w:author="Sasi Songthong" w:date="2022-06-23T13:02:00Z">
              <w:tcPr>
                <w:tcW w:w="1800" w:type="dxa"/>
                <w:gridSpan w:val="2"/>
                <w:vAlign w:val="center"/>
              </w:tcPr>
            </w:tcPrChange>
          </w:tcPr>
          <w:p w14:paraId="236E0FBA"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690" w:author="Sasi Songthong" w:date="2022-06-23T13:02:00Z">
              <w:tcPr>
                <w:tcW w:w="1800" w:type="dxa"/>
                <w:vAlign w:val="center"/>
              </w:tcPr>
            </w:tcPrChange>
          </w:tcPr>
          <w:p w14:paraId="505E27EA"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691" w:author="Sasi Songthong" w:date="2022-06-23T13:02:00Z">
              <w:tcPr>
                <w:tcW w:w="1800" w:type="dxa"/>
                <w:vAlign w:val="center"/>
              </w:tcPr>
            </w:tcPrChange>
          </w:tcPr>
          <w:p w14:paraId="472E1193"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692" w:author="Sasi Songthong" w:date="2022-06-23T13:02:00Z">
              <w:tcPr>
                <w:tcW w:w="1800" w:type="dxa"/>
                <w:vAlign w:val="center"/>
              </w:tcPr>
            </w:tcPrChange>
          </w:tcPr>
          <w:p w14:paraId="4D651EE0"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693" w:author="Sasi Songthong" w:date="2022-06-23T13:02:00Z">
              <w:tcPr>
                <w:tcW w:w="900" w:type="dxa"/>
                <w:vAlign w:val="center"/>
              </w:tcPr>
            </w:tcPrChange>
          </w:tcPr>
          <w:p w14:paraId="55BBDE0F" w14:textId="4A1C8B05" w:rsidR="007E4DFC" w:rsidDel="001503C5" w:rsidRDefault="007E4DFC" w:rsidP="007E4DFC">
            <w:pPr>
              <w:jc w:val="center"/>
              <w:rPr>
                <w:del w:id="1694" w:author="Sasi Songthong" w:date="2022-06-23T13:02:00Z"/>
                <w:rFonts w:ascii="Cambria" w:hAnsi="Cambria" w:cs="Arial"/>
              </w:rPr>
            </w:pPr>
            <w:ins w:id="1695" w:author="Sasi Songthong" w:date="2022-06-23T13:02:00Z">
              <w:r>
                <w:rPr>
                  <w:rFonts w:ascii="Cambria" w:hAnsi="Cambria" w:cs="Arial"/>
                </w:rPr>
                <w:t>Yes / No</w:t>
              </w:r>
            </w:ins>
            <w:del w:id="1696" w:author="Sasi Songthong" w:date="2022-06-23T12:53:00Z">
              <w:r w:rsidDel="00503864">
                <w:rPr>
                  <w:rFonts w:ascii="Cambria" w:hAnsi="Cambria" w:cs="Arial"/>
                </w:rPr>
                <w:delText>Yes / No</w:delText>
              </w:r>
            </w:del>
          </w:p>
          <w:p w14:paraId="2342BDB8" w14:textId="29BB9F6E" w:rsidR="007E4DFC" w:rsidDel="001503C5" w:rsidRDefault="007E4DFC" w:rsidP="007E4DFC">
            <w:pPr>
              <w:jc w:val="center"/>
              <w:rPr>
                <w:del w:id="1697" w:author="Sasi Songthong" w:date="2022-06-23T13:02:00Z"/>
                <w:rFonts w:ascii="Cambria" w:hAnsi="Cambria" w:cs="Arial"/>
              </w:rPr>
            </w:pPr>
            <w:del w:id="1698" w:author="Sasi Songthong" w:date="2022-06-23T12:53:00Z">
              <w:r w:rsidRPr="00BF1CE3" w:rsidDel="00503864">
                <w:rPr>
                  <w:rFonts w:ascii="Cambria" w:hAnsi="Cambria" w:cs="Arial"/>
                </w:rPr>
                <w:delText>Yes / No</w:delText>
              </w:r>
            </w:del>
          </w:p>
          <w:p w14:paraId="5274EE45" w14:textId="1DDFF7AF" w:rsidR="007E4DFC" w:rsidDel="001503C5" w:rsidRDefault="007E4DFC" w:rsidP="007E4DFC">
            <w:pPr>
              <w:jc w:val="center"/>
              <w:rPr>
                <w:del w:id="1699" w:author="Sasi Songthong" w:date="2022-06-23T13:02:00Z"/>
                <w:rFonts w:ascii="Cambria" w:hAnsi="Cambria" w:cs="Arial"/>
              </w:rPr>
            </w:pPr>
            <w:del w:id="1700" w:author="Sasi Songthong" w:date="2022-06-23T12:53:00Z">
              <w:r w:rsidRPr="00BF1CE3" w:rsidDel="00503864">
                <w:rPr>
                  <w:rFonts w:ascii="Cambria" w:hAnsi="Cambria" w:cs="Arial"/>
                </w:rPr>
                <w:delText>Yes / No</w:delText>
              </w:r>
            </w:del>
          </w:p>
          <w:p w14:paraId="6C1432B7" w14:textId="77777777" w:rsidR="007E4DFC" w:rsidRDefault="007E4DFC" w:rsidP="007E4DFC">
            <w:pPr>
              <w:jc w:val="center"/>
              <w:rPr>
                <w:rFonts w:ascii="Cambria" w:hAnsi="Cambria" w:cs="Arial"/>
              </w:rPr>
            </w:pPr>
            <w:del w:id="1701" w:author="Sasi Songthong" w:date="2022-06-23T12:53:00Z">
              <w:r w:rsidRPr="00BF1CE3" w:rsidDel="00503864">
                <w:rPr>
                  <w:rFonts w:ascii="Cambria" w:hAnsi="Cambria" w:cs="Arial"/>
                </w:rPr>
                <w:delText>Yes / No</w:delText>
              </w:r>
            </w:del>
          </w:p>
        </w:tc>
        <w:tc>
          <w:tcPr>
            <w:tcW w:w="1543" w:type="dxa"/>
            <w:vAlign w:val="center"/>
            <w:tcPrChange w:id="1702" w:author="Sasi Songthong" w:date="2022-06-23T13:02:00Z">
              <w:tcPr>
                <w:tcW w:w="900" w:type="dxa"/>
                <w:vAlign w:val="center"/>
              </w:tcPr>
            </w:tcPrChange>
          </w:tcPr>
          <w:p w14:paraId="08A833CB" w14:textId="440E27B7" w:rsidR="007E4DFC" w:rsidDel="001503C5" w:rsidRDefault="007E4DFC" w:rsidP="007E4DFC">
            <w:pPr>
              <w:jc w:val="center"/>
              <w:rPr>
                <w:del w:id="1703" w:author="Sasi Songthong" w:date="2022-06-23T13:02:00Z"/>
                <w:rFonts w:ascii="Cambria" w:hAnsi="Cambria" w:cs="Arial"/>
              </w:rPr>
            </w:pPr>
            <w:ins w:id="1704" w:author="Sasi Songthong" w:date="2022-06-23T13:02:00Z">
              <w:r>
                <w:rPr>
                  <w:rFonts w:ascii="Cambria" w:hAnsi="Cambria" w:cs="Arial"/>
                </w:rPr>
                <w:t>Yes / No</w:t>
              </w:r>
            </w:ins>
            <w:del w:id="1705" w:author="Sasi Songthong" w:date="2022-06-23T12:53:00Z">
              <w:r w:rsidRPr="00BF1CE3" w:rsidDel="00503864">
                <w:rPr>
                  <w:rFonts w:ascii="Cambria" w:hAnsi="Cambria" w:cs="Arial"/>
                </w:rPr>
                <w:delText>Yes / No</w:delText>
              </w:r>
            </w:del>
          </w:p>
          <w:p w14:paraId="37D79570" w14:textId="0403A023" w:rsidR="007E4DFC" w:rsidDel="001503C5" w:rsidRDefault="007E4DFC" w:rsidP="007E4DFC">
            <w:pPr>
              <w:jc w:val="center"/>
              <w:rPr>
                <w:del w:id="1706" w:author="Sasi Songthong" w:date="2022-06-23T13:02:00Z"/>
                <w:rFonts w:ascii="Cambria" w:hAnsi="Cambria" w:cs="Arial"/>
              </w:rPr>
            </w:pPr>
            <w:del w:id="1707" w:author="Sasi Songthong" w:date="2022-06-23T12:53:00Z">
              <w:r w:rsidRPr="00BF1CE3" w:rsidDel="00503864">
                <w:rPr>
                  <w:rFonts w:ascii="Cambria" w:hAnsi="Cambria" w:cs="Arial"/>
                </w:rPr>
                <w:delText>Yes / No</w:delText>
              </w:r>
            </w:del>
          </w:p>
          <w:p w14:paraId="648CC759" w14:textId="1A231591" w:rsidR="007E4DFC" w:rsidDel="001503C5" w:rsidRDefault="007E4DFC" w:rsidP="007E4DFC">
            <w:pPr>
              <w:jc w:val="center"/>
              <w:rPr>
                <w:del w:id="1708" w:author="Sasi Songthong" w:date="2022-06-23T13:02:00Z"/>
                <w:rFonts w:ascii="Cambria" w:hAnsi="Cambria" w:cs="Arial"/>
              </w:rPr>
            </w:pPr>
            <w:del w:id="1709" w:author="Sasi Songthong" w:date="2022-06-23T12:53:00Z">
              <w:r w:rsidRPr="00BF1CE3" w:rsidDel="00503864">
                <w:rPr>
                  <w:rFonts w:ascii="Cambria" w:hAnsi="Cambria" w:cs="Arial"/>
                </w:rPr>
                <w:delText>Yes / No</w:delText>
              </w:r>
            </w:del>
          </w:p>
          <w:p w14:paraId="3B5E557C" w14:textId="07C87D1F" w:rsidR="007E4DFC" w:rsidRDefault="007E4DFC" w:rsidP="007E4DFC">
            <w:pPr>
              <w:jc w:val="center"/>
              <w:rPr>
                <w:rFonts w:ascii="Cambria" w:hAnsi="Cambria" w:cs="Arial"/>
              </w:rPr>
            </w:pPr>
            <w:del w:id="1710" w:author="Sasi Songthong" w:date="2022-06-23T12:53:00Z">
              <w:r w:rsidRPr="00BF1CE3" w:rsidDel="00503864">
                <w:rPr>
                  <w:rFonts w:ascii="Cambria" w:hAnsi="Cambria" w:cs="Arial"/>
                </w:rPr>
                <w:delText>Yes / No</w:delText>
              </w:r>
            </w:del>
          </w:p>
        </w:tc>
        <w:tc>
          <w:tcPr>
            <w:tcW w:w="1260" w:type="dxa"/>
            <w:vAlign w:val="center"/>
            <w:tcPrChange w:id="1711" w:author="Sasi Songthong" w:date="2022-06-23T13:02:00Z">
              <w:tcPr>
                <w:tcW w:w="1260" w:type="dxa"/>
                <w:vAlign w:val="center"/>
              </w:tcPr>
            </w:tcPrChange>
          </w:tcPr>
          <w:p w14:paraId="2D025548" w14:textId="77777777" w:rsidR="007E4DFC" w:rsidRDefault="007E4DFC" w:rsidP="007E4DFC">
            <w:pPr>
              <w:jc w:val="center"/>
              <w:rPr>
                <w:rFonts w:ascii="Cambria" w:hAnsi="Cambria" w:cs="Arial"/>
              </w:rPr>
            </w:pPr>
          </w:p>
        </w:tc>
      </w:tr>
      <w:tr w:rsidR="007E4DFC" w14:paraId="75503D2E" w14:textId="77777777" w:rsidTr="007E4DFC">
        <w:tblPrEx>
          <w:tblW w:w="12865" w:type="dxa"/>
          <w:tblLayout w:type="fixed"/>
          <w:tblPrExChange w:id="1712" w:author="Sasi Songthong" w:date="2022-06-23T13:02:00Z">
            <w:tblPrEx>
              <w:tblW w:w="12865" w:type="dxa"/>
              <w:tblLayout w:type="fixed"/>
            </w:tblPrEx>
          </w:tblPrExChange>
        </w:tblPrEx>
        <w:trPr>
          <w:trHeight w:val="392"/>
          <w:trPrChange w:id="1713" w:author="Sasi Songthong" w:date="2022-06-23T13:02:00Z">
            <w:trPr>
              <w:trHeight w:val="392"/>
            </w:trPr>
          </w:trPrChange>
        </w:trPr>
        <w:tc>
          <w:tcPr>
            <w:tcW w:w="805" w:type="dxa"/>
            <w:vAlign w:val="center"/>
            <w:tcPrChange w:id="1714" w:author="Sasi Songthong" w:date="2022-06-23T13:02:00Z">
              <w:tcPr>
                <w:tcW w:w="805" w:type="dxa"/>
                <w:vAlign w:val="center"/>
              </w:tcPr>
            </w:tcPrChange>
          </w:tcPr>
          <w:p w14:paraId="6ECAA53B" w14:textId="77777777" w:rsidR="007E4DFC" w:rsidRPr="000047FC" w:rsidRDefault="007E4DFC" w:rsidP="007E4DFC">
            <w:pPr>
              <w:jc w:val="center"/>
              <w:rPr>
                <w:rFonts w:ascii="Cambria" w:hAnsi="Cambria" w:cs="Arial"/>
                <w:b/>
                <w:bCs/>
              </w:rPr>
            </w:pPr>
            <w:r w:rsidRPr="000047FC">
              <w:rPr>
                <w:rFonts w:ascii="Cambria" w:hAnsi="Cambria" w:cs="Arial"/>
                <w:b/>
                <w:bCs/>
              </w:rPr>
              <w:t>2</w:t>
            </w:r>
          </w:p>
        </w:tc>
        <w:tc>
          <w:tcPr>
            <w:tcW w:w="1542" w:type="dxa"/>
            <w:vAlign w:val="center"/>
            <w:tcPrChange w:id="1715" w:author="Sasi Songthong" w:date="2022-06-23T13:02:00Z">
              <w:tcPr>
                <w:tcW w:w="1800" w:type="dxa"/>
                <w:vAlign w:val="center"/>
              </w:tcPr>
            </w:tcPrChange>
          </w:tcPr>
          <w:p w14:paraId="6F31B1A1"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716" w:author="Sasi Songthong" w:date="2022-06-23T13:02:00Z">
              <w:tcPr>
                <w:tcW w:w="1800" w:type="dxa"/>
                <w:gridSpan w:val="2"/>
                <w:vAlign w:val="center"/>
              </w:tcPr>
            </w:tcPrChange>
          </w:tcPr>
          <w:p w14:paraId="60786E9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17" w:author="Sasi Songthong" w:date="2022-06-23T13:02:00Z">
              <w:tcPr>
                <w:tcW w:w="1800" w:type="dxa"/>
                <w:vAlign w:val="center"/>
              </w:tcPr>
            </w:tcPrChange>
          </w:tcPr>
          <w:p w14:paraId="07376F8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18" w:author="Sasi Songthong" w:date="2022-06-23T13:02:00Z">
              <w:tcPr>
                <w:tcW w:w="1800" w:type="dxa"/>
                <w:vAlign w:val="center"/>
              </w:tcPr>
            </w:tcPrChange>
          </w:tcPr>
          <w:p w14:paraId="74BD306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19" w:author="Sasi Songthong" w:date="2022-06-23T13:02:00Z">
              <w:tcPr>
                <w:tcW w:w="1800" w:type="dxa"/>
                <w:vAlign w:val="center"/>
              </w:tcPr>
            </w:tcPrChange>
          </w:tcPr>
          <w:p w14:paraId="18F6D46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20" w:author="Sasi Songthong" w:date="2022-06-23T13:02:00Z">
              <w:tcPr>
                <w:tcW w:w="900" w:type="dxa"/>
                <w:vAlign w:val="center"/>
              </w:tcPr>
            </w:tcPrChange>
          </w:tcPr>
          <w:p w14:paraId="2DF7B09F" w14:textId="6E167CB5" w:rsidR="007E4DFC" w:rsidRDefault="007E4DFC" w:rsidP="007E4DFC">
            <w:pPr>
              <w:jc w:val="center"/>
              <w:rPr>
                <w:rFonts w:ascii="Cambria" w:hAnsi="Cambria" w:cs="Arial"/>
              </w:rPr>
            </w:pPr>
            <w:ins w:id="1721" w:author="Sasi Songthong" w:date="2022-06-23T13:02:00Z">
              <w:r w:rsidRPr="00BF1CE3">
                <w:rPr>
                  <w:rFonts w:ascii="Cambria" w:hAnsi="Cambria" w:cs="Arial"/>
                </w:rPr>
                <w:t>Yes / No</w:t>
              </w:r>
            </w:ins>
          </w:p>
        </w:tc>
        <w:tc>
          <w:tcPr>
            <w:tcW w:w="1543" w:type="dxa"/>
            <w:vAlign w:val="center"/>
            <w:tcPrChange w:id="1722" w:author="Sasi Songthong" w:date="2022-06-23T13:02:00Z">
              <w:tcPr>
                <w:tcW w:w="900" w:type="dxa"/>
                <w:vAlign w:val="center"/>
              </w:tcPr>
            </w:tcPrChange>
          </w:tcPr>
          <w:p w14:paraId="503E7BE8" w14:textId="6FBB14CD" w:rsidR="007E4DFC" w:rsidRDefault="007E4DFC" w:rsidP="007E4DFC">
            <w:pPr>
              <w:jc w:val="center"/>
              <w:rPr>
                <w:rFonts w:ascii="Cambria" w:hAnsi="Cambria" w:cs="Arial"/>
              </w:rPr>
            </w:pPr>
            <w:ins w:id="1723" w:author="Sasi Songthong" w:date="2022-06-23T13:02:00Z">
              <w:r w:rsidRPr="00BF1CE3">
                <w:rPr>
                  <w:rFonts w:ascii="Cambria" w:hAnsi="Cambria" w:cs="Arial"/>
                </w:rPr>
                <w:t>Yes / No</w:t>
              </w:r>
            </w:ins>
          </w:p>
        </w:tc>
        <w:tc>
          <w:tcPr>
            <w:tcW w:w="1260" w:type="dxa"/>
            <w:vAlign w:val="center"/>
            <w:tcPrChange w:id="1724" w:author="Sasi Songthong" w:date="2022-06-23T13:02:00Z">
              <w:tcPr>
                <w:tcW w:w="1260" w:type="dxa"/>
                <w:vAlign w:val="center"/>
              </w:tcPr>
            </w:tcPrChange>
          </w:tcPr>
          <w:p w14:paraId="082457FD" w14:textId="77777777" w:rsidR="007E4DFC" w:rsidRDefault="007E4DFC" w:rsidP="007E4DFC">
            <w:pPr>
              <w:jc w:val="center"/>
              <w:rPr>
                <w:rFonts w:ascii="Cambria" w:hAnsi="Cambria" w:cs="Arial"/>
              </w:rPr>
            </w:pPr>
          </w:p>
        </w:tc>
      </w:tr>
      <w:tr w:rsidR="007E4DFC" w14:paraId="549E872E" w14:textId="77777777" w:rsidTr="007E4DFC">
        <w:tblPrEx>
          <w:tblW w:w="12865" w:type="dxa"/>
          <w:tblLayout w:type="fixed"/>
          <w:tblPrExChange w:id="1725" w:author="Sasi Songthong" w:date="2022-06-23T13:02:00Z">
            <w:tblPrEx>
              <w:tblW w:w="12865" w:type="dxa"/>
              <w:tblLayout w:type="fixed"/>
            </w:tblPrEx>
          </w:tblPrExChange>
        </w:tblPrEx>
        <w:trPr>
          <w:trHeight w:val="392"/>
          <w:trPrChange w:id="1726" w:author="Sasi Songthong" w:date="2022-06-23T13:02:00Z">
            <w:trPr>
              <w:trHeight w:val="392"/>
            </w:trPr>
          </w:trPrChange>
        </w:trPr>
        <w:tc>
          <w:tcPr>
            <w:tcW w:w="805" w:type="dxa"/>
            <w:vAlign w:val="center"/>
            <w:tcPrChange w:id="1727" w:author="Sasi Songthong" w:date="2022-06-23T13:02:00Z">
              <w:tcPr>
                <w:tcW w:w="805" w:type="dxa"/>
                <w:vAlign w:val="center"/>
              </w:tcPr>
            </w:tcPrChange>
          </w:tcPr>
          <w:p w14:paraId="2247F75D" w14:textId="77777777" w:rsidR="007E4DFC" w:rsidRPr="000047FC" w:rsidRDefault="007E4DFC" w:rsidP="007E4DFC">
            <w:pPr>
              <w:jc w:val="center"/>
              <w:rPr>
                <w:rFonts w:ascii="Cambria" w:hAnsi="Cambria" w:cs="Arial"/>
                <w:b/>
                <w:bCs/>
              </w:rPr>
            </w:pPr>
            <w:r w:rsidRPr="000047FC">
              <w:rPr>
                <w:rFonts w:ascii="Cambria" w:hAnsi="Cambria" w:cs="Arial"/>
                <w:b/>
                <w:bCs/>
              </w:rPr>
              <w:t>3</w:t>
            </w:r>
          </w:p>
        </w:tc>
        <w:tc>
          <w:tcPr>
            <w:tcW w:w="1542" w:type="dxa"/>
            <w:vAlign w:val="center"/>
            <w:tcPrChange w:id="1728" w:author="Sasi Songthong" w:date="2022-06-23T13:02:00Z">
              <w:tcPr>
                <w:tcW w:w="1800" w:type="dxa"/>
                <w:vAlign w:val="center"/>
              </w:tcPr>
            </w:tcPrChange>
          </w:tcPr>
          <w:p w14:paraId="3DE962C2"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729" w:author="Sasi Songthong" w:date="2022-06-23T13:02:00Z">
              <w:tcPr>
                <w:tcW w:w="1800" w:type="dxa"/>
                <w:gridSpan w:val="2"/>
                <w:vAlign w:val="center"/>
              </w:tcPr>
            </w:tcPrChange>
          </w:tcPr>
          <w:p w14:paraId="3D7E7A4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30" w:author="Sasi Songthong" w:date="2022-06-23T13:02:00Z">
              <w:tcPr>
                <w:tcW w:w="1800" w:type="dxa"/>
                <w:vAlign w:val="center"/>
              </w:tcPr>
            </w:tcPrChange>
          </w:tcPr>
          <w:p w14:paraId="3824D7E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31" w:author="Sasi Songthong" w:date="2022-06-23T13:02:00Z">
              <w:tcPr>
                <w:tcW w:w="1800" w:type="dxa"/>
                <w:vAlign w:val="center"/>
              </w:tcPr>
            </w:tcPrChange>
          </w:tcPr>
          <w:p w14:paraId="787C371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32" w:author="Sasi Songthong" w:date="2022-06-23T13:02:00Z">
              <w:tcPr>
                <w:tcW w:w="1800" w:type="dxa"/>
                <w:vAlign w:val="center"/>
              </w:tcPr>
            </w:tcPrChange>
          </w:tcPr>
          <w:p w14:paraId="5059B28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33" w:author="Sasi Songthong" w:date="2022-06-23T13:02:00Z">
              <w:tcPr>
                <w:tcW w:w="900" w:type="dxa"/>
                <w:vAlign w:val="center"/>
              </w:tcPr>
            </w:tcPrChange>
          </w:tcPr>
          <w:p w14:paraId="07ABE9AC" w14:textId="7719EFC9" w:rsidR="007E4DFC" w:rsidRDefault="007E4DFC" w:rsidP="007E4DFC">
            <w:pPr>
              <w:jc w:val="center"/>
              <w:rPr>
                <w:rFonts w:ascii="Cambria" w:hAnsi="Cambria" w:cs="Arial"/>
              </w:rPr>
            </w:pPr>
            <w:ins w:id="1734" w:author="Sasi Songthong" w:date="2022-06-23T13:02:00Z">
              <w:r w:rsidRPr="00BF1CE3">
                <w:rPr>
                  <w:rFonts w:ascii="Cambria" w:hAnsi="Cambria" w:cs="Arial"/>
                </w:rPr>
                <w:t>Yes / No</w:t>
              </w:r>
            </w:ins>
          </w:p>
        </w:tc>
        <w:tc>
          <w:tcPr>
            <w:tcW w:w="1543" w:type="dxa"/>
            <w:vAlign w:val="center"/>
            <w:tcPrChange w:id="1735" w:author="Sasi Songthong" w:date="2022-06-23T13:02:00Z">
              <w:tcPr>
                <w:tcW w:w="900" w:type="dxa"/>
                <w:vAlign w:val="center"/>
              </w:tcPr>
            </w:tcPrChange>
          </w:tcPr>
          <w:p w14:paraId="1C231B7F" w14:textId="3910E0D7" w:rsidR="007E4DFC" w:rsidRDefault="007E4DFC" w:rsidP="007E4DFC">
            <w:pPr>
              <w:jc w:val="center"/>
              <w:rPr>
                <w:rFonts w:ascii="Cambria" w:hAnsi="Cambria" w:cs="Arial"/>
              </w:rPr>
            </w:pPr>
            <w:ins w:id="1736" w:author="Sasi Songthong" w:date="2022-06-23T13:02:00Z">
              <w:r w:rsidRPr="00BF1CE3">
                <w:rPr>
                  <w:rFonts w:ascii="Cambria" w:hAnsi="Cambria" w:cs="Arial"/>
                </w:rPr>
                <w:t>Yes / No</w:t>
              </w:r>
            </w:ins>
          </w:p>
        </w:tc>
        <w:tc>
          <w:tcPr>
            <w:tcW w:w="1260" w:type="dxa"/>
            <w:vAlign w:val="center"/>
            <w:tcPrChange w:id="1737" w:author="Sasi Songthong" w:date="2022-06-23T13:02:00Z">
              <w:tcPr>
                <w:tcW w:w="1260" w:type="dxa"/>
                <w:vAlign w:val="center"/>
              </w:tcPr>
            </w:tcPrChange>
          </w:tcPr>
          <w:p w14:paraId="09E295EE" w14:textId="77777777" w:rsidR="007E4DFC" w:rsidRDefault="007E4DFC" w:rsidP="007E4DFC">
            <w:pPr>
              <w:jc w:val="center"/>
              <w:rPr>
                <w:rFonts w:ascii="Cambria" w:hAnsi="Cambria" w:cs="Arial"/>
              </w:rPr>
            </w:pPr>
          </w:p>
        </w:tc>
      </w:tr>
      <w:tr w:rsidR="007E4DFC" w14:paraId="09E9160E" w14:textId="77777777" w:rsidTr="007E4DFC">
        <w:tblPrEx>
          <w:tblW w:w="12865" w:type="dxa"/>
          <w:tblLayout w:type="fixed"/>
          <w:tblPrExChange w:id="1738" w:author="Sasi Songthong" w:date="2022-06-23T13:02:00Z">
            <w:tblPrEx>
              <w:tblW w:w="12865" w:type="dxa"/>
              <w:tblLayout w:type="fixed"/>
            </w:tblPrEx>
          </w:tblPrExChange>
        </w:tblPrEx>
        <w:trPr>
          <w:trHeight w:val="392"/>
          <w:trPrChange w:id="1739" w:author="Sasi Songthong" w:date="2022-06-23T13:02:00Z">
            <w:trPr>
              <w:trHeight w:val="392"/>
            </w:trPr>
          </w:trPrChange>
        </w:trPr>
        <w:tc>
          <w:tcPr>
            <w:tcW w:w="805" w:type="dxa"/>
            <w:vAlign w:val="center"/>
            <w:tcPrChange w:id="1740" w:author="Sasi Songthong" w:date="2022-06-23T13:02:00Z">
              <w:tcPr>
                <w:tcW w:w="805" w:type="dxa"/>
                <w:vAlign w:val="center"/>
              </w:tcPr>
            </w:tcPrChange>
          </w:tcPr>
          <w:p w14:paraId="60B4C0A2" w14:textId="77777777" w:rsidR="007E4DFC" w:rsidRPr="000047FC" w:rsidRDefault="007E4DFC" w:rsidP="007E4DFC">
            <w:pPr>
              <w:jc w:val="center"/>
              <w:rPr>
                <w:rFonts w:ascii="Cambria" w:hAnsi="Cambria" w:cs="Arial"/>
                <w:b/>
                <w:bCs/>
              </w:rPr>
            </w:pPr>
            <w:r w:rsidRPr="000047FC">
              <w:rPr>
                <w:rFonts w:ascii="Cambria" w:hAnsi="Cambria" w:cs="Arial"/>
                <w:b/>
                <w:bCs/>
              </w:rPr>
              <w:t>4</w:t>
            </w:r>
          </w:p>
        </w:tc>
        <w:tc>
          <w:tcPr>
            <w:tcW w:w="1542" w:type="dxa"/>
            <w:vAlign w:val="center"/>
            <w:tcPrChange w:id="1741" w:author="Sasi Songthong" w:date="2022-06-23T13:02:00Z">
              <w:tcPr>
                <w:tcW w:w="1800" w:type="dxa"/>
                <w:vAlign w:val="center"/>
              </w:tcPr>
            </w:tcPrChange>
          </w:tcPr>
          <w:p w14:paraId="114EE74A"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742" w:author="Sasi Songthong" w:date="2022-06-23T13:02:00Z">
              <w:tcPr>
                <w:tcW w:w="1800" w:type="dxa"/>
                <w:gridSpan w:val="2"/>
                <w:vAlign w:val="center"/>
              </w:tcPr>
            </w:tcPrChange>
          </w:tcPr>
          <w:p w14:paraId="1B0BAC9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43" w:author="Sasi Songthong" w:date="2022-06-23T13:02:00Z">
              <w:tcPr>
                <w:tcW w:w="1800" w:type="dxa"/>
                <w:vAlign w:val="center"/>
              </w:tcPr>
            </w:tcPrChange>
          </w:tcPr>
          <w:p w14:paraId="29E90B3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44" w:author="Sasi Songthong" w:date="2022-06-23T13:02:00Z">
              <w:tcPr>
                <w:tcW w:w="1800" w:type="dxa"/>
                <w:vAlign w:val="center"/>
              </w:tcPr>
            </w:tcPrChange>
          </w:tcPr>
          <w:p w14:paraId="6C6078E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45" w:author="Sasi Songthong" w:date="2022-06-23T13:02:00Z">
              <w:tcPr>
                <w:tcW w:w="1800" w:type="dxa"/>
                <w:vAlign w:val="center"/>
              </w:tcPr>
            </w:tcPrChange>
          </w:tcPr>
          <w:p w14:paraId="4C0AFEA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46" w:author="Sasi Songthong" w:date="2022-06-23T13:02:00Z">
              <w:tcPr>
                <w:tcW w:w="900" w:type="dxa"/>
                <w:vAlign w:val="center"/>
              </w:tcPr>
            </w:tcPrChange>
          </w:tcPr>
          <w:p w14:paraId="58102864" w14:textId="578E6475" w:rsidR="007E4DFC" w:rsidRDefault="007E4DFC" w:rsidP="007E4DFC">
            <w:pPr>
              <w:jc w:val="center"/>
              <w:rPr>
                <w:rFonts w:ascii="Cambria" w:hAnsi="Cambria" w:cs="Arial"/>
              </w:rPr>
            </w:pPr>
            <w:ins w:id="1747" w:author="Sasi Songthong" w:date="2022-06-23T13:02:00Z">
              <w:r w:rsidRPr="00BF1CE3">
                <w:rPr>
                  <w:rFonts w:ascii="Cambria" w:hAnsi="Cambria" w:cs="Arial"/>
                </w:rPr>
                <w:t>Yes / No</w:t>
              </w:r>
            </w:ins>
          </w:p>
        </w:tc>
        <w:tc>
          <w:tcPr>
            <w:tcW w:w="1543" w:type="dxa"/>
            <w:vAlign w:val="center"/>
            <w:tcPrChange w:id="1748" w:author="Sasi Songthong" w:date="2022-06-23T13:02:00Z">
              <w:tcPr>
                <w:tcW w:w="900" w:type="dxa"/>
                <w:vAlign w:val="center"/>
              </w:tcPr>
            </w:tcPrChange>
          </w:tcPr>
          <w:p w14:paraId="5CD8F4B5" w14:textId="0CB0B9DE" w:rsidR="007E4DFC" w:rsidRDefault="007E4DFC" w:rsidP="007E4DFC">
            <w:pPr>
              <w:jc w:val="center"/>
              <w:rPr>
                <w:rFonts w:ascii="Cambria" w:hAnsi="Cambria" w:cs="Arial"/>
              </w:rPr>
            </w:pPr>
            <w:ins w:id="1749" w:author="Sasi Songthong" w:date="2022-06-23T13:02:00Z">
              <w:r w:rsidRPr="00BF1CE3">
                <w:rPr>
                  <w:rFonts w:ascii="Cambria" w:hAnsi="Cambria" w:cs="Arial"/>
                </w:rPr>
                <w:t>Yes / No</w:t>
              </w:r>
            </w:ins>
          </w:p>
        </w:tc>
        <w:tc>
          <w:tcPr>
            <w:tcW w:w="1260" w:type="dxa"/>
            <w:vAlign w:val="center"/>
            <w:tcPrChange w:id="1750" w:author="Sasi Songthong" w:date="2022-06-23T13:02:00Z">
              <w:tcPr>
                <w:tcW w:w="1260" w:type="dxa"/>
                <w:vAlign w:val="center"/>
              </w:tcPr>
            </w:tcPrChange>
          </w:tcPr>
          <w:p w14:paraId="0A30B6FF" w14:textId="77777777" w:rsidR="007E4DFC" w:rsidRDefault="007E4DFC" w:rsidP="007E4DFC">
            <w:pPr>
              <w:jc w:val="center"/>
              <w:rPr>
                <w:rFonts w:ascii="Cambria" w:hAnsi="Cambria" w:cs="Arial"/>
              </w:rPr>
            </w:pPr>
          </w:p>
        </w:tc>
      </w:tr>
      <w:tr w:rsidR="007E4DFC" w14:paraId="536A1343" w14:textId="77777777" w:rsidTr="007E4DFC">
        <w:tblPrEx>
          <w:tblW w:w="12865" w:type="dxa"/>
          <w:tblLayout w:type="fixed"/>
          <w:tblPrExChange w:id="1751" w:author="Sasi Songthong" w:date="2022-06-23T13:02:00Z">
            <w:tblPrEx>
              <w:tblW w:w="12865" w:type="dxa"/>
              <w:tblLayout w:type="fixed"/>
            </w:tblPrEx>
          </w:tblPrExChange>
        </w:tblPrEx>
        <w:trPr>
          <w:trHeight w:val="392"/>
          <w:trPrChange w:id="1752" w:author="Sasi Songthong" w:date="2022-06-23T13:02:00Z">
            <w:trPr>
              <w:trHeight w:val="392"/>
            </w:trPr>
          </w:trPrChange>
        </w:trPr>
        <w:tc>
          <w:tcPr>
            <w:tcW w:w="805" w:type="dxa"/>
            <w:vAlign w:val="center"/>
            <w:tcPrChange w:id="1753" w:author="Sasi Songthong" w:date="2022-06-23T13:02:00Z">
              <w:tcPr>
                <w:tcW w:w="805" w:type="dxa"/>
                <w:vAlign w:val="center"/>
              </w:tcPr>
            </w:tcPrChange>
          </w:tcPr>
          <w:p w14:paraId="4DFFBA27" w14:textId="77777777" w:rsidR="007E4DFC" w:rsidRPr="000047FC" w:rsidRDefault="007E4DFC" w:rsidP="007E4DFC">
            <w:pPr>
              <w:jc w:val="center"/>
              <w:rPr>
                <w:rFonts w:ascii="Cambria" w:hAnsi="Cambria" w:cs="Arial"/>
                <w:b/>
                <w:bCs/>
              </w:rPr>
            </w:pPr>
            <w:r w:rsidRPr="000047FC">
              <w:rPr>
                <w:rFonts w:ascii="Cambria" w:hAnsi="Cambria" w:cs="Arial"/>
                <w:b/>
                <w:bCs/>
              </w:rPr>
              <w:t>5</w:t>
            </w:r>
          </w:p>
        </w:tc>
        <w:tc>
          <w:tcPr>
            <w:tcW w:w="1542" w:type="dxa"/>
            <w:vAlign w:val="center"/>
            <w:tcPrChange w:id="1754" w:author="Sasi Songthong" w:date="2022-06-23T13:02:00Z">
              <w:tcPr>
                <w:tcW w:w="1800" w:type="dxa"/>
                <w:vAlign w:val="center"/>
              </w:tcPr>
            </w:tcPrChange>
          </w:tcPr>
          <w:p w14:paraId="6695444E"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755" w:author="Sasi Songthong" w:date="2022-06-23T13:02:00Z">
              <w:tcPr>
                <w:tcW w:w="1800" w:type="dxa"/>
                <w:gridSpan w:val="2"/>
                <w:vAlign w:val="center"/>
              </w:tcPr>
            </w:tcPrChange>
          </w:tcPr>
          <w:p w14:paraId="076A51E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56" w:author="Sasi Songthong" w:date="2022-06-23T13:02:00Z">
              <w:tcPr>
                <w:tcW w:w="1800" w:type="dxa"/>
                <w:vAlign w:val="center"/>
              </w:tcPr>
            </w:tcPrChange>
          </w:tcPr>
          <w:p w14:paraId="14D4140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57" w:author="Sasi Songthong" w:date="2022-06-23T13:02:00Z">
              <w:tcPr>
                <w:tcW w:w="1800" w:type="dxa"/>
                <w:vAlign w:val="center"/>
              </w:tcPr>
            </w:tcPrChange>
          </w:tcPr>
          <w:p w14:paraId="2710607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58" w:author="Sasi Songthong" w:date="2022-06-23T13:02:00Z">
              <w:tcPr>
                <w:tcW w:w="1800" w:type="dxa"/>
                <w:vAlign w:val="center"/>
              </w:tcPr>
            </w:tcPrChange>
          </w:tcPr>
          <w:p w14:paraId="3A50FFC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59" w:author="Sasi Songthong" w:date="2022-06-23T13:02:00Z">
              <w:tcPr>
                <w:tcW w:w="900" w:type="dxa"/>
                <w:vAlign w:val="center"/>
              </w:tcPr>
            </w:tcPrChange>
          </w:tcPr>
          <w:p w14:paraId="7769EB8A" w14:textId="72D7398F" w:rsidR="007E4DFC" w:rsidRDefault="007E4DFC" w:rsidP="007E4DFC">
            <w:pPr>
              <w:jc w:val="center"/>
              <w:rPr>
                <w:rFonts w:ascii="Cambria" w:hAnsi="Cambria" w:cs="Arial"/>
              </w:rPr>
            </w:pPr>
            <w:ins w:id="1760" w:author="Sasi Songthong" w:date="2022-06-23T13:02:00Z">
              <w:r>
                <w:rPr>
                  <w:rFonts w:ascii="Cambria" w:hAnsi="Cambria" w:cs="Arial"/>
                </w:rPr>
                <w:t>Yes / No</w:t>
              </w:r>
            </w:ins>
          </w:p>
        </w:tc>
        <w:tc>
          <w:tcPr>
            <w:tcW w:w="1543" w:type="dxa"/>
            <w:vAlign w:val="center"/>
            <w:tcPrChange w:id="1761" w:author="Sasi Songthong" w:date="2022-06-23T13:02:00Z">
              <w:tcPr>
                <w:tcW w:w="900" w:type="dxa"/>
                <w:vAlign w:val="center"/>
              </w:tcPr>
            </w:tcPrChange>
          </w:tcPr>
          <w:p w14:paraId="50726E7B" w14:textId="45C820D4" w:rsidR="007E4DFC" w:rsidRDefault="007E4DFC" w:rsidP="007E4DFC">
            <w:pPr>
              <w:jc w:val="center"/>
              <w:rPr>
                <w:rFonts w:ascii="Cambria" w:hAnsi="Cambria" w:cs="Arial"/>
              </w:rPr>
            </w:pPr>
            <w:ins w:id="1762" w:author="Sasi Songthong" w:date="2022-06-23T13:02:00Z">
              <w:r>
                <w:rPr>
                  <w:rFonts w:ascii="Cambria" w:hAnsi="Cambria" w:cs="Arial"/>
                </w:rPr>
                <w:t>Yes / No</w:t>
              </w:r>
            </w:ins>
          </w:p>
        </w:tc>
        <w:tc>
          <w:tcPr>
            <w:tcW w:w="1260" w:type="dxa"/>
            <w:vAlign w:val="center"/>
            <w:tcPrChange w:id="1763" w:author="Sasi Songthong" w:date="2022-06-23T13:02:00Z">
              <w:tcPr>
                <w:tcW w:w="1260" w:type="dxa"/>
                <w:vAlign w:val="center"/>
              </w:tcPr>
            </w:tcPrChange>
          </w:tcPr>
          <w:p w14:paraId="51054D0F" w14:textId="77777777" w:rsidR="007E4DFC" w:rsidRDefault="007E4DFC" w:rsidP="007E4DFC">
            <w:pPr>
              <w:jc w:val="center"/>
              <w:rPr>
                <w:rFonts w:ascii="Cambria" w:hAnsi="Cambria" w:cs="Arial"/>
              </w:rPr>
            </w:pPr>
          </w:p>
        </w:tc>
      </w:tr>
      <w:tr w:rsidR="007E4DFC" w14:paraId="309C94FD" w14:textId="77777777" w:rsidTr="007E4DFC">
        <w:tblPrEx>
          <w:tblW w:w="12865" w:type="dxa"/>
          <w:tblLayout w:type="fixed"/>
          <w:tblPrExChange w:id="1764" w:author="Sasi Songthong" w:date="2022-06-23T13:02:00Z">
            <w:tblPrEx>
              <w:tblW w:w="12865" w:type="dxa"/>
              <w:tblLayout w:type="fixed"/>
            </w:tblPrEx>
          </w:tblPrExChange>
        </w:tblPrEx>
        <w:trPr>
          <w:trHeight w:val="392"/>
          <w:trPrChange w:id="1765" w:author="Sasi Songthong" w:date="2022-06-23T13:02:00Z">
            <w:trPr>
              <w:trHeight w:val="392"/>
            </w:trPr>
          </w:trPrChange>
        </w:trPr>
        <w:tc>
          <w:tcPr>
            <w:tcW w:w="805" w:type="dxa"/>
            <w:vAlign w:val="center"/>
            <w:tcPrChange w:id="1766" w:author="Sasi Songthong" w:date="2022-06-23T13:02:00Z">
              <w:tcPr>
                <w:tcW w:w="805" w:type="dxa"/>
                <w:vAlign w:val="center"/>
              </w:tcPr>
            </w:tcPrChange>
          </w:tcPr>
          <w:p w14:paraId="2771D0E0" w14:textId="77777777" w:rsidR="007E4DFC" w:rsidRPr="000047FC" w:rsidRDefault="007E4DFC" w:rsidP="007E4DFC">
            <w:pPr>
              <w:jc w:val="center"/>
              <w:rPr>
                <w:rFonts w:ascii="Cambria" w:hAnsi="Cambria" w:cs="Arial"/>
                <w:b/>
                <w:bCs/>
              </w:rPr>
            </w:pPr>
            <w:r w:rsidRPr="000047FC">
              <w:rPr>
                <w:rFonts w:ascii="Cambria" w:hAnsi="Cambria" w:cs="Arial"/>
                <w:b/>
                <w:bCs/>
              </w:rPr>
              <w:t>6</w:t>
            </w:r>
          </w:p>
        </w:tc>
        <w:tc>
          <w:tcPr>
            <w:tcW w:w="1542" w:type="dxa"/>
            <w:vAlign w:val="center"/>
            <w:tcPrChange w:id="1767" w:author="Sasi Songthong" w:date="2022-06-23T13:02:00Z">
              <w:tcPr>
                <w:tcW w:w="1800" w:type="dxa"/>
                <w:vAlign w:val="center"/>
              </w:tcPr>
            </w:tcPrChange>
          </w:tcPr>
          <w:p w14:paraId="5466EB8E"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768" w:author="Sasi Songthong" w:date="2022-06-23T13:02:00Z">
              <w:tcPr>
                <w:tcW w:w="1800" w:type="dxa"/>
                <w:gridSpan w:val="2"/>
                <w:vAlign w:val="center"/>
              </w:tcPr>
            </w:tcPrChange>
          </w:tcPr>
          <w:p w14:paraId="0B6779A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69" w:author="Sasi Songthong" w:date="2022-06-23T13:02:00Z">
              <w:tcPr>
                <w:tcW w:w="1800" w:type="dxa"/>
                <w:vAlign w:val="center"/>
              </w:tcPr>
            </w:tcPrChange>
          </w:tcPr>
          <w:p w14:paraId="1BB3F2E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70" w:author="Sasi Songthong" w:date="2022-06-23T13:02:00Z">
              <w:tcPr>
                <w:tcW w:w="1800" w:type="dxa"/>
                <w:vAlign w:val="center"/>
              </w:tcPr>
            </w:tcPrChange>
          </w:tcPr>
          <w:p w14:paraId="617AA14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71" w:author="Sasi Songthong" w:date="2022-06-23T13:02:00Z">
              <w:tcPr>
                <w:tcW w:w="1800" w:type="dxa"/>
                <w:vAlign w:val="center"/>
              </w:tcPr>
            </w:tcPrChange>
          </w:tcPr>
          <w:p w14:paraId="388AB37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72" w:author="Sasi Songthong" w:date="2022-06-23T13:02:00Z">
              <w:tcPr>
                <w:tcW w:w="900" w:type="dxa"/>
                <w:vAlign w:val="center"/>
              </w:tcPr>
            </w:tcPrChange>
          </w:tcPr>
          <w:p w14:paraId="71A72245" w14:textId="29A044DA" w:rsidR="007E4DFC" w:rsidRDefault="007E4DFC" w:rsidP="007E4DFC">
            <w:pPr>
              <w:jc w:val="center"/>
              <w:rPr>
                <w:rFonts w:ascii="Cambria" w:hAnsi="Cambria" w:cs="Arial"/>
              </w:rPr>
            </w:pPr>
            <w:ins w:id="1773" w:author="Sasi Songthong" w:date="2022-06-23T13:02:00Z">
              <w:r w:rsidRPr="00BF1CE3">
                <w:rPr>
                  <w:rFonts w:ascii="Cambria" w:hAnsi="Cambria" w:cs="Arial"/>
                </w:rPr>
                <w:t>Yes / No</w:t>
              </w:r>
            </w:ins>
          </w:p>
        </w:tc>
        <w:tc>
          <w:tcPr>
            <w:tcW w:w="1543" w:type="dxa"/>
            <w:vAlign w:val="center"/>
            <w:tcPrChange w:id="1774" w:author="Sasi Songthong" w:date="2022-06-23T13:02:00Z">
              <w:tcPr>
                <w:tcW w:w="900" w:type="dxa"/>
                <w:vAlign w:val="center"/>
              </w:tcPr>
            </w:tcPrChange>
          </w:tcPr>
          <w:p w14:paraId="3C144B7A" w14:textId="047E1EE3" w:rsidR="007E4DFC" w:rsidRDefault="007E4DFC" w:rsidP="007E4DFC">
            <w:pPr>
              <w:jc w:val="center"/>
              <w:rPr>
                <w:rFonts w:ascii="Cambria" w:hAnsi="Cambria" w:cs="Arial"/>
              </w:rPr>
            </w:pPr>
            <w:ins w:id="1775" w:author="Sasi Songthong" w:date="2022-06-23T13:02:00Z">
              <w:r w:rsidRPr="00BF1CE3">
                <w:rPr>
                  <w:rFonts w:ascii="Cambria" w:hAnsi="Cambria" w:cs="Arial"/>
                </w:rPr>
                <w:t>Yes / No</w:t>
              </w:r>
            </w:ins>
          </w:p>
        </w:tc>
        <w:tc>
          <w:tcPr>
            <w:tcW w:w="1260" w:type="dxa"/>
            <w:vAlign w:val="center"/>
            <w:tcPrChange w:id="1776" w:author="Sasi Songthong" w:date="2022-06-23T13:02:00Z">
              <w:tcPr>
                <w:tcW w:w="1260" w:type="dxa"/>
                <w:vAlign w:val="center"/>
              </w:tcPr>
            </w:tcPrChange>
          </w:tcPr>
          <w:p w14:paraId="71A06055" w14:textId="77777777" w:rsidR="007E4DFC" w:rsidRDefault="007E4DFC" w:rsidP="007E4DFC">
            <w:pPr>
              <w:jc w:val="center"/>
              <w:rPr>
                <w:rFonts w:ascii="Cambria" w:hAnsi="Cambria" w:cs="Arial"/>
              </w:rPr>
            </w:pPr>
          </w:p>
        </w:tc>
      </w:tr>
      <w:tr w:rsidR="007E4DFC" w14:paraId="5D0DC88D" w14:textId="77777777" w:rsidTr="007E4DFC">
        <w:tblPrEx>
          <w:tblW w:w="12865" w:type="dxa"/>
          <w:tblLayout w:type="fixed"/>
          <w:tblPrExChange w:id="1777" w:author="Sasi Songthong" w:date="2022-06-23T13:02:00Z">
            <w:tblPrEx>
              <w:tblW w:w="12865" w:type="dxa"/>
              <w:tblLayout w:type="fixed"/>
            </w:tblPrEx>
          </w:tblPrExChange>
        </w:tblPrEx>
        <w:trPr>
          <w:trHeight w:val="392"/>
          <w:trPrChange w:id="1778" w:author="Sasi Songthong" w:date="2022-06-23T13:02:00Z">
            <w:trPr>
              <w:trHeight w:val="392"/>
            </w:trPr>
          </w:trPrChange>
        </w:trPr>
        <w:tc>
          <w:tcPr>
            <w:tcW w:w="805" w:type="dxa"/>
            <w:tcBorders>
              <w:bottom w:val="single" w:sz="4" w:space="0" w:color="auto"/>
            </w:tcBorders>
            <w:vAlign w:val="center"/>
            <w:tcPrChange w:id="1779" w:author="Sasi Songthong" w:date="2022-06-23T13:02:00Z">
              <w:tcPr>
                <w:tcW w:w="805" w:type="dxa"/>
                <w:tcBorders>
                  <w:bottom w:val="single" w:sz="4" w:space="0" w:color="auto"/>
                </w:tcBorders>
                <w:vAlign w:val="center"/>
              </w:tcPr>
            </w:tcPrChange>
          </w:tcPr>
          <w:p w14:paraId="020C8E59" w14:textId="77777777" w:rsidR="007E4DFC" w:rsidRPr="000047FC" w:rsidRDefault="007E4DFC" w:rsidP="007E4DFC">
            <w:pPr>
              <w:jc w:val="center"/>
              <w:rPr>
                <w:rFonts w:ascii="Cambria" w:hAnsi="Cambria" w:cs="Arial"/>
                <w:b/>
                <w:bCs/>
              </w:rPr>
            </w:pPr>
            <w:r w:rsidRPr="000047FC">
              <w:rPr>
                <w:rFonts w:ascii="Cambria" w:hAnsi="Cambria" w:cs="Arial"/>
                <w:b/>
                <w:bCs/>
              </w:rPr>
              <w:t>7</w:t>
            </w:r>
          </w:p>
        </w:tc>
        <w:tc>
          <w:tcPr>
            <w:tcW w:w="1542" w:type="dxa"/>
            <w:tcBorders>
              <w:bottom w:val="single" w:sz="4" w:space="0" w:color="auto"/>
            </w:tcBorders>
            <w:vAlign w:val="center"/>
            <w:tcPrChange w:id="1780" w:author="Sasi Songthong" w:date="2022-06-23T13:02:00Z">
              <w:tcPr>
                <w:tcW w:w="1800" w:type="dxa"/>
                <w:tcBorders>
                  <w:bottom w:val="single" w:sz="4" w:space="0" w:color="auto"/>
                </w:tcBorders>
                <w:vAlign w:val="center"/>
              </w:tcPr>
            </w:tcPrChange>
          </w:tcPr>
          <w:p w14:paraId="36BD970B"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781" w:author="Sasi Songthong" w:date="2022-06-23T13:02:00Z">
              <w:tcPr>
                <w:tcW w:w="1800" w:type="dxa"/>
                <w:gridSpan w:val="2"/>
                <w:tcBorders>
                  <w:bottom w:val="single" w:sz="4" w:space="0" w:color="auto"/>
                </w:tcBorders>
                <w:vAlign w:val="center"/>
              </w:tcPr>
            </w:tcPrChange>
          </w:tcPr>
          <w:p w14:paraId="2258490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82" w:author="Sasi Songthong" w:date="2022-06-23T13:02:00Z">
              <w:tcPr>
                <w:tcW w:w="1800" w:type="dxa"/>
                <w:tcBorders>
                  <w:bottom w:val="single" w:sz="4" w:space="0" w:color="auto"/>
                </w:tcBorders>
                <w:vAlign w:val="center"/>
              </w:tcPr>
            </w:tcPrChange>
          </w:tcPr>
          <w:p w14:paraId="2FF58B3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83" w:author="Sasi Songthong" w:date="2022-06-23T13:02:00Z">
              <w:tcPr>
                <w:tcW w:w="1800" w:type="dxa"/>
                <w:tcBorders>
                  <w:bottom w:val="single" w:sz="4" w:space="0" w:color="auto"/>
                </w:tcBorders>
                <w:vAlign w:val="center"/>
              </w:tcPr>
            </w:tcPrChange>
          </w:tcPr>
          <w:p w14:paraId="79E9E33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84" w:author="Sasi Songthong" w:date="2022-06-23T13:02:00Z">
              <w:tcPr>
                <w:tcW w:w="1800" w:type="dxa"/>
                <w:tcBorders>
                  <w:bottom w:val="single" w:sz="4" w:space="0" w:color="auto"/>
                </w:tcBorders>
                <w:vAlign w:val="center"/>
              </w:tcPr>
            </w:tcPrChange>
          </w:tcPr>
          <w:p w14:paraId="1CBE9DF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785" w:author="Sasi Songthong" w:date="2022-06-23T13:02:00Z">
              <w:tcPr>
                <w:tcW w:w="900" w:type="dxa"/>
                <w:vAlign w:val="center"/>
              </w:tcPr>
            </w:tcPrChange>
          </w:tcPr>
          <w:p w14:paraId="5775F3FF" w14:textId="7573AD13" w:rsidR="007E4DFC" w:rsidRDefault="007E4DFC" w:rsidP="007E4DFC">
            <w:pPr>
              <w:jc w:val="center"/>
              <w:rPr>
                <w:rFonts w:ascii="Cambria" w:hAnsi="Cambria" w:cs="Arial"/>
              </w:rPr>
            </w:pPr>
            <w:ins w:id="1786" w:author="Sasi Songthong" w:date="2022-06-23T13:02:00Z">
              <w:r w:rsidRPr="00BF1CE3">
                <w:rPr>
                  <w:rFonts w:ascii="Cambria" w:hAnsi="Cambria" w:cs="Arial"/>
                </w:rPr>
                <w:t>Yes / No</w:t>
              </w:r>
            </w:ins>
          </w:p>
        </w:tc>
        <w:tc>
          <w:tcPr>
            <w:tcW w:w="1543" w:type="dxa"/>
            <w:vAlign w:val="center"/>
            <w:tcPrChange w:id="1787" w:author="Sasi Songthong" w:date="2022-06-23T13:02:00Z">
              <w:tcPr>
                <w:tcW w:w="900" w:type="dxa"/>
                <w:vAlign w:val="center"/>
              </w:tcPr>
            </w:tcPrChange>
          </w:tcPr>
          <w:p w14:paraId="57BE85E9" w14:textId="71C39E19" w:rsidR="007E4DFC" w:rsidRDefault="007E4DFC" w:rsidP="007E4DFC">
            <w:pPr>
              <w:jc w:val="center"/>
              <w:rPr>
                <w:rFonts w:ascii="Cambria" w:hAnsi="Cambria" w:cs="Arial"/>
              </w:rPr>
            </w:pPr>
            <w:ins w:id="1788" w:author="Sasi Songthong" w:date="2022-06-23T13:02:00Z">
              <w:r w:rsidRPr="00BF1CE3">
                <w:rPr>
                  <w:rFonts w:ascii="Cambria" w:hAnsi="Cambria" w:cs="Arial"/>
                </w:rPr>
                <w:t>Yes / No</w:t>
              </w:r>
            </w:ins>
          </w:p>
        </w:tc>
        <w:tc>
          <w:tcPr>
            <w:tcW w:w="1260" w:type="dxa"/>
            <w:tcBorders>
              <w:bottom w:val="single" w:sz="4" w:space="0" w:color="auto"/>
            </w:tcBorders>
            <w:vAlign w:val="center"/>
            <w:tcPrChange w:id="1789" w:author="Sasi Songthong" w:date="2022-06-23T13:02:00Z">
              <w:tcPr>
                <w:tcW w:w="1260" w:type="dxa"/>
                <w:tcBorders>
                  <w:bottom w:val="single" w:sz="4" w:space="0" w:color="auto"/>
                </w:tcBorders>
                <w:vAlign w:val="center"/>
              </w:tcPr>
            </w:tcPrChange>
          </w:tcPr>
          <w:p w14:paraId="4324278B" w14:textId="77777777" w:rsidR="007E4DFC" w:rsidRDefault="007E4DFC" w:rsidP="007E4DFC">
            <w:pPr>
              <w:jc w:val="center"/>
              <w:rPr>
                <w:rFonts w:ascii="Cambria" w:hAnsi="Cambria" w:cs="Arial"/>
              </w:rPr>
            </w:pPr>
          </w:p>
        </w:tc>
      </w:tr>
      <w:tr w:rsidR="007E4DFC" w14:paraId="37469C3D" w14:textId="77777777" w:rsidTr="007E4DFC">
        <w:tblPrEx>
          <w:tblW w:w="12865" w:type="dxa"/>
          <w:tblLayout w:type="fixed"/>
          <w:tblPrExChange w:id="1790" w:author="Sasi Songthong" w:date="2022-06-23T13:02:00Z">
            <w:tblPrEx>
              <w:tblW w:w="12865" w:type="dxa"/>
              <w:tblLayout w:type="fixed"/>
            </w:tblPrEx>
          </w:tblPrExChange>
        </w:tblPrEx>
        <w:trPr>
          <w:trHeight w:val="392"/>
          <w:trPrChange w:id="1791" w:author="Sasi Songthong" w:date="2022-06-23T13:02:00Z">
            <w:trPr>
              <w:trHeight w:val="392"/>
            </w:trPr>
          </w:trPrChange>
        </w:trPr>
        <w:tc>
          <w:tcPr>
            <w:tcW w:w="805" w:type="dxa"/>
            <w:tcBorders>
              <w:bottom w:val="single" w:sz="4" w:space="0" w:color="auto"/>
            </w:tcBorders>
            <w:vAlign w:val="center"/>
            <w:tcPrChange w:id="1792" w:author="Sasi Songthong" w:date="2022-06-23T13:02:00Z">
              <w:tcPr>
                <w:tcW w:w="805" w:type="dxa"/>
                <w:tcBorders>
                  <w:bottom w:val="single" w:sz="4" w:space="0" w:color="auto"/>
                </w:tcBorders>
                <w:vAlign w:val="center"/>
              </w:tcPr>
            </w:tcPrChange>
          </w:tcPr>
          <w:p w14:paraId="74D3A6E1" w14:textId="77777777" w:rsidR="007E4DFC" w:rsidRPr="000047FC" w:rsidRDefault="007E4DFC" w:rsidP="007E4DFC">
            <w:pPr>
              <w:jc w:val="center"/>
              <w:rPr>
                <w:rFonts w:ascii="Cambria" w:hAnsi="Cambria" w:cs="Arial"/>
                <w:b/>
                <w:bCs/>
              </w:rPr>
            </w:pPr>
            <w:r w:rsidRPr="000047FC">
              <w:rPr>
                <w:rFonts w:ascii="Cambria" w:hAnsi="Cambria" w:cs="Arial"/>
                <w:b/>
                <w:bCs/>
              </w:rPr>
              <w:t>8</w:t>
            </w:r>
          </w:p>
        </w:tc>
        <w:tc>
          <w:tcPr>
            <w:tcW w:w="1542" w:type="dxa"/>
            <w:tcBorders>
              <w:bottom w:val="single" w:sz="4" w:space="0" w:color="auto"/>
            </w:tcBorders>
            <w:vAlign w:val="center"/>
            <w:tcPrChange w:id="1793" w:author="Sasi Songthong" w:date="2022-06-23T13:02:00Z">
              <w:tcPr>
                <w:tcW w:w="1800" w:type="dxa"/>
                <w:tcBorders>
                  <w:bottom w:val="single" w:sz="4" w:space="0" w:color="auto"/>
                </w:tcBorders>
                <w:vAlign w:val="center"/>
              </w:tcPr>
            </w:tcPrChange>
          </w:tcPr>
          <w:p w14:paraId="76B607E3"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794" w:author="Sasi Songthong" w:date="2022-06-23T13:02:00Z">
              <w:tcPr>
                <w:tcW w:w="1800" w:type="dxa"/>
                <w:gridSpan w:val="2"/>
                <w:tcBorders>
                  <w:bottom w:val="single" w:sz="4" w:space="0" w:color="auto"/>
                </w:tcBorders>
                <w:vAlign w:val="center"/>
              </w:tcPr>
            </w:tcPrChange>
          </w:tcPr>
          <w:p w14:paraId="40597CE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95" w:author="Sasi Songthong" w:date="2022-06-23T13:02:00Z">
              <w:tcPr>
                <w:tcW w:w="1800" w:type="dxa"/>
                <w:tcBorders>
                  <w:bottom w:val="single" w:sz="4" w:space="0" w:color="auto"/>
                </w:tcBorders>
                <w:vAlign w:val="center"/>
              </w:tcPr>
            </w:tcPrChange>
          </w:tcPr>
          <w:p w14:paraId="441AC53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96" w:author="Sasi Songthong" w:date="2022-06-23T13:02:00Z">
              <w:tcPr>
                <w:tcW w:w="1800" w:type="dxa"/>
                <w:tcBorders>
                  <w:bottom w:val="single" w:sz="4" w:space="0" w:color="auto"/>
                </w:tcBorders>
                <w:vAlign w:val="center"/>
              </w:tcPr>
            </w:tcPrChange>
          </w:tcPr>
          <w:p w14:paraId="520C105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97" w:author="Sasi Songthong" w:date="2022-06-23T13:02:00Z">
              <w:tcPr>
                <w:tcW w:w="1800" w:type="dxa"/>
                <w:tcBorders>
                  <w:bottom w:val="single" w:sz="4" w:space="0" w:color="auto"/>
                </w:tcBorders>
                <w:vAlign w:val="center"/>
              </w:tcPr>
            </w:tcPrChange>
          </w:tcPr>
          <w:p w14:paraId="33DBB92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798" w:author="Sasi Songthong" w:date="2022-06-23T13:02:00Z">
              <w:tcPr>
                <w:tcW w:w="900" w:type="dxa"/>
                <w:tcBorders>
                  <w:bottom w:val="single" w:sz="4" w:space="0" w:color="auto"/>
                </w:tcBorders>
                <w:vAlign w:val="center"/>
              </w:tcPr>
            </w:tcPrChange>
          </w:tcPr>
          <w:p w14:paraId="205B5D86" w14:textId="78950A02" w:rsidR="007E4DFC" w:rsidRDefault="007E4DFC" w:rsidP="007E4DFC">
            <w:pPr>
              <w:jc w:val="center"/>
              <w:rPr>
                <w:rFonts w:ascii="Cambria" w:hAnsi="Cambria" w:cs="Arial"/>
              </w:rPr>
            </w:pPr>
            <w:ins w:id="1799" w:author="Sasi Songthong" w:date="2022-06-23T13:02:00Z">
              <w:r w:rsidRPr="00BF1CE3">
                <w:rPr>
                  <w:rFonts w:ascii="Cambria" w:hAnsi="Cambria" w:cs="Arial"/>
                </w:rPr>
                <w:t>Yes / No</w:t>
              </w:r>
            </w:ins>
          </w:p>
        </w:tc>
        <w:tc>
          <w:tcPr>
            <w:tcW w:w="1543" w:type="dxa"/>
            <w:tcBorders>
              <w:bottom w:val="single" w:sz="4" w:space="0" w:color="auto"/>
            </w:tcBorders>
            <w:vAlign w:val="center"/>
            <w:tcPrChange w:id="1800" w:author="Sasi Songthong" w:date="2022-06-23T13:02:00Z">
              <w:tcPr>
                <w:tcW w:w="900" w:type="dxa"/>
                <w:tcBorders>
                  <w:bottom w:val="single" w:sz="4" w:space="0" w:color="auto"/>
                </w:tcBorders>
                <w:vAlign w:val="center"/>
              </w:tcPr>
            </w:tcPrChange>
          </w:tcPr>
          <w:p w14:paraId="0F5A6443" w14:textId="08ADE258" w:rsidR="007E4DFC" w:rsidRDefault="007E4DFC" w:rsidP="007E4DFC">
            <w:pPr>
              <w:jc w:val="center"/>
              <w:rPr>
                <w:rFonts w:ascii="Cambria" w:hAnsi="Cambria" w:cs="Arial"/>
              </w:rPr>
            </w:pPr>
            <w:ins w:id="1801" w:author="Sasi Songthong" w:date="2022-06-23T13:02:00Z">
              <w:r w:rsidRPr="00BF1CE3">
                <w:rPr>
                  <w:rFonts w:ascii="Cambria" w:hAnsi="Cambria" w:cs="Arial"/>
                </w:rPr>
                <w:t>Yes / No</w:t>
              </w:r>
            </w:ins>
          </w:p>
        </w:tc>
        <w:tc>
          <w:tcPr>
            <w:tcW w:w="1260" w:type="dxa"/>
            <w:tcBorders>
              <w:bottom w:val="single" w:sz="4" w:space="0" w:color="auto"/>
            </w:tcBorders>
            <w:vAlign w:val="center"/>
            <w:tcPrChange w:id="1802" w:author="Sasi Songthong" w:date="2022-06-23T13:02:00Z">
              <w:tcPr>
                <w:tcW w:w="1260" w:type="dxa"/>
                <w:tcBorders>
                  <w:bottom w:val="single" w:sz="4" w:space="0" w:color="auto"/>
                </w:tcBorders>
                <w:vAlign w:val="center"/>
              </w:tcPr>
            </w:tcPrChange>
          </w:tcPr>
          <w:p w14:paraId="19C50B13" w14:textId="77777777" w:rsidR="007E4DFC" w:rsidRDefault="007E4DFC" w:rsidP="007E4DFC">
            <w:pPr>
              <w:jc w:val="center"/>
              <w:rPr>
                <w:rFonts w:ascii="Cambria" w:hAnsi="Cambria" w:cs="Arial"/>
              </w:rPr>
            </w:pPr>
          </w:p>
        </w:tc>
      </w:tr>
      <w:tr w:rsidR="00BF6CA4" w:rsidRPr="00894548" w14:paraId="1F60AA6F" w14:textId="77777777" w:rsidTr="00173BEC">
        <w:trPr>
          <w:trHeight w:val="720"/>
        </w:trPr>
        <w:tc>
          <w:tcPr>
            <w:tcW w:w="12865" w:type="dxa"/>
            <w:gridSpan w:val="10"/>
            <w:tcBorders>
              <w:top w:val="single" w:sz="4" w:space="0" w:color="auto"/>
            </w:tcBorders>
          </w:tcPr>
          <w:p w14:paraId="2AE49CD0"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56D507C1" w14:textId="77777777" w:rsidTr="000047FC">
        <w:trPr>
          <w:trHeight w:val="360"/>
        </w:trPr>
        <w:tc>
          <w:tcPr>
            <w:tcW w:w="3055" w:type="dxa"/>
            <w:gridSpan w:val="3"/>
            <w:shd w:val="clear" w:color="auto" w:fill="F2F2F2" w:themeFill="background1" w:themeFillShade="F2"/>
            <w:vAlign w:val="center"/>
          </w:tcPr>
          <w:p w14:paraId="5A773A1E"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2AFD69EA" w14:textId="77777777" w:rsidR="00BF6CA4" w:rsidRDefault="00BF6CA4" w:rsidP="000047FC">
            <w:pPr>
              <w:rPr>
                <w:rFonts w:ascii="Cambria" w:hAnsi="Cambria" w:cs="Arial"/>
              </w:rPr>
            </w:pPr>
          </w:p>
        </w:tc>
      </w:tr>
      <w:tr w:rsidR="00BF6CA4" w14:paraId="54613CF0" w14:textId="77777777" w:rsidTr="000047FC">
        <w:trPr>
          <w:trHeight w:val="360"/>
        </w:trPr>
        <w:tc>
          <w:tcPr>
            <w:tcW w:w="3055" w:type="dxa"/>
            <w:gridSpan w:val="3"/>
            <w:shd w:val="clear" w:color="auto" w:fill="F2F2F2" w:themeFill="background1" w:themeFillShade="F2"/>
            <w:vAlign w:val="center"/>
          </w:tcPr>
          <w:p w14:paraId="45975779" w14:textId="266B8BA6"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A03870F" w14:textId="77777777" w:rsidR="00BF6CA4" w:rsidRDefault="00BF6CA4" w:rsidP="000047FC">
            <w:pPr>
              <w:rPr>
                <w:rFonts w:ascii="Cambria" w:hAnsi="Cambria" w:cs="Arial"/>
              </w:rPr>
            </w:pPr>
          </w:p>
        </w:tc>
      </w:tr>
    </w:tbl>
    <w:p w14:paraId="316BB202" w14:textId="79F4B224" w:rsidR="00BF6CA4" w:rsidRDefault="006A122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w:t>
      </w:r>
      <w:r w:rsidR="00BF6CA4">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1803">
          <w:tblGrid>
            <w:gridCol w:w="805"/>
            <w:gridCol w:w="1800"/>
            <w:gridCol w:w="450"/>
            <w:gridCol w:w="1350"/>
            <w:gridCol w:w="1800"/>
            <w:gridCol w:w="1800"/>
            <w:gridCol w:w="1800"/>
            <w:gridCol w:w="900"/>
            <w:gridCol w:w="900"/>
            <w:gridCol w:w="1260"/>
          </w:tblGrid>
        </w:tblGridChange>
      </w:tblGrid>
      <w:tr w:rsidR="00BF6CA4" w:rsidRPr="00AC51DF" w14:paraId="7E7DD3C1" w14:textId="77777777" w:rsidTr="000047FC">
        <w:trPr>
          <w:trHeight w:val="256"/>
        </w:trPr>
        <w:tc>
          <w:tcPr>
            <w:tcW w:w="12865" w:type="dxa"/>
            <w:gridSpan w:val="10"/>
            <w:shd w:val="clear" w:color="auto" w:fill="F2F2F2" w:themeFill="background1" w:themeFillShade="F2"/>
            <w:vAlign w:val="center"/>
          </w:tcPr>
          <w:p w14:paraId="0B98C302" w14:textId="77777777" w:rsidR="00BF6CA4" w:rsidRPr="00AC51DF" w:rsidRDefault="00BF6CA4" w:rsidP="000047FC">
            <w:pPr>
              <w:jc w:val="center"/>
              <w:rPr>
                <w:rFonts w:ascii="Cambria" w:hAnsi="Cambria" w:cs="Arial"/>
                <w:b/>
                <w:bCs/>
              </w:rPr>
            </w:pPr>
            <w:r>
              <w:rPr>
                <w:rFonts w:ascii="Cambria" w:hAnsi="Cambria" w:cs="Arial"/>
                <w:b/>
                <w:bCs/>
              </w:rPr>
              <w:t>Labels 9-16</w:t>
            </w:r>
          </w:p>
        </w:tc>
      </w:tr>
      <w:tr w:rsidR="00BF6CA4" w14:paraId="6D40397C" w14:textId="77777777" w:rsidTr="000047FC">
        <w:trPr>
          <w:trHeight w:val="256"/>
        </w:trPr>
        <w:tc>
          <w:tcPr>
            <w:tcW w:w="12865" w:type="dxa"/>
            <w:gridSpan w:val="10"/>
            <w:vAlign w:val="center"/>
          </w:tcPr>
          <w:p w14:paraId="3C317D83" w14:textId="77777777" w:rsidR="00BF6CA4" w:rsidRPr="00894548" w:rsidRDefault="00BF6CA4" w:rsidP="000047FC">
            <w:pPr>
              <w:rPr>
                <w:rFonts w:ascii="Cambria" w:hAnsi="Cambria" w:cs="Arial"/>
                <w:b/>
                <w:bCs/>
              </w:rPr>
            </w:pPr>
            <w:r w:rsidRPr="00894548">
              <w:rPr>
                <w:rFonts w:ascii="Cambria" w:hAnsi="Cambria" w:cs="Arial"/>
                <w:b/>
                <w:bCs/>
              </w:rPr>
              <w:t>Instructions:</w:t>
            </w:r>
          </w:p>
          <w:p w14:paraId="51A8E1BB"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9 through 16.</w:t>
            </w:r>
          </w:p>
          <w:p w14:paraId="56E8A64A"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4447AF42" w14:textId="77777777" w:rsidR="00503864" w:rsidRDefault="00503864" w:rsidP="00503864">
            <w:pPr>
              <w:tabs>
                <w:tab w:val="left" w:pos="245"/>
              </w:tabs>
              <w:rPr>
                <w:ins w:id="1804" w:author="Sasi Songthong" w:date="2022-06-23T12:53:00Z"/>
                <w:rFonts w:ascii="Cambria" w:hAnsi="Cambria" w:cs="Arial"/>
              </w:rPr>
            </w:pPr>
            <w:ins w:id="1805" w:author="Sasi Songthong" w:date="2022-06-23T12:53:00Z">
              <w:r>
                <w:rPr>
                  <w:rFonts w:ascii="Cambria" w:hAnsi="Cambria" w:cs="Arial"/>
                </w:rPr>
                <w:t>3. Lightly rub labels 20 times with gloved hand, which have been wiped with 70% IPA. Indicate “Yes” when complete.</w:t>
              </w:r>
            </w:ins>
          </w:p>
          <w:p w14:paraId="0D1B43A2" w14:textId="77777777" w:rsidR="00503864" w:rsidRDefault="00503864" w:rsidP="00503864">
            <w:pPr>
              <w:tabs>
                <w:tab w:val="left" w:pos="245"/>
              </w:tabs>
              <w:rPr>
                <w:ins w:id="1806" w:author="Sasi Songthong" w:date="2022-06-23T12:53:00Z"/>
                <w:rFonts w:ascii="Cambria" w:hAnsi="Cambria" w:cs="Arial"/>
              </w:rPr>
            </w:pPr>
            <w:ins w:id="1807" w:author="Sasi Songthong" w:date="2022-06-23T12:53: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69FE4A5B" w14:textId="481F0FC2" w:rsidR="00503864" w:rsidRDefault="00503864" w:rsidP="00503864">
            <w:pPr>
              <w:tabs>
                <w:tab w:val="left" w:pos="245"/>
              </w:tabs>
              <w:rPr>
                <w:ins w:id="1808" w:author="Sasi Songthong" w:date="2022-06-23T12:53:00Z"/>
                <w:rFonts w:ascii="Cambria" w:hAnsi="Cambria" w:cs="Arial"/>
              </w:rPr>
            </w:pPr>
            <w:ins w:id="1809" w:author="Sasi Songthong" w:date="2022-06-23T12:53:00Z">
              <w:r>
                <w:rPr>
                  <w:rFonts w:ascii="Cambria" w:hAnsi="Cambria" w:cs="Arial"/>
                </w:rPr>
                <w:t xml:space="preserve">5. Lightly rub labels 20 times with gloved hand, which have been wiped with </w:t>
              </w:r>
            </w:ins>
            <w:proofErr w:type="spellStart"/>
            <w:ins w:id="1810"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1811" w:author="Sasi Songthong" w:date="2022-06-23T12:53:00Z">
              <w:r>
                <w:rPr>
                  <w:rFonts w:ascii="Cambria" w:hAnsi="Cambria" w:cs="Arial"/>
                </w:rPr>
                <w:t>.</w:t>
              </w:r>
              <w:proofErr w:type="gramEnd"/>
              <w:r>
                <w:rPr>
                  <w:rFonts w:ascii="Cambria" w:hAnsi="Cambria" w:cs="Arial"/>
                </w:rPr>
                <w:t xml:space="preserve"> Indicate “Yes” when complete.</w:t>
              </w:r>
            </w:ins>
          </w:p>
          <w:p w14:paraId="5B778137" w14:textId="77777777" w:rsidR="00503864" w:rsidRDefault="00503864" w:rsidP="00503864">
            <w:pPr>
              <w:tabs>
                <w:tab w:val="left" w:pos="245"/>
              </w:tabs>
              <w:rPr>
                <w:ins w:id="1812" w:author="Sasi Songthong" w:date="2022-06-23T12:53:00Z"/>
                <w:rFonts w:ascii="Cambria" w:hAnsi="Cambria" w:cs="Arial"/>
              </w:rPr>
            </w:pPr>
            <w:ins w:id="1813" w:author="Sasi Songthong" w:date="2022-06-23T12:53:00Z">
              <w:r>
                <w:rPr>
                  <w:rFonts w:ascii="Cambria" w:hAnsi="Cambria" w:cs="Arial"/>
                </w:rPr>
                <w:t>6. Shuffled / rub with each package with 1 or more other package 20 times.  Indicate “Yes” when complete.</w:t>
              </w:r>
            </w:ins>
          </w:p>
          <w:p w14:paraId="12A4F400" w14:textId="77777777" w:rsidR="00503864" w:rsidRDefault="00503864" w:rsidP="00503864">
            <w:pPr>
              <w:tabs>
                <w:tab w:val="left" w:pos="245"/>
              </w:tabs>
              <w:rPr>
                <w:ins w:id="1814" w:author="Sasi Songthong" w:date="2022-06-23T12:53:00Z"/>
                <w:rFonts w:ascii="Cambria" w:hAnsi="Cambria" w:cs="Arial"/>
              </w:rPr>
            </w:pPr>
            <w:ins w:id="1815" w:author="Sasi Songthong" w:date="2022-06-23T12:53:00Z">
              <w:r>
                <w:rPr>
                  <w:rFonts w:ascii="Cambria" w:hAnsi="Cambria" w:cs="Arial"/>
                </w:rPr>
                <w:t>7. Visually Inspect legibility of each label and verify presence of 3 labels on each package.  Document results.</w:t>
              </w:r>
            </w:ins>
          </w:p>
          <w:p w14:paraId="5D314F62" w14:textId="77777777" w:rsidR="00503864" w:rsidRPr="00890057" w:rsidRDefault="00503864" w:rsidP="00503864">
            <w:pPr>
              <w:tabs>
                <w:tab w:val="left" w:pos="245"/>
              </w:tabs>
              <w:rPr>
                <w:ins w:id="1816" w:author="Sasi Songthong" w:date="2022-06-23T12:53:00Z"/>
                <w:rFonts w:ascii="Cambria" w:hAnsi="Cambria" w:cs="Arial"/>
                <w:noProof/>
              </w:rPr>
            </w:pPr>
            <w:ins w:id="1817" w:author="Sasi Songthong" w:date="2022-06-23T12:53:00Z">
              <w:r>
                <w:rPr>
                  <w:rFonts w:ascii="Cambria" w:hAnsi="Cambria" w:cs="Arial"/>
                </w:rPr>
                <w:t>8. Specify P (Pass) if “Yes” is indicated in the results column.</w:t>
              </w:r>
            </w:ins>
          </w:p>
          <w:p w14:paraId="3640392E" w14:textId="47BF42F6" w:rsidR="00BF6CA4" w:rsidDel="00503864" w:rsidRDefault="00503864" w:rsidP="00503864">
            <w:pPr>
              <w:tabs>
                <w:tab w:val="left" w:pos="245"/>
              </w:tabs>
              <w:rPr>
                <w:del w:id="1818" w:author="Sasi Songthong" w:date="2022-06-23T12:53:00Z"/>
                <w:rFonts w:ascii="Cambria" w:hAnsi="Cambria" w:cs="Arial"/>
              </w:rPr>
            </w:pPr>
            <w:ins w:id="1819" w:author="Sasi Songthong" w:date="2022-06-23T12:53:00Z">
              <w:r>
                <w:rPr>
                  <w:rFonts w:ascii="Cambria" w:hAnsi="Cambria" w:cs="Arial"/>
                </w:rPr>
                <w:t>9</w:t>
              </w:r>
              <w:r w:rsidRPr="00890057">
                <w:rPr>
                  <w:rFonts w:ascii="Cambria" w:hAnsi="Cambria" w:cs="Arial"/>
                </w:rPr>
                <w:t>. Record comments and additional information in the “Comments” section or N/A.</w:t>
              </w:r>
            </w:ins>
            <w:del w:id="1820" w:author="Sasi Songthong" w:date="2022-06-23T12:53:00Z">
              <w:r w:rsidR="00BF6CA4" w:rsidDel="00503864">
                <w:rPr>
                  <w:rFonts w:ascii="Cambria" w:hAnsi="Cambria" w:cs="Arial"/>
                </w:rPr>
                <w:delText>3. Lightly rub labels 20 times with gloved hand, which have been exposed to 70% IPA. Indicate “Yes” when complete.</w:delText>
              </w:r>
            </w:del>
          </w:p>
          <w:p w14:paraId="58DE5A73" w14:textId="581322CC" w:rsidR="00BF6CA4" w:rsidDel="00503864" w:rsidRDefault="00BF6CA4" w:rsidP="000047FC">
            <w:pPr>
              <w:tabs>
                <w:tab w:val="left" w:pos="245"/>
              </w:tabs>
              <w:rPr>
                <w:del w:id="1821" w:author="Sasi Songthong" w:date="2022-06-23T12:53:00Z"/>
                <w:rFonts w:ascii="Cambria" w:hAnsi="Cambria" w:cs="Arial"/>
              </w:rPr>
            </w:pPr>
            <w:del w:id="1822" w:author="Sasi Songthong" w:date="2022-06-23T12:53:00Z">
              <w:r w:rsidDel="00503864">
                <w:rPr>
                  <w:rFonts w:ascii="Cambria" w:hAnsi="Cambria" w:cs="Arial"/>
                </w:rPr>
                <w:delText>4. Lightly rub labels 20 times with gloved hand, which have been exposed to prepared Vesphene III.  Indicate “Yes” when complete.</w:delText>
              </w:r>
            </w:del>
          </w:p>
          <w:p w14:paraId="6540C537" w14:textId="0095817B" w:rsidR="00BF6CA4" w:rsidDel="00503864" w:rsidRDefault="00BF6CA4" w:rsidP="000047FC">
            <w:pPr>
              <w:tabs>
                <w:tab w:val="left" w:pos="245"/>
              </w:tabs>
              <w:rPr>
                <w:del w:id="1823" w:author="Sasi Songthong" w:date="2022-06-23T12:53:00Z"/>
                <w:rFonts w:ascii="Cambria" w:hAnsi="Cambria" w:cs="Arial"/>
              </w:rPr>
            </w:pPr>
            <w:del w:id="1824" w:author="Sasi Songthong" w:date="2022-06-23T12:53:00Z">
              <w:r w:rsidDel="00503864">
                <w:rPr>
                  <w:rFonts w:ascii="Cambria" w:hAnsi="Cambria" w:cs="Arial"/>
                </w:rPr>
                <w:delText>5. Lightly rub labels 20 times with gloved hand, which have been exposed to Spore-Klenz. Indicate “Yes” when complete.</w:delText>
              </w:r>
            </w:del>
          </w:p>
          <w:p w14:paraId="00DACE36" w14:textId="2A8BE85E" w:rsidR="00BF6CA4" w:rsidDel="00503864" w:rsidRDefault="00BF6CA4" w:rsidP="000047FC">
            <w:pPr>
              <w:tabs>
                <w:tab w:val="left" w:pos="245"/>
              </w:tabs>
              <w:rPr>
                <w:del w:id="1825" w:author="Sasi Songthong" w:date="2022-06-23T12:53:00Z"/>
                <w:rFonts w:ascii="Cambria" w:hAnsi="Cambria" w:cs="Arial"/>
              </w:rPr>
            </w:pPr>
            <w:del w:id="1826" w:author="Sasi Songthong" w:date="2022-06-23T12:53:00Z">
              <w:r w:rsidDel="00503864">
                <w:rPr>
                  <w:rFonts w:ascii="Cambria" w:hAnsi="Cambria" w:cs="Arial"/>
                </w:rPr>
                <w:delText>6. Shuffled / rub with each package with 1 or more other package 20 times.  Indicate “Yes” when complete.</w:delText>
              </w:r>
            </w:del>
          </w:p>
          <w:p w14:paraId="6525B16D" w14:textId="0D980822" w:rsidR="00BF6CA4" w:rsidDel="00503864" w:rsidRDefault="00BF6CA4" w:rsidP="000047FC">
            <w:pPr>
              <w:tabs>
                <w:tab w:val="left" w:pos="245"/>
              </w:tabs>
              <w:rPr>
                <w:del w:id="1827" w:author="Sasi Songthong" w:date="2022-06-23T12:53:00Z"/>
                <w:rFonts w:ascii="Cambria" w:hAnsi="Cambria" w:cs="Arial"/>
              </w:rPr>
            </w:pPr>
            <w:del w:id="1828" w:author="Sasi Songthong" w:date="2022-06-23T12:53:00Z">
              <w:r w:rsidDel="00503864">
                <w:rPr>
                  <w:rFonts w:ascii="Cambria" w:hAnsi="Cambria" w:cs="Arial"/>
                </w:rPr>
                <w:delText>7. Visually Inspect legibility of each label and verify the label remains securely affixed to the package.  Document results.</w:delText>
              </w:r>
            </w:del>
          </w:p>
          <w:p w14:paraId="72148B32" w14:textId="778FD7BC" w:rsidR="00BF6CA4" w:rsidRPr="00890057" w:rsidDel="00503864" w:rsidRDefault="00BF6CA4" w:rsidP="000047FC">
            <w:pPr>
              <w:tabs>
                <w:tab w:val="left" w:pos="245"/>
              </w:tabs>
              <w:rPr>
                <w:del w:id="1829" w:author="Sasi Songthong" w:date="2022-06-23T12:53:00Z"/>
                <w:rFonts w:ascii="Cambria" w:hAnsi="Cambria" w:cs="Arial"/>
                <w:noProof/>
              </w:rPr>
            </w:pPr>
            <w:del w:id="1830" w:author="Sasi Songthong" w:date="2022-06-23T12:53:00Z">
              <w:r w:rsidDel="00503864">
                <w:rPr>
                  <w:rFonts w:ascii="Cambria" w:hAnsi="Cambria" w:cs="Arial"/>
                </w:rPr>
                <w:delText>8. Specify P (Pass) if “Yes” is indicated in the results column.</w:delText>
              </w:r>
            </w:del>
          </w:p>
          <w:p w14:paraId="192CF859" w14:textId="108CC825" w:rsidR="00BF6CA4" w:rsidRDefault="00BF6CA4" w:rsidP="000047FC">
            <w:pPr>
              <w:rPr>
                <w:rFonts w:ascii="Cambria" w:hAnsi="Cambria" w:cs="Arial"/>
              </w:rPr>
            </w:pPr>
            <w:del w:id="1831" w:author="Sasi Songthong" w:date="2022-06-23T12:53: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7E4DFC" w:rsidRPr="00894548" w14:paraId="0899230F" w14:textId="77777777" w:rsidTr="007E4DFC">
        <w:tblPrEx>
          <w:tblW w:w="12865" w:type="dxa"/>
          <w:tblLayout w:type="fixed"/>
          <w:tblPrExChange w:id="1832" w:author="Sasi Songthong" w:date="2022-06-23T13:03:00Z">
            <w:tblPrEx>
              <w:tblW w:w="12865" w:type="dxa"/>
              <w:tblLayout w:type="fixed"/>
            </w:tblPrEx>
          </w:tblPrExChange>
        </w:tblPrEx>
        <w:trPr>
          <w:trHeight w:val="288"/>
          <w:trPrChange w:id="1833" w:author="Sasi Songthong" w:date="2022-06-23T13:03:00Z">
            <w:trPr>
              <w:trHeight w:val="288"/>
            </w:trPr>
          </w:trPrChange>
        </w:trPr>
        <w:tc>
          <w:tcPr>
            <w:tcW w:w="805" w:type="dxa"/>
            <w:shd w:val="clear" w:color="auto" w:fill="F2F2F2" w:themeFill="background1" w:themeFillShade="F2"/>
            <w:vAlign w:val="center"/>
            <w:tcPrChange w:id="1834" w:author="Sasi Songthong" w:date="2022-06-23T13:03:00Z">
              <w:tcPr>
                <w:tcW w:w="805" w:type="dxa"/>
                <w:shd w:val="clear" w:color="auto" w:fill="F2F2F2" w:themeFill="background1" w:themeFillShade="F2"/>
                <w:vAlign w:val="center"/>
              </w:tcPr>
            </w:tcPrChange>
          </w:tcPr>
          <w:p w14:paraId="53EA2B01"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1835" w:author="Sasi Songthong" w:date="2022-06-23T13:03:00Z">
              <w:tcPr>
                <w:tcW w:w="1800" w:type="dxa"/>
                <w:shd w:val="clear" w:color="auto" w:fill="F2F2F2" w:themeFill="background1" w:themeFillShade="F2"/>
                <w:vAlign w:val="center"/>
              </w:tcPr>
            </w:tcPrChange>
          </w:tcPr>
          <w:p w14:paraId="5980A100"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1836" w:author="Sasi Songthong" w:date="2022-06-23T13:03:00Z">
              <w:tcPr>
                <w:tcW w:w="1800" w:type="dxa"/>
                <w:gridSpan w:val="2"/>
                <w:shd w:val="clear" w:color="auto" w:fill="F2F2F2" w:themeFill="background1" w:themeFillShade="F2"/>
                <w:vAlign w:val="center"/>
              </w:tcPr>
            </w:tcPrChange>
          </w:tcPr>
          <w:p w14:paraId="36AD5C76"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1837" w:author="Sasi Songthong" w:date="2022-06-23T13:03:00Z">
              <w:tcPr>
                <w:tcW w:w="1800" w:type="dxa"/>
                <w:shd w:val="clear" w:color="auto" w:fill="F2F2F2" w:themeFill="background1" w:themeFillShade="F2"/>
                <w:vAlign w:val="center"/>
              </w:tcPr>
            </w:tcPrChange>
          </w:tcPr>
          <w:p w14:paraId="33C0DE14"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1838" w:author="Sasi Songthong" w:date="2022-06-23T13:03:00Z">
              <w:tcPr>
                <w:tcW w:w="1800" w:type="dxa"/>
                <w:shd w:val="clear" w:color="auto" w:fill="F2F2F2" w:themeFill="background1" w:themeFillShade="F2"/>
                <w:vAlign w:val="center"/>
              </w:tcPr>
            </w:tcPrChange>
          </w:tcPr>
          <w:p w14:paraId="09147C7C" w14:textId="6AAC65E8" w:rsidR="007E4DFC" w:rsidRPr="00894548" w:rsidRDefault="007E4DFC" w:rsidP="007E4DFC">
            <w:pPr>
              <w:jc w:val="center"/>
              <w:rPr>
                <w:rFonts w:ascii="Cambria" w:hAnsi="Cambria" w:cs="Arial"/>
                <w:b/>
                <w:bCs/>
              </w:rPr>
            </w:pPr>
            <w:r>
              <w:rPr>
                <w:rFonts w:ascii="Cambria" w:hAnsi="Cambria" w:cs="Arial"/>
                <w:b/>
                <w:bCs/>
              </w:rPr>
              <w:t xml:space="preserve">20 x </w:t>
            </w:r>
            <w:del w:id="1839" w:author="Sasi Songthong" w:date="2022-06-23T13:07:00Z">
              <w:r w:rsidDel="00FF2FDD">
                <w:rPr>
                  <w:rFonts w:ascii="Cambria" w:hAnsi="Cambria" w:cs="Arial"/>
                  <w:b/>
                  <w:bCs/>
                </w:rPr>
                <w:delText>Spore-Klenz</w:delText>
              </w:r>
            </w:del>
            <w:proofErr w:type="spellStart"/>
            <w:ins w:id="1840"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1841" w:author="Sasi Songthong" w:date="2022-06-23T13:03:00Z">
              <w:tcPr>
                <w:tcW w:w="1800" w:type="dxa"/>
                <w:shd w:val="clear" w:color="auto" w:fill="F2F2F2" w:themeFill="background1" w:themeFillShade="F2"/>
                <w:vAlign w:val="center"/>
              </w:tcPr>
            </w:tcPrChange>
          </w:tcPr>
          <w:p w14:paraId="71F86501"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1842" w:author="Sasi Songthong" w:date="2022-06-23T13:03:00Z">
              <w:tcPr>
                <w:tcW w:w="900" w:type="dxa"/>
                <w:shd w:val="clear" w:color="auto" w:fill="F2F2F2" w:themeFill="background1" w:themeFillShade="F2"/>
                <w:vAlign w:val="center"/>
              </w:tcPr>
            </w:tcPrChange>
          </w:tcPr>
          <w:p w14:paraId="7BA4F981" w14:textId="77777777" w:rsidR="007E4DFC" w:rsidRPr="001E738F" w:rsidRDefault="007E4DFC" w:rsidP="007E4DFC">
            <w:pPr>
              <w:jc w:val="center"/>
              <w:rPr>
                <w:ins w:id="1843" w:author="Sasi Songthong" w:date="2022-06-23T13:02:00Z"/>
                <w:rFonts w:ascii="Cambria" w:hAnsi="Cambria" w:cs="Arial"/>
                <w:b/>
                <w:bCs/>
              </w:rPr>
            </w:pPr>
            <w:ins w:id="1844" w:author="Sasi Songthong" w:date="2022-06-23T13:02:00Z">
              <w:r w:rsidRPr="001E738F">
                <w:rPr>
                  <w:rFonts w:ascii="Cambria" w:hAnsi="Cambria" w:cs="Arial"/>
                  <w:b/>
                  <w:bCs/>
                </w:rPr>
                <w:t>Results:</w:t>
              </w:r>
            </w:ins>
          </w:p>
          <w:p w14:paraId="4150D327" w14:textId="0304C666" w:rsidR="007E4DFC" w:rsidDel="00503864" w:rsidRDefault="007E4DFC" w:rsidP="007E4DFC">
            <w:pPr>
              <w:jc w:val="center"/>
              <w:rPr>
                <w:rFonts w:ascii="Cambria" w:hAnsi="Cambria" w:cs="Arial"/>
                <w:b/>
                <w:bCs/>
              </w:rPr>
            </w:pPr>
            <w:ins w:id="1845" w:author="Sasi Songthong" w:date="2022-06-23T13:02:00Z">
              <w:r w:rsidRPr="001E738F">
                <w:rPr>
                  <w:rFonts w:ascii="Cambria" w:hAnsi="Cambria" w:cs="Arial"/>
                  <w:b/>
                  <w:bCs/>
                </w:rPr>
                <w:t>Label legible?</w:t>
              </w:r>
            </w:ins>
            <w:del w:id="1846" w:author="Sasi Songthong" w:date="2022-06-23T12:53:00Z">
              <w:r w:rsidDel="00503864">
                <w:rPr>
                  <w:rFonts w:ascii="Cambria" w:hAnsi="Cambria" w:cs="Arial"/>
                  <w:b/>
                  <w:bCs/>
                </w:rPr>
                <w:delText>Results:</w:delText>
              </w:r>
            </w:del>
          </w:p>
        </w:tc>
        <w:tc>
          <w:tcPr>
            <w:tcW w:w="1543" w:type="dxa"/>
            <w:shd w:val="clear" w:color="auto" w:fill="F2F2F2" w:themeFill="background1" w:themeFillShade="F2"/>
            <w:vAlign w:val="center"/>
            <w:tcPrChange w:id="1847" w:author="Sasi Songthong" w:date="2022-06-23T13:03:00Z">
              <w:tcPr>
                <w:tcW w:w="900" w:type="dxa"/>
                <w:shd w:val="clear" w:color="auto" w:fill="F2F2F2" w:themeFill="background1" w:themeFillShade="F2"/>
                <w:vAlign w:val="center"/>
              </w:tcPr>
            </w:tcPrChange>
          </w:tcPr>
          <w:p w14:paraId="693BE655" w14:textId="77777777" w:rsidR="007E4DFC" w:rsidRPr="001E738F" w:rsidRDefault="007E4DFC" w:rsidP="007E4DFC">
            <w:pPr>
              <w:jc w:val="center"/>
              <w:rPr>
                <w:ins w:id="1848" w:author="Sasi Songthong" w:date="2022-06-23T13:02:00Z"/>
                <w:rFonts w:ascii="Cambria" w:hAnsi="Cambria" w:cs="Arial"/>
                <w:b/>
                <w:bCs/>
              </w:rPr>
            </w:pPr>
            <w:ins w:id="1849" w:author="Sasi Songthong" w:date="2022-06-23T13:02:00Z">
              <w:r w:rsidRPr="001E738F">
                <w:rPr>
                  <w:rFonts w:ascii="Cambria" w:hAnsi="Cambria" w:cs="Arial"/>
                  <w:b/>
                  <w:bCs/>
                </w:rPr>
                <w:t>Results:</w:t>
              </w:r>
            </w:ins>
          </w:p>
          <w:p w14:paraId="1AB2D82F" w14:textId="3A003C53" w:rsidR="007E4DFC" w:rsidRPr="00894548" w:rsidRDefault="007E4DFC" w:rsidP="007E4DFC">
            <w:pPr>
              <w:jc w:val="center"/>
              <w:rPr>
                <w:rFonts w:ascii="Cambria" w:hAnsi="Cambria" w:cs="Arial"/>
                <w:b/>
                <w:bCs/>
              </w:rPr>
            </w:pPr>
            <w:ins w:id="1850" w:author="Sasi Songthong" w:date="2022-06-23T13:02:00Z">
              <w:r w:rsidRPr="001E738F">
                <w:rPr>
                  <w:rFonts w:ascii="Cambria" w:hAnsi="Cambria" w:cs="Arial"/>
                  <w:b/>
                  <w:bCs/>
                </w:rPr>
                <w:t>Label Present?</w:t>
              </w:r>
            </w:ins>
            <w:del w:id="1851" w:author="Sasi Songthong" w:date="2022-06-23T12:53: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1852" w:author="Sasi Songthong" w:date="2022-06-23T13:03:00Z">
              <w:tcPr>
                <w:tcW w:w="1260" w:type="dxa"/>
                <w:shd w:val="clear" w:color="auto" w:fill="F2F2F2" w:themeFill="background1" w:themeFillShade="F2"/>
                <w:vAlign w:val="center"/>
              </w:tcPr>
            </w:tcPrChange>
          </w:tcPr>
          <w:p w14:paraId="5A1C3E91"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2640757B" w14:textId="77777777" w:rsidTr="007E4DFC">
        <w:tblPrEx>
          <w:tblW w:w="12865" w:type="dxa"/>
          <w:tblLayout w:type="fixed"/>
          <w:tblPrExChange w:id="1853" w:author="Sasi Songthong" w:date="2022-06-23T13:03:00Z">
            <w:tblPrEx>
              <w:tblW w:w="12865" w:type="dxa"/>
              <w:tblLayout w:type="fixed"/>
            </w:tblPrEx>
          </w:tblPrExChange>
        </w:tblPrEx>
        <w:trPr>
          <w:trHeight w:val="404"/>
          <w:trPrChange w:id="1854" w:author="Sasi Songthong" w:date="2022-06-23T13:03:00Z">
            <w:trPr>
              <w:trHeight w:val="404"/>
            </w:trPr>
          </w:trPrChange>
        </w:trPr>
        <w:tc>
          <w:tcPr>
            <w:tcW w:w="805" w:type="dxa"/>
            <w:vAlign w:val="center"/>
            <w:tcPrChange w:id="1855" w:author="Sasi Songthong" w:date="2022-06-23T13:03:00Z">
              <w:tcPr>
                <w:tcW w:w="805" w:type="dxa"/>
                <w:vAlign w:val="center"/>
              </w:tcPr>
            </w:tcPrChange>
          </w:tcPr>
          <w:p w14:paraId="75E2BCE1" w14:textId="77777777" w:rsidR="007E4DFC" w:rsidRPr="000047FC" w:rsidRDefault="007E4DFC" w:rsidP="007E4DFC">
            <w:pPr>
              <w:jc w:val="center"/>
              <w:rPr>
                <w:rFonts w:ascii="Cambria" w:hAnsi="Cambria" w:cs="Arial"/>
                <w:b/>
                <w:bCs/>
              </w:rPr>
            </w:pPr>
            <w:r>
              <w:rPr>
                <w:rFonts w:ascii="Cambria" w:hAnsi="Cambria" w:cs="Arial"/>
                <w:b/>
                <w:bCs/>
              </w:rPr>
              <w:t>9</w:t>
            </w:r>
          </w:p>
        </w:tc>
        <w:tc>
          <w:tcPr>
            <w:tcW w:w="1542" w:type="dxa"/>
            <w:vAlign w:val="center"/>
            <w:tcPrChange w:id="1856" w:author="Sasi Songthong" w:date="2022-06-23T13:03:00Z">
              <w:tcPr>
                <w:tcW w:w="1800" w:type="dxa"/>
                <w:vAlign w:val="center"/>
              </w:tcPr>
            </w:tcPrChange>
          </w:tcPr>
          <w:p w14:paraId="1674FA0E"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1857" w:author="Sasi Songthong" w:date="2022-06-23T13:03:00Z">
              <w:tcPr>
                <w:tcW w:w="1800" w:type="dxa"/>
                <w:gridSpan w:val="2"/>
                <w:vAlign w:val="center"/>
              </w:tcPr>
            </w:tcPrChange>
          </w:tcPr>
          <w:p w14:paraId="20A9975F"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858" w:author="Sasi Songthong" w:date="2022-06-23T13:03:00Z">
              <w:tcPr>
                <w:tcW w:w="1800" w:type="dxa"/>
                <w:vAlign w:val="center"/>
              </w:tcPr>
            </w:tcPrChange>
          </w:tcPr>
          <w:p w14:paraId="2520D867"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859" w:author="Sasi Songthong" w:date="2022-06-23T13:03:00Z">
              <w:tcPr>
                <w:tcW w:w="1800" w:type="dxa"/>
                <w:vAlign w:val="center"/>
              </w:tcPr>
            </w:tcPrChange>
          </w:tcPr>
          <w:p w14:paraId="781AA66E"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860" w:author="Sasi Songthong" w:date="2022-06-23T13:03:00Z">
              <w:tcPr>
                <w:tcW w:w="1800" w:type="dxa"/>
                <w:vAlign w:val="center"/>
              </w:tcPr>
            </w:tcPrChange>
          </w:tcPr>
          <w:p w14:paraId="316FC0F3"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1861" w:author="Sasi Songthong" w:date="2022-06-23T13:03:00Z">
              <w:tcPr>
                <w:tcW w:w="900" w:type="dxa"/>
                <w:vAlign w:val="center"/>
              </w:tcPr>
            </w:tcPrChange>
          </w:tcPr>
          <w:p w14:paraId="7D012F3E" w14:textId="361706C8" w:rsidR="007E4DFC" w:rsidDel="001503C5" w:rsidRDefault="007E4DFC" w:rsidP="007E4DFC">
            <w:pPr>
              <w:jc w:val="center"/>
              <w:rPr>
                <w:del w:id="1862" w:author="Sasi Songthong" w:date="2022-06-23T13:01:00Z"/>
                <w:rFonts w:ascii="Cambria" w:hAnsi="Cambria" w:cs="Arial"/>
              </w:rPr>
            </w:pPr>
            <w:ins w:id="1863" w:author="Sasi Songthong" w:date="2022-06-23T13:02:00Z">
              <w:r>
                <w:rPr>
                  <w:rFonts w:ascii="Cambria" w:hAnsi="Cambria" w:cs="Arial"/>
                </w:rPr>
                <w:t>Yes / No</w:t>
              </w:r>
            </w:ins>
            <w:del w:id="1864" w:author="Sasi Songthong" w:date="2022-06-23T12:53:00Z">
              <w:r w:rsidDel="00503864">
                <w:rPr>
                  <w:rFonts w:ascii="Cambria" w:hAnsi="Cambria" w:cs="Arial"/>
                </w:rPr>
                <w:delText>Yes / No</w:delText>
              </w:r>
            </w:del>
          </w:p>
          <w:p w14:paraId="317E61A0" w14:textId="42B7A828" w:rsidR="007E4DFC" w:rsidDel="001503C5" w:rsidRDefault="007E4DFC" w:rsidP="007E4DFC">
            <w:pPr>
              <w:jc w:val="center"/>
              <w:rPr>
                <w:del w:id="1865" w:author="Sasi Songthong" w:date="2022-06-23T13:01:00Z"/>
                <w:rFonts w:ascii="Cambria" w:hAnsi="Cambria" w:cs="Arial"/>
              </w:rPr>
            </w:pPr>
            <w:del w:id="1866" w:author="Sasi Songthong" w:date="2022-06-23T12:53:00Z">
              <w:r w:rsidRPr="00BF1CE3" w:rsidDel="00503864">
                <w:rPr>
                  <w:rFonts w:ascii="Cambria" w:hAnsi="Cambria" w:cs="Arial"/>
                </w:rPr>
                <w:delText>Yes / No</w:delText>
              </w:r>
            </w:del>
          </w:p>
          <w:p w14:paraId="5873F397" w14:textId="1ABAE698" w:rsidR="007E4DFC" w:rsidDel="001503C5" w:rsidRDefault="007E4DFC" w:rsidP="007E4DFC">
            <w:pPr>
              <w:jc w:val="center"/>
              <w:rPr>
                <w:del w:id="1867" w:author="Sasi Songthong" w:date="2022-06-23T13:01:00Z"/>
                <w:rFonts w:ascii="Cambria" w:hAnsi="Cambria" w:cs="Arial"/>
              </w:rPr>
            </w:pPr>
            <w:del w:id="1868" w:author="Sasi Songthong" w:date="2022-06-23T12:53:00Z">
              <w:r w:rsidRPr="00BF1CE3" w:rsidDel="00503864">
                <w:rPr>
                  <w:rFonts w:ascii="Cambria" w:hAnsi="Cambria" w:cs="Arial"/>
                </w:rPr>
                <w:delText>Yes / No</w:delText>
              </w:r>
            </w:del>
          </w:p>
          <w:p w14:paraId="2E98E988" w14:textId="77777777" w:rsidR="007E4DFC" w:rsidRDefault="007E4DFC" w:rsidP="007E4DFC">
            <w:pPr>
              <w:jc w:val="center"/>
              <w:rPr>
                <w:rFonts w:ascii="Cambria" w:hAnsi="Cambria" w:cs="Arial"/>
              </w:rPr>
            </w:pPr>
            <w:del w:id="1869" w:author="Sasi Songthong" w:date="2022-06-23T12:53:00Z">
              <w:r w:rsidRPr="00BF1CE3" w:rsidDel="00503864">
                <w:rPr>
                  <w:rFonts w:ascii="Cambria" w:hAnsi="Cambria" w:cs="Arial"/>
                </w:rPr>
                <w:delText>Yes / No</w:delText>
              </w:r>
            </w:del>
          </w:p>
        </w:tc>
        <w:tc>
          <w:tcPr>
            <w:tcW w:w="1543" w:type="dxa"/>
            <w:vAlign w:val="center"/>
            <w:tcPrChange w:id="1870" w:author="Sasi Songthong" w:date="2022-06-23T13:03:00Z">
              <w:tcPr>
                <w:tcW w:w="900" w:type="dxa"/>
                <w:vAlign w:val="center"/>
              </w:tcPr>
            </w:tcPrChange>
          </w:tcPr>
          <w:p w14:paraId="18F314AC" w14:textId="2C6BFD33" w:rsidR="007E4DFC" w:rsidDel="001503C5" w:rsidRDefault="007E4DFC" w:rsidP="007E4DFC">
            <w:pPr>
              <w:jc w:val="center"/>
              <w:rPr>
                <w:del w:id="1871" w:author="Sasi Songthong" w:date="2022-06-23T13:01:00Z"/>
                <w:rFonts w:ascii="Cambria" w:hAnsi="Cambria" w:cs="Arial"/>
              </w:rPr>
            </w:pPr>
            <w:ins w:id="1872" w:author="Sasi Songthong" w:date="2022-06-23T13:02:00Z">
              <w:r>
                <w:rPr>
                  <w:rFonts w:ascii="Cambria" w:hAnsi="Cambria" w:cs="Arial"/>
                </w:rPr>
                <w:t>Yes / No</w:t>
              </w:r>
            </w:ins>
            <w:del w:id="1873" w:author="Sasi Songthong" w:date="2022-06-23T12:53:00Z">
              <w:r w:rsidRPr="00BF1CE3" w:rsidDel="00503864">
                <w:rPr>
                  <w:rFonts w:ascii="Cambria" w:hAnsi="Cambria" w:cs="Arial"/>
                </w:rPr>
                <w:delText>Yes / No</w:delText>
              </w:r>
            </w:del>
          </w:p>
          <w:p w14:paraId="406CB904" w14:textId="1C515A74" w:rsidR="007E4DFC" w:rsidDel="001503C5" w:rsidRDefault="007E4DFC" w:rsidP="007E4DFC">
            <w:pPr>
              <w:jc w:val="center"/>
              <w:rPr>
                <w:del w:id="1874" w:author="Sasi Songthong" w:date="2022-06-23T13:01:00Z"/>
                <w:rFonts w:ascii="Cambria" w:hAnsi="Cambria" w:cs="Arial"/>
              </w:rPr>
            </w:pPr>
            <w:del w:id="1875" w:author="Sasi Songthong" w:date="2022-06-23T12:53:00Z">
              <w:r w:rsidRPr="00BF1CE3" w:rsidDel="00503864">
                <w:rPr>
                  <w:rFonts w:ascii="Cambria" w:hAnsi="Cambria" w:cs="Arial"/>
                </w:rPr>
                <w:delText>Yes / No</w:delText>
              </w:r>
            </w:del>
          </w:p>
          <w:p w14:paraId="2602A094" w14:textId="7807E715" w:rsidR="007E4DFC" w:rsidDel="001503C5" w:rsidRDefault="007E4DFC" w:rsidP="007E4DFC">
            <w:pPr>
              <w:jc w:val="center"/>
              <w:rPr>
                <w:del w:id="1876" w:author="Sasi Songthong" w:date="2022-06-23T13:01:00Z"/>
                <w:rFonts w:ascii="Cambria" w:hAnsi="Cambria" w:cs="Arial"/>
              </w:rPr>
            </w:pPr>
            <w:del w:id="1877" w:author="Sasi Songthong" w:date="2022-06-23T12:53:00Z">
              <w:r w:rsidRPr="00BF1CE3" w:rsidDel="00503864">
                <w:rPr>
                  <w:rFonts w:ascii="Cambria" w:hAnsi="Cambria" w:cs="Arial"/>
                </w:rPr>
                <w:delText>Yes / No</w:delText>
              </w:r>
            </w:del>
          </w:p>
          <w:p w14:paraId="2749EED7" w14:textId="4DD7043D" w:rsidR="007E4DFC" w:rsidRDefault="007E4DFC" w:rsidP="007E4DFC">
            <w:pPr>
              <w:jc w:val="center"/>
              <w:rPr>
                <w:rFonts w:ascii="Cambria" w:hAnsi="Cambria" w:cs="Arial"/>
              </w:rPr>
            </w:pPr>
            <w:del w:id="1878" w:author="Sasi Songthong" w:date="2022-06-23T12:53:00Z">
              <w:r w:rsidRPr="00BF1CE3" w:rsidDel="00503864">
                <w:rPr>
                  <w:rFonts w:ascii="Cambria" w:hAnsi="Cambria" w:cs="Arial"/>
                </w:rPr>
                <w:delText>Yes / No</w:delText>
              </w:r>
            </w:del>
          </w:p>
        </w:tc>
        <w:tc>
          <w:tcPr>
            <w:tcW w:w="1260" w:type="dxa"/>
            <w:vAlign w:val="center"/>
            <w:tcPrChange w:id="1879" w:author="Sasi Songthong" w:date="2022-06-23T13:03:00Z">
              <w:tcPr>
                <w:tcW w:w="1260" w:type="dxa"/>
                <w:vAlign w:val="center"/>
              </w:tcPr>
            </w:tcPrChange>
          </w:tcPr>
          <w:p w14:paraId="5A5C694C" w14:textId="77777777" w:rsidR="007E4DFC" w:rsidRDefault="007E4DFC" w:rsidP="007E4DFC">
            <w:pPr>
              <w:jc w:val="center"/>
              <w:rPr>
                <w:rFonts w:ascii="Cambria" w:hAnsi="Cambria" w:cs="Arial"/>
              </w:rPr>
            </w:pPr>
          </w:p>
        </w:tc>
      </w:tr>
      <w:tr w:rsidR="007E4DFC" w14:paraId="59BB07E1" w14:textId="77777777" w:rsidTr="007E4DFC">
        <w:tblPrEx>
          <w:tblW w:w="12865" w:type="dxa"/>
          <w:tblLayout w:type="fixed"/>
          <w:tblPrExChange w:id="1880" w:author="Sasi Songthong" w:date="2022-06-23T13:03:00Z">
            <w:tblPrEx>
              <w:tblW w:w="12865" w:type="dxa"/>
              <w:tblLayout w:type="fixed"/>
            </w:tblPrEx>
          </w:tblPrExChange>
        </w:tblPrEx>
        <w:trPr>
          <w:trHeight w:val="392"/>
          <w:trPrChange w:id="1881" w:author="Sasi Songthong" w:date="2022-06-23T13:03:00Z">
            <w:trPr>
              <w:trHeight w:val="392"/>
            </w:trPr>
          </w:trPrChange>
        </w:trPr>
        <w:tc>
          <w:tcPr>
            <w:tcW w:w="805" w:type="dxa"/>
            <w:vAlign w:val="center"/>
            <w:tcPrChange w:id="1882" w:author="Sasi Songthong" w:date="2022-06-23T13:03:00Z">
              <w:tcPr>
                <w:tcW w:w="805" w:type="dxa"/>
                <w:vAlign w:val="center"/>
              </w:tcPr>
            </w:tcPrChange>
          </w:tcPr>
          <w:p w14:paraId="11E7C69B" w14:textId="77777777" w:rsidR="007E4DFC" w:rsidRPr="000047FC" w:rsidRDefault="007E4DFC" w:rsidP="007E4DFC">
            <w:pPr>
              <w:jc w:val="center"/>
              <w:rPr>
                <w:rFonts w:ascii="Cambria" w:hAnsi="Cambria" w:cs="Arial"/>
                <w:b/>
                <w:bCs/>
              </w:rPr>
            </w:pPr>
            <w:r>
              <w:rPr>
                <w:rFonts w:ascii="Cambria" w:hAnsi="Cambria" w:cs="Arial"/>
                <w:b/>
                <w:bCs/>
              </w:rPr>
              <w:t>10</w:t>
            </w:r>
          </w:p>
        </w:tc>
        <w:tc>
          <w:tcPr>
            <w:tcW w:w="1542" w:type="dxa"/>
            <w:vAlign w:val="center"/>
            <w:tcPrChange w:id="1883" w:author="Sasi Songthong" w:date="2022-06-23T13:03:00Z">
              <w:tcPr>
                <w:tcW w:w="1800" w:type="dxa"/>
                <w:vAlign w:val="center"/>
              </w:tcPr>
            </w:tcPrChange>
          </w:tcPr>
          <w:p w14:paraId="03BAD066"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884" w:author="Sasi Songthong" w:date="2022-06-23T13:03:00Z">
              <w:tcPr>
                <w:tcW w:w="1800" w:type="dxa"/>
                <w:gridSpan w:val="2"/>
                <w:vAlign w:val="center"/>
              </w:tcPr>
            </w:tcPrChange>
          </w:tcPr>
          <w:p w14:paraId="30D9935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85" w:author="Sasi Songthong" w:date="2022-06-23T13:03:00Z">
              <w:tcPr>
                <w:tcW w:w="1800" w:type="dxa"/>
                <w:vAlign w:val="center"/>
              </w:tcPr>
            </w:tcPrChange>
          </w:tcPr>
          <w:p w14:paraId="25F6A35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86" w:author="Sasi Songthong" w:date="2022-06-23T13:03:00Z">
              <w:tcPr>
                <w:tcW w:w="1800" w:type="dxa"/>
                <w:vAlign w:val="center"/>
              </w:tcPr>
            </w:tcPrChange>
          </w:tcPr>
          <w:p w14:paraId="01E3EFB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87" w:author="Sasi Songthong" w:date="2022-06-23T13:03:00Z">
              <w:tcPr>
                <w:tcW w:w="1800" w:type="dxa"/>
                <w:vAlign w:val="center"/>
              </w:tcPr>
            </w:tcPrChange>
          </w:tcPr>
          <w:p w14:paraId="206FBCB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88" w:author="Sasi Songthong" w:date="2022-06-23T13:03:00Z">
              <w:tcPr>
                <w:tcW w:w="900" w:type="dxa"/>
                <w:vAlign w:val="center"/>
              </w:tcPr>
            </w:tcPrChange>
          </w:tcPr>
          <w:p w14:paraId="7208F5FA" w14:textId="45DD5F80" w:rsidR="007E4DFC" w:rsidRDefault="007E4DFC" w:rsidP="007E4DFC">
            <w:pPr>
              <w:jc w:val="center"/>
              <w:rPr>
                <w:rFonts w:ascii="Cambria" w:hAnsi="Cambria" w:cs="Arial"/>
              </w:rPr>
            </w:pPr>
            <w:ins w:id="1889" w:author="Sasi Songthong" w:date="2022-06-23T13:02:00Z">
              <w:r w:rsidRPr="00BF1CE3">
                <w:rPr>
                  <w:rFonts w:ascii="Cambria" w:hAnsi="Cambria" w:cs="Arial"/>
                </w:rPr>
                <w:t>Yes / No</w:t>
              </w:r>
            </w:ins>
          </w:p>
        </w:tc>
        <w:tc>
          <w:tcPr>
            <w:tcW w:w="1543" w:type="dxa"/>
            <w:vAlign w:val="center"/>
            <w:tcPrChange w:id="1890" w:author="Sasi Songthong" w:date="2022-06-23T13:03:00Z">
              <w:tcPr>
                <w:tcW w:w="900" w:type="dxa"/>
                <w:vAlign w:val="center"/>
              </w:tcPr>
            </w:tcPrChange>
          </w:tcPr>
          <w:p w14:paraId="79A7504F" w14:textId="58A58066" w:rsidR="007E4DFC" w:rsidRDefault="007E4DFC" w:rsidP="007E4DFC">
            <w:pPr>
              <w:jc w:val="center"/>
              <w:rPr>
                <w:rFonts w:ascii="Cambria" w:hAnsi="Cambria" w:cs="Arial"/>
              </w:rPr>
            </w:pPr>
            <w:ins w:id="1891" w:author="Sasi Songthong" w:date="2022-06-23T13:02:00Z">
              <w:r w:rsidRPr="00BF1CE3">
                <w:rPr>
                  <w:rFonts w:ascii="Cambria" w:hAnsi="Cambria" w:cs="Arial"/>
                </w:rPr>
                <w:t>Yes / No</w:t>
              </w:r>
            </w:ins>
          </w:p>
        </w:tc>
        <w:tc>
          <w:tcPr>
            <w:tcW w:w="1260" w:type="dxa"/>
            <w:vAlign w:val="center"/>
            <w:tcPrChange w:id="1892" w:author="Sasi Songthong" w:date="2022-06-23T13:03:00Z">
              <w:tcPr>
                <w:tcW w:w="1260" w:type="dxa"/>
                <w:vAlign w:val="center"/>
              </w:tcPr>
            </w:tcPrChange>
          </w:tcPr>
          <w:p w14:paraId="22C0CE67" w14:textId="77777777" w:rsidR="007E4DFC" w:rsidRDefault="007E4DFC" w:rsidP="007E4DFC">
            <w:pPr>
              <w:jc w:val="center"/>
              <w:rPr>
                <w:rFonts w:ascii="Cambria" w:hAnsi="Cambria" w:cs="Arial"/>
              </w:rPr>
            </w:pPr>
          </w:p>
        </w:tc>
      </w:tr>
      <w:tr w:rsidR="007E4DFC" w14:paraId="5B9553BA" w14:textId="77777777" w:rsidTr="007E4DFC">
        <w:tblPrEx>
          <w:tblW w:w="12865" w:type="dxa"/>
          <w:tblLayout w:type="fixed"/>
          <w:tblPrExChange w:id="1893" w:author="Sasi Songthong" w:date="2022-06-23T13:03:00Z">
            <w:tblPrEx>
              <w:tblW w:w="12865" w:type="dxa"/>
              <w:tblLayout w:type="fixed"/>
            </w:tblPrEx>
          </w:tblPrExChange>
        </w:tblPrEx>
        <w:trPr>
          <w:trHeight w:val="392"/>
          <w:trPrChange w:id="1894" w:author="Sasi Songthong" w:date="2022-06-23T13:03:00Z">
            <w:trPr>
              <w:trHeight w:val="392"/>
            </w:trPr>
          </w:trPrChange>
        </w:trPr>
        <w:tc>
          <w:tcPr>
            <w:tcW w:w="805" w:type="dxa"/>
            <w:vAlign w:val="center"/>
            <w:tcPrChange w:id="1895" w:author="Sasi Songthong" w:date="2022-06-23T13:03:00Z">
              <w:tcPr>
                <w:tcW w:w="805" w:type="dxa"/>
                <w:vAlign w:val="center"/>
              </w:tcPr>
            </w:tcPrChange>
          </w:tcPr>
          <w:p w14:paraId="772A20FF" w14:textId="77777777" w:rsidR="007E4DFC" w:rsidRPr="000047FC" w:rsidRDefault="007E4DFC" w:rsidP="007E4DFC">
            <w:pPr>
              <w:jc w:val="center"/>
              <w:rPr>
                <w:rFonts w:ascii="Cambria" w:hAnsi="Cambria" w:cs="Arial"/>
                <w:b/>
                <w:bCs/>
              </w:rPr>
            </w:pPr>
            <w:r>
              <w:rPr>
                <w:rFonts w:ascii="Cambria" w:hAnsi="Cambria" w:cs="Arial"/>
                <w:b/>
                <w:bCs/>
              </w:rPr>
              <w:t>11</w:t>
            </w:r>
          </w:p>
        </w:tc>
        <w:tc>
          <w:tcPr>
            <w:tcW w:w="1542" w:type="dxa"/>
            <w:vAlign w:val="center"/>
            <w:tcPrChange w:id="1896" w:author="Sasi Songthong" w:date="2022-06-23T13:03:00Z">
              <w:tcPr>
                <w:tcW w:w="1800" w:type="dxa"/>
                <w:vAlign w:val="center"/>
              </w:tcPr>
            </w:tcPrChange>
          </w:tcPr>
          <w:p w14:paraId="2640C3CF"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897" w:author="Sasi Songthong" w:date="2022-06-23T13:03:00Z">
              <w:tcPr>
                <w:tcW w:w="1800" w:type="dxa"/>
                <w:gridSpan w:val="2"/>
                <w:vAlign w:val="center"/>
              </w:tcPr>
            </w:tcPrChange>
          </w:tcPr>
          <w:p w14:paraId="1DA4A8B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98" w:author="Sasi Songthong" w:date="2022-06-23T13:03:00Z">
              <w:tcPr>
                <w:tcW w:w="1800" w:type="dxa"/>
                <w:vAlign w:val="center"/>
              </w:tcPr>
            </w:tcPrChange>
          </w:tcPr>
          <w:p w14:paraId="50E8C65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899" w:author="Sasi Songthong" w:date="2022-06-23T13:03:00Z">
              <w:tcPr>
                <w:tcW w:w="1800" w:type="dxa"/>
                <w:vAlign w:val="center"/>
              </w:tcPr>
            </w:tcPrChange>
          </w:tcPr>
          <w:p w14:paraId="0D0D3C3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00" w:author="Sasi Songthong" w:date="2022-06-23T13:03:00Z">
              <w:tcPr>
                <w:tcW w:w="1800" w:type="dxa"/>
                <w:vAlign w:val="center"/>
              </w:tcPr>
            </w:tcPrChange>
          </w:tcPr>
          <w:p w14:paraId="4FCAD5B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01" w:author="Sasi Songthong" w:date="2022-06-23T13:03:00Z">
              <w:tcPr>
                <w:tcW w:w="900" w:type="dxa"/>
                <w:vAlign w:val="center"/>
              </w:tcPr>
            </w:tcPrChange>
          </w:tcPr>
          <w:p w14:paraId="0BF7AEA4" w14:textId="603BAD28" w:rsidR="007E4DFC" w:rsidRDefault="007E4DFC" w:rsidP="007E4DFC">
            <w:pPr>
              <w:jc w:val="center"/>
              <w:rPr>
                <w:rFonts w:ascii="Cambria" w:hAnsi="Cambria" w:cs="Arial"/>
              </w:rPr>
            </w:pPr>
            <w:ins w:id="1902" w:author="Sasi Songthong" w:date="2022-06-23T13:02:00Z">
              <w:r w:rsidRPr="00BF1CE3">
                <w:rPr>
                  <w:rFonts w:ascii="Cambria" w:hAnsi="Cambria" w:cs="Arial"/>
                </w:rPr>
                <w:t>Yes / No</w:t>
              </w:r>
            </w:ins>
          </w:p>
        </w:tc>
        <w:tc>
          <w:tcPr>
            <w:tcW w:w="1543" w:type="dxa"/>
            <w:vAlign w:val="center"/>
            <w:tcPrChange w:id="1903" w:author="Sasi Songthong" w:date="2022-06-23T13:03:00Z">
              <w:tcPr>
                <w:tcW w:w="900" w:type="dxa"/>
                <w:vAlign w:val="center"/>
              </w:tcPr>
            </w:tcPrChange>
          </w:tcPr>
          <w:p w14:paraId="3375332F" w14:textId="6C6ECB25" w:rsidR="007E4DFC" w:rsidRDefault="007E4DFC" w:rsidP="007E4DFC">
            <w:pPr>
              <w:jc w:val="center"/>
              <w:rPr>
                <w:rFonts w:ascii="Cambria" w:hAnsi="Cambria" w:cs="Arial"/>
              </w:rPr>
            </w:pPr>
            <w:ins w:id="1904" w:author="Sasi Songthong" w:date="2022-06-23T13:02:00Z">
              <w:r w:rsidRPr="00BF1CE3">
                <w:rPr>
                  <w:rFonts w:ascii="Cambria" w:hAnsi="Cambria" w:cs="Arial"/>
                </w:rPr>
                <w:t>Yes / No</w:t>
              </w:r>
            </w:ins>
          </w:p>
        </w:tc>
        <w:tc>
          <w:tcPr>
            <w:tcW w:w="1260" w:type="dxa"/>
            <w:vAlign w:val="center"/>
            <w:tcPrChange w:id="1905" w:author="Sasi Songthong" w:date="2022-06-23T13:03:00Z">
              <w:tcPr>
                <w:tcW w:w="1260" w:type="dxa"/>
                <w:vAlign w:val="center"/>
              </w:tcPr>
            </w:tcPrChange>
          </w:tcPr>
          <w:p w14:paraId="32394EEB" w14:textId="77777777" w:rsidR="007E4DFC" w:rsidRDefault="007E4DFC" w:rsidP="007E4DFC">
            <w:pPr>
              <w:jc w:val="center"/>
              <w:rPr>
                <w:rFonts w:ascii="Cambria" w:hAnsi="Cambria" w:cs="Arial"/>
              </w:rPr>
            </w:pPr>
          </w:p>
        </w:tc>
      </w:tr>
      <w:tr w:rsidR="007E4DFC" w14:paraId="0DF01E84" w14:textId="77777777" w:rsidTr="007E4DFC">
        <w:tblPrEx>
          <w:tblW w:w="12865" w:type="dxa"/>
          <w:tblLayout w:type="fixed"/>
          <w:tblPrExChange w:id="1906" w:author="Sasi Songthong" w:date="2022-06-23T13:03:00Z">
            <w:tblPrEx>
              <w:tblW w:w="12865" w:type="dxa"/>
              <w:tblLayout w:type="fixed"/>
            </w:tblPrEx>
          </w:tblPrExChange>
        </w:tblPrEx>
        <w:trPr>
          <w:trHeight w:val="392"/>
          <w:trPrChange w:id="1907" w:author="Sasi Songthong" w:date="2022-06-23T13:03:00Z">
            <w:trPr>
              <w:trHeight w:val="392"/>
            </w:trPr>
          </w:trPrChange>
        </w:trPr>
        <w:tc>
          <w:tcPr>
            <w:tcW w:w="805" w:type="dxa"/>
            <w:vAlign w:val="center"/>
            <w:tcPrChange w:id="1908" w:author="Sasi Songthong" w:date="2022-06-23T13:03:00Z">
              <w:tcPr>
                <w:tcW w:w="805" w:type="dxa"/>
                <w:vAlign w:val="center"/>
              </w:tcPr>
            </w:tcPrChange>
          </w:tcPr>
          <w:p w14:paraId="0AB9F5EB" w14:textId="77777777" w:rsidR="007E4DFC" w:rsidRPr="000047FC" w:rsidRDefault="007E4DFC" w:rsidP="007E4DFC">
            <w:pPr>
              <w:jc w:val="center"/>
              <w:rPr>
                <w:rFonts w:ascii="Cambria" w:hAnsi="Cambria" w:cs="Arial"/>
                <w:b/>
                <w:bCs/>
              </w:rPr>
            </w:pPr>
            <w:r>
              <w:rPr>
                <w:rFonts w:ascii="Cambria" w:hAnsi="Cambria" w:cs="Arial"/>
                <w:b/>
                <w:bCs/>
              </w:rPr>
              <w:t>12</w:t>
            </w:r>
          </w:p>
        </w:tc>
        <w:tc>
          <w:tcPr>
            <w:tcW w:w="1542" w:type="dxa"/>
            <w:vAlign w:val="center"/>
            <w:tcPrChange w:id="1909" w:author="Sasi Songthong" w:date="2022-06-23T13:03:00Z">
              <w:tcPr>
                <w:tcW w:w="1800" w:type="dxa"/>
                <w:vAlign w:val="center"/>
              </w:tcPr>
            </w:tcPrChange>
          </w:tcPr>
          <w:p w14:paraId="1B1BE8B4"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910" w:author="Sasi Songthong" w:date="2022-06-23T13:03:00Z">
              <w:tcPr>
                <w:tcW w:w="1800" w:type="dxa"/>
                <w:gridSpan w:val="2"/>
                <w:vAlign w:val="center"/>
              </w:tcPr>
            </w:tcPrChange>
          </w:tcPr>
          <w:p w14:paraId="18BAFAF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11" w:author="Sasi Songthong" w:date="2022-06-23T13:03:00Z">
              <w:tcPr>
                <w:tcW w:w="1800" w:type="dxa"/>
                <w:vAlign w:val="center"/>
              </w:tcPr>
            </w:tcPrChange>
          </w:tcPr>
          <w:p w14:paraId="58398FD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12" w:author="Sasi Songthong" w:date="2022-06-23T13:03:00Z">
              <w:tcPr>
                <w:tcW w:w="1800" w:type="dxa"/>
                <w:vAlign w:val="center"/>
              </w:tcPr>
            </w:tcPrChange>
          </w:tcPr>
          <w:p w14:paraId="3350365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13" w:author="Sasi Songthong" w:date="2022-06-23T13:03:00Z">
              <w:tcPr>
                <w:tcW w:w="1800" w:type="dxa"/>
                <w:vAlign w:val="center"/>
              </w:tcPr>
            </w:tcPrChange>
          </w:tcPr>
          <w:p w14:paraId="2740D45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14" w:author="Sasi Songthong" w:date="2022-06-23T13:03:00Z">
              <w:tcPr>
                <w:tcW w:w="900" w:type="dxa"/>
                <w:vAlign w:val="center"/>
              </w:tcPr>
            </w:tcPrChange>
          </w:tcPr>
          <w:p w14:paraId="5B3CC761" w14:textId="71742EB1" w:rsidR="007E4DFC" w:rsidRDefault="007E4DFC" w:rsidP="007E4DFC">
            <w:pPr>
              <w:jc w:val="center"/>
              <w:rPr>
                <w:rFonts w:ascii="Cambria" w:hAnsi="Cambria" w:cs="Arial"/>
              </w:rPr>
            </w:pPr>
            <w:ins w:id="1915" w:author="Sasi Songthong" w:date="2022-06-23T13:02:00Z">
              <w:r w:rsidRPr="00BF1CE3">
                <w:rPr>
                  <w:rFonts w:ascii="Cambria" w:hAnsi="Cambria" w:cs="Arial"/>
                </w:rPr>
                <w:t>Yes / No</w:t>
              </w:r>
            </w:ins>
          </w:p>
        </w:tc>
        <w:tc>
          <w:tcPr>
            <w:tcW w:w="1543" w:type="dxa"/>
            <w:vAlign w:val="center"/>
            <w:tcPrChange w:id="1916" w:author="Sasi Songthong" w:date="2022-06-23T13:03:00Z">
              <w:tcPr>
                <w:tcW w:w="900" w:type="dxa"/>
                <w:vAlign w:val="center"/>
              </w:tcPr>
            </w:tcPrChange>
          </w:tcPr>
          <w:p w14:paraId="7D1FAED3" w14:textId="11303E01" w:rsidR="007E4DFC" w:rsidRDefault="007E4DFC" w:rsidP="007E4DFC">
            <w:pPr>
              <w:jc w:val="center"/>
              <w:rPr>
                <w:rFonts w:ascii="Cambria" w:hAnsi="Cambria" w:cs="Arial"/>
              </w:rPr>
            </w:pPr>
            <w:ins w:id="1917" w:author="Sasi Songthong" w:date="2022-06-23T13:02:00Z">
              <w:r w:rsidRPr="00BF1CE3">
                <w:rPr>
                  <w:rFonts w:ascii="Cambria" w:hAnsi="Cambria" w:cs="Arial"/>
                </w:rPr>
                <w:t>Yes / No</w:t>
              </w:r>
            </w:ins>
          </w:p>
        </w:tc>
        <w:tc>
          <w:tcPr>
            <w:tcW w:w="1260" w:type="dxa"/>
            <w:vAlign w:val="center"/>
            <w:tcPrChange w:id="1918" w:author="Sasi Songthong" w:date="2022-06-23T13:03:00Z">
              <w:tcPr>
                <w:tcW w:w="1260" w:type="dxa"/>
                <w:vAlign w:val="center"/>
              </w:tcPr>
            </w:tcPrChange>
          </w:tcPr>
          <w:p w14:paraId="4382D9F3" w14:textId="77777777" w:rsidR="007E4DFC" w:rsidRDefault="007E4DFC" w:rsidP="007E4DFC">
            <w:pPr>
              <w:jc w:val="center"/>
              <w:rPr>
                <w:rFonts w:ascii="Cambria" w:hAnsi="Cambria" w:cs="Arial"/>
              </w:rPr>
            </w:pPr>
          </w:p>
        </w:tc>
      </w:tr>
      <w:tr w:rsidR="007E4DFC" w14:paraId="40788AF6" w14:textId="77777777" w:rsidTr="007E4DFC">
        <w:tblPrEx>
          <w:tblW w:w="12865" w:type="dxa"/>
          <w:tblLayout w:type="fixed"/>
          <w:tblPrExChange w:id="1919" w:author="Sasi Songthong" w:date="2022-06-23T13:03:00Z">
            <w:tblPrEx>
              <w:tblW w:w="12865" w:type="dxa"/>
              <w:tblLayout w:type="fixed"/>
            </w:tblPrEx>
          </w:tblPrExChange>
        </w:tblPrEx>
        <w:trPr>
          <w:trHeight w:val="392"/>
          <w:trPrChange w:id="1920" w:author="Sasi Songthong" w:date="2022-06-23T13:03:00Z">
            <w:trPr>
              <w:trHeight w:val="392"/>
            </w:trPr>
          </w:trPrChange>
        </w:trPr>
        <w:tc>
          <w:tcPr>
            <w:tcW w:w="805" w:type="dxa"/>
            <w:vAlign w:val="center"/>
            <w:tcPrChange w:id="1921" w:author="Sasi Songthong" w:date="2022-06-23T13:03:00Z">
              <w:tcPr>
                <w:tcW w:w="805" w:type="dxa"/>
                <w:vAlign w:val="center"/>
              </w:tcPr>
            </w:tcPrChange>
          </w:tcPr>
          <w:p w14:paraId="4FCF5C42" w14:textId="77777777" w:rsidR="007E4DFC" w:rsidRPr="000047FC" w:rsidRDefault="007E4DFC" w:rsidP="007E4DFC">
            <w:pPr>
              <w:jc w:val="center"/>
              <w:rPr>
                <w:rFonts w:ascii="Cambria" w:hAnsi="Cambria" w:cs="Arial"/>
                <w:b/>
                <w:bCs/>
              </w:rPr>
            </w:pPr>
            <w:r>
              <w:rPr>
                <w:rFonts w:ascii="Cambria" w:hAnsi="Cambria" w:cs="Arial"/>
                <w:b/>
                <w:bCs/>
              </w:rPr>
              <w:t>13</w:t>
            </w:r>
          </w:p>
        </w:tc>
        <w:tc>
          <w:tcPr>
            <w:tcW w:w="1542" w:type="dxa"/>
            <w:vAlign w:val="center"/>
            <w:tcPrChange w:id="1922" w:author="Sasi Songthong" w:date="2022-06-23T13:03:00Z">
              <w:tcPr>
                <w:tcW w:w="1800" w:type="dxa"/>
                <w:vAlign w:val="center"/>
              </w:tcPr>
            </w:tcPrChange>
          </w:tcPr>
          <w:p w14:paraId="6113338E"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923" w:author="Sasi Songthong" w:date="2022-06-23T13:03:00Z">
              <w:tcPr>
                <w:tcW w:w="1800" w:type="dxa"/>
                <w:gridSpan w:val="2"/>
                <w:vAlign w:val="center"/>
              </w:tcPr>
            </w:tcPrChange>
          </w:tcPr>
          <w:p w14:paraId="38ADB7C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24" w:author="Sasi Songthong" w:date="2022-06-23T13:03:00Z">
              <w:tcPr>
                <w:tcW w:w="1800" w:type="dxa"/>
                <w:vAlign w:val="center"/>
              </w:tcPr>
            </w:tcPrChange>
          </w:tcPr>
          <w:p w14:paraId="7B7074C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25" w:author="Sasi Songthong" w:date="2022-06-23T13:03:00Z">
              <w:tcPr>
                <w:tcW w:w="1800" w:type="dxa"/>
                <w:vAlign w:val="center"/>
              </w:tcPr>
            </w:tcPrChange>
          </w:tcPr>
          <w:p w14:paraId="243C0F0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26" w:author="Sasi Songthong" w:date="2022-06-23T13:03:00Z">
              <w:tcPr>
                <w:tcW w:w="1800" w:type="dxa"/>
                <w:vAlign w:val="center"/>
              </w:tcPr>
            </w:tcPrChange>
          </w:tcPr>
          <w:p w14:paraId="2F19E77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27" w:author="Sasi Songthong" w:date="2022-06-23T13:03:00Z">
              <w:tcPr>
                <w:tcW w:w="900" w:type="dxa"/>
                <w:vAlign w:val="center"/>
              </w:tcPr>
            </w:tcPrChange>
          </w:tcPr>
          <w:p w14:paraId="0B554D16" w14:textId="02C77007" w:rsidR="007E4DFC" w:rsidRDefault="007E4DFC" w:rsidP="007E4DFC">
            <w:pPr>
              <w:jc w:val="center"/>
              <w:rPr>
                <w:rFonts w:ascii="Cambria" w:hAnsi="Cambria" w:cs="Arial"/>
              </w:rPr>
            </w:pPr>
            <w:ins w:id="1928" w:author="Sasi Songthong" w:date="2022-06-23T13:02:00Z">
              <w:r>
                <w:rPr>
                  <w:rFonts w:ascii="Cambria" w:hAnsi="Cambria" w:cs="Arial"/>
                </w:rPr>
                <w:t>Yes / No</w:t>
              </w:r>
            </w:ins>
          </w:p>
        </w:tc>
        <w:tc>
          <w:tcPr>
            <w:tcW w:w="1543" w:type="dxa"/>
            <w:vAlign w:val="center"/>
            <w:tcPrChange w:id="1929" w:author="Sasi Songthong" w:date="2022-06-23T13:03:00Z">
              <w:tcPr>
                <w:tcW w:w="900" w:type="dxa"/>
                <w:vAlign w:val="center"/>
              </w:tcPr>
            </w:tcPrChange>
          </w:tcPr>
          <w:p w14:paraId="0FD0E113" w14:textId="382170D8" w:rsidR="007E4DFC" w:rsidRDefault="007E4DFC" w:rsidP="007E4DFC">
            <w:pPr>
              <w:jc w:val="center"/>
              <w:rPr>
                <w:rFonts w:ascii="Cambria" w:hAnsi="Cambria" w:cs="Arial"/>
              </w:rPr>
            </w:pPr>
            <w:ins w:id="1930" w:author="Sasi Songthong" w:date="2022-06-23T13:02:00Z">
              <w:r>
                <w:rPr>
                  <w:rFonts w:ascii="Cambria" w:hAnsi="Cambria" w:cs="Arial"/>
                </w:rPr>
                <w:t>Yes / No</w:t>
              </w:r>
            </w:ins>
          </w:p>
        </w:tc>
        <w:tc>
          <w:tcPr>
            <w:tcW w:w="1260" w:type="dxa"/>
            <w:vAlign w:val="center"/>
            <w:tcPrChange w:id="1931" w:author="Sasi Songthong" w:date="2022-06-23T13:03:00Z">
              <w:tcPr>
                <w:tcW w:w="1260" w:type="dxa"/>
                <w:vAlign w:val="center"/>
              </w:tcPr>
            </w:tcPrChange>
          </w:tcPr>
          <w:p w14:paraId="5B575584" w14:textId="77777777" w:rsidR="007E4DFC" w:rsidRDefault="007E4DFC" w:rsidP="007E4DFC">
            <w:pPr>
              <w:jc w:val="center"/>
              <w:rPr>
                <w:rFonts w:ascii="Cambria" w:hAnsi="Cambria" w:cs="Arial"/>
              </w:rPr>
            </w:pPr>
          </w:p>
        </w:tc>
      </w:tr>
      <w:tr w:rsidR="007E4DFC" w14:paraId="2A614413" w14:textId="77777777" w:rsidTr="007E4DFC">
        <w:tblPrEx>
          <w:tblW w:w="12865" w:type="dxa"/>
          <w:tblLayout w:type="fixed"/>
          <w:tblPrExChange w:id="1932" w:author="Sasi Songthong" w:date="2022-06-23T13:03:00Z">
            <w:tblPrEx>
              <w:tblW w:w="12865" w:type="dxa"/>
              <w:tblLayout w:type="fixed"/>
            </w:tblPrEx>
          </w:tblPrExChange>
        </w:tblPrEx>
        <w:trPr>
          <w:trHeight w:val="392"/>
          <w:trPrChange w:id="1933" w:author="Sasi Songthong" w:date="2022-06-23T13:03:00Z">
            <w:trPr>
              <w:trHeight w:val="392"/>
            </w:trPr>
          </w:trPrChange>
        </w:trPr>
        <w:tc>
          <w:tcPr>
            <w:tcW w:w="805" w:type="dxa"/>
            <w:vAlign w:val="center"/>
            <w:tcPrChange w:id="1934" w:author="Sasi Songthong" w:date="2022-06-23T13:03:00Z">
              <w:tcPr>
                <w:tcW w:w="805" w:type="dxa"/>
                <w:vAlign w:val="center"/>
              </w:tcPr>
            </w:tcPrChange>
          </w:tcPr>
          <w:p w14:paraId="6B77C952" w14:textId="77777777" w:rsidR="007E4DFC" w:rsidRPr="000047FC" w:rsidRDefault="007E4DFC" w:rsidP="007E4DFC">
            <w:pPr>
              <w:jc w:val="center"/>
              <w:rPr>
                <w:rFonts w:ascii="Cambria" w:hAnsi="Cambria" w:cs="Arial"/>
                <w:b/>
                <w:bCs/>
              </w:rPr>
            </w:pPr>
            <w:r>
              <w:rPr>
                <w:rFonts w:ascii="Cambria" w:hAnsi="Cambria" w:cs="Arial"/>
                <w:b/>
                <w:bCs/>
              </w:rPr>
              <w:t>14</w:t>
            </w:r>
          </w:p>
        </w:tc>
        <w:tc>
          <w:tcPr>
            <w:tcW w:w="1542" w:type="dxa"/>
            <w:vAlign w:val="center"/>
            <w:tcPrChange w:id="1935" w:author="Sasi Songthong" w:date="2022-06-23T13:03:00Z">
              <w:tcPr>
                <w:tcW w:w="1800" w:type="dxa"/>
                <w:vAlign w:val="center"/>
              </w:tcPr>
            </w:tcPrChange>
          </w:tcPr>
          <w:p w14:paraId="6D733357"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1936" w:author="Sasi Songthong" w:date="2022-06-23T13:03:00Z">
              <w:tcPr>
                <w:tcW w:w="1800" w:type="dxa"/>
                <w:gridSpan w:val="2"/>
                <w:vAlign w:val="center"/>
              </w:tcPr>
            </w:tcPrChange>
          </w:tcPr>
          <w:p w14:paraId="778587D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37" w:author="Sasi Songthong" w:date="2022-06-23T13:03:00Z">
              <w:tcPr>
                <w:tcW w:w="1800" w:type="dxa"/>
                <w:vAlign w:val="center"/>
              </w:tcPr>
            </w:tcPrChange>
          </w:tcPr>
          <w:p w14:paraId="58B8367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38" w:author="Sasi Songthong" w:date="2022-06-23T13:03:00Z">
              <w:tcPr>
                <w:tcW w:w="1800" w:type="dxa"/>
                <w:vAlign w:val="center"/>
              </w:tcPr>
            </w:tcPrChange>
          </w:tcPr>
          <w:p w14:paraId="2E0E4F7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39" w:author="Sasi Songthong" w:date="2022-06-23T13:03:00Z">
              <w:tcPr>
                <w:tcW w:w="1800" w:type="dxa"/>
                <w:vAlign w:val="center"/>
              </w:tcPr>
            </w:tcPrChange>
          </w:tcPr>
          <w:p w14:paraId="760B791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40" w:author="Sasi Songthong" w:date="2022-06-23T13:03:00Z">
              <w:tcPr>
                <w:tcW w:w="900" w:type="dxa"/>
                <w:vAlign w:val="center"/>
              </w:tcPr>
            </w:tcPrChange>
          </w:tcPr>
          <w:p w14:paraId="04DCF43C" w14:textId="75F2E011" w:rsidR="007E4DFC" w:rsidRDefault="007E4DFC" w:rsidP="007E4DFC">
            <w:pPr>
              <w:jc w:val="center"/>
              <w:rPr>
                <w:rFonts w:ascii="Cambria" w:hAnsi="Cambria" w:cs="Arial"/>
              </w:rPr>
            </w:pPr>
            <w:ins w:id="1941" w:author="Sasi Songthong" w:date="2022-06-23T13:02:00Z">
              <w:r w:rsidRPr="00BF1CE3">
                <w:rPr>
                  <w:rFonts w:ascii="Cambria" w:hAnsi="Cambria" w:cs="Arial"/>
                </w:rPr>
                <w:t>Yes / No</w:t>
              </w:r>
            </w:ins>
          </w:p>
        </w:tc>
        <w:tc>
          <w:tcPr>
            <w:tcW w:w="1543" w:type="dxa"/>
            <w:vAlign w:val="center"/>
            <w:tcPrChange w:id="1942" w:author="Sasi Songthong" w:date="2022-06-23T13:03:00Z">
              <w:tcPr>
                <w:tcW w:w="900" w:type="dxa"/>
                <w:vAlign w:val="center"/>
              </w:tcPr>
            </w:tcPrChange>
          </w:tcPr>
          <w:p w14:paraId="31309682" w14:textId="018AD59B" w:rsidR="007E4DFC" w:rsidRDefault="007E4DFC" w:rsidP="007E4DFC">
            <w:pPr>
              <w:jc w:val="center"/>
              <w:rPr>
                <w:rFonts w:ascii="Cambria" w:hAnsi="Cambria" w:cs="Arial"/>
              </w:rPr>
            </w:pPr>
            <w:ins w:id="1943" w:author="Sasi Songthong" w:date="2022-06-23T13:02:00Z">
              <w:r w:rsidRPr="00BF1CE3">
                <w:rPr>
                  <w:rFonts w:ascii="Cambria" w:hAnsi="Cambria" w:cs="Arial"/>
                </w:rPr>
                <w:t>Yes / No</w:t>
              </w:r>
            </w:ins>
          </w:p>
        </w:tc>
        <w:tc>
          <w:tcPr>
            <w:tcW w:w="1260" w:type="dxa"/>
            <w:vAlign w:val="center"/>
            <w:tcPrChange w:id="1944" w:author="Sasi Songthong" w:date="2022-06-23T13:03:00Z">
              <w:tcPr>
                <w:tcW w:w="1260" w:type="dxa"/>
                <w:vAlign w:val="center"/>
              </w:tcPr>
            </w:tcPrChange>
          </w:tcPr>
          <w:p w14:paraId="300AD384" w14:textId="77777777" w:rsidR="007E4DFC" w:rsidRDefault="007E4DFC" w:rsidP="007E4DFC">
            <w:pPr>
              <w:jc w:val="center"/>
              <w:rPr>
                <w:rFonts w:ascii="Cambria" w:hAnsi="Cambria" w:cs="Arial"/>
              </w:rPr>
            </w:pPr>
          </w:p>
        </w:tc>
      </w:tr>
      <w:tr w:rsidR="007E4DFC" w14:paraId="31E29628" w14:textId="77777777" w:rsidTr="007E4DFC">
        <w:tblPrEx>
          <w:tblW w:w="12865" w:type="dxa"/>
          <w:tblLayout w:type="fixed"/>
          <w:tblPrExChange w:id="1945" w:author="Sasi Songthong" w:date="2022-06-23T13:03:00Z">
            <w:tblPrEx>
              <w:tblW w:w="12865" w:type="dxa"/>
              <w:tblLayout w:type="fixed"/>
            </w:tblPrEx>
          </w:tblPrExChange>
        </w:tblPrEx>
        <w:trPr>
          <w:trHeight w:val="392"/>
          <w:trPrChange w:id="1946" w:author="Sasi Songthong" w:date="2022-06-23T13:03:00Z">
            <w:trPr>
              <w:trHeight w:val="392"/>
            </w:trPr>
          </w:trPrChange>
        </w:trPr>
        <w:tc>
          <w:tcPr>
            <w:tcW w:w="805" w:type="dxa"/>
            <w:tcBorders>
              <w:bottom w:val="single" w:sz="4" w:space="0" w:color="auto"/>
            </w:tcBorders>
            <w:vAlign w:val="center"/>
            <w:tcPrChange w:id="1947" w:author="Sasi Songthong" w:date="2022-06-23T13:03:00Z">
              <w:tcPr>
                <w:tcW w:w="805" w:type="dxa"/>
                <w:tcBorders>
                  <w:bottom w:val="single" w:sz="4" w:space="0" w:color="auto"/>
                </w:tcBorders>
                <w:vAlign w:val="center"/>
              </w:tcPr>
            </w:tcPrChange>
          </w:tcPr>
          <w:p w14:paraId="707D4D90" w14:textId="77777777" w:rsidR="007E4DFC" w:rsidRPr="000047FC" w:rsidRDefault="007E4DFC" w:rsidP="007E4DFC">
            <w:pPr>
              <w:jc w:val="center"/>
              <w:rPr>
                <w:rFonts w:ascii="Cambria" w:hAnsi="Cambria" w:cs="Arial"/>
                <w:b/>
                <w:bCs/>
              </w:rPr>
            </w:pPr>
            <w:r>
              <w:rPr>
                <w:rFonts w:ascii="Cambria" w:hAnsi="Cambria" w:cs="Arial"/>
                <w:b/>
                <w:bCs/>
              </w:rPr>
              <w:t>15</w:t>
            </w:r>
          </w:p>
        </w:tc>
        <w:tc>
          <w:tcPr>
            <w:tcW w:w="1542" w:type="dxa"/>
            <w:tcBorders>
              <w:bottom w:val="single" w:sz="4" w:space="0" w:color="auto"/>
            </w:tcBorders>
            <w:vAlign w:val="center"/>
            <w:tcPrChange w:id="1948" w:author="Sasi Songthong" w:date="2022-06-23T13:03:00Z">
              <w:tcPr>
                <w:tcW w:w="1800" w:type="dxa"/>
                <w:tcBorders>
                  <w:bottom w:val="single" w:sz="4" w:space="0" w:color="auto"/>
                </w:tcBorders>
                <w:vAlign w:val="center"/>
              </w:tcPr>
            </w:tcPrChange>
          </w:tcPr>
          <w:p w14:paraId="12158427"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949" w:author="Sasi Songthong" w:date="2022-06-23T13:03:00Z">
              <w:tcPr>
                <w:tcW w:w="1800" w:type="dxa"/>
                <w:gridSpan w:val="2"/>
                <w:tcBorders>
                  <w:bottom w:val="single" w:sz="4" w:space="0" w:color="auto"/>
                </w:tcBorders>
                <w:vAlign w:val="center"/>
              </w:tcPr>
            </w:tcPrChange>
          </w:tcPr>
          <w:p w14:paraId="5E7B82F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50" w:author="Sasi Songthong" w:date="2022-06-23T13:03:00Z">
              <w:tcPr>
                <w:tcW w:w="1800" w:type="dxa"/>
                <w:tcBorders>
                  <w:bottom w:val="single" w:sz="4" w:space="0" w:color="auto"/>
                </w:tcBorders>
                <w:vAlign w:val="center"/>
              </w:tcPr>
            </w:tcPrChange>
          </w:tcPr>
          <w:p w14:paraId="435B28E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51" w:author="Sasi Songthong" w:date="2022-06-23T13:03:00Z">
              <w:tcPr>
                <w:tcW w:w="1800" w:type="dxa"/>
                <w:tcBorders>
                  <w:bottom w:val="single" w:sz="4" w:space="0" w:color="auto"/>
                </w:tcBorders>
                <w:vAlign w:val="center"/>
              </w:tcPr>
            </w:tcPrChange>
          </w:tcPr>
          <w:p w14:paraId="1B3DC99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52" w:author="Sasi Songthong" w:date="2022-06-23T13:03:00Z">
              <w:tcPr>
                <w:tcW w:w="1800" w:type="dxa"/>
                <w:tcBorders>
                  <w:bottom w:val="single" w:sz="4" w:space="0" w:color="auto"/>
                </w:tcBorders>
                <w:vAlign w:val="center"/>
              </w:tcPr>
            </w:tcPrChange>
          </w:tcPr>
          <w:p w14:paraId="2C6C6AB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1953" w:author="Sasi Songthong" w:date="2022-06-23T13:03:00Z">
              <w:tcPr>
                <w:tcW w:w="900" w:type="dxa"/>
                <w:vAlign w:val="center"/>
              </w:tcPr>
            </w:tcPrChange>
          </w:tcPr>
          <w:p w14:paraId="2D3726F2" w14:textId="46313E4D" w:rsidR="007E4DFC" w:rsidRDefault="007E4DFC" w:rsidP="007E4DFC">
            <w:pPr>
              <w:jc w:val="center"/>
              <w:rPr>
                <w:rFonts w:ascii="Cambria" w:hAnsi="Cambria" w:cs="Arial"/>
              </w:rPr>
            </w:pPr>
            <w:ins w:id="1954" w:author="Sasi Songthong" w:date="2022-06-23T13:02:00Z">
              <w:r w:rsidRPr="00BF1CE3">
                <w:rPr>
                  <w:rFonts w:ascii="Cambria" w:hAnsi="Cambria" w:cs="Arial"/>
                </w:rPr>
                <w:t>Yes / No</w:t>
              </w:r>
            </w:ins>
          </w:p>
        </w:tc>
        <w:tc>
          <w:tcPr>
            <w:tcW w:w="1543" w:type="dxa"/>
            <w:vAlign w:val="center"/>
            <w:tcPrChange w:id="1955" w:author="Sasi Songthong" w:date="2022-06-23T13:03:00Z">
              <w:tcPr>
                <w:tcW w:w="900" w:type="dxa"/>
                <w:vAlign w:val="center"/>
              </w:tcPr>
            </w:tcPrChange>
          </w:tcPr>
          <w:p w14:paraId="5647EBA4" w14:textId="6A2FE324" w:rsidR="007E4DFC" w:rsidRDefault="007E4DFC" w:rsidP="007E4DFC">
            <w:pPr>
              <w:jc w:val="center"/>
              <w:rPr>
                <w:rFonts w:ascii="Cambria" w:hAnsi="Cambria" w:cs="Arial"/>
              </w:rPr>
            </w:pPr>
            <w:ins w:id="1956" w:author="Sasi Songthong" w:date="2022-06-23T13:02:00Z">
              <w:r w:rsidRPr="00BF1CE3">
                <w:rPr>
                  <w:rFonts w:ascii="Cambria" w:hAnsi="Cambria" w:cs="Arial"/>
                </w:rPr>
                <w:t>Yes / No</w:t>
              </w:r>
            </w:ins>
          </w:p>
        </w:tc>
        <w:tc>
          <w:tcPr>
            <w:tcW w:w="1260" w:type="dxa"/>
            <w:tcBorders>
              <w:bottom w:val="single" w:sz="4" w:space="0" w:color="auto"/>
            </w:tcBorders>
            <w:vAlign w:val="center"/>
            <w:tcPrChange w:id="1957" w:author="Sasi Songthong" w:date="2022-06-23T13:03:00Z">
              <w:tcPr>
                <w:tcW w:w="1260" w:type="dxa"/>
                <w:tcBorders>
                  <w:bottom w:val="single" w:sz="4" w:space="0" w:color="auto"/>
                </w:tcBorders>
                <w:vAlign w:val="center"/>
              </w:tcPr>
            </w:tcPrChange>
          </w:tcPr>
          <w:p w14:paraId="2027CCA5" w14:textId="77777777" w:rsidR="007E4DFC" w:rsidRDefault="007E4DFC" w:rsidP="007E4DFC">
            <w:pPr>
              <w:jc w:val="center"/>
              <w:rPr>
                <w:rFonts w:ascii="Cambria" w:hAnsi="Cambria" w:cs="Arial"/>
              </w:rPr>
            </w:pPr>
          </w:p>
        </w:tc>
      </w:tr>
      <w:tr w:rsidR="007E4DFC" w14:paraId="26277E7C" w14:textId="77777777" w:rsidTr="007E4DFC">
        <w:tblPrEx>
          <w:tblW w:w="12865" w:type="dxa"/>
          <w:tblLayout w:type="fixed"/>
          <w:tblPrExChange w:id="1958" w:author="Sasi Songthong" w:date="2022-06-23T13:03:00Z">
            <w:tblPrEx>
              <w:tblW w:w="12865" w:type="dxa"/>
              <w:tblLayout w:type="fixed"/>
            </w:tblPrEx>
          </w:tblPrExChange>
        </w:tblPrEx>
        <w:trPr>
          <w:trHeight w:val="392"/>
          <w:trPrChange w:id="1959" w:author="Sasi Songthong" w:date="2022-06-23T13:03:00Z">
            <w:trPr>
              <w:trHeight w:val="392"/>
            </w:trPr>
          </w:trPrChange>
        </w:trPr>
        <w:tc>
          <w:tcPr>
            <w:tcW w:w="805" w:type="dxa"/>
            <w:tcBorders>
              <w:bottom w:val="single" w:sz="4" w:space="0" w:color="auto"/>
            </w:tcBorders>
            <w:vAlign w:val="center"/>
            <w:tcPrChange w:id="1960" w:author="Sasi Songthong" w:date="2022-06-23T13:03:00Z">
              <w:tcPr>
                <w:tcW w:w="805" w:type="dxa"/>
                <w:tcBorders>
                  <w:bottom w:val="single" w:sz="4" w:space="0" w:color="auto"/>
                </w:tcBorders>
                <w:vAlign w:val="center"/>
              </w:tcPr>
            </w:tcPrChange>
          </w:tcPr>
          <w:p w14:paraId="5CA7498E" w14:textId="77777777" w:rsidR="007E4DFC" w:rsidRPr="000047FC" w:rsidRDefault="007E4DFC" w:rsidP="007E4DFC">
            <w:pPr>
              <w:jc w:val="center"/>
              <w:rPr>
                <w:rFonts w:ascii="Cambria" w:hAnsi="Cambria" w:cs="Arial"/>
                <w:b/>
                <w:bCs/>
              </w:rPr>
            </w:pPr>
            <w:r>
              <w:rPr>
                <w:rFonts w:ascii="Cambria" w:hAnsi="Cambria" w:cs="Arial"/>
                <w:b/>
                <w:bCs/>
              </w:rPr>
              <w:t>16</w:t>
            </w:r>
          </w:p>
        </w:tc>
        <w:tc>
          <w:tcPr>
            <w:tcW w:w="1542" w:type="dxa"/>
            <w:tcBorders>
              <w:bottom w:val="single" w:sz="4" w:space="0" w:color="auto"/>
            </w:tcBorders>
            <w:vAlign w:val="center"/>
            <w:tcPrChange w:id="1961" w:author="Sasi Songthong" w:date="2022-06-23T13:03:00Z">
              <w:tcPr>
                <w:tcW w:w="1800" w:type="dxa"/>
                <w:tcBorders>
                  <w:bottom w:val="single" w:sz="4" w:space="0" w:color="auto"/>
                </w:tcBorders>
                <w:vAlign w:val="center"/>
              </w:tcPr>
            </w:tcPrChange>
          </w:tcPr>
          <w:p w14:paraId="18BDC24D"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1962" w:author="Sasi Songthong" w:date="2022-06-23T13:03:00Z">
              <w:tcPr>
                <w:tcW w:w="1800" w:type="dxa"/>
                <w:gridSpan w:val="2"/>
                <w:tcBorders>
                  <w:bottom w:val="single" w:sz="4" w:space="0" w:color="auto"/>
                </w:tcBorders>
                <w:vAlign w:val="center"/>
              </w:tcPr>
            </w:tcPrChange>
          </w:tcPr>
          <w:p w14:paraId="42D3C52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63" w:author="Sasi Songthong" w:date="2022-06-23T13:03:00Z">
              <w:tcPr>
                <w:tcW w:w="1800" w:type="dxa"/>
                <w:tcBorders>
                  <w:bottom w:val="single" w:sz="4" w:space="0" w:color="auto"/>
                </w:tcBorders>
                <w:vAlign w:val="center"/>
              </w:tcPr>
            </w:tcPrChange>
          </w:tcPr>
          <w:p w14:paraId="513F90C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64" w:author="Sasi Songthong" w:date="2022-06-23T13:03:00Z">
              <w:tcPr>
                <w:tcW w:w="1800" w:type="dxa"/>
                <w:tcBorders>
                  <w:bottom w:val="single" w:sz="4" w:space="0" w:color="auto"/>
                </w:tcBorders>
                <w:vAlign w:val="center"/>
              </w:tcPr>
            </w:tcPrChange>
          </w:tcPr>
          <w:p w14:paraId="0EA22F2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65" w:author="Sasi Songthong" w:date="2022-06-23T13:03:00Z">
              <w:tcPr>
                <w:tcW w:w="1800" w:type="dxa"/>
                <w:tcBorders>
                  <w:bottom w:val="single" w:sz="4" w:space="0" w:color="auto"/>
                </w:tcBorders>
                <w:vAlign w:val="center"/>
              </w:tcPr>
            </w:tcPrChange>
          </w:tcPr>
          <w:p w14:paraId="7EF7FDF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1966" w:author="Sasi Songthong" w:date="2022-06-23T13:03:00Z">
              <w:tcPr>
                <w:tcW w:w="900" w:type="dxa"/>
                <w:tcBorders>
                  <w:bottom w:val="single" w:sz="4" w:space="0" w:color="auto"/>
                </w:tcBorders>
                <w:vAlign w:val="center"/>
              </w:tcPr>
            </w:tcPrChange>
          </w:tcPr>
          <w:p w14:paraId="3D58B2F7" w14:textId="4A29D935" w:rsidR="007E4DFC" w:rsidRDefault="007E4DFC" w:rsidP="007E4DFC">
            <w:pPr>
              <w:jc w:val="center"/>
              <w:rPr>
                <w:rFonts w:ascii="Cambria" w:hAnsi="Cambria" w:cs="Arial"/>
              </w:rPr>
            </w:pPr>
            <w:ins w:id="1967" w:author="Sasi Songthong" w:date="2022-06-23T13:02:00Z">
              <w:r w:rsidRPr="00BF1CE3">
                <w:rPr>
                  <w:rFonts w:ascii="Cambria" w:hAnsi="Cambria" w:cs="Arial"/>
                </w:rPr>
                <w:t>Yes / No</w:t>
              </w:r>
            </w:ins>
          </w:p>
        </w:tc>
        <w:tc>
          <w:tcPr>
            <w:tcW w:w="1543" w:type="dxa"/>
            <w:tcBorders>
              <w:bottom w:val="single" w:sz="4" w:space="0" w:color="auto"/>
            </w:tcBorders>
            <w:vAlign w:val="center"/>
            <w:tcPrChange w:id="1968" w:author="Sasi Songthong" w:date="2022-06-23T13:03:00Z">
              <w:tcPr>
                <w:tcW w:w="900" w:type="dxa"/>
                <w:tcBorders>
                  <w:bottom w:val="single" w:sz="4" w:space="0" w:color="auto"/>
                </w:tcBorders>
                <w:vAlign w:val="center"/>
              </w:tcPr>
            </w:tcPrChange>
          </w:tcPr>
          <w:p w14:paraId="0AD64D1D" w14:textId="427EAD21" w:rsidR="007E4DFC" w:rsidRDefault="007E4DFC" w:rsidP="007E4DFC">
            <w:pPr>
              <w:jc w:val="center"/>
              <w:rPr>
                <w:rFonts w:ascii="Cambria" w:hAnsi="Cambria" w:cs="Arial"/>
              </w:rPr>
            </w:pPr>
            <w:ins w:id="1969" w:author="Sasi Songthong" w:date="2022-06-23T13:02:00Z">
              <w:r w:rsidRPr="00BF1CE3">
                <w:rPr>
                  <w:rFonts w:ascii="Cambria" w:hAnsi="Cambria" w:cs="Arial"/>
                </w:rPr>
                <w:t>Yes / No</w:t>
              </w:r>
            </w:ins>
          </w:p>
        </w:tc>
        <w:tc>
          <w:tcPr>
            <w:tcW w:w="1260" w:type="dxa"/>
            <w:tcBorders>
              <w:bottom w:val="single" w:sz="4" w:space="0" w:color="auto"/>
            </w:tcBorders>
            <w:vAlign w:val="center"/>
            <w:tcPrChange w:id="1970" w:author="Sasi Songthong" w:date="2022-06-23T13:03:00Z">
              <w:tcPr>
                <w:tcW w:w="1260" w:type="dxa"/>
                <w:tcBorders>
                  <w:bottom w:val="single" w:sz="4" w:space="0" w:color="auto"/>
                </w:tcBorders>
                <w:vAlign w:val="center"/>
              </w:tcPr>
            </w:tcPrChange>
          </w:tcPr>
          <w:p w14:paraId="5A59127F" w14:textId="77777777" w:rsidR="007E4DFC" w:rsidRDefault="007E4DFC" w:rsidP="007E4DFC">
            <w:pPr>
              <w:jc w:val="center"/>
              <w:rPr>
                <w:rFonts w:ascii="Cambria" w:hAnsi="Cambria" w:cs="Arial"/>
              </w:rPr>
            </w:pPr>
          </w:p>
        </w:tc>
      </w:tr>
      <w:tr w:rsidR="00BF6CA4" w:rsidRPr="00894548" w14:paraId="3CF61128" w14:textId="77777777" w:rsidTr="00173BEC">
        <w:trPr>
          <w:trHeight w:val="720"/>
        </w:trPr>
        <w:tc>
          <w:tcPr>
            <w:tcW w:w="12865" w:type="dxa"/>
            <w:gridSpan w:val="10"/>
            <w:tcBorders>
              <w:top w:val="single" w:sz="4" w:space="0" w:color="auto"/>
            </w:tcBorders>
          </w:tcPr>
          <w:p w14:paraId="542C278C"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5BBD1157" w14:textId="77777777" w:rsidTr="000047FC">
        <w:trPr>
          <w:trHeight w:val="360"/>
        </w:trPr>
        <w:tc>
          <w:tcPr>
            <w:tcW w:w="3055" w:type="dxa"/>
            <w:gridSpan w:val="3"/>
            <w:shd w:val="clear" w:color="auto" w:fill="F2F2F2" w:themeFill="background1" w:themeFillShade="F2"/>
            <w:vAlign w:val="center"/>
          </w:tcPr>
          <w:p w14:paraId="46FD0991"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7464D7F0" w14:textId="77777777" w:rsidR="00BF6CA4" w:rsidRDefault="00BF6CA4" w:rsidP="000047FC">
            <w:pPr>
              <w:rPr>
                <w:rFonts w:ascii="Cambria" w:hAnsi="Cambria" w:cs="Arial"/>
              </w:rPr>
            </w:pPr>
          </w:p>
        </w:tc>
      </w:tr>
      <w:tr w:rsidR="00BF6CA4" w14:paraId="6FC2BE9A" w14:textId="77777777" w:rsidTr="000047FC">
        <w:trPr>
          <w:trHeight w:val="360"/>
        </w:trPr>
        <w:tc>
          <w:tcPr>
            <w:tcW w:w="3055" w:type="dxa"/>
            <w:gridSpan w:val="3"/>
            <w:shd w:val="clear" w:color="auto" w:fill="F2F2F2" w:themeFill="background1" w:themeFillShade="F2"/>
            <w:vAlign w:val="center"/>
          </w:tcPr>
          <w:p w14:paraId="7F4F19E2" w14:textId="50F1917B"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18A0E6CB" w14:textId="77777777" w:rsidR="00BF6CA4" w:rsidRDefault="00BF6CA4" w:rsidP="000047FC">
            <w:pPr>
              <w:rPr>
                <w:rFonts w:ascii="Cambria" w:hAnsi="Cambria" w:cs="Arial"/>
              </w:rPr>
            </w:pPr>
          </w:p>
        </w:tc>
      </w:tr>
    </w:tbl>
    <w:p w14:paraId="1D171761" w14:textId="442634BD" w:rsidR="00BF6CA4" w:rsidRDefault="006A122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 xml:space="preserve">SIMULATED HANDLING &amp; INSPECTION AFTER STERILIZATION </w:t>
      </w:r>
      <w:r w:rsidR="00BF6CA4">
        <w:rPr>
          <w:rFonts w:ascii="Cambria" w:hAnsi="Cambria" w:cs="Arial"/>
          <w:b/>
          <w:bCs/>
        </w:rPr>
        <w:t>(Cont.)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1971">
          <w:tblGrid>
            <w:gridCol w:w="805"/>
            <w:gridCol w:w="1800"/>
            <w:gridCol w:w="450"/>
            <w:gridCol w:w="1350"/>
            <w:gridCol w:w="1800"/>
            <w:gridCol w:w="1800"/>
            <w:gridCol w:w="1800"/>
            <w:gridCol w:w="900"/>
            <w:gridCol w:w="900"/>
            <w:gridCol w:w="1260"/>
          </w:tblGrid>
        </w:tblGridChange>
      </w:tblGrid>
      <w:tr w:rsidR="00BF6CA4" w:rsidRPr="00AC51DF" w14:paraId="0B789480" w14:textId="77777777" w:rsidTr="000047FC">
        <w:trPr>
          <w:trHeight w:val="256"/>
        </w:trPr>
        <w:tc>
          <w:tcPr>
            <w:tcW w:w="12865" w:type="dxa"/>
            <w:gridSpan w:val="10"/>
            <w:shd w:val="clear" w:color="auto" w:fill="F2F2F2" w:themeFill="background1" w:themeFillShade="F2"/>
            <w:vAlign w:val="center"/>
          </w:tcPr>
          <w:p w14:paraId="19E89A6A" w14:textId="77777777" w:rsidR="00BF6CA4" w:rsidRPr="00AC51DF" w:rsidRDefault="00BF6CA4" w:rsidP="000047FC">
            <w:pPr>
              <w:jc w:val="center"/>
              <w:rPr>
                <w:rFonts w:ascii="Cambria" w:hAnsi="Cambria" w:cs="Arial"/>
                <w:b/>
                <w:bCs/>
              </w:rPr>
            </w:pPr>
            <w:r>
              <w:rPr>
                <w:rFonts w:ascii="Cambria" w:hAnsi="Cambria" w:cs="Arial"/>
                <w:b/>
                <w:bCs/>
              </w:rPr>
              <w:t>Labels 17-24</w:t>
            </w:r>
          </w:p>
        </w:tc>
      </w:tr>
      <w:tr w:rsidR="00BF6CA4" w14:paraId="63AC3D67" w14:textId="77777777" w:rsidTr="000047FC">
        <w:trPr>
          <w:trHeight w:val="256"/>
        </w:trPr>
        <w:tc>
          <w:tcPr>
            <w:tcW w:w="12865" w:type="dxa"/>
            <w:gridSpan w:val="10"/>
            <w:vAlign w:val="center"/>
          </w:tcPr>
          <w:p w14:paraId="2BE5AA9F" w14:textId="77777777" w:rsidR="00BF6CA4" w:rsidRPr="00894548" w:rsidRDefault="00BF6CA4" w:rsidP="000047FC">
            <w:pPr>
              <w:rPr>
                <w:rFonts w:ascii="Cambria" w:hAnsi="Cambria" w:cs="Arial"/>
                <w:b/>
                <w:bCs/>
              </w:rPr>
            </w:pPr>
            <w:r w:rsidRPr="00894548">
              <w:rPr>
                <w:rFonts w:ascii="Cambria" w:hAnsi="Cambria" w:cs="Arial"/>
                <w:b/>
                <w:bCs/>
              </w:rPr>
              <w:t>Instructions:</w:t>
            </w:r>
          </w:p>
          <w:p w14:paraId="24CF717A"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17 through 24.</w:t>
            </w:r>
          </w:p>
          <w:p w14:paraId="45411562"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0189B6A4" w14:textId="77777777" w:rsidR="00503864" w:rsidRDefault="00503864" w:rsidP="00503864">
            <w:pPr>
              <w:tabs>
                <w:tab w:val="left" w:pos="245"/>
              </w:tabs>
              <w:rPr>
                <w:ins w:id="1972" w:author="Sasi Songthong" w:date="2022-06-23T12:53:00Z"/>
                <w:rFonts w:ascii="Cambria" w:hAnsi="Cambria" w:cs="Arial"/>
              </w:rPr>
            </w:pPr>
            <w:ins w:id="1973" w:author="Sasi Songthong" w:date="2022-06-23T12:53:00Z">
              <w:r>
                <w:rPr>
                  <w:rFonts w:ascii="Cambria" w:hAnsi="Cambria" w:cs="Arial"/>
                </w:rPr>
                <w:t>3. Lightly rub labels 20 times with gloved hand, which have been wiped with 70% IPA. Indicate “Yes” when complete.</w:t>
              </w:r>
            </w:ins>
          </w:p>
          <w:p w14:paraId="1B30723E" w14:textId="77777777" w:rsidR="00503864" w:rsidRDefault="00503864" w:rsidP="00503864">
            <w:pPr>
              <w:tabs>
                <w:tab w:val="left" w:pos="245"/>
              </w:tabs>
              <w:rPr>
                <w:ins w:id="1974" w:author="Sasi Songthong" w:date="2022-06-23T12:53:00Z"/>
                <w:rFonts w:ascii="Cambria" w:hAnsi="Cambria" w:cs="Arial"/>
              </w:rPr>
            </w:pPr>
            <w:ins w:id="1975" w:author="Sasi Songthong" w:date="2022-06-23T12:53: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2C9B8500" w14:textId="742D96D9" w:rsidR="00503864" w:rsidRDefault="00503864" w:rsidP="00503864">
            <w:pPr>
              <w:tabs>
                <w:tab w:val="left" w:pos="245"/>
              </w:tabs>
              <w:rPr>
                <w:ins w:id="1976" w:author="Sasi Songthong" w:date="2022-06-23T12:53:00Z"/>
                <w:rFonts w:ascii="Cambria" w:hAnsi="Cambria" w:cs="Arial"/>
              </w:rPr>
            </w:pPr>
            <w:ins w:id="1977" w:author="Sasi Songthong" w:date="2022-06-23T12:53:00Z">
              <w:r>
                <w:rPr>
                  <w:rFonts w:ascii="Cambria" w:hAnsi="Cambria" w:cs="Arial"/>
                </w:rPr>
                <w:t xml:space="preserve">5. Lightly rub labels 20 times with gloved hand, which have been wiped with </w:t>
              </w:r>
            </w:ins>
            <w:proofErr w:type="spellStart"/>
            <w:ins w:id="1978"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1979" w:author="Sasi Songthong" w:date="2022-06-23T12:53:00Z">
              <w:r>
                <w:rPr>
                  <w:rFonts w:ascii="Cambria" w:hAnsi="Cambria" w:cs="Arial"/>
                </w:rPr>
                <w:t>.</w:t>
              </w:r>
              <w:proofErr w:type="gramEnd"/>
              <w:r>
                <w:rPr>
                  <w:rFonts w:ascii="Cambria" w:hAnsi="Cambria" w:cs="Arial"/>
                </w:rPr>
                <w:t xml:space="preserve"> Indicate “Yes” when complete.</w:t>
              </w:r>
            </w:ins>
          </w:p>
          <w:p w14:paraId="654A131F" w14:textId="77777777" w:rsidR="00503864" w:rsidRDefault="00503864" w:rsidP="00503864">
            <w:pPr>
              <w:tabs>
                <w:tab w:val="left" w:pos="245"/>
              </w:tabs>
              <w:rPr>
                <w:ins w:id="1980" w:author="Sasi Songthong" w:date="2022-06-23T12:53:00Z"/>
                <w:rFonts w:ascii="Cambria" w:hAnsi="Cambria" w:cs="Arial"/>
              </w:rPr>
            </w:pPr>
            <w:ins w:id="1981" w:author="Sasi Songthong" w:date="2022-06-23T12:53:00Z">
              <w:r>
                <w:rPr>
                  <w:rFonts w:ascii="Cambria" w:hAnsi="Cambria" w:cs="Arial"/>
                </w:rPr>
                <w:t>6. Shuffled / rub with each package with 1 or more other package 20 times.  Indicate “Yes” when complete.</w:t>
              </w:r>
            </w:ins>
          </w:p>
          <w:p w14:paraId="65CC84B5" w14:textId="77777777" w:rsidR="00503864" w:rsidRDefault="00503864" w:rsidP="00503864">
            <w:pPr>
              <w:tabs>
                <w:tab w:val="left" w:pos="245"/>
              </w:tabs>
              <w:rPr>
                <w:ins w:id="1982" w:author="Sasi Songthong" w:date="2022-06-23T12:53:00Z"/>
                <w:rFonts w:ascii="Cambria" w:hAnsi="Cambria" w:cs="Arial"/>
              </w:rPr>
            </w:pPr>
            <w:ins w:id="1983" w:author="Sasi Songthong" w:date="2022-06-23T12:53:00Z">
              <w:r>
                <w:rPr>
                  <w:rFonts w:ascii="Cambria" w:hAnsi="Cambria" w:cs="Arial"/>
                </w:rPr>
                <w:t>7. Visually Inspect legibility of each label and verify presence of 3 labels on each package.  Document results.</w:t>
              </w:r>
            </w:ins>
          </w:p>
          <w:p w14:paraId="720C003F" w14:textId="77777777" w:rsidR="00503864" w:rsidRPr="00890057" w:rsidRDefault="00503864" w:rsidP="00503864">
            <w:pPr>
              <w:tabs>
                <w:tab w:val="left" w:pos="245"/>
              </w:tabs>
              <w:rPr>
                <w:ins w:id="1984" w:author="Sasi Songthong" w:date="2022-06-23T12:53:00Z"/>
                <w:rFonts w:ascii="Cambria" w:hAnsi="Cambria" w:cs="Arial"/>
                <w:noProof/>
              </w:rPr>
            </w:pPr>
            <w:ins w:id="1985" w:author="Sasi Songthong" w:date="2022-06-23T12:53:00Z">
              <w:r>
                <w:rPr>
                  <w:rFonts w:ascii="Cambria" w:hAnsi="Cambria" w:cs="Arial"/>
                </w:rPr>
                <w:t>8. Specify P (Pass) if “Yes” is indicated in the results column.</w:t>
              </w:r>
            </w:ins>
          </w:p>
          <w:p w14:paraId="6CDE360D" w14:textId="517271B0" w:rsidR="00BF6CA4" w:rsidDel="00503864" w:rsidRDefault="00503864" w:rsidP="00503864">
            <w:pPr>
              <w:tabs>
                <w:tab w:val="left" w:pos="245"/>
              </w:tabs>
              <w:rPr>
                <w:del w:id="1986" w:author="Sasi Songthong" w:date="2022-06-23T12:53:00Z"/>
                <w:rFonts w:ascii="Cambria" w:hAnsi="Cambria" w:cs="Arial"/>
              </w:rPr>
            </w:pPr>
            <w:ins w:id="1987" w:author="Sasi Songthong" w:date="2022-06-23T12:53:00Z">
              <w:r>
                <w:rPr>
                  <w:rFonts w:ascii="Cambria" w:hAnsi="Cambria" w:cs="Arial"/>
                </w:rPr>
                <w:t>9</w:t>
              </w:r>
              <w:r w:rsidRPr="00890057">
                <w:rPr>
                  <w:rFonts w:ascii="Cambria" w:hAnsi="Cambria" w:cs="Arial"/>
                </w:rPr>
                <w:t>. Record comments and additional information in the “Comments” section or N/A.</w:t>
              </w:r>
            </w:ins>
            <w:del w:id="1988" w:author="Sasi Songthong" w:date="2022-06-23T12:53:00Z">
              <w:r w:rsidR="00BF6CA4" w:rsidDel="00503864">
                <w:rPr>
                  <w:rFonts w:ascii="Cambria" w:hAnsi="Cambria" w:cs="Arial"/>
                </w:rPr>
                <w:delText>3. Lightly rub labels 20 times with gloved hand, which have been exposed to 70% IPA. Indicate “Yes” when complete.</w:delText>
              </w:r>
            </w:del>
          </w:p>
          <w:p w14:paraId="23CC8EAE" w14:textId="3EB075A6" w:rsidR="00BF6CA4" w:rsidDel="00503864" w:rsidRDefault="00BF6CA4" w:rsidP="000047FC">
            <w:pPr>
              <w:tabs>
                <w:tab w:val="left" w:pos="245"/>
              </w:tabs>
              <w:rPr>
                <w:del w:id="1989" w:author="Sasi Songthong" w:date="2022-06-23T12:53:00Z"/>
                <w:rFonts w:ascii="Cambria" w:hAnsi="Cambria" w:cs="Arial"/>
              </w:rPr>
            </w:pPr>
            <w:del w:id="1990" w:author="Sasi Songthong" w:date="2022-06-23T12:53:00Z">
              <w:r w:rsidDel="00503864">
                <w:rPr>
                  <w:rFonts w:ascii="Cambria" w:hAnsi="Cambria" w:cs="Arial"/>
                </w:rPr>
                <w:delText>4. Lightly rub labels 20 times with gloved hand, which have been exposed to prepared Vesphene III.  Indicate “Yes” when complete.</w:delText>
              </w:r>
            </w:del>
          </w:p>
          <w:p w14:paraId="798A69B9" w14:textId="46B65F61" w:rsidR="00BF6CA4" w:rsidDel="00503864" w:rsidRDefault="00BF6CA4" w:rsidP="000047FC">
            <w:pPr>
              <w:tabs>
                <w:tab w:val="left" w:pos="245"/>
              </w:tabs>
              <w:rPr>
                <w:del w:id="1991" w:author="Sasi Songthong" w:date="2022-06-23T12:53:00Z"/>
                <w:rFonts w:ascii="Cambria" w:hAnsi="Cambria" w:cs="Arial"/>
              </w:rPr>
            </w:pPr>
            <w:del w:id="1992" w:author="Sasi Songthong" w:date="2022-06-23T12:53:00Z">
              <w:r w:rsidDel="00503864">
                <w:rPr>
                  <w:rFonts w:ascii="Cambria" w:hAnsi="Cambria" w:cs="Arial"/>
                </w:rPr>
                <w:delText>5. Lightly rub labels 20 times with gloved hand, which have been exposed to Spore-Klenz. Indicate “Yes” when complete.</w:delText>
              </w:r>
            </w:del>
          </w:p>
          <w:p w14:paraId="4E06C71B" w14:textId="0D92AFC1" w:rsidR="00BF6CA4" w:rsidDel="00503864" w:rsidRDefault="00BF6CA4" w:rsidP="000047FC">
            <w:pPr>
              <w:tabs>
                <w:tab w:val="left" w:pos="245"/>
              </w:tabs>
              <w:rPr>
                <w:del w:id="1993" w:author="Sasi Songthong" w:date="2022-06-23T12:53:00Z"/>
                <w:rFonts w:ascii="Cambria" w:hAnsi="Cambria" w:cs="Arial"/>
              </w:rPr>
            </w:pPr>
            <w:del w:id="1994" w:author="Sasi Songthong" w:date="2022-06-23T12:53:00Z">
              <w:r w:rsidDel="00503864">
                <w:rPr>
                  <w:rFonts w:ascii="Cambria" w:hAnsi="Cambria" w:cs="Arial"/>
                </w:rPr>
                <w:delText>6. Shuffled / rub with each package with 1 or more other package 20 times.  Indicate “Yes” when complete.</w:delText>
              </w:r>
            </w:del>
          </w:p>
          <w:p w14:paraId="75113C09" w14:textId="2BF9D30F" w:rsidR="00BF6CA4" w:rsidDel="00503864" w:rsidRDefault="00BF6CA4" w:rsidP="000047FC">
            <w:pPr>
              <w:tabs>
                <w:tab w:val="left" w:pos="245"/>
              </w:tabs>
              <w:rPr>
                <w:del w:id="1995" w:author="Sasi Songthong" w:date="2022-06-23T12:53:00Z"/>
                <w:rFonts w:ascii="Cambria" w:hAnsi="Cambria" w:cs="Arial"/>
              </w:rPr>
            </w:pPr>
            <w:del w:id="1996" w:author="Sasi Songthong" w:date="2022-06-23T12:53:00Z">
              <w:r w:rsidDel="00503864">
                <w:rPr>
                  <w:rFonts w:ascii="Cambria" w:hAnsi="Cambria" w:cs="Arial"/>
                </w:rPr>
                <w:delText>7. Visually Inspect legibility of each label and verify the label remains securely affixed to the package.  Document results.</w:delText>
              </w:r>
            </w:del>
          </w:p>
          <w:p w14:paraId="31390E52" w14:textId="0F212C1F" w:rsidR="00BF6CA4" w:rsidRPr="00890057" w:rsidDel="00503864" w:rsidRDefault="00BF6CA4" w:rsidP="000047FC">
            <w:pPr>
              <w:tabs>
                <w:tab w:val="left" w:pos="245"/>
              </w:tabs>
              <w:rPr>
                <w:del w:id="1997" w:author="Sasi Songthong" w:date="2022-06-23T12:53:00Z"/>
                <w:rFonts w:ascii="Cambria" w:hAnsi="Cambria" w:cs="Arial"/>
                <w:noProof/>
              </w:rPr>
            </w:pPr>
            <w:del w:id="1998" w:author="Sasi Songthong" w:date="2022-06-23T12:53:00Z">
              <w:r w:rsidDel="00503864">
                <w:rPr>
                  <w:rFonts w:ascii="Cambria" w:hAnsi="Cambria" w:cs="Arial"/>
                </w:rPr>
                <w:delText>8. Specify P (Pass) if “Yes” is indicated in the results column.</w:delText>
              </w:r>
            </w:del>
          </w:p>
          <w:p w14:paraId="74E72CBD" w14:textId="3918A549" w:rsidR="00BF6CA4" w:rsidRDefault="00BF6CA4" w:rsidP="000047FC">
            <w:pPr>
              <w:rPr>
                <w:rFonts w:ascii="Cambria" w:hAnsi="Cambria" w:cs="Arial"/>
              </w:rPr>
            </w:pPr>
            <w:del w:id="1999" w:author="Sasi Songthong" w:date="2022-06-23T12:53: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7E4DFC" w:rsidRPr="00894548" w14:paraId="355F0100" w14:textId="77777777" w:rsidTr="007E4DFC">
        <w:tblPrEx>
          <w:tblW w:w="12865" w:type="dxa"/>
          <w:tblLayout w:type="fixed"/>
          <w:tblPrExChange w:id="2000" w:author="Sasi Songthong" w:date="2022-06-23T13:03:00Z">
            <w:tblPrEx>
              <w:tblW w:w="12865" w:type="dxa"/>
              <w:tblLayout w:type="fixed"/>
            </w:tblPrEx>
          </w:tblPrExChange>
        </w:tblPrEx>
        <w:trPr>
          <w:trHeight w:val="288"/>
          <w:trPrChange w:id="2001" w:author="Sasi Songthong" w:date="2022-06-23T13:03:00Z">
            <w:trPr>
              <w:trHeight w:val="288"/>
            </w:trPr>
          </w:trPrChange>
        </w:trPr>
        <w:tc>
          <w:tcPr>
            <w:tcW w:w="805" w:type="dxa"/>
            <w:shd w:val="clear" w:color="auto" w:fill="F2F2F2" w:themeFill="background1" w:themeFillShade="F2"/>
            <w:vAlign w:val="center"/>
            <w:tcPrChange w:id="2002" w:author="Sasi Songthong" w:date="2022-06-23T13:03:00Z">
              <w:tcPr>
                <w:tcW w:w="805" w:type="dxa"/>
                <w:shd w:val="clear" w:color="auto" w:fill="F2F2F2" w:themeFill="background1" w:themeFillShade="F2"/>
                <w:vAlign w:val="center"/>
              </w:tcPr>
            </w:tcPrChange>
          </w:tcPr>
          <w:p w14:paraId="61BC843D"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003" w:author="Sasi Songthong" w:date="2022-06-23T13:03:00Z">
              <w:tcPr>
                <w:tcW w:w="1800" w:type="dxa"/>
                <w:shd w:val="clear" w:color="auto" w:fill="F2F2F2" w:themeFill="background1" w:themeFillShade="F2"/>
                <w:vAlign w:val="center"/>
              </w:tcPr>
            </w:tcPrChange>
          </w:tcPr>
          <w:p w14:paraId="182A009D"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004" w:author="Sasi Songthong" w:date="2022-06-23T13:03:00Z">
              <w:tcPr>
                <w:tcW w:w="1800" w:type="dxa"/>
                <w:gridSpan w:val="2"/>
                <w:shd w:val="clear" w:color="auto" w:fill="F2F2F2" w:themeFill="background1" w:themeFillShade="F2"/>
                <w:vAlign w:val="center"/>
              </w:tcPr>
            </w:tcPrChange>
          </w:tcPr>
          <w:p w14:paraId="1E664275"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005" w:author="Sasi Songthong" w:date="2022-06-23T13:03:00Z">
              <w:tcPr>
                <w:tcW w:w="1800" w:type="dxa"/>
                <w:shd w:val="clear" w:color="auto" w:fill="F2F2F2" w:themeFill="background1" w:themeFillShade="F2"/>
                <w:vAlign w:val="center"/>
              </w:tcPr>
            </w:tcPrChange>
          </w:tcPr>
          <w:p w14:paraId="5410378D"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006" w:author="Sasi Songthong" w:date="2022-06-23T13:03:00Z">
              <w:tcPr>
                <w:tcW w:w="1800" w:type="dxa"/>
                <w:shd w:val="clear" w:color="auto" w:fill="F2F2F2" w:themeFill="background1" w:themeFillShade="F2"/>
                <w:vAlign w:val="center"/>
              </w:tcPr>
            </w:tcPrChange>
          </w:tcPr>
          <w:p w14:paraId="0D300D25" w14:textId="1400F21B" w:rsidR="007E4DFC" w:rsidRPr="00894548" w:rsidRDefault="007E4DFC" w:rsidP="007E4DFC">
            <w:pPr>
              <w:jc w:val="center"/>
              <w:rPr>
                <w:rFonts w:ascii="Cambria" w:hAnsi="Cambria" w:cs="Arial"/>
                <w:b/>
                <w:bCs/>
              </w:rPr>
            </w:pPr>
            <w:r>
              <w:rPr>
                <w:rFonts w:ascii="Cambria" w:hAnsi="Cambria" w:cs="Arial"/>
                <w:b/>
                <w:bCs/>
              </w:rPr>
              <w:t xml:space="preserve">20 x </w:t>
            </w:r>
            <w:del w:id="2007" w:author="Sasi Songthong" w:date="2022-06-23T13:07:00Z">
              <w:r w:rsidDel="00FF2FDD">
                <w:rPr>
                  <w:rFonts w:ascii="Cambria" w:hAnsi="Cambria" w:cs="Arial"/>
                  <w:b/>
                  <w:bCs/>
                </w:rPr>
                <w:delText>Spore-Klenz</w:delText>
              </w:r>
            </w:del>
            <w:proofErr w:type="spellStart"/>
            <w:ins w:id="2008"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009" w:author="Sasi Songthong" w:date="2022-06-23T13:03:00Z">
              <w:tcPr>
                <w:tcW w:w="1800" w:type="dxa"/>
                <w:shd w:val="clear" w:color="auto" w:fill="F2F2F2" w:themeFill="background1" w:themeFillShade="F2"/>
                <w:vAlign w:val="center"/>
              </w:tcPr>
            </w:tcPrChange>
          </w:tcPr>
          <w:p w14:paraId="0774EDA8"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010" w:author="Sasi Songthong" w:date="2022-06-23T13:03:00Z">
              <w:tcPr>
                <w:tcW w:w="900" w:type="dxa"/>
                <w:shd w:val="clear" w:color="auto" w:fill="F2F2F2" w:themeFill="background1" w:themeFillShade="F2"/>
                <w:vAlign w:val="center"/>
              </w:tcPr>
            </w:tcPrChange>
          </w:tcPr>
          <w:p w14:paraId="52955BC4" w14:textId="77777777" w:rsidR="007E4DFC" w:rsidRPr="001E738F" w:rsidRDefault="007E4DFC" w:rsidP="007E4DFC">
            <w:pPr>
              <w:jc w:val="center"/>
              <w:rPr>
                <w:ins w:id="2011" w:author="Sasi Songthong" w:date="2022-06-23T13:03:00Z"/>
                <w:rFonts w:ascii="Cambria" w:hAnsi="Cambria" w:cs="Arial"/>
                <w:b/>
                <w:bCs/>
              </w:rPr>
            </w:pPr>
            <w:ins w:id="2012" w:author="Sasi Songthong" w:date="2022-06-23T13:03:00Z">
              <w:r w:rsidRPr="001E738F">
                <w:rPr>
                  <w:rFonts w:ascii="Cambria" w:hAnsi="Cambria" w:cs="Arial"/>
                  <w:b/>
                  <w:bCs/>
                </w:rPr>
                <w:t>Results:</w:t>
              </w:r>
            </w:ins>
          </w:p>
          <w:p w14:paraId="5BCA67EC" w14:textId="46EE4E56" w:rsidR="007E4DFC" w:rsidDel="00503864" w:rsidRDefault="007E4DFC" w:rsidP="007E4DFC">
            <w:pPr>
              <w:jc w:val="center"/>
              <w:rPr>
                <w:rFonts w:ascii="Cambria" w:hAnsi="Cambria" w:cs="Arial"/>
                <w:b/>
                <w:bCs/>
              </w:rPr>
            </w:pPr>
            <w:ins w:id="2013" w:author="Sasi Songthong" w:date="2022-06-23T13:03:00Z">
              <w:r w:rsidRPr="001E738F">
                <w:rPr>
                  <w:rFonts w:ascii="Cambria" w:hAnsi="Cambria" w:cs="Arial"/>
                  <w:b/>
                  <w:bCs/>
                </w:rPr>
                <w:t>Label legible?</w:t>
              </w:r>
            </w:ins>
            <w:del w:id="2014" w:author="Sasi Songthong" w:date="2022-06-23T12:53:00Z">
              <w:r w:rsidDel="00503864">
                <w:rPr>
                  <w:rFonts w:ascii="Cambria" w:hAnsi="Cambria" w:cs="Arial"/>
                  <w:b/>
                  <w:bCs/>
                </w:rPr>
                <w:delText>Results:</w:delText>
              </w:r>
            </w:del>
          </w:p>
        </w:tc>
        <w:tc>
          <w:tcPr>
            <w:tcW w:w="1543" w:type="dxa"/>
            <w:shd w:val="clear" w:color="auto" w:fill="F2F2F2" w:themeFill="background1" w:themeFillShade="F2"/>
            <w:vAlign w:val="center"/>
            <w:tcPrChange w:id="2015" w:author="Sasi Songthong" w:date="2022-06-23T13:03:00Z">
              <w:tcPr>
                <w:tcW w:w="900" w:type="dxa"/>
                <w:shd w:val="clear" w:color="auto" w:fill="F2F2F2" w:themeFill="background1" w:themeFillShade="F2"/>
                <w:vAlign w:val="center"/>
              </w:tcPr>
            </w:tcPrChange>
          </w:tcPr>
          <w:p w14:paraId="3F4014CE" w14:textId="77777777" w:rsidR="007E4DFC" w:rsidRPr="001E738F" w:rsidRDefault="007E4DFC" w:rsidP="007E4DFC">
            <w:pPr>
              <w:jc w:val="center"/>
              <w:rPr>
                <w:ins w:id="2016" w:author="Sasi Songthong" w:date="2022-06-23T13:03:00Z"/>
                <w:rFonts w:ascii="Cambria" w:hAnsi="Cambria" w:cs="Arial"/>
                <w:b/>
                <w:bCs/>
              </w:rPr>
            </w:pPr>
            <w:ins w:id="2017" w:author="Sasi Songthong" w:date="2022-06-23T13:03:00Z">
              <w:r w:rsidRPr="001E738F">
                <w:rPr>
                  <w:rFonts w:ascii="Cambria" w:hAnsi="Cambria" w:cs="Arial"/>
                  <w:b/>
                  <w:bCs/>
                </w:rPr>
                <w:t>Results:</w:t>
              </w:r>
            </w:ins>
          </w:p>
          <w:p w14:paraId="175A085E" w14:textId="186AFB54" w:rsidR="007E4DFC" w:rsidRPr="00894548" w:rsidRDefault="007E4DFC" w:rsidP="007E4DFC">
            <w:pPr>
              <w:jc w:val="center"/>
              <w:rPr>
                <w:rFonts w:ascii="Cambria" w:hAnsi="Cambria" w:cs="Arial"/>
                <w:b/>
                <w:bCs/>
              </w:rPr>
            </w:pPr>
            <w:ins w:id="2018" w:author="Sasi Songthong" w:date="2022-06-23T13:03:00Z">
              <w:r w:rsidRPr="001E738F">
                <w:rPr>
                  <w:rFonts w:ascii="Cambria" w:hAnsi="Cambria" w:cs="Arial"/>
                  <w:b/>
                  <w:bCs/>
                </w:rPr>
                <w:t>Label Present?</w:t>
              </w:r>
            </w:ins>
            <w:del w:id="2019" w:author="Sasi Songthong" w:date="2022-06-23T12:53: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020" w:author="Sasi Songthong" w:date="2022-06-23T13:03:00Z">
              <w:tcPr>
                <w:tcW w:w="1260" w:type="dxa"/>
                <w:shd w:val="clear" w:color="auto" w:fill="F2F2F2" w:themeFill="background1" w:themeFillShade="F2"/>
                <w:vAlign w:val="center"/>
              </w:tcPr>
            </w:tcPrChange>
          </w:tcPr>
          <w:p w14:paraId="73FFBF68"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5E0C1A63" w14:textId="77777777" w:rsidTr="007E4DFC">
        <w:tblPrEx>
          <w:tblW w:w="12865" w:type="dxa"/>
          <w:tblLayout w:type="fixed"/>
          <w:tblPrExChange w:id="2021" w:author="Sasi Songthong" w:date="2022-06-23T13:03:00Z">
            <w:tblPrEx>
              <w:tblW w:w="12865" w:type="dxa"/>
              <w:tblLayout w:type="fixed"/>
            </w:tblPrEx>
          </w:tblPrExChange>
        </w:tblPrEx>
        <w:trPr>
          <w:trHeight w:val="404"/>
          <w:trPrChange w:id="2022" w:author="Sasi Songthong" w:date="2022-06-23T13:03:00Z">
            <w:trPr>
              <w:trHeight w:val="404"/>
            </w:trPr>
          </w:trPrChange>
        </w:trPr>
        <w:tc>
          <w:tcPr>
            <w:tcW w:w="805" w:type="dxa"/>
            <w:vAlign w:val="center"/>
            <w:tcPrChange w:id="2023" w:author="Sasi Songthong" w:date="2022-06-23T13:03:00Z">
              <w:tcPr>
                <w:tcW w:w="805" w:type="dxa"/>
                <w:vAlign w:val="center"/>
              </w:tcPr>
            </w:tcPrChange>
          </w:tcPr>
          <w:p w14:paraId="18B63F89" w14:textId="77777777" w:rsidR="007E4DFC" w:rsidRPr="000047FC" w:rsidRDefault="007E4DFC" w:rsidP="007E4DFC">
            <w:pPr>
              <w:jc w:val="center"/>
              <w:rPr>
                <w:rFonts w:ascii="Cambria" w:hAnsi="Cambria" w:cs="Arial"/>
                <w:b/>
                <w:bCs/>
              </w:rPr>
            </w:pPr>
            <w:r>
              <w:rPr>
                <w:rFonts w:ascii="Cambria" w:hAnsi="Cambria" w:cs="Arial"/>
                <w:b/>
                <w:bCs/>
              </w:rPr>
              <w:t>17</w:t>
            </w:r>
          </w:p>
        </w:tc>
        <w:tc>
          <w:tcPr>
            <w:tcW w:w="1542" w:type="dxa"/>
            <w:vAlign w:val="center"/>
            <w:tcPrChange w:id="2024" w:author="Sasi Songthong" w:date="2022-06-23T13:03:00Z">
              <w:tcPr>
                <w:tcW w:w="1800" w:type="dxa"/>
                <w:vAlign w:val="center"/>
              </w:tcPr>
            </w:tcPrChange>
          </w:tcPr>
          <w:p w14:paraId="22B018C7"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2025" w:author="Sasi Songthong" w:date="2022-06-23T13:03:00Z">
              <w:tcPr>
                <w:tcW w:w="1800" w:type="dxa"/>
                <w:gridSpan w:val="2"/>
                <w:vAlign w:val="center"/>
              </w:tcPr>
            </w:tcPrChange>
          </w:tcPr>
          <w:p w14:paraId="58B35200"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026" w:author="Sasi Songthong" w:date="2022-06-23T13:03:00Z">
              <w:tcPr>
                <w:tcW w:w="1800" w:type="dxa"/>
                <w:vAlign w:val="center"/>
              </w:tcPr>
            </w:tcPrChange>
          </w:tcPr>
          <w:p w14:paraId="725D9D51"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027" w:author="Sasi Songthong" w:date="2022-06-23T13:03:00Z">
              <w:tcPr>
                <w:tcW w:w="1800" w:type="dxa"/>
                <w:vAlign w:val="center"/>
              </w:tcPr>
            </w:tcPrChange>
          </w:tcPr>
          <w:p w14:paraId="0C692C08"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028" w:author="Sasi Songthong" w:date="2022-06-23T13:03:00Z">
              <w:tcPr>
                <w:tcW w:w="1800" w:type="dxa"/>
                <w:vAlign w:val="center"/>
              </w:tcPr>
            </w:tcPrChange>
          </w:tcPr>
          <w:p w14:paraId="39CAEF45"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029" w:author="Sasi Songthong" w:date="2022-06-23T13:03:00Z">
              <w:tcPr>
                <w:tcW w:w="900" w:type="dxa"/>
                <w:vAlign w:val="center"/>
              </w:tcPr>
            </w:tcPrChange>
          </w:tcPr>
          <w:p w14:paraId="32543651" w14:textId="5B388CD9" w:rsidR="007E4DFC" w:rsidDel="001503C5" w:rsidRDefault="007E4DFC" w:rsidP="007E4DFC">
            <w:pPr>
              <w:jc w:val="center"/>
              <w:rPr>
                <w:del w:id="2030" w:author="Sasi Songthong" w:date="2022-06-23T13:01:00Z"/>
                <w:rFonts w:ascii="Cambria" w:hAnsi="Cambria" w:cs="Arial"/>
              </w:rPr>
            </w:pPr>
            <w:ins w:id="2031" w:author="Sasi Songthong" w:date="2022-06-23T13:03:00Z">
              <w:r>
                <w:rPr>
                  <w:rFonts w:ascii="Cambria" w:hAnsi="Cambria" w:cs="Arial"/>
                </w:rPr>
                <w:t>Yes / No</w:t>
              </w:r>
            </w:ins>
            <w:del w:id="2032" w:author="Sasi Songthong" w:date="2022-06-23T12:53:00Z">
              <w:r w:rsidDel="00503864">
                <w:rPr>
                  <w:rFonts w:ascii="Cambria" w:hAnsi="Cambria" w:cs="Arial"/>
                </w:rPr>
                <w:delText>Yes / No</w:delText>
              </w:r>
            </w:del>
          </w:p>
          <w:p w14:paraId="63B48C47" w14:textId="4AC6E661" w:rsidR="007E4DFC" w:rsidDel="001503C5" w:rsidRDefault="007E4DFC" w:rsidP="007E4DFC">
            <w:pPr>
              <w:jc w:val="center"/>
              <w:rPr>
                <w:del w:id="2033" w:author="Sasi Songthong" w:date="2022-06-23T13:01:00Z"/>
                <w:rFonts w:ascii="Cambria" w:hAnsi="Cambria" w:cs="Arial"/>
              </w:rPr>
            </w:pPr>
            <w:del w:id="2034" w:author="Sasi Songthong" w:date="2022-06-23T12:53:00Z">
              <w:r w:rsidRPr="00BF1CE3" w:rsidDel="00503864">
                <w:rPr>
                  <w:rFonts w:ascii="Cambria" w:hAnsi="Cambria" w:cs="Arial"/>
                </w:rPr>
                <w:delText>Yes / No</w:delText>
              </w:r>
            </w:del>
          </w:p>
          <w:p w14:paraId="20766B3E" w14:textId="4B80E5FD" w:rsidR="007E4DFC" w:rsidDel="001503C5" w:rsidRDefault="007E4DFC" w:rsidP="007E4DFC">
            <w:pPr>
              <w:jc w:val="center"/>
              <w:rPr>
                <w:del w:id="2035" w:author="Sasi Songthong" w:date="2022-06-23T13:01:00Z"/>
                <w:rFonts w:ascii="Cambria" w:hAnsi="Cambria" w:cs="Arial"/>
              </w:rPr>
            </w:pPr>
            <w:del w:id="2036" w:author="Sasi Songthong" w:date="2022-06-23T12:53:00Z">
              <w:r w:rsidRPr="00BF1CE3" w:rsidDel="00503864">
                <w:rPr>
                  <w:rFonts w:ascii="Cambria" w:hAnsi="Cambria" w:cs="Arial"/>
                </w:rPr>
                <w:delText>Yes / No</w:delText>
              </w:r>
            </w:del>
          </w:p>
          <w:p w14:paraId="587B08A7" w14:textId="77777777" w:rsidR="007E4DFC" w:rsidRDefault="007E4DFC" w:rsidP="007E4DFC">
            <w:pPr>
              <w:jc w:val="center"/>
              <w:rPr>
                <w:rFonts w:ascii="Cambria" w:hAnsi="Cambria" w:cs="Arial"/>
              </w:rPr>
            </w:pPr>
            <w:del w:id="2037" w:author="Sasi Songthong" w:date="2022-06-23T12:53:00Z">
              <w:r w:rsidRPr="00BF1CE3" w:rsidDel="00503864">
                <w:rPr>
                  <w:rFonts w:ascii="Cambria" w:hAnsi="Cambria" w:cs="Arial"/>
                </w:rPr>
                <w:delText>Yes / No</w:delText>
              </w:r>
            </w:del>
          </w:p>
        </w:tc>
        <w:tc>
          <w:tcPr>
            <w:tcW w:w="1543" w:type="dxa"/>
            <w:vAlign w:val="center"/>
            <w:tcPrChange w:id="2038" w:author="Sasi Songthong" w:date="2022-06-23T13:03:00Z">
              <w:tcPr>
                <w:tcW w:w="900" w:type="dxa"/>
                <w:vAlign w:val="center"/>
              </w:tcPr>
            </w:tcPrChange>
          </w:tcPr>
          <w:p w14:paraId="776EBB5F" w14:textId="238037AD" w:rsidR="007E4DFC" w:rsidDel="001503C5" w:rsidRDefault="007E4DFC" w:rsidP="007E4DFC">
            <w:pPr>
              <w:jc w:val="center"/>
              <w:rPr>
                <w:del w:id="2039" w:author="Sasi Songthong" w:date="2022-06-23T13:01:00Z"/>
                <w:rFonts w:ascii="Cambria" w:hAnsi="Cambria" w:cs="Arial"/>
              </w:rPr>
            </w:pPr>
            <w:ins w:id="2040" w:author="Sasi Songthong" w:date="2022-06-23T13:03:00Z">
              <w:r>
                <w:rPr>
                  <w:rFonts w:ascii="Cambria" w:hAnsi="Cambria" w:cs="Arial"/>
                </w:rPr>
                <w:t>Yes / No</w:t>
              </w:r>
            </w:ins>
            <w:del w:id="2041" w:author="Sasi Songthong" w:date="2022-06-23T12:53:00Z">
              <w:r w:rsidRPr="00BF1CE3" w:rsidDel="00503864">
                <w:rPr>
                  <w:rFonts w:ascii="Cambria" w:hAnsi="Cambria" w:cs="Arial"/>
                </w:rPr>
                <w:delText>Yes / No</w:delText>
              </w:r>
            </w:del>
          </w:p>
          <w:p w14:paraId="6E172B69" w14:textId="74840E06" w:rsidR="007E4DFC" w:rsidDel="001503C5" w:rsidRDefault="007E4DFC" w:rsidP="007E4DFC">
            <w:pPr>
              <w:jc w:val="center"/>
              <w:rPr>
                <w:del w:id="2042" w:author="Sasi Songthong" w:date="2022-06-23T13:01:00Z"/>
                <w:rFonts w:ascii="Cambria" w:hAnsi="Cambria" w:cs="Arial"/>
              </w:rPr>
            </w:pPr>
            <w:del w:id="2043" w:author="Sasi Songthong" w:date="2022-06-23T12:53:00Z">
              <w:r w:rsidRPr="00BF1CE3" w:rsidDel="00503864">
                <w:rPr>
                  <w:rFonts w:ascii="Cambria" w:hAnsi="Cambria" w:cs="Arial"/>
                </w:rPr>
                <w:delText>Yes / No</w:delText>
              </w:r>
            </w:del>
          </w:p>
          <w:p w14:paraId="09E95DC0" w14:textId="091AFD49" w:rsidR="007E4DFC" w:rsidDel="001503C5" w:rsidRDefault="007E4DFC" w:rsidP="007E4DFC">
            <w:pPr>
              <w:jc w:val="center"/>
              <w:rPr>
                <w:del w:id="2044" w:author="Sasi Songthong" w:date="2022-06-23T13:01:00Z"/>
                <w:rFonts w:ascii="Cambria" w:hAnsi="Cambria" w:cs="Arial"/>
              </w:rPr>
            </w:pPr>
            <w:del w:id="2045" w:author="Sasi Songthong" w:date="2022-06-23T12:53:00Z">
              <w:r w:rsidRPr="00BF1CE3" w:rsidDel="00503864">
                <w:rPr>
                  <w:rFonts w:ascii="Cambria" w:hAnsi="Cambria" w:cs="Arial"/>
                </w:rPr>
                <w:delText>Yes / No</w:delText>
              </w:r>
            </w:del>
          </w:p>
          <w:p w14:paraId="394A0508" w14:textId="58BE32F0" w:rsidR="007E4DFC" w:rsidRDefault="007E4DFC" w:rsidP="007E4DFC">
            <w:pPr>
              <w:jc w:val="center"/>
              <w:rPr>
                <w:rFonts w:ascii="Cambria" w:hAnsi="Cambria" w:cs="Arial"/>
              </w:rPr>
            </w:pPr>
            <w:del w:id="2046" w:author="Sasi Songthong" w:date="2022-06-23T12:53:00Z">
              <w:r w:rsidRPr="00BF1CE3" w:rsidDel="00503864">
                <w:rPr>
                  <w:rFonts w:ascii="Cambria" w:hAnsi="Cambria" w:cs="Arial"/>
                </w:rPr>
                <w:delText>Yes / No</w:delText>
              </w:r>
            </w:del>
          </w:p>
        </w:tc>
        <w:tc>
          <w:tcPr>
            <w:tcW w:w="1260" w:type="dxa"/>
            <w:vAlign w:val="center"/>
            <w:tcPrChange w:id="2047" w:author="Sasi Songthong" w:date="2022-06-23T13:03:00Z">
              <w:tcPr>
                <w:tcW w:w="1260" w:type="dxa"/>
                <w:vAlign w:val="center"/>
              </w:tcPr>
            </w:tcPrChange>
          </w:tcPr>
          <w:p w14:paraId="67AFCB03" w14:textId="77777777" w:rsidR="007E4DFC" w:rsidRDefault="007E4DFC" w:rsidP="007E4DFC">
            <w:pPr>
              <w:jc w:val="center"/>
              <w:rPr>
                <w:rFonts w:ascii="Cambria" w:hAnsi="Cambria" w:cs="Arial"/>
              </w:rPr>
            </w:pPr>
          </w:p>
        </w:tc>
      </w:tr>
      <w:tr w:rsidR="007E4DFC" w14:paraId="3D849FA4" w14:textId="77777777" w:rsidTr="007E4DFC">
        <w:tblPrEx>
          <w:tblW w:w="12865" w:type="dxa"/>
          <w:tblLayout w:type="fixed"/>
          <w:tblPrExChange w:id="2048" w:author="Sasi Songthong" w:date="2022-06-23T13:03:00Z">
            <w:tblPrEx>
              <w:tblW w:w="12865" w:type="dxa"/>
              <w:tblLayout w:type="fixed"/>
            </w:tblPrEx>
          </w:tblPrExChange>
        </w:tblPrEx>
        <w:trPr>
          <w:trHeight w:val="392"/>
          <w:trPrChange w:id="2049" w:author="Sasi Songthong" w:date="2022-06-23T13:03:00Z">
            <w:trPr>
              <w:trHeight w:val="392"/>
            </w:trPr>
          </w:trPrChange>
        </w:trPr>
        <w:tc>
          <w:tcPr>
            <w:tcW w:w="805" w:type="dxa"/>
            <w:vAlign w:val="center"/>
            <w:tcPrChange w:id="2050" w:author="Sasi Songthong" w:date="2022-06-23T13:03:00Z">
              <w:tcPr>
                <w:tcW w:w="805" w:type="dxa"/>
                <w:vAlign w:val="center"/>
              </w:tcPr>
            </w:tcPrChange>
          </w:tcPr>
          <w:p w14:paraId="115D422D" w14:textId="77777777" w:rsidR="007E4DFC" w:rsidRPr="000047FC" w:rsidRDefault="007E4DFC" w:rsidP="007E4DFC">
            <w:pPr>
              <w:jc w:val="center"/>
              <w:rPr>
                <w:rFonts w:ascii="Cambria" w:hAnsi="Cambria" w:cs="Arial"/>
                <w:b/>
                <w:bCs/>
              </w:rPr>
            </w:pPr>
            <w:r>
              <w:rPr>
                <w:rFonts w:ascii="Cambria" w:hAnsi="Cambria" w:cs="Arial"/>
                <w:b/>
                <w:bCs/>
              </w:rPr>
              <w:t>18</w:t>
            </w:r>
          </w:p>
        </w:tc>
        <w:tc>
          <w:tcPr>
            <w:tcW w:w="1542" w:type="dxa"/>
            <w:vAlign w:val="center"/>
            <w:tcPrChange w:id="2051" w:author="Sasi Songthong" w:date="2022-06-23T13:03:00Z">
              <w:tcPr>
                <w:tcW w:w="1800" w:type="dxa"/>
                <w:vAlign w:val="center"/>
              </w:tcPr>
            </w:tcPrChange>
          </w:tcPr>
          <w:p w14:paraId="41C075A4"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052" w:author="Sasi Songthong" w:date="2022-06-23T13:03:00Z">
              <w:tcPr>
                <w:tcW w:w="1800" w:type="dxa"/>
                <w:gridSpan w:val="2"/>
                <w:vAlign w:val="center"/>
              </w:tcPr>
            </w:tcPrChange>
          </w:tcPr>
          <w:p w14:paraId="0F6DDE6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53" w:author="Sasi Songthong" w:date="2022-06-23T13:03:00Z">
              <w:tcPr>
                <w:tcW w:w="1800" w:type="dxa"/>
                <w:vAlign w:val="center"/>
              </w:tcPr>
            </w:tcPrChange>
          </w:tcPr>
          <w:p w14:paraId="04F92C3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54" w:author="Sasi Songthong" w:date="2022-06-23T13:03:00Z">
              <w:tcPr>
                <w:tcW w:w="1800" w:type="dxa"/>
                <w:vAlign w:val="center"/>
              </w:tcPr>
            </w:tcPrChange>
          </w:tcPr>
          <w:p w14:paraId="6622394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55" w:author="Sasi Songthong" w:date="2022-06-23T13:03:00Z">
              <w:tcPr>
                <w:tcW w:w="1800" w:type="dxa"/>
                <w:vAlign w:val="center"/>
              </w:tcPr>
            </w:tcPrChange>
          </w:tcPr>
          <w:p w14:paraId="49FC704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56" w:author="Sasi Songthong" w:date="2022-06-23T13:03:00Z">
              <w:tcPr>
                <w:tcW w:w="900" w:type="dxa"/>
                <w:vAlign w:val="center"/>
              </w:tcPr>
            </w:tcPrChange>
          </w:tcPr>
          <w:p w14:paraId="2CDA39B1" w14:textId="08E4AF55" w:rsidR="007E4DFC" w:rsidRDefault="007E4DFC" w:rsidP="007E4DFC">
            <w:pPr>
              <w:jc w:val="center"/>
              <w:rPr>
                <w:rFonts w:ascii="Cambria" w:hAnsi="Cambria" w:cs="Arial"/>
              </w:rPr>
            </w:pPr>
            <w:ins w:id="2057" w:author="Sasi Songthong" w:date="2022-06-23T13:03:00Z">
              <w:r w:rsidRPr="00BF1CE3">
                <w:rPr>
                  <w:rFonts w:ascii="Cambria" w:hAnsi="Cambria" w:cs="Arial"/>
                </w:rPr>
                <w:t>Yes / No</w:t>
              </w:r>
            </w:ins>
          </w:p>
        </w:tc>
        <w:tc>
          <w:tcPr>
            <w:tcW w:w="1543" w:type="dxa"/>
            <w:vAlign w:val="center"/>
            <w:tcPrChange w:id="2058" w:author="Sasi Songthong" w:date="2022-06-23T13:03:00Z">
              <w:tcPr>
                <w:tcW w:w="900" w:type="dxa"/>
                <w:vAlign w:val="center"/>
              </w:tcPr>
            </w:tcPrChange>
          </w:tcPr>
          <w:p w14:paraId="746CF816" w14:textId="48270E4B" w:rsidR="007E4DFC" w:rsidRDefault="007E4DFC" w:rsidP="007E4DFC">
            <w:pPr>
              <w:jc w:val="center"/>
              <w:rPr>
                <w:rFonts w:ascii="Cambria" w:hAnsi="Cambria" w:cs="Arial"/>
              </w:rPr>
            </w:pPr>
            <w:ins w:id="2059" w:author="Sasi Songthong" w:date="2022-06-23T13:03:00Z">
              <w:r w:rsidRPr="00BF1CE3">
                <w:rPr>
                  <w:rFonts w:ascii="Cambria" w:hAnsi="Cambria" w:cs="Arial"/>
                </w:rPr>
                <w:t>Yes / No</w:t>
              </w:r>
            </w:ins>
          </w:p>
        </w:tc>
        <w:tc>
          <w:tcPr>
            <w:tcW w:w="1260" w:type="dxa"/>
            <w:vAlign w:val="center"/>
            <w:tcPrChange w:id="2060" w:author="Sasi Songthong" w:date="2022-06-23T13:03:00Z">
              <w:tcPr>
                <w:tcW w:w="1260" w:type="dxa"/>
                <w:vAlign w:val="center"/>
              </w:tcPr>
            </w:tcPrChange>
          </w:tcPr>
          <w:p w14:paraId="13765417" w14:textId="77777777" w:rsidR="007E4DFC" w:rsidRDefault="007E4DFC" w:rsidP="007E4DFC">
            <w:pPr>
              <w:jc w:val="center"/>
              <w:rPr>
                <w:rFonts w:ascii="Cambria" w:hAnsi="Cambria" w:cs="Arial"/>
              </w:rPr>
            </w:pPr>
          </w:p>
        </w:tc>
      </w:tr>
      <w:tr w:rsidR="007E4DFC" w14:paraId="08DE191A" w14:textId="77777777" w:rsidTr="007E4DFC">
        <w:tblPrEx>
          <w:tblW w:w="12865" w:type="dxa"/>
          <w:tblLayout w:type="fixed"/>
          <w:tblPrExChange w:id="2061" w:author="Sasi Songthong" w:date="2022-06-23T13:03:00Z">
            <w:tblPrEx>
              <w:tblW w:w="12865" w:type="dxa"/>
              <w:tblLayout w:type="fixed"/>
            </w:tblPrEx>
          </w:tblPrExChange>
        </w:tblPrEx>
        <w:trPr>
          <w:trHeight w:val="392"/>
          <w:trPrChange w:id="2062" w:author="Sasi Songthong" w:date="2022-06-23T13:03:00Z">
            <w:trPr>
              <w:trHeight w:val="392"/>
            </w:trPr>
          </w:trPrChange>
        </w:trPr>
        <w:tc>
          <w:tcPr>
            <w:tcW w:w="805" w:type="dxa"/>
            <w:vAlign w:val="center"/>
            <w:tcPrChange w:id="2063" w:author="Sasi Songthong" w:date="2022-06-23T13:03:00Z">
              <w:tcPr>
                <w:tcW w:w="805" w:type="dxa"/>
                <w:vAlign w:val="center"/>
              </w:tcPr>
            </w:tcPrChange>
          </w:tcPr>
          <w:p w14:paraId="23ED33A4" w14:textId="77777777" w:rsidR="007E4DFC" w:rsidRPr="000047FC" w:rsidRDefault="007E4DFC" w:rsidP="007E4DFC">
            <w:pPr>
              <w:jc w:val="center"/>
              <w:rPr>
                <w:rFonts w:ascii="Cambria" w:hAnsi="Cambria" w:cs="Arial"/>
                <w:b/>
                <w:bCs/>
              </w:rPr>
            </w:pPr>
            <w:r>
              <w:rPr>
                <w:rFonts w:ascii="Cambria" w:hAnsi="Cambria" w:cs="Arial"/>
                <w:b/>
                <w:bCs/>
              </w:rPr>
              <w:t>19</w:t>
            </w:r>
          </w:p>
        </w:tc>
        <w:tc>
          <w:tcPr>
            <w:tcW w:w="1542" w:type="dxa"/>
            <w:vAlign w:val="center"/>
            <w:tcPrChange w:id="2064" w:author="Sasi Songthong" w:date="2022-06-23T13:03:00Z">
              <w:tcPr>
                <w:tcW w:w="1800" w:type="dxa"/>
                <w:vAlign w:val="center"/>
              </w:tcPr>
            </w:tcPrChange>
          </w:tcPr>
          <w:p w14:paraId="5DE2E4FB"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065" w:author="Sasi Songthong" w:date="2022-06-23T13:03:00Z">
              <w:tcPr>
                <w:tcW w:w="1800" w:type="dxa"/>
                <w:gridSpan w:val="2"/>
                <w:vAlign w:val="center"/>
              </w:tcPr>
            </w:tcPrChange>
          </w:tcPr>
          <w:p w14:paraId="6477592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66" w:author="Sasi Songthong" w:date="2022-06-23T13:03:00Z">
              <w:tcPr>
                <w:tcW w:w="1800" w:type="dxa"/>
                <w:vAlign w:val="center"/>
              </w:tcPr>
            </w:tcPrChange>
          </w:tcPr>
          <w:p w14:paraId="51A53E6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67" w:author="Sasi Songthong" w:date="2022-06-23T13:03:00Z">
              <w:tcPr>
                <w:tcW w:w="1800" w:type="dxa"/>
                <w:vAlign w:val="center"/>
              </w:tcPr>
            </w:tcPrChange>
          </w:tcPr>
          <w:p w14:paraId="4B580FE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68" w:author="Sasi Songthong" w:date="2022-06-23T13:03:00Z">
              <w:tcPr>
                <w:tcW w:w="1800" w:type="dxa"/>
                <w:vAlign w:val="center"/>
              </w:tcPr>
            </w:tcPrChange>
          </w:tcPr>
          <w:p w14:paraId="0C67990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69" w:author="Sasi Songthong" w:date="2022-06-23T13:03:00Z">
              <w:tcPr>
                <w:tcW w:w="900" w:type="dxa"/>
                <w:vAlign w:val="center"/>
              </w:tcPr>
            </w:tcPrChange>
          </w:tcPr>
          <w:p w14:paraId="6B18FADB" w14:textId="1D5C38DA" w:rsidR="007E4DFC" w:rsidRDefault="007E4DFC" w:rsidP="007E4DFC">
            <w:pPr>
              <w:jc w:val="center"/>
              <w:rPr>
                <w:rFonts w:ascii="Cambria" w:hAnsi="Cambria" w:cs="Arial"/>
              </w:rPr>
            </w:pPr>
            <w:ins w:id="2070" w:author="Sasi Songthong" w:date="2022-06-23T13:03:00Z">
              <w:r w:rsidRPr="00BF1CE3">
                <w:rPr>
                  <w:rFonts w:ascii="Cambria" w:hAnsi="Cambria" w:cs="Arial"/>
                </w:rPr>
                <w:t>Yes / No</w:t>
              </w:r>
            </w:ins>
          </w:p>
        </w:tc>
        <w:tc>
          <w:tcPr>
            <w:tcW w:w="1543" w:type="dxa"/>
            <w:vAlign w:val="center"/>
            <w:tcPrChange w:id="2071" w:author="Sasi Songthong" w:date="2022-06-23T13:03:00Z">
              <w:tcPr>
                <w:tcW w:w="900" w:type="dxa"/>
                <w:vAlign w:val="center"/>
              </w:tcPr>
            </w:tcPrChange>
          </w:tcPr>
          <w:p w14:paraId="7D66F955" w14:textId="75FDC25B" w:rsidR="007E4DFC" w:rsidRDefault="007E4DFC" w:rsidP="007E4DFC">
            <w:pPr>
              <w:jc w:val="center"/>
              <w:rPr>
                <w:rFonts w:ascii="Cambria" w:hAnsi="Cambria" w:cs="Arial"/>
              </w:rPr>
            </w:pPr>
            <w:ins w:id="2072" w:author="Sasi Songthong" w:date="2022-06-23T13:03:00Z">
              <w:r w:rsidRPr="00BF1CE3">
                <w:rPr>
                  <w:rFonts w:ascii="Cambria" w:hAnsi="Cambria" w:cs="Arial"/>
                </w:rPr>
                <w:t>Yes / No</w:t>
              </w:r>
            </w:ins>
          </w:p>
        </w:tc>
        <w:tc>
          <w:tcPr>
            <w:tcW w:w="1260" w:type="dxa"/>
            <w:vAlign w:val="center"/>
            <w:tcPrChange w:id="2073" w:author="Sasi Songthong" w:date="2022-06-23T13:03:00Z">
              <w:tcPr>
                <w:tcW w:w="1260" w:type="dxa"/>
                <w:vAlign w:val="center"/>
              </w:tcPr>
            </w:tcPrChange>
          </w:tcPr>
          <w:p w14:paraId="727836E0" w14:textId="77777777" w:rsidR="007E4DFC" w:rsidRDefault="007E4DFC" w:rsidP="007E4DFC">
            <w:pPr>
              <w:jc w:val="center"/>
              <w:rPr>
                <w:rFonts w:ascii="Cambria" w:hAnsi="Cambria" w:cs="Arial"/>
              </w:rPr>
            </w:pPr>
          </w:p>
        </w:tc>
      </w:tr>
      <w:tr w:rsidR="007E4DFC" w14:paraId="7866FA05" w14:textId="77777777" w:rsidTr="007E4DFC">
        <w:tblPrEx>
          <w:tblW w:w="12865" w:type="dxa"/>
          <w:tblLayout w:type="fixed"/>
          <w:tblPrExChange w:id="2074" w:author="Sasi Songthong" w:date="2022-06-23T13:03:00Z">
            <w:tblPrEx>
              <w:tblW w:w="12865" w:type="dxa"/>
              <w:tblLayout w:type="fixed"/>
            </w:tblPrEx>
          </w:tblPrExChange>
        </w:tblPrEx>
        <w:trPr>
          <w:trHeight w:val="392"/>
          <w:trPrChange w:id="2075" w:author="Sasi Songthong" w:date="2022-06-23T13:03:00Z">
            <w:trPr>
              <w:trHeight w:val="392"/>
            </w:trPr>
          </w:trPrChange>
        </w:trPr>
        <w:tc>
          <w:tcPr>
            <w:tcW w:w="805" w:type="dxa"/>
            <w:vAlign w:val="center"/>
            <w:tcPrChange w:id="2076" w:author="Sasi Songthong" w:date="2022-06-23T13:03:00Z">
              <w:tcPr>
                <w:tcW w:w="805" w:type="dxa"/>
                <w:vAlign w:val="center"/>
              </w:tcPr>
            </w:tcPrChange>
          </w:tcPr>
          <w:p w14:paraId="4B75B94F" w14:textId="77777777" w:rsidR="007E4DFC" w:rsidRPr="000047FC" w:rsidRDefault="007E4DFC" w:rsidP="007E4DFC">
            <w:pPr>
              <w:jc w:val="center"/>
              <w:rPr>
                <w:rFonts w:ascii="Cambria" w:hAnsi="Cambria" w:cs="Arial"/>
                <w:b/>
                <w:bCs/>
              </w:rPr>
            </w:pPr>
            <w:r>
              <w:rPr>
                <w:rFonts w:ascii="Cambria" w:hAnsi="Cambria" w:cs="Arial"/>
                <w:b/>
                <w:bCs/>
              </w:rPr>
              <w:t>20</w:t>
            </w:r>
          </w:p>
        </w:tc>
        <w:tc>
          <w:tcPr>
            <w:tcW w:w="1542" w:type="dxa"/>
            <w:vAlign w:val="center"/>
            <w:tcPrChange w:id="2077" w:author="Sasi Songthong" w:date="2022-06-23T13:03:00Z">
              <w:tcPr>
                <w:tcW w:w="1800" w:type="dxa"/>
                <w:vAlign w:val="center"/>
              </w:tcPr>
            </w:tcPrChange>
          </w:tcPr>
          <w:p w14:paraId="7E52F4BF"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078" w:author="Sasi Songthong" w:date="2022-06-23T13:03:00Z">
              <w:tcPr>
                <w:tcW w:w="1800" w:type="dxa"/>
                <w:gridSpan w:val="2"/>
                <w:vAlign w:val="center"/>
              </w:tcPr>
            </w:tcPrChange>
          </w:tcPr>
          <w:p w14:paraId="4F84368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79" w:author="Sasi Songthong" w:date="2022-06-23T13:03:00Z">
              <w:tcPr>
                <w:tcW w:w="1800" w:type="dxa"/>
                <w:vAlign w:val="center"/>
              </w:tcPr>
            </w:tcPrChange>
          </w:tcPr>
          <w:p w14:paraId="1E2DA01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80" w:author="Sasi Songthong" w:date="2022-06-23T13:03:00Z">
              <w:tcPr>
                <w:tcW w:w="1800" w:type="dxa"/>
                <w:vAlign w:val="center"/>
              </w:tcPr>
            </w:tcPrChange>
          </w:tcPr>
          <w:p w14:paraId="5764005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81" w:author="Sasi Songthong" w:date="2022-06-23T13:03:00Z">
              <w:tcPr>
                <w:tcW w:w="1800" w:type="dxa"/>
                <w:vAlign w:val="center"/>
              </w:tcPr>
            </w:tcPrChange>
          </w:tcPr>
          <w:p w14:paraId="326D6C2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82" w:author="Sasi Songthong" w:date="2022-06-23T13:03:00Z">
              <w:tcPr>
                <w:tcW w:w="900" w:type="dxa"/>
                <w:vAlign w:val="center"/>
              </w:tcPr>
            </w:tcPrChange>
          </w:tcPr>
          <w:p w14:paraId="5D2D8D3A" w14:textId="231621FC" w:rsidR="007E4DFC" w:rsidRDefault="007E4DFC" w:rsidP="007E4DFC">
            <w:pPr>
              <w:jc w:val="center"/>
              <w:rPr>
                <w:rFonts w:ascii="Cambria" w:hAnsi="Cambria" w:cs="Arial"/>
              </w:rPr>
            </w:pPr>
            <w:ins w:id="2083" w:author="Sasi Songthong" w:date="2022-06-23T13:03:00Z">
              <w:r w:rsidRPr="00BF1CE3">
                <w:rPr>
                  <w:rFonts w:ascii="Cambria" w:hAnsi="Cambria" w:cs="Arial"/>
                </w:rPr>
                <w:t>Yes / No</w:t>
              </w:r>
            </w:ins>
          </w:p>
        </w:tc>
        <w:tc>
          <w:tcPr>
            <w:tcW w:w="1543" w:type="dxa"/>
            <w:vAlign w:val="center"/>
            <w:tcPrChange w:id="2084" w:author="Sasi Songthong" w:date="2022-06-23T13:03:00Z">
              <w:tcPr>
                <w:tcW w:w="900" w:type="dxa"/>
                <w:vAlign w:val="center"/>
              </w:tcPr>
            </w:tcPrChange>
          </w:tcPr>
          <w:p w14:paraId="2ADB2BF9" w14:textId="23227D04" w:rsidR="007E4DFC" w:rsidRDefault="007E4DFC" w:rsidP="007E4DFC">
            <w:pPr>
              <w:jc w:val="center"/>
              <w:rPr>
                <w:rFonts w:ascii="Cambria" w:hAnsi="Cambria" w:cs="Arial"/>
              </w:rPr>
            </w:pPr>
            <w:ins w:id="2085" w:author="Sasi Songthong" w:date="2022-06-23T13:03:00Z">
              <w:r w:rsidRPr="00BF1CE3">
                <w:rPr>
                  <w:rFonts w:ascii="Cambria" w:hAnsi="Cambria" w:cs="Arial"/>
                </w:rPr>
                <w:t>Yes / No</w:t>
              </w:r>
            </w:ins>
          </w:p>
        </w:tc>
        <w:tc>
          <w:tcPr>
            <w:tcW w:w="1260" w:type="dxa"/>
            <w:vAlign w:val="center"/>
            <w:tcPrChange w:id="2086" w:author="Sasi Songthong" w:date="2022-06-23T13:03:00Z">
              <w:tcPr>
                <w:tcW w:w="1260" w:type="dxa"/>
                <w:vAlign w:val="center"/>
              </w:tcPr>
            </w:tcPrChange>
          </w:tcPr>
          <w:p w14:paraId="3532C972" w14:textId="77777777" w:rsidR="007E4DFC" w:rsidRDefault="007E4DFC" w:rsidP="007E4DFC">
            <w:pPr>
              <w:jc w:val="center"/>
              <w:rPr>
                <w:rFonts w:ascii="Cambria" w:hAnsi="Cambria" w:cs="Arial"/>
              </w:rPr>
            </w:pPr>
          </w:p>
        </w:tc>
      </w:tr>
      <w:tr w:rsidR="007E4DFC" w14:paraId="5CC23550" w14:textId="77777777" w:rsidTr="007E4DFC">
        <w:tblPrEx>
          <w:tblW w:w="12865" w:type="dxa"/>
          <w:tblLayout w:type="fixed"/>
          <w:tblPrExChange w:id="2087" w:author="Sasi Songthong" w:date="2022-06-23T13:03:00Z">
            <w:tblPrEx>
              <w:tblW w:w="12865" w:type="dxa"/>
              <w:tblLayout w:type="fixed"/>
            </w:tblPrEx>
          </w:tblPrExChange>
        </w:tblPrEx>
        <w:trPr>
          <w:trHeight w:val="392"/>
          <w:trPrChange w:id="2088" w:author="Sasi Songthong" w:date="2022-06-23T13:03:00Z">
            <w:trPr>
              <w:trHeight w:val="392"/>
            </w:trPr>
          </w:trPrChange>
        </w:trPr>
        <w:tc>
          <w:tcPr>
            <w:tcW w:w="805" w:type="dxa"/>
            <w:vAlign w:val="center"/>
            <w:tcPrChange w:id="2089" w:author="Sasi Songthong" w:date="2022-06-23T13:03:00Z">
              <w:tcPr>
                <w:tcW w:w="805" w:type="dxa"/>
                <w:vAlign w:val="center"/>
              </w:tcPr>
            </w:tcPrChange>
          </w:tcPr>
          <w:p w14:paraId="21928954" w14:textId="77777777" w:rsidR="007E4DFC" w:rsidRPr="000047FC" w:rsidRDefault="007E4DFC" w:rsidP="007E4DFC">
            <w:pPr>
              <w:jc w:val="center"/>
              <w:rPr>
                <w:rFonts w:ascii="Cambria" w:hAnsi="Cambria" w:cs="Arial"/>
                <w:b/>
                <w:bCs/>
              </w:rPr>
            </w:pPr>
            <w:r>
              <w:rPr>
                <w:rFonts w:ascii="Cambria" w:hAnsi="Cambria" w:cs="Arial"/>
                <w:b/>
                <w:bCs/>
              </w:rPr>
              <w:t>21</w:t>
            </w:r>
          </w:p>
        </w:tc>
        <w:tc>
          <w:tcPr>
            <w:tcW w:w="1542" w:type="dxa"/>
            <w:vAlign w:val="center"/>
            <w:tcPrChange w:id="2090" w:author="Sasi Songthong" w:date="2022-06-23T13:03:00Z">
              <w:tcPr>
                <w:tcW w:w="1800" w:type="dxa"/>
                <w:vAlign w:val="center"/>
              </w:tcPr>
            </w:tcPrChange>
          </w:tcPr>
          <w:p w14:paraId="0DAB2A92"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091" w:author="Sasi Songthong" w:date="2022-06-23T13:03:00Z">
              <w:tcPr>
                <w:tcW w:w="1800" w:type="dxa"/>
                <w:gridSpan w:val="2"/>
                <w:vAlign w:val="center"/>
              </w:tcPr>
            </w:tcPrChange>
          </w:tcPr>
          <w:p w14:paraId="7A8CC85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92" w:author="Sasi Songthong" w:date="2022-06-23T13:03:00Z">
              <w:tcPr>
                <w:tcW w:w="1800" w:type="dxa"/>
                <w:vAlign w:val="center"/>
              </w:tcPr>
            </w:tcPrChange>
          </w:tcPr>
          <w:p w14:paraId="05EF101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93" w:author="Sasi Songthong" w:date="2022-06-23T13:03:00Z">
              <w:tcPr>
                <w:tcW w:w="1800" w:type="dxa"/>
                <w:vAlign w:val="center"/>
              </w:tcPr>
            </w:tcPrChange>
          </w:tcPr>
          <w:p w14:paraId="3F48414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94" w:author="Sasi Songthong" w:date="2022-06-23T13:03:00Z">
              <w:tcPr>
                <w:tcW w:w="1800" w:type="dxa"/>
                <w:vAlign w:val="center"/>
              </w:tcPr>
            </w:tcPrChange>
          </w:tcPr>
          <w:p w14:paraId="51FC35B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095" w:author="Sasi Songthong" w:date="2022-06-23T13:03:00Z">
              <w:tcPr>
                <w:tcW w:w="900" w:type="dxa"/>
                <w:vAlign w:val="center"/>
              </w:tcPr>
            </w:tcPrChange>
          </w:tcPr>
          <w:p w14:paraId="183CEFEE" w14:textId="7D22CC54" w:rsidR="007E4DFC" w:rsidRDefault="007E4DFC" w:rsidP="007E4DFC">
            <w:pPr>
              <w:jc w:val="center"/>
              <w:rPr>
                <w:rFonts w:ascii="Cambria" w:hAnsi="Cambria" w:cs="Arial"/>
              </w:rPr>
            </w:pPr>
            <w:ins w:id="2096" w:author="Sasi Songthong" w:date="2022-06-23T13:03:00Z">
              <w:r>
                <w:rPr>
                  <w:rFonts w:ascii="Cambria" w:hAnsi="Cambria" w:cs="Arial"/>
                </w:rPr>
                <w:t>Yes / No</w:t>
              </w:r>
            </w:ins>
          </w:p>
        </w:tc>
        <w:tc>
          <w:tcPr>
            <w:tcW w:w="1543" w:type="dxa"/>
            <w:vAlign w:val="center"/>
            <w:tcPrChange w:id="2097" w:author="Sasi Songthong" w:date="2022-06-23T13:03:00Z">
              <w:tcPr>
                <w:tcW w:w="900" w:type="dxa"/>
                <w:vAlign w:val="center"/>
              </w:tcPr>
            </w:tcPrChange>
          </w:tcPr>
          <w:p w14:paraId="53A5F59D" w14:textId="3B05B677" w:rsidR="007E4DFC" w:rsidRDefault="007E4DFC" w:rsidP="007E4DFC">
            <w:pPr>
              <w:jc w:val="center"/>
              <w:rPr>
                <w:rFonts w:ascii="Cambria" w:hAnsi="Cambria" w:cs="Arial"/>
              </w:rPr>
            </w:pPr>
            <w:ins w:id="2098" w:author="Sasi Songthong" w:date="2022-06-23T13:03:00Z">
              <w:r>
                <w:rPr>
                  <w:rFonts w:ascii="Cambria" w:hAnsi="Cambria" w:cs="Arial"/>
                </w:rPr>
                <w:t>Yes / No</w:t>
              </w:r>
            </w:ins>
          </w:p>
        </w:tc>
        <w:tc>
          <w:tcPr>
            <w:tcW w:w="1260" w:type="dxa"/>
            <w:vAlign w:val="center"/>
            <w:tcPrChange w:id="2099" w:author="Sasi Songthong" w:date="2022-06-23T13:03:00Z">
              <w:tcPr>
                <w:tcW w:w="1260" w:type="dxa"/>
                <w:vAlign w:val="center"/>
              </w:tcPr>
            </w:tcPrChange>
          </w:tcPr>
          <w:p w14:paraId="20CC6818" w14:textId="77777777" w:rsidR="007E4DFC" w:rsidRDefault="007E4DFC" w:rsidP="007E4DFC">
            <w:pPr>
              <w:jc w:val="center"/>
              <w:rPr>
                <w:rFonts w:ascii="Cambria" w:hAnsi="Cambria" w:cs="Arial"/>
              </w:rPr>
            </w:pPr>
          </w:p>
        </w:tc>
      </w:tr>
      <w:tr w:rsidR="007E4DFC" w14:paraId="4AA5C2BD" w14:textId="77777777" w:rsidTr="007E4DFC">
        <w:tblPrEx>
          <w:tblW w:w="12865" w:type="dxa"/>
          <w:tblLayout w:type="fixed"/>
          <w:tblPrExChange w:id="2100" w:author="Sasi Songthong" w:date="2022-06-23T13:03:00Z">
            <w:tblPrEx>
              <w:tblW w:w="12865" w:type="dxa"/>
              <w:tblLayout w:type="fixed"/>
            </w:tblPrEx>
          </w:tblPrExChange>
        </w:tblPrEx>
        <w:trPr>
          <w:trHeight w:val="392"/>
          <w:trPrChange w:id="2101" w:author="Sasi Songthong" w:date="2022-06-23T13:03:00Z">
            <w:trPr>
              <w:trHeight w:val="392"/>
            </w:trPr>
          </w:trPrChange>
        </w:trPr>
        <w:tc>
          <w:tcPr>
            <w:tcW w:w="805" w:type="dxa"/>
            <w:vAlign w:val="center"/>
            <w:tcPrChange w:id="2102" w:author="Sasi Songthong" w:date="2022-06-23T13:03:00Z">
              <w:tcPr>
                <w:tcW w:w="805" w:type="dxa"/>
                <w:vAlign w:val="center"/>
              </w:tcPr>
            </w:tcPrChange>
          </w:tcPr>
          <w:p w14:paraId="21841AAD" w14:textId="77777777" w:rsidR="007E4DFC" w:rsidRPr="000047FC" w:rsidRDefault="007E4DFC" w:rsidP="007E4DFC">
            <w:pPr>
              <w:jc w:val="center"/>
              <w:rPr>
                <w:rFonts w:ascii="Cambria" w:hAnsi="Cambria" w:cs="Arial"/>
                <w:b/>
                <w:bCs/>
              </w:rPr>
            </w:pPr>
            <w:r>
              <w:rPr>
                <w:rFonts w:ascii="Cambria" w:hAnsi="Cambria" w:cs="Arial"/>
                <w:b/>
                <w:bCs/>
              </w:rPr>
              <w:t>22</w:t>
            </w:r>
          </w:p>
        </w:tc>
        <w:tc>
          <w:tcPr>
            <w:tcW w:w="1542" w:type="dxa"/>
            <w:vAlign w:val="center"/>
            <w:tcPrChange w:id="2103" w:author="Sasi Songthong" w:date="2022-06-23T13:03:00Z">
              <w:tcPr>
                <w:tcW w:w="1800" w:type="dxa"/>
                <w:vAlign w:val="center"/>
              </w:tcPr>
            </w:tcPrChange>
          </w:tcPr>
          <w:p w14:paraId="640025CE"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104" w:author="Sasi Songthong" w:date="2022-06-23T13:03:00Z">
              <w:tcPr>
                <w:tcW w:w="1800" w:type="dxa"/>
                <w:gridSpan w:val="2"/>
                <w:vAlign w:val="center"/>
              </w:tcPr>
            </w:tcPrChange>
          </w:tcPr>
          <w:p w14:paraId="74B72A3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105" w:author="Sasi Songthong" w:date="2022-06-23T13:03:00Z">
              <w:tcPr>
                <w:tcW w:w="1800" w:type="dxa"/>
                <w:vAlign w:val="center"/>
              </w:tcPr>
            </w:tcPrChange>
          </w:tcPr>
          <w:p w14:paraId="31DAC29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106" w:author="Sasi Songthong" w:date="2022-06-23T13:03:00Z">
              <w:tcPr>
                <w:tcW w:w="1800" w:type="dxa"/>
                <w:vAlign w:val="center"/>
              </w:tcPr>
            </w:tcPrChange>
          </w:tcPr>
          <w:p w14:paraId="3068E40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107" w:author="Sasi Songthong" w:date="2022-06-23T13:03:00Z">
              <w:tcPr>
                <w:tcW w:w="1800" w:type="dxa"/>
                <w:vAlign w:val="center"/>
              </w:tcPr>
            </w:tcPrChange>
          </w:tcPr>
          <w:p w14:paraId="4300454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108" w:author="Sasi Songthong" w:date="2022-06-23T13:03:00Z">
              <w:tcPr>
                <w:tcW w:w="900" w:type="dxa"/>
                <w:vAlign w:val="center"/>
              </w:tcPr>
            </w:tcPrChange>
          </w:tcPr>
          <w:p w14:paraId="30DE561E" w14:textId="6535C81F" w:rsidR="007E4DFC" w:rsidRDefault="007E4DFC" w:rsidP="007E4DFC">
            <w:pPr>
              <w:jc w:val="center"/>
              <w:rPr>
                <w:rFonts w:ascii="Cambria" w:hAnsi="Cambria" w:cs="Arial"/>
              </w:rPr>
            </w:pPr>
            <w:ins w:id="2109" w:author="Sasi Songthong" w:date="2022-06-23T13:03:00Z">
              <w:r w:rsidRPr="00BF1CE3">
                <w:rPr>
                  <w:rFonts w:ascii="Cambria" w:hAnsi="Cambria" w:cs="Arial"/>
                </w:rPr>
                <w:t>Yes / No</w:t>
              </w:r>
            </w:ins>
          </w:p>
        </w:tc>
        <w:tc>
          <w:tcPr>
            <w:tcW w:w="1543" w:type="dxa"/>
            <w:vAlign w:val="center"/>
            <w:tcPrChange w:id="2110" w:author="Sasi Songthong" w:date="2022-06-23T13:03:00Z">
              <w:tcPr>
                <w:tcW w:w="900" w:type="dxa"/>
                <w:vAlign w:val="center"/>
              </w:tcPr>
            </w:tcPrChange>
          </w:tcPr>
          <w:p w14:paraId="7C6E3D68" w14:textId="5B4B45BF" w:rsidR="007E4DFC" w:rsidRDefault="007E4DFC" w:rsidP="007E4DFC">
            <w:pPr>
              <w:jc w:val="center"/>
              <w:rPr>
                <w:rFonts w:ascii="Cambria" w:hAnsi="Cambria" w:cs="Arial"/>
              </w:rPr>
            </w:pPr>
            <w:ins w:id="2111" w:author="Sasi Songthong" w:date="2022-06-23T13:03:00Z">
              <w:r w:rsidRPr="00BF1CE3">
                <w:rPr>
                  <w:rFonts w:ascii="Cambria" w:hAnsi="Cambria" w:cs="Arial"/>
                </w:rPr>
                <w:t>Yes / No</w:t>
              </w:r>
            </w:ins>
          </w:p>
        </w:tc>
        <w:tc>
          <w:tcPr>
            <w:tcW w:w="1260" w:type="dxa"/>
            <w:vAlign w:val="center"/>
            <w:tcPrChange w:id="2112" w:author="Sasi Songthong" w:date="2022-06-23T13:03:00Z">
              <w:tcPr>
                <w:tcW w:w="1260" w:type="dxa"/>
                <w:vAlign w:val="center"/>
              </w:tcPr>
            </w:tcPrChange>
          </w:tcPr>
          <w:p w14:paraId="2C36BAB7" w14:textId="77777777" w:rsidR="007E4DFC" w:rsidRDefault="007E4DFC" w:rsidP="007E4DFC">
            <w:pPr>
              <w:jc w:val="center"/>
              <w:rPr>
                <w:rFonts w:ascii="Cambria" w:hAnsi="Cambria" w:cs="Arial"/>
              </w:rPr>
            </w:pPr>
          </w:p>
        </w:tc>
      </w:tr>
      <w:tr w:rsidR="007E4DFC" w14:paraId="0D499BCD" w14:textId="77777777" w:rsidTr="007E4DFC">
        <w:tblPrEx>
          <w:tblW w:w="12865" w:type="dxa"/>
          <w:tblLayout w:type="fixed"/>
          <w:tblPrExChange w:id="2113" w:author="Sasi Songthong" w:date="2022-06-23T13:03:00Z">
            <w:tblPrEx>
              <w:tblW w:w="12865" w:type="dxa"/>
              <w:tblLayout w:type="fixed"/>
            </w:tblPrEx>
          </w:tblPrExChange>
        </w:tblPrEx>
        <w:trPr>
          <w:trHeight w:val="392"/>
          <w:trPrChange w:id="2114" w:author="Sasi Songthong" w:date="2022-06-23T13:03:00Z">
            <w:trPr>
              <w:trHeight w:val="392"/>
            </w:trPr>
          </w:trPrChange>
        </w:trPr>
        <w:tc>
          <w:tcPr>
            <w:tcW w:w="805" w:type="dxa"/>
            <w:tcBorders>
              <w:bottom w:val="single" w:sz="4" w:space="0" w:color="auto"/>
            </w:tcBorders>
            <w:vAlign w:val="center"/>
            <w:tcPrChange w:id="2115" w:author="Sasi Songthong" w:date="2022-06-23T13:03:00Z">
              <w:tcPr>
                <w:tcW w:w="805" w:type="dxa"/>
                <w:tcBorders>
                  <w:bottom w:val="single" w:sz="4" w:space="0" w:color="auto"/>
                </w:tcBorders>
                <w:vAlign w:val="center"/>
              </w:tcPr>
            </w:tcPrChange>
          </w:tcPr>
          <w:p w14:paraId="542CB8B5" w14:textId="77777777" w:rsidR="007E4DFC" w:rsidRPr="000047FC" w:rsidRDefault="007E4DFC" w:rsidP="007E4DFC">
            <w:pPr>
              <w:jc w:val="center"/>
              <w:rPr>
                <w:rFonts w:ascii="Cambria" w:hAnsi="Cambria" w:cs="Arial"/>
                <w:b/>
                <w:bCs/>
              </w:rPr>
            </w:pPr>
            <w:r>
              <w:rPr>
                <w:rFonts w:ascii="Cambria" w:hAnsi="Cambria" w:cs="Arial"/>
                <w:b/>
                <w:bCs/>
              </w:rPr>
              <w:t>23</w:t>
            </w:r>
          </w:p>
        </w:tc>
        <w:tc>
          <w:tcPr>
            <w:tcW w:w="1542" w:type="dxa"/>
            <w:tcBorders>
              <w:bottom w:val="single" w:sz="4" w:space="0" w:color="auto"/>
            </w:tcBorders>
            <w:vAlign w:val="center"/>
            <w:tcPrChange w:id="2116" w:author="Sasi Songthong" w:date="2022-06-23T13:03:00Z">
              <w:tcPr>
                <w:tcW w:w="1800" w:type="dxa"/>
                <w:tcBorders>
                  <w:bottom w:val="single" w:sz="4" w:space="0" w:color="auto"/>
                </w:tcBorders>
                <w:vAlign w:val="center"/>
              </w:tcPr>
            </w:tcPrChange>
          </w:tcPr>
          <w:p w14:paraId="52B6CEBF"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117" w:author="Sasi Songthong" w:date="2022-06-23T13:03:00Z">
              <w:tcPr>
                <w:tcW w:w="1800" w:type="dxa"/>
                <w:gridSpan w:val="2"/>
                <w:tcBorders>
                  <w:bottom w:val="single" w:sz="4" w:space="0" w:color="auto"/>
                </w:tcBorders>
                <w:vAlign w:val="center"/>
              </w:tcPr>
            </w:tcPrChange>
          </w:tcPr>
          <w:p w14:paraId="4A264AC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18" w:author="Sasi Songthong" w:date="2022-06-23T13:03:00Z">
              <w:tcPr>
                <w:tcW w:w="1800" w:type="dxa"/>
                <w:tcBorders>
                  <w:bottom w:val="single" w:sz="4" w:space="0" w:color="auto"/>
                </w:tcBorders>
                <w:vAlign w:val="center"/>
              </w:tcPr>
            </w:tcPrChange>
          </w:tcPr>
          <w:p w14:paraId="3A109D6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19" w:author="Sasi Songthong" w:date="2022-06-23T13:03:00Z">
              <w:tcPr>
                <w:tcW w:w="1800" w:type="dxa"/>
                <w:tcBorders>
                  <w:bottom w:val="single" w:sz="4" w:space="0" w:color="auto"/>
                </w:tcBorders>
                <w:vAlign w:val="center"/>
              </w:tcPr>
            </w:tcPrChange>
          </w:tcPr>
          <w:p w14:paraId="2A722BD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20" w:author="Sasi Songthong" w:date="2022-06-23T13:03:00Z">
              <w:tcPr>
                <w:tcW w:w="1800" w:type="dxa"/>
                <w:tcBorders>
                  <w:bottom w:val="single" w:sz="4" w:space="0" w:color="auto"/>
                </w:tcBorders>
                <w:vAlign w:val="center"/>
              </w:tcPr>
            </w:tcPrChange>
          </w:tcPr>
          <w:p w14:paraId="79099BC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121" w:author="Sasi Songthong" w:date="2022-06-23T13:03:00Z">
              <w:tcPr>
                <w:tcW w:w="900" w:type="dxa"/>
                <w:vAlign w:val="center"/>
              </w:tcPr>
            </w:tcPrChange>
          </w:tcPr>
          <w:p w14:paraId="518DBF0E" w14:textId="71BF8D38" w:rsidR="007E4DFC" w:rsidRDefault="007E4DFC" w:rsidP="007E4DFC">
            <w:pPr>
              <w:jc w:val="center"/>
              <w:rPr>
                <w:rFonts w:ascii="Cambria" w:hAnsi="Cambria" w:cs="Arial"/>
              </w:rPr>
            </w:pPr>
            <w:ins w:id="2122" w:author="Sasi Songthong" w:date="2022-06-23T13:03:00Z">
              <w:r w:rsidRPr="00BF1CE3">
                <w:rPr>
                  <w:rFonts w:ascii="Cambria" w:hAnsi="Cambria" w:cs="Arial"/>
                </w:rPr>
                <w:t>Yes / No</w:t>
              </w:r>
            </w:ins>
          </w:p>
        </w:tc>
        <w:tc>
          <w:tcPr>
            <w:tcW w:w="1543" w:type="dxa"/>
            <w:vAlign w:val="center"/>
            <w:tcPrChange w:id="2123" w:author="Sasi Songthong" w:date="2022-06-23T13:03:00Z">
              <w:tcPr>
                <w:tcW w:w="900" w:type="dxa"/>
                <w:vAlign w:val="center"/>
              </w:tcPr>
            </w:tcPrChange>
          </w:tcPr>
          <w:p w14:paraId="00A9B048" w14:textId="5C999F91" w:rsidR="007E4DFC" w:rsidRDefault="007E4DFC" w:rsidP="007E4DFC">
            <w:pPr>
              <w:jc w:val="center"/>
              <w:rPr>
                <w:rFonts w:ascii="Cambria" w:hAnsi="Cambria" w:cs="Arial"/>
              </w:rPr>
            </w:pPr>
            <w:ins w:id="2124" w:author="Sasi Songthong" w:date="2022-06-23T13:03:00Z">
              <w:r w:rsidRPr="00BF1CE3">
                <w:rPr>
                  <w:rFonts w:ascii="Cambria" w:hAnsi="Cambria" w:cs="Arial"/>
                </w:rPr>
                <w:t>Yes / No</w:t>
              </w:r>
            </w:ins>
          </w:p>
        </w:tc>
        <w:tc>
          <w:tcPr>
            <w:tcW w:w="1260" w:type="dxa"/>
            <w:tcBorders>
              <w:bottom w:val="single" w:sz="4" w:space="0" w:color="auto"/>
            </w:tcBorders>
            <w:vAlign w:val="center"/>
            <w:tcPrChange w:id="2125" w:author="Sasi Songthong" w:date="2022-06-23T13:03:00Z">
              <w:tcPr>
                <w:tcW w:w="1260" w:type="dxa"/>
                <w:tcBorders>
                  <w:bottom w:val="single" w:sz="4" w:space="0" w:color="auto"/>
                </w:tcBorders>
                <w:vAlign w:val="center"/>
              </w:tcPr>
            </w:tcPrChange>
          </w:tcPr>
          <w:p w14:paraId="08DC7A39" w14:textId="77777777" w:rsidR="007E4DFC" w:rsidRDefault="007E4DFC" w:rsidP="007E4DFC">
            <w:pPr>
              <w:jc w:val="center"/>
              <w:rPr>
                <w:rFonts w:ascii="Cambria" w:hAnsi="Cambria" w:cs="Arial"/>
              </w:rPr>
            </w:pPr>
          </w:p>
        </w:tc>
      </w:tr>
      <w:tr w:rsidR="007E4DFC" w14:paraId="3928DB47" w14:textId="77777777" w:rsidTr="007E4DFC">
        <w:tblPrEx>
          <w:tblW w:w="12865" w:type="dxa"/>
          <w:tblLayout w:type="fixed"/>
          <w:tblPrExChange w:id="2126" w:author="Sasi Songthong" w:date="2022-06-23T13:03:00Z">
            <w:tblPrEx>
              <w:tblW w:w="12865" w:type="dxa"/>
              <w:tblLayout w:type="fixed"/>
            </w:tblPrEx>
          </w:tblPrExChange>
        </w:tblPrEx>
        <w:trPr>
          <w:trHeight w:val="392"/>
          <w:trPrChange w:id="2127" w:author="Sasi Songthong" w:date="2022-06-23T13:03:00Z">
            <w:trPr>
              <w:trHeight w:val="392"/>
            </w:trPr>
          </w:trPrChange>
        </w:trPr>
        <w:tc>
          <w:tcPr>
            <w:tcW w:w="805" w:type="dxa"/>
            <w:tcBorders>
              <w:bottom w:val="single" w:sz="4" w:space="0" w:color="auto"/>
            </w:tcBorders>
            <w:vAlign w:val="center"/>
            <w:tcPrChange w:id="2128" w:author="Sasi Songthong" w:date="2022-06-23T13:03:00Z">
              <w:tcPr>
                <w:tcW w:w="805" w:type="dxa"/>
                <w:tcBorders>
                  <w:bottom w:val="single" w:sz="4" w:space="0" w:color="auto"/>
                </w:tcBorders>
                <w:vAlign w:val="center"/>
              </w:tcPr>
            </w:tcPrChange>
          </w:tcPr>
          <w:p w14:paraId="5BEAC433" w14:textId="77777777" w:rsidR="007E4DFC" w:rsidRPr="000047FC" w:rsidRDefault="007E4DFC" w:rsidP="007E4DFC">
            <w:pPr>
              <w:jc w:val="center"/>
              <w:rPr>
                <w:rFonts w:ascii="Cambria" w:hAnsi="Cambria" w:cs="Arial"/>
                <w:b/>
                <w:bCs/>
              </w:rPr>
            </w:pPr>
            <w:r>
              <w:rPr>
                <w:rFonts w:ascii="Cambria" w:hAnsi="Cambria" w:cs="Arial"/>
                <w:b/>
                <w:bCs/>
              </w:rPr>
              <w:t>24</w:t>
            </w:r>
          </w:p>
        </w:tc>
        <w:tc>
          <w:tcPr>
            <w:tcW w:w="1542" w:type="dxa"/>
            <w:tcBorders>
              <w:bottom w:val="single" w:sz="4" w:space="0" w:color="auto"/>
            </w:tcBorders>
            <w:vAlign w:val="center"/>
            <w:tcPrChange w:id="2129" w:author="Sasi Songthong" w:date="2022-06-23T13:03:00Z">
              <w:tcPr>
                <w:tcW w:w="1800" w:type="dxa"/>
                <w:tcBorders>
                  <w:bottom w:val="single" w:sz="4" w:space="0" w:color="auto"/>
                </w:tcBorders>
                <w:vAlign w:val="center"/>
              </w:tcPr>
            </w:tcPrChange>
          </w:tcPr>
          <w:p w14:paraId="5875CDFA"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130" w:author="Sasi Songthong" w:date="2022-06-23T13:03:00Z">
              <w:tcPr>
                <w:tcW w:w="1800" w:type="dxa"/>
                <w:gridSpan w:val="2"/>
                <w:tcBorders>
                  <w:bottom w:val="single" w:sz="4" w:space="0" w:color="auto"/>
                </w:tcBorders>
                <w:vAlign w:val="center"/>
              </w:tcPr>
            </w:tcPrChange>
          </w:tcPr>
          <w:p w14:paraId="3A6BD22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31" w:author="Sasi Songthong" w:date="2022-06-23T13:03:00Z">
              <w:tcPr>
                <w:tcW w:w="1800" w:type="dxa"/>
                <w:tcBorders>
                  <w:bottom w:val="single" w:sz="4" w:space="0" w:color="auto"/>
                </w:tcBorders>
                <w:vAlign w:val="center"/>
              </w:tcPr>
            </w:tcPrChange>
          </w:tcPr>
          <w:p w14:paraId="5568FB7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32" w:author="Sasi Songthong" w:date="2022-06-23T13:03:00Z">
              <w:tcPr>
                <w:tcW w:w="1800" w:type="dxa"/>
                <w:tcBorders>
                  <w:bottom w:val="single" w:sz="4" w:space="0" w:color="auto"/>
                </w:tcBorders>
                <w:vAlign w:val="center"/>
              </w:tcPr>
            </w:tcPrChange>
          </w:tcPr>
          <w:p w14:paraId="3783653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33" w:author="Sasi Songthong" w:date="2022-06-23T13:03:00Z">
              <w:tcPr>
                <w:tcW w:w="1800" w:type="dxa"/>
                <w:tcBorders>
                  <w:bottom w:val="single" w:sz="4" w:space="0" w:color="auto"/>
                </w:tcBorders>
                <w:vAlign w:val="center"/>
              </w:tcPr>
            </w:tcPrChange>
          </w:tcPr>
          <w:p w14:paraId="46CE9AD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134" w:author="Sasi Songthong" w:date="2022-06-23T13:03:00Z">
              <w:tcPr>
                <w:tcW w:w="900" w:type="dxa"/>
                <w:tcBorders>
                  <w:bottom w:val="single" w:sz="4" w:space="0" w:color="auto"/>
                </w:tcBorders>
                <w:vAlign w:val="center"/>
              </w:tcPr>
            </w:tcPrChange>
          </w:tcPr>
          <w:p w14:paraId="552E2A16" w14:textId="0C8B7231" w:rsidR="007E4DFC" w:rsidRDefault="007E4DFC" w:rsidP="007E4DFC">
            <w:pPr>
              <w:jc w:val="center"/>
              <w:rPr>
                <w:rFonts w:ascii="Cambria" w:hAnsi="Cambria" w:cs="Arial"/>
              </w:rPr>
            </w:pPr>
            <w:ins w:id="2135" w:author="Sasi Songthong" w:date="2022-06-23T13:03:00Z">
              <w:r w:rsidRPr="00BF1CE3">
                <w:rPr>
                  <w:rFonts w:ascii="Cambria" w:hAnsi="Cambria" w:cs="Arial"/>
                </w:rPr>
                <w:t>Yes / No</w:t>
              </w:r>
            </w:ins>
          </w:p>
        </w:tc>
        <w:tc>
          <w:tcPr>
            <w:tcW w:w="1543" w:type="dxa"/>
            <w:tcBorders>
              <w:bottom w:val="single" w:sz="4" w:space="0" w:color="auto"/>
            </w:tcBorders>
            <w:vAlign w:val="center"/>
            <w:tcPrChange w:id="2136" w:author="Sasi Songthong" w:date="2022-06-23T13:03:00Z">
              <w:tcPr>
                <w:tcW w:w="900" w:type="dxa"/>
                <w:tcBorders>
                  <w:bottom w:val="single" w:sz="4" w:space="0" w:color="auto"/>
                </w:tcBorders>
                <w:vAlign w:val="center"/>
              </w:tcPr>
            </w:tcPrChange>
          </w:tcPr>
          <w:p w14:paraId="7F16015D" w14:textId="5CA88695" w:rsidR="007E4DFC" w:rsidRDefault="007E4DFC" w:rsidP="007E4DFC">
            <w:pPr>
              <w:jc w:val="center"/>
              <w:rPr>
                <w:rFonts w:ascii="Cambria" w:hAnsi="Cambria" w:cs="Arial"/>
              </w:rPr>
            </w:pPr>
            <w:ins w:id="2137" w:author="Sasi Songthong" w:date="2022-06-23T13:03:00Z">
              <w:r w:rsidRPr="00BF1CE3">
                <w:rPr>
                  <w:rFonts w:ascii="Cambria" w:hAnsi="Cambria" w:cs="Arial"/>
                </w:rPr>
                <w:t>Yes / No</w:t>
              </w:r>
            </w:ins>
          </w:p>
        </w:tc>
        <w:tc>
          <w:tcPr>
            <w:tcW w:w="1260" w:type="dxa"/>
            <w:tcBorders>
              <w:bottom w:val="single" w:sz="4" w:space="0" w:color="auto"/>
            </w:tcBorders>
            <w:vAlign w:val="center"/>
            <w:tcPrChange w:id="2138" w:author="Sasi Songthong" w:date="2022-06-23T13:03:00Z">
              <w:tcPr>
                <w:tcW w:w="1260" w:type="dxa"/>
                <w:tcBorders>
                  <w:bottom w:val="single" w:sz="4" w:space="0" w:color="auto"/>
                </w:tcBorders>
                <w:vAlign w:val="center"/>
              </w:tcPr>
            </w:tcPrChange>
          </w:tcPr>
          <w:p w14:paraId="0A3F4AE5" w14:textId="77777777" w:rsidR="007E4DFC" w:rsidRDefault="007E4DFC" w:rsidP="007E4DFC">
            <w:pPr>
              <w:jc w:val="center"/>
              <w:rPr>
                <w:rFonts w:ascii="Cambria" w:hAnsi="Cambria" w:cs="Arial"/>
              </w:rPr>
            </w:pPr>
          </w:p>
        </w:tc>
      </w:tr>
      <w:tr w:rsidR="00BF6CA4" w:rsidRPr="00894548" w14:paraId="600408C1" w14:textId="77777777" w:rsidTr="00173BEC">
        <w:trPr>
          <w:trHeight w:val="720"/>
        </w:trPr>
        <w:tc>
          <w:tcPr>
            <w:tcW w:w="12865" w:type="dxa"/>
            <w:gridSpan w:val="10"/>
            <w:tcBorders>
              <w:top w:val="single" w:sz="4" w:space="0" w:color="auto"/>
            </w:tcBorders>
          </w:tcPr>
          <w:p w14:paraId="6F711373"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7667C56C" w14:textId="77777777" w:rsidTr="000047FC">
        <w:trPr>
          <w:trHeight w:val="360"/>
        </w:trPr>
        <w:tc>
          <w:tcPr>
            <w:tcW w:w="3055" w:type="dxa"/>
            <w:gridSpan w:val="3"/>
            <w:shd w:val="clear" w:color="auto" w:fill="F2F2F2" w:themeFill="background1" w:themeFillShade="F2"/>
            <w:vAlign w:val="center"/>
          </w:tcPr>
          <w:p w14:paraId="15D0B633"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02EA6D17" w14:textId="77777777" w:rsidR="00BF6CA4" w:rsidRDefault="00BF6CA4" w:rsidP="000047FC">
            <w:pPr>
              <w:rPr>
                <w:rFonts w:ascii="Cambria" w:hAnsi="Cambria" w:cs="Arial"/>
              </w:rPr>
            </w:pPr>
          </w:p>
        </w:tc>
      </w:tr>
      <w:tr w:rsidR="00BF6CA4" w14:paraId="1E8A47C6" w14:textId="77777777" w:rsidTr="000047FC">
        <w:trPr>
          <w:trHeight w:val="360"/>
        </w:trPr>
        <w:tc>
          <w:tcPr>
            <w:tcW w:w="3055" w:type="dxa"/>
            <w:gridSpan w:val="3"/>
            <w:shd w:val="clear" w:color="auto" w:fill="F2F2F2" w:themeFill="background1" w:themeFillShade="F2"/>
            <w:vAlign w:val="center"/>
          </w:tcPr>
          <w:p w14:paraId="060DB7AD" w14:textId="327DBDF8"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74C2091" w14:textId="77777777" w:rsidR="00BF6CA4" w:rsidRDefault="00BF6CA4" w:rsidP="000047FC">
            <w:pPr>
              <w:rPr>
                <w:rFonts w:ascii="Cambria" w:hAnsi="Cambria" w:cs="Arial"/>
              </w:rPr>
            </w:pPr>
          </w:p>
        </w:tc>
      </w:tr>
    </w:tbl>
    <w:p w14:paraId="149585CC" w14:textId="77777777" w:rsidR="006A1225" w:rsidRDefault="006A1225" w:rsidP="006A122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139">
          <w:tblGrid>
            <w:gridCol w:w="805"/>
            <w:gridCol w:w="1800"/>
            <w:gridCol w:w="450"/>
            <w:gridCol w:w="1350"/>
            <w:gridCol w:w="1800"/>
            <w:gridCol w:w="1800"/>
            <w:gridCol w:w="1800"/>
            <w:gridCol w:w="900"/>
            <w:gridCol w:w="900"/>
            <w:gridCol w:w="1260"/>
          </w:tblGrid>
        </w:tblGridChange>
      </w:tblGrid>
      <w:tr w:rsidR="00BF6CA4" w:rsidRPr="00AC51DF" w14:paraId="304FE64A" w14:textId="77777777" w:rsidTr="000047FC">
        <w:trPr>
          <w:trHeight w:val="256"/>
        </w:trPr>
        <w:tc>
          <w:tcPr>
            <w:tcW w:w="12865" w:type="dxa"/>
            <w:gridSpan w:val="10"/>
            <w:shd w:val="clear" w:color="auto" w:fill="F2F2F2" w:themeFill="background1" w:themeFillShade="F2"/>
            <w:vAlign w:val="center"/>
          </w:tcPr>
          <w:p w14:paraId="50498A6A" w14:textId="77777777" w:rsidR="00BF6CA4" w:rsidRPr="00AC51DF" w:rsidRDefault="00BF6CA4" w:rsidP="000047FC">
            <w:pPr>
              <w:jc w:val="center"/>
              <w:rPr>
                <w:rFonts w:ascii="Cambria" w:hAnsi="Cambria" w:cs="Arial"/>
                <w:b/>
                <w:bCs/>
              </w:rPr>
            </w:pPr>
            <w:r>
              <w:rPr>
                <w:rFonts w:ascii="Cambria" w:hAnsi="Cambria" w:cs="Arial"/>
                <w:b/>
                <w:bCs/>
              </w:rPr>
              <w:t>Labels 25-32</w:t>
            </w:r>
          </w:p>
        </w:tc>
      </w:tr>
      <w:tr w:rsidR="00BF6CA4" w14:paraId="6955ECFF" w14:textId="77777777" w:rsidTr="000047FC">
        <w:trPr>
          <w:trHeight w:val="256"/>
        </w:trPr>
        <w:tc>
          <w:tcPr>
            <w:tcW w:w="12865" w:type="dxa"/>
            <w:gridSpan w:val="10"/>
            <w:vAlign w:val="center"/>
          </w:tcPr>
          <w:p w14:paraId="0442804D" w14:textId="77777777" w:rsidR="00BF6CA4" w:rsidRPr="00894548" w:rsidRDefault="00BF6CA4" w:rsidP="000047FC">
            <w:pPr>
              <w:rPr>
                <w:rFonts w:ascii="Cambria" w:hAnsi="Cambria" w:cs="Arial"/>
                <w:b/>
                <w:bCs/>
              </w:rPr>
            </w:pPr>
            <w:r w:rsidRPr="00894548">
              <w:rPr>
                <w:rFonts w:ascii="Cambria" w:hAnsi="Cambria" w:cs="Arial"/>
                <w:b/>
                <w:bCs/>
              </w:rPr>
              <w:t>Instructions:</w:t>
            </w:r>
          </w:p>
          <w:p w14:paraId="0640AE2B"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25 through 32.</w:t>
            </w:r>
          </w:p>
          <w:p w14:paraId="7A6650D4"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68EF0A7C" w14:textId="77777777" w:rsidR="00503864" w:rsidRDefault="00503864" w:rsidP="00503864">
            <w:pPr>
              <w:tabs>
                <w:tab w:val="left" w:pos="245"/>
              </w:tabs>
              <w:rPr>
                <w:ins w:id="2140" w:author="Sasi Songthong" w:date="2022-06-23T12:53:00Z"/>
                <w:rFonts w:ascii="Cambria" w:hAnsi="Cambria" w:cs="Arial"/>
              </w:rPr>
            </w:pPr>
            <w:ins w:id="2141" w:author="Sasi Songthong" w:date="2022-06-23T12:53:00Z">
              <w:r>
                <w:rPr>
                  <w:rFonts w:ascii="Cambria" w:hAnsi="Cambria" w:cs="Arial"/>
                </w:rPr>
                <w:t>3. Lightly rub labels 20 times with gloved hand, which have been wiped with 70% IPA. Indicate “Yes” when complete.</w:t>
              </w:r>
            </w:ins>
          </w:p>
          <w:p w14:paraId="3572311B" w14:textId="77777777" w:rsidR="00503864" w:rsidRDefault="00503864" w:rsidP="00503864">
            <w:pPr>
              <w:tabs>
                <w:tab w:val="left" w:pos="245"/>
              </w:tabs>
              <w:rPr>
                <w:ins w:id="2142" w:author="Sasi Songthong" w:date="2022-06-23T12:53:00Z"/>
                <w:rFonts w:ascii="Cambria" w:hAnsi="Cambria" w:cs="Arial"/>
              </w:rPr>
            </w:pPr>
            <w:ins w:id="2143" w:author="Sasi Songthong" w:date="2022-06-23T12:53: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78D2AE86" w14:textId="606DF885" w:rsidR="00503864" w:rsidRDefault="00503864" w:rsidP="00503864">
            <w:pPr>
              <w:tabs>
                <w:tab w:val="left" w:pos="245"/>
              </w:tabs>
              <w:rPr>
                <w:ins w:id="2144" w:author="Sasi Songthong" w:date="2022-06-23T12:53:00Z"/>
                <w:rFonts w:ascii="Cambria" w:hAnsi="Cambria" w:cs="Arial"/>
              </w:rPr>
            </w:pPr>
            <w:ins w:id="2145" w:author="Sasi Songthong" w:date="2022-06-23T12:53:00Z">
              <w:r>
                <w:rPr>
                  <w:rFonts w:ascii="Cambria" w:hAnsi="Cambria" w:cs="Arial"/>
                </w:rPr>
                <w:t xml:space="preserve">5. Lightly rub labels 20 times with gloved hand, which have been wiped with </w:t>
              </w:r>
            </w:ins>
            <w:proofErr w:type="spellStart"/>
            <w:ins w:id="2146"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147" w:author="Sasi Songthong" w:date="2022-06-23T12:53:00Z">
              <w:r>
                <w:rPr>
                  <w:rFonts w:ascii="Cambria" w:hAnsi="Cambria" w:cs="Arial"/>
                </w:rPr>
                <w:t>.</w:t>
              </w:r>
              <w:proofErr w:type="gramEnd"/>
              <w:r>
                <w:rPr>
                  <w:rFonts w:ascii="Cambria" w:hAnsi="Cambria" w:cs="Arial"/>
                </w:rPr>
                <w:t xml:space="preserve"> Indicate “Yes” when complete.</w:t>
              </w:r>
            </w:ins>
          </w:p>
          <w:p w14:paraId="457E4317" w14:textId="77777777" w:rsidR="00503864" w:rsidRDefault="00503864" w:rsidP="00503864">
            <w:pPr>
              <w:tabs>
                <w:tab w:val="left" w:pos="245"/>
              </w:tabs>
              <w:rPr>
                <w:ins w:id="2148" w:author="Sasi Songthong" w:date="2022-06-23T12:53:00Z"/>
                <w:rFonts w:ascii="Cambria" w:hAnsi="Cambria" w:cs="Arial"/>
              </w:rPr>
            </w:pPr>
            <w:ins w:id="2149" w:author="Sasi Songthong" w:date="2022-06-23T12:53:00Z">
              <w:r>
                <w:rPr>
                  <w:rFonts w:ascii="Cambria" w:hAnsi="Cambria" w:cs="Arial"/>
                </w:rPr>
                <w:t>6. Shuffled / rub with each package with 1 or more other package 20 times.  Indicate “Yes” when complete.</w:t>
              </w:r>
            </w:ins>
          </w:p>
          <w:p w14:paraId="17E09F4D" w14:textId="77777777" w:rsidR="00503864" w:rsidRDefault="00503864" w:rsidP="00503864">
            <w:pPr>
              <w:tabs>
                <w:tab w:val="left" w:pos="245"/>
              </w:tabs>
              <w:rPr>
                <w:ins w:id="2150" w:author="Sasi Songthong" w:date="2022-06-23T12:53:00Z"/>
                <w:rFonts w:ascii="Cambria" w:hAnsi="Cambria" w:cs="Arial"/>
              </w:rPr>
            </w:pPr>
            <w:ins w:id="2151" w:author="Sasi Songthong" w:date="2022-06-23T12:53:00Z">
              <w:r>
                <w:rPr>
                  <w:rFonts w:ascii="Cambria" w:hAnsi="Cambria" w:cs="Arial"/>
                </w:rPr>
                <w:t>7. Visually Inspect legibility of each label and verify presence of 3 labels on each package.  Document results.</w:t>
              </w:r>
            </w:ins>
          </w:p>
          <w:p w14:paraId="1F4C0D90" w14:textId="77777777" w:rsidR="00503864" w:rsidRPr="00890057" w:rsidRDefault="00503864" w:rsidP="00503864">
            <w:pPr>
              <w:tabs>
                <w:tab w:val="left" w:pos="245"/>
              </w:tabs>
              <w:rPr>
                <w:ins w:id="2152" w:author="Sasi Songthong" w:date="2022-06-23T12:53:00Z"/>
                <w:rFonts w:ascii="Cambria" w:hAnsi="Cambria" w:cs="Arial"/>
                <w:noProof/>
              </w:rPr>
            </w:pPr>
            <w:ins w:id="2153" w:author="Sasi Songthong" w:date="2022-06-23T12:53:00Z">
              <w:r>
                <w:rPr>
                  <w:rFonts w:ascii="Cambria" w:hAnsi="Cambria" w:cs="Arial"/>
                </w:rPr>
                <w:t>8. Specify P (Pass) if “Yes” is indicated in the results column.</w:t>
              </w:r>
            </w:ins>
          </w:p>
          <w:p w14:paraId="4237D179" w14:textId="43B116D1" w:rsidR="00BF6CA4" w:rsidDel="00503864" w:rsidRDefault="00503864" w:rsidP="00503864">
            <w:pPr>
              <w:tabs>
                <w:tab w:val="left" w:pos="245"/>
              </w:tabs>
              <w:rPr>
                <w:del w:id="2154" w:author="Sasi Songthong" w:date="2022-06-23T12:53:00Z"/>
                <w:rFonts w:ascii="Cambria" w:hAnsi="Cambria" w:cs="Arial"/>
              </w:rPr>
            </w:pPr>
            <w:ins w:id="2155" w:author="Sasi Songthong" w:date="2022-06-23T12:53:00Z">
              <w:r>
                <w:rPr>
                  <w:rFonts w:ascii="Cambria" w:hAnsi="Cambria" w:cs="Arial"/>
                </w:rPr>
                <w:t>9</w:t>
              </w:r>
              <w:r w:rsidRPr="00890057">
                <w:rPr>
                  <w:rFonts w:ascii="Cambria" w:hAnsi="Cambria" w:cs="Arial"/>
                </w:rPr>
                <w:t>. Record comments and additional information in the “Comments” section or N/A.</w:t>
              </w:r>
            </w:ins>
            <w:del w:id="2156" w:author="Sasi Songthong" w:date="2022-06-23T12:53:00Z">
              <w:r w:rsidR="00BF6CA4" w:rsidDel="00503864">
                <w:rPr>
                  <w:rFonts w:ascii="Cambria" w:hAnsi="Cambria" w:cs="Arial"/>
                </w:rPr>
                <w:delText>3. Lightly rub labels 20 times with gloved hand, which have been exposed to 70% IPA. Indicate “Yes” when complete.</w:delText>
              </w:r>
            </w:del>
          </w:p>
          <w:p w14:paraId="726BDD8E" w14:textId="3536242F" w:rsidR="00BF6CA4" w:rsidDel="00503864" w:rsidRDefault="00BF6CA4" w:rsidP="000047FC">
            <w:pPr>
              <w:tabs>
                <w:tab w:val="left" w:pos="245"/>
              </w:tabs>
              <w:rPr>
                <w:del w:id="2157" w:author="Sasi Songthong" w:date="2022-06-23T12:53:00Z"/>
                <w:rFonts w:ascii="Cambria" w:hAnsi="Cambria" w:cs="Arial"/>
              </w:rPr>
            </w:pPr>
            <w:del w:id="2158" w:author="Sasi Songthong" w:date="2022-06-23T12:53:00Z">
              <w:r w:rsidDel="00503864">
                <w:rPr>
                  <w:rFonts w:ascii="Cambria" w:hAnsi="Cambria" w:cs="Arial"/>
                </w:rPr>
                <w:delText>4. Lightly rub labels 20 times with gloved hand, which have been exposed to prepared Vesphene III.  Indicate “Yes” when complete.</w:delText>
              </w:r>
            </w:del>
          </w:p>
          <w:p w14:paraId="2F1F7F2E" w14:textId="01271CE2" w:rsidR="00BF6CA4" w:rsidDel="00503864" w:rsidRDefault="00BF6CA4" w:rsidP="000047FC">
            <w:pPr>
              <w:tabs>
                <w:tab w:val="left" w:pos="245"/>
              </w:tabs>
              <w:rPr>
                <w:del w:id="2159" w:author="Sasi Songthong" w:date="2022-06-23T12:53:00Z"/>
                <w:rFonts w:ascii="Cambria" w:hAnsi="Cambria" w:cs="Arial"/>
              </w:rPr>
            </w:pPr>
            <w:del w:id="2160" w:author="Sasi Songthong" w:date="2022-06-23T12:53:00Z">
              <w:r w:rsidDel="00503864">
                <w:rPr>
                  <w:rFonts w:ascii="Cambria" w:hAnsi="Cambria" w:cs="Arial"/>
                </w:rPr>
                <w:delText>5. Lightly rub labels 20 times with gloved hand, which have been exposed to Spore-Klenz. Indicate “Yes” when complete.</w:delText>
              </w:r>
            </w:del>
          </w:p>
          <w:p w14:paraId="665EE572" w14:textId="0EE67499" w:rsidR="00BF6CA4" w:rsidDel="00503864" w:rsidRDefault="00BF6CA4" w:rsidP="000047FC">
            <w:pPr>
              <w:tabs>
                <w:tab w:val="left" w:pos="245"/>
              </w:tabs>
              <w:rPr>
                <w:del w:id="2161" w:author="Sasi Songthong" w:date="2022-06-23T12:53:00Z"/>
                <w:rFonts w:ascii="Cambria" w:hAnsi="Cambria" w:cs="Arial"/>
              </w:rPr>
            </w:pPr>
            <w:del w:id="2162" w:author="Sasi Songthong" w:date="2022-06-23T12:53:00Z">
              <w:r w:rsidDel="00503864">
                <w:rPr>
                  <w:rFonts w:ascii="Cambria" w:hAnsi="Cambria" w:cs="Arial"/>
                </w:rPr>
                <w:delText>6. Shuffled / rub with each package with 1 or more other package 20 times.  Indicate “Yes” when complete.</w:delText>
              </w:r>
            </w:del>
          </w:p>
          <w:p w14:paraId="6195292B" w14:textId="3536D51D" w:rsidR="00BF6CA4" w:rsidDel="00503864" w:rsidRDefault="00BF6CA4" w:rsidP="000047FC">
            <w:pPr>
              <w:tabs>
                <w:tab w:val="left" w:pos="245"/>
              </w:tabs>
              <w:rPr>
                <w:del w:id="2163" w:author="Sasi Songthong" w:date="2022-06-23T12:53:00Z"/>
                <w:rFonts w:ascii="Cambria" w:hAnsi="Cambria" w:cs="Arial"/>
              </w:rPr>
            </w:pPr>
            <w:del w:id="2164" w:author="Sasi Songthong" w:date="2022-06-23T12:53:00Z">
              <w:r w:rsidDel="00503864">
                <w:rPr>
                  <w:rFonts w:ascii="Cambria" w:hAnsi="Cambria" w:cs="Arial"/>
                </w:rPr>
                <w:delText>7. Visually Inspect legibility of each label and verify the label remains securely affixed to the package.  Document results.</w:delText>
              </w:r>
            </w:del>
          </w:p>
          <w:p w14:paraId="32593FE6" w14:textId="29E6F4A3" w:rsidR="00BF6CA4" w:rsidRPr="00890057" w:rsidDel="00503864" w:rsidRDefault="00BF6CA4" w:rsidP="000047FC">
            <w:pPr>
              <w:tabs>
                <w:tab w:val="left" w:pos="245"/>
              </w:tabs>
              <w:rPr>
                <w:del w:id="2165" w:author="Sasi Songthong" w:date="2022-06-23T12:53:00Z"/>
                <w:rFonts w:ascii="Cambria" w:hAnsi="Cambria" w:cs="Arial"/>
                <w:noProof/>
              </w:rPr>
            </w:pPr>
            <w:del w:id="2166" w:author="Sasi Songthong" w:date="2022-06-23T12:53:00Z">
              <w:r w:rsidDel="00503864">
                <w:rPr>
                  <w:rFonts w:ascii="Cambria" w:hAnsi="Cambria" w:cs="Arial"/>
                </w:rPr>
                <w:delText>8. Specify P (Pass) if “Yes” is indicated in the results column.</w:delText>
              </w:r>
            </w:del>
          </w:p>
          <w:p w14:paraId="24F515E6" w14:textId="73A05523" w:rsidR="00BF6CA4" w:rsidRDefault="00BF6CA4" w:rsidP="000047FC">
            <w:pPr>
              <w:rPr>
                <w:rFonts w:ascii="Cambria" w:hAnsi="Cambria" w:cs="Arial"/>
              </w:rPr>
            </w:pPr>
            <w:del w:id="2167" w:author="Sasi Songthong" w:date="2022-06-23T12:53: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7E4DFC" w:rsidRPr="00894548" w14:paraId="3E808CD2" w14:textId="77777777" w:rsidTr="007E4DFC">
        <w:tblPrEx>
          <w:tblW w:w="12865" w:type="dxa"/>
          <w:tblLayout w:type="fixed"/>
          <w:tblPrExChange w:id="2168" w:author="Sasi Songthong" w:date="2022-06-23T13:03:00Z">
            <w:tblPrEx>
              <w:tblW w:w="12865" w:type="dxa"/>
              <w:tblLayout w:type="fixed"/>
            </w:tblPrEx>
          </w:tblPrExChange>
        </w:tblPrEx>
        <w:trPr>
          <w:trHeight w:val="288"/>
          <w:trPrChange w:id="2169" w:author="Sasi Songthong" w:date="2022-06-23T13:03:00Z">
            <w:trPr>
              <w:trHeight w:val="288"/>
            </w:trPr>
          </w:trPrChange>
        </w:trPr>
        <w:tc>
          <w:tcPr>
            <w:tcW w:w="805" w:type="dxa"/>
            <w:shd w:val="clear" w:color="auto" w:fill="F2F2F2" w:themeFill="background1" w:themeFillShade="F2"/>
            <w:vAlign w:val="center"/>
            <w:tcPrChange w:id="2170" w:author="Sasi Songthong" w:date="2022-06-23T13:03:00Z">
              <w:tcPr>
                <w:tcW w:w="805" w:type="dxa"/>
                <w:shd w:val="clear" w:color="auto" w:fill="F2F2F2" w:themeFill="background1" w:themeFillShade="F2"/>
                <w:vAlign w:val="center"/>
              </w:tcPr>
            </w:tcPrChange>
          </w:tcPr>
          <w:p w14:paraId="2071E7AD"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171" w:author="Sasi Songthong" w:date="2022-06-23T13:03:00Z">
              <w:tcPr>
                <w:tcW w:w="1800" w:type="dxa"/>
                <w:shd w:val="clear" w:color="auto" w:fill="F2F2F2" w:themeFill="background1" w:themeFillShade="F2"/>
                <w:vAlign w:val="center"/>
              </w:tcPr>
            </w:tcPrChange>
          </w:tcPr>
          <w:p w14:paraId="4CD1A70C"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172" w:author="Sasi Songthong" w:date="2022-06-23T13:03:00Z">
              <w:tcPr>
                <w:tcW w:w="1800" w:type="dxa"/>
                <w:gridSpan w:val="2"/>
                <w:shd w:val="clear" w:color="auto" w:fill="F2F2F2" w:themeFill="background1" w:themeFillShade="F2"/>
                <w:vAlign w:val="center"/>
              </w:tcPr>
            </w:tcPrChange>
          </w:tcPr>
          <w:p w14:paraId="220250FA"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173" w:author="Sasi Songthong" w:date="2022-06-23T13:03:00Z">
              <w:tcPr>
                <w:tcW w:w="1800" w:type="dxa"/>
                <w:shd w:val="clear" w:color="auto" w:fill="F2F2F2" w:themeFill="background1" w:themeFillShade="F2"/>
                <w:vAlign w:val="center"/>
              </w:tcPr>
            </w:tcPrChange>
          </w:tcPr>
          <w:p w14:paraId="4DE94396"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174" w:author="Sasi Songthong" w:date="2022-06-23T13:03:00Z">
              <w:tcPr>
                <w:tcW w:w="1800" w:type="dxa"/>
                <w:shd w:val="clear" w:color="auto" w:fill="F2F2F2" w:themeFill="background1" w:themeFillShade="F2"/>
                <w:vAlign w:val="center"/>
              </w:tcPr>
            </w:tcPrChange>
          </w:tcPr>
          <w:p w14:paraId="08D2B740" w14:textId="75E3EED7" w:rsidR="007E4DFC" w:rsidRPr="00894548" w:rsidRDefault="007E4DFC" w:rsidP="007E4DFC">
            <w:pPr>
              <w:jc w:val="center"/>
              <w:rPr>
                <w:rFonts w:ascii="Cambria" w:hAnsi="Cambria" w:cs="Arial"/>
                <w:b/>
                <w:bCs/>
              </w:rPr>
            </w:pPr>
            <w:r>
              <w:rPr>
                <w:rFonts w:ascii="Cambria" w:hAnsi="Cambria" w:cs="Arial"/>
                <w:b/>
                <w:bCs/>
              </w:rPr>
              <w:t xml:space="preserve">20 x </w:t>
            </w:r>
            <w:del w:id="2175" w:author="Sasi Songthong" w:date="2022-06-23T13:07:00Z">
              <w:r w:rsidDel="00FF2FDD">
                <w:rPr>
                  <w:rFonts w:ascii="Cambria" w:hAnsi="Cambria" w:cs="Arial"/>
                  <w:b/>
                  <w:bCs/>
                </w:rPr>
                <w:delText>Spore-Klenz</w:delText>
              </w:r>
            </w:del>
            <w:proofErr w:type="spellStart"/>
            <w:ins w:id="2176"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177" w:author="Sasi Songthong" w:date="2022-06-23T13:03:00Z">
              <w:tcPr>
                <w:tcW w:w="1800" w:type="dxa"/>
                <w:shd w:val="clear" w:color="auto" w:fill="F2F2F2" w:themeFill="background1" w:themeFillShade="F2"/>
                <w:vAlign w:val="center"/>
              </w:tcPr>
            </w:tcPrChange>
          </w:tcPr>
          <w:p w14:paraId="16CCB8FE"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178" w:author="Sasi Songthong" w:date="2022-06-23T13:03:00Z">
              <w:tcPr>
                <w:tcW w:w="900" w:type="dxa"/>
                <w:shd w:val="clear" w:color="auto" w:fill="F2F2F2" w:themeFill="background1" w:themeFillShade="F2"/>
                <w:vAlign w:val="center"/>
              </w:tcPr>
            </w:tcPrChange>
          </w:tcPr>
          <w:p w14:paraId="6A8521E7" w14:textId="77777777" w:rsidR="007E4DFC" w:rsidRPr="001E738F" w:rsidRDefault="007E4DFC" w:rsidP="007E4DFC">
            <w:pPr>
              <w:jc w:val="center"/>
              <w:rPr>
                <w:ins w:id="2179" w:author="Sasi Songthong" w:date="2022-06-23T13:03:00Z"/>
                <w:rFonts w:ascii="Cambria" w:hAnsi="Cambria" w:cs="Arial"/>
                <w:b/>
                <w:bCs/>
              </w:rPr>
            </w:pPr>
            <w:ins w:id="2180" w:author="Sasi Songthong" w:date="2022-06-23T13:03:00Z">
              <w:r w:rsidRPr="001E738F">
                <w:rPr>
                  <w:rFonts w:ascii="Cambria" w:hAnsi="Cambria" w:cs="Arial"/>
                  <w:b/>
                  <w:bCs/>
                </w:rPr>
                <w:t>Results:</w:t>
              </w:r>
            </w:ins>
          </w:p>
          <w:p w14:paraId="78091BA2" w14:textId="10727A61" w:rsidR="007E4DFC" w:rsidDel="00503864" w:rsidRDefault="007E4DFC" w:rsidP="007E4DFC">
            <w:pPr>
              <w:jc w:val="center"/>
              <w:rPr>
                <w:rFonts w:ascii="Cambria" w:hAnsi="Cambria" w:cs="Arial"/>
                <w:b/>
                <w:bCs/>
              </w:rPr>
            </w:pPr>
            <w:ins w:id="2181" w:author="Sasi Songthong" w:date="2022-06-23T13:03:00Z">
              <w:r w:rsidRPr="001E738F">
                <w:rPr>
                  <w:rFonts w:ascii="Cambria" w:hAnsi="Cambria" w:cs="Arial"/>
                  <w:b/>
                  <w:bCs/>
                </w:rPr>
                <w:t>Label legible?</w:t>
              </w:r>
            </w:ins>
            <w:del w:id="2182" w:author="Sasi Songthong" w:date="2022-06-23T12:53:00Z">
              <w:r w:rsidDel="00503864">
                <w:rPr>
                  <w:rFonts w:ascii="Cambria" w:hAnsi="Cambria" w:cs="Arial"/>
                  <w:b/>
                  <w:bCs/>
                </w:rPr>
                <w:delText>Results:</w:delText>
              </w:r>
            </w:del>
          </w:p>
        </w:tc>
        <w:tc>
          <w:tcPr>
            <w:tcW w:w="1543" w:type="dxa"/>
            <w:shd w:val="clear" w:color="auto" w:fill="F2F2F2" w:themeFill="background1" w:themeFillShade="F2"/>
            <w:vAlign w:val="center"/>
            <w:tcPrChange w:id="2183" w:author="Sasi Songthong" w:date="2022-06-23T13:03:00Z">
              <w:tcPr>
                <w:tcW w:w="900" w:type="dxa"/>
                <w:shd w:val="clear" w:color="auto" w:fill="F2F2F2" w:themeFill="background1" w:themeFillShade="F2"/>
                <w:vAlign w:val="center"/>
              </w:tcPr>
            </w:tcPrChange>
          </w:tcPr>
          <w:p w14:paraId="12CD9E74" w14:textId="77777777" w:rsidR="007E4DFC" w:rsidRPr="001E738F" w:rsidRDefault="007E4DFC" w:rsidP="007E4DFC">
            <w:pPr>
              <w:jc w:val="center"/>
              <w:rPr>
                <w:ins w:id="2184" w:author="Sasi Songthong" w:date="2022-06-23T13:03:00Z"/>
                <w:rFonts w:ascii="Cambria" w:hAnsi="Cambria" w:cs="Arial"/>
                <w:b/>
                <w:bCs/>
              </w:rPr>
            </w:pPr>
            <w:ins w:id="2185" w:author="Sasi Songthong" w:date="2022-06-23T13:03:00Z">
              <w:r w:rsidRPr="001E738F">
                <w:rPr>
                  <w:rFonts w:ascii="Cambria" w:hAnsi="Cambria" w:cs="Arial"/>
                  <w:b/>
                  <w:bCs/>
                </w:rPr>
                <w:t>Results:</w:t>
              </w:r>
            </w:ins>
          </w:p>
          <w:p w14:paraId="5799CC80" w14:textId="754478FE" w:rsidR="007E4DFC" w:rsidRPr="00894548" w:rsidRDefault="007E4DFC" w:rsidP="007E4DFC">
            <w:pPr>
              <w:jc w:val="center"/>
              <w:rPr>
                <w:rFonts w:ascii="Cambria" w:hAnsi="Cambria" w:cs="Arial"/>
                <w:b/>
                <w:bCs/>
              </w:rPr>
            </w:pPr>
            <w:ins w:id="2186" w:author="Sasi Songthong" w:date="2022-06-23T13:03:00Z">
              <w:r w:rsidRPr="001E738F">
                <w:rPr>
                  <w:rFonts w:ascii="Cambria" w:hAnsi="Cambria" w:cs="Arial"/>
                  <w:b/>
                  <w:bCs/>
                </w:rPr>
                <w:t>Label Present?</w:t>
              </w:r>
            </w:ins>
            <w:del w:id="2187" w:author="Sasi Songthong" w:date="2022-06-23T12:53: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188" w:author="Sasi Songthong" w:date="2022-06-23T13:03:00Z">
              <w:tcPr>
                <w:tcW w:w="1260" w:type="dxa"/>
                <w:shd w:val="clear" w:color="auto" w:fill="F2F2F2" w:themeFill="background1" w:themeFillShade="F2"/>
                <w:vAlign w:val="center"/>
              </w:tcPr>
            </w:tcPrChange>
          </w:tcPr>
          <w:p w14:paraId="424725C3"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5193E873" w14:textId="77777777" w:rsidTr="007E4DFC">
        <w:tblPrEx>
          <w:tblW w:w="12865" w:type="dxa"/>
          <w:tblLayout w:type="fixed"/>
          <w:tblPrExChange w:id="2189" w:author="Sasi Songthong" w:date="2022-06-23T13:03:00Z">
            <w:tblPrEx>
              <w:tblW w:w="12865" w:type="dxa"/>
              <w:tblLayout w:type="fixed"/>
            </w:tblPrEx>
          </w:tblPrExChange>
        </w:tblPrEx>
        <w:trPr>
          <w:trHeight w:val="404"/>
          <w:trPrChange w:id="2190" w:author="Sasi Songthong" w:date="2022-06-23T13:03:00Z">
            <w:trPr>
              <w:trHeight w:val="404"/>
            </w:trPr>
          </w:trPrChange>
        </w:trPr>
        <w:tc>
          <w:tcPr>
            <w:tcW w:w="805" w:type="dxa"/>
            <w:vAlign w:val="center"/>
            <w:tcPrChange w:id="2191" w:author="Sasi Songthong" w:date="2022-06-23T13:03:00Z">
              <w:tcPr>
                <w:tcW w:w="805" w:type="dxa"/>
                <w:vAlign w:val="center"/>
              </w:tcPr>
            </w:tcPrChange>
          </w:tcPr>
          <w:p w14:paraId="64A72C1A" w14:textId="77777777" w:rsidR="007E4DFC" w:rsidRPr="000047FC" w:rsidRDefault="007E4DFC" w:rsidP="007E4DFC">
            <w:pPr>
              <w:jc w:val="center"/>
              <w:rPr>
                <w:rFonts w:ascii="Cambria" w:hAnsi="Cambria" w:cs="Arial"/>
                <w:b/>
                <w:bCs/>
              </w:rPr>
            </w:pPr>
            <w:r>
              <w:rPr>
                <w:rFonts w:ascii="Cambria" w:hAnsi="Cambria" w:cs="Arial"/>
                <w:b/>
                <w:bCs/>
              </w:rPr>
              <w:t>25</w:t>
            </w:r>
          </w:p>
        </w:tc>
        <w:tc>
          <w:tcPr>
            <w:tcW w:w="1542" w:type="dxa"/>
            <w:vAlign w:val="center"/>
            <w:tcPrChange w:id="2192" w:author="Sasi Songthong" w:date="2022-06-23T13:03:00Z">
              <w:tcPr>
                <w:tcW w:w="1800" w:type="dxa"/>
                <w:vAlign w:val="center"/>
              </w:tcPr>
            </w:tcPrChange>
          </w:tcPr>
          <w:p w14:paraId="7C53DD26"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2193" w:author="Sasi Songthong" w:date="2022-06-23T13:03:00Z">
              <w:tcPr>
                <w:tcW w:w="1800" w:type="dxa"/>
                <w:gridSpan w:val="2"/>
                <w:vAlign w:val="center"/>
              </w:tcPr>
            </w:tcPrChange>
          </w:tcPr>
          <w:p w14:paraId="3857F6BD"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194" w:author="Sasi Songthong" w:date="2022-06-23T13:03:00Z">
              <w:tcPr>
                <w:tcW w:w="1800" w:type="dxa"/>
                <w:vAlign w:val="center"/>
              </w:tcPr>
            </w:tcPrChange>
          </w:tcPr>
          <w:p w14:paraId="21A174EC"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195" w:author="Sasi Songthong" w:date="2022-06-23T13:03:00Z">
              <w:tcPr>
                <w:tcW w:w="1800" w:type="dxa"/>
                <w:vAlign w:val="center"/>
              </w:tcPr>
            </w:tcPrChange>
          </w:tcPr>
          <w:p w14:paraId="4A0F476B"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196" w:author="Sasi Songthong" w:date="2022-06-23T13:03:00Z">
              <w:tcPr>
                <w:tcW w:w="1800" w:type="dxa"/>
                <w:vAlign w:val="center"/>
              </w:tcPr>
            </w:tcPrChange>
          </w:tcPr>
          <w:p w14:paraId="4733AADD"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197" w:author="Sasi Songthong" w:date="2022-06-23T13:03:00Z">
              <w:tcPr>
                <w:tcW w:w="900" w:type="dxa"/>
                <w:vAlign w:val="center"/>
              </w:tcPr>
            </w:tcPrChange>
          </w:tcPr>
          <w:p w14:paraId="20DE622B" w14:textId="5EE29298" w:rsidR="007E4DFC" w:rsidDel="001503C5" w:rsidRDefault="007E4DFC" w:rsidP="007E4DFC">
            <w:pPr>
              <w:jc w:val="center"/>
              <w:rPr>
                <w:del w:id="2198" w:author="Sasi Songthong" w:date="2022-06-23T13:01:00Z"/>
                <w:rFonts w:ascii="Cambria" w:hAnsi="Cambria" w:cs="Arial"/>
              </w:rPr>
            </w:pPr>
            <w:ins w:id="2199" w:author="Sasi Songthong" w:date="2022-06-23T13:03:00Z">
              <w:r>
                <w:rPr>
                  <w:rFonts w:ascii="Cambria" w:hAnsi="Cambria" w:cs="Arial"/>
                </w:rPr>
                <w:t>Yes / No</w:t>
              </w:r>
            </w:ins>
            <w:del w:id="2200" w:author="Sasi Songthong" w:date="2022-06-23T12:53:00Z">
              <w:r w:rsidDel="00503864">
                <w:rPr>
                  <w:rFonts w:ascii="Cambria" w:hAnsi="Cambria" w:cs="Arial"/>
                </w:rPr>
                <w:delText>Yes / No</w:delText>
              </w:r>
            </w:del>
          </w:p>
          <w:p w14:paraId="0E68D2E2" w14:textId="74D8838B" w:rsidR="007E4DFC" w:rsidDel="001503C5" w:rsidRDefault="007E4DFC" w:rsidP="007E4DFC">
            <w:pPr>
              <w:jc w:val="center"/>
              <w:rPr>
                <w:del w:id="2201" w:author="Sasi Songthong" w:date="2022-06-23T13:01:00Z"/>
                <w:rFonts w:ascii="Cambria" w:hAnsi="Cambria" w:cs="Arial"/>
              </w:rPr>
            </w:pPr>
            <w:del w:id="2202" w:author="Sasi Songthong" w:date="2022-06-23T12:53:00Z">
              <w:r w:rsidRPr="00BF1CE3" w:rsidDel="00503864">
                <w:rPr>
                  <w:rFonts w:ascii="Cambria" w:hAnsi="Cambria" w:cs="Arial"/>
                </w:rPr>
                <w:delText>Yes / No</w:delText>
              </w:r>
            </w:del>
          </w:p>
          <w:p w14:paraId="666ED19C" w14:textId="313B54B2" w:rsidR="007E4DFC" w:rsidDel="001503C5" w:rsidRDefault="007E4DFC" w:rsidP="007E4DFC">
            <w:pPr>
              <w:jc w:val="center"/>
              <w:rPr>
                <w:del w:id="2203" w:author="Sasi Songthong" w:date="2022-06-23T13:01:00Z"/>
                <w:rFonts w:ascii="Cambria" w:hAnsi="Cambria" w:cs="Arial"/>
              </w:rPr>
            </w:pPr>
            <w:del w:id="2204" w:author="Sasi Songthong" w:date="2022-06-23T12:53:00Z">
              <w:r w:rsidRPr="00BF1CE3" w:rsidDel="00503864">
                <w:rPr>
                  <w:rFonts w:ascii="Cambria" w:hAnsi="Cambria" w:cs="Arial"/>
                </w:rPr>
                <w:delText>Yes / No</w:delText>
              </w:r>
            </w:del>
          </w:p>
          <w:p w14:paraId="72311AAB" w14:textId="77777777" w:rsidR="007E4DFC" w:rsidRDefault="007E4DFC" w:rsidP="007E4DFC">
            <w:pPr>
              <w:jc w:val="center"/>
              <w:rPr>
                <w:rFonts w:ascii="Cambria" w:hAnsi="Cambria" w:cs="Arial"/>
              </w:rPr>
            </w:pPr>
            <w:del w:id="2205" w:author="Sasi Songthong" w:date="2022-06-23T12:53:00Z">
              <w:r w:rsidRPr="00BF1CE3" w:rsidDel="00503864">
                <w:rPr>
                  <w:rFonts w:ascii="Cambria" w:hAnsi="Cambria" w:cs="Arial"/>
                </w:rPr>
                <w:delText>Yes / No</w:delText>
              </w:r>
            </w:del>
          </w:p>
        </w:tc>
        <w:tc>
          <w:tcPr>
            <w:tcW w:w="1543" w:type="dxa"/>
            <w:vAlign w:val="center"/>
            <w:tcPrChange w:id="2206" w:author="Sasi Songthong" w:date="2022-06-23T13:03:00Z">
              <w:tcPr>
                <w:tcW w:w="900" w:type="dxa"/>
                <w:vAlign w:val="center"/>
              </w:tcPr>
            </w:tcPrChange>
          </w:tcPr>
          <w:p w14:paraId="07D2349F" w14:textId="351EC7D5" w:rsidR="007E4DFC" w:rsidDel="001503C5" w:rsidRDefault="007E4DFC" w:rsidP="007E4DFC">
            <w:pPr>
              <w:jc w:val="center"/>
              <w:rPr>
                <w:del w:id="2207" w:author="Sasi Songthong" w:date="2022-06-23T13:01:00Z"/>
                <w:rFonts w:ascii="Cambria" w:hAnsi="Cambria" w:cs="Arial"/>
              </w:rPr>
            </w:pPr>
            <w:ins w:id="2208" w:author="Sasi Songthong" w:date="2022-06-23T13:03:00Z">
              <w:r>
                <w:rPr>
                  <w:rFonts w:ascii="Cambria" w:hAnsi="Cambria" w:cs="Arial"/>
                </w:rPr>
                <w:t>Yes / No</w:t>
              </w:r>
            </w:ins>
            <w:del w:id="2209" w:author="Sasi Songthong" w:date="2022-06-23T12:53:00Z">
              <w:r w:rsidRPr="00BF1CE3" w:rsidDel="00503864">
                <w:rPr>
                  <w:rFonts w:ascii="Cambria" w:hAnsi="Cambria" w:cs="Arial"/>
                </w:rPr>
                <w:delText>Yes / No</w:delText>
              </w:r>
            </w:del>
          </w:p>
          <w:p w14:paraId="26397A86" w14:textId="64FE9B8C" w:rsidR="007E4DFC" w:rsidDel="001503C5" w:rsidRDefault="007E4DFC" w:rsidP="007E4DFC">
            <w:pPr>
              <w:jc w:val="center"/>
              <w:rPr>
                <w:del w:id="2210" w:author="Sasi Songthong" w:date="2022-06-23T13:01:00Z"/>
                <w:rFonts w:ascii="Cambria" w:hAnsi="Cambria" w:cs="Arial"/>
              </w:rPr>
            </w:pPr>
            <w:del w:id="2211" w:author="Sasi Songthong" w:date="2022-06-23T12:53:00Z">
              <w:r w:rsidRPr="00BF1CE3" w:rsidDel="00503864">
                <w:rPr>
                  <w:rFonts w:ascii="Cambria" w:hAnsi="Cambria" w:cs="Arial"/>
                </w:rPr>
                <w:delText>Yes / No</w:delText>
              </w:r>
            </w:del>
          </w:p>
          <w:p w14:paraId="061E3A74" w14:textId="16A22919" w:rsidR="007E4DFC" w:rsidDel="001503C5" w:rsidRDefault="007E4DFC" w:rsidP="007E4DFC">
            <w:pPr>
              <w:jc w:val="center"/>
              <w:rPr>
                <w:del w:id="2212" w:author="Sasi Songthong" w:date="2022-06-23T13:01:00Z"/>
                <w:rFonts w:ascii="Cambria" w:hAnsi="Cambria" w:cs="Arial"/>
              </w:rPr>
            </w:pPr>
            <w:del w:id="2213" w:author="Sasi Songthong" w:date="2022-06-23T12:53:00Z">
              <w:r w:rsidRPr="00BF1CE3" w:rsidDel="00503864">
                <w:rPr>
                  <w:rFonts w:ascii="Cambria" w:hAnsi="Cambria" w:cs="Arial"/>
                </w:rPr>
                <w:delText>Yes / No</w:delText>
              </w:r>
            </w:del>
          </w:p>
          <w:p w14:paraId="242EB5B5" w14:textId="50B52A77" w:rsidR="007E4DFC" w:rsidRDefault="007E4DFC" w:rsidP="007E4DFC">
            <w:pPr>
              <w:jc w:val="center"/>
              <w:rPr>
                <w:rFonts w:ascii="Cambria" w:hAnsi="Cambria" w:cs="Arial"/>
              </w:rPr>
            </w:pPr>
            <w:del w:id="2214" w:author="Sasi Songthong" w:date="2022-06-23T12:53:00Z">
              <w:r w:rsidRPr="00BF1CE3" w:rsidDel="00503864">
                <w:rPr>
                  <w:rFonts w:ascii="Cambria" w:hAnsi="Cambria" w:cs="Arial"/>
                </w:rPr>
                <w:delText>Yes / No</w:delText>
              </w:r>
            </w:del>
          </w:p>
        </w:tc>
        <w:tc>
          <w:tcPr>
            <w:tcW w:w="1260" w:type="dxa"/>
            <w:vAlign w:val="center"/>
            <w:tcPrChange w:id="2215" w:author="Sasi Songthong" w:date="2022-06-23T13:03:00Z">
              <w:tcPr>
                <w:tcW w:w="1260" w:type="dxa"/>
                <w:vAlign w:val="center"/>
              </w:tcPr>
            </w:tcPrChange>
          </w:tcPr>
          <w:p w14:paraId="2EFD96EE" w14:textId="77777777" w:rsidR="007E4DFC" w:rsidRDefault="007E4DFC" w:rsidP="007E4DFC">
            <w:pPr>
              <w:jc w:val="center"/>
              <w:rPr>
                <w:rFonts w:ascii="Cambria" w:hAnsi="Cambria" w:cs="Arial"/>
              </w:rPr>
            </w:pPr>
          </w:p>
        </w:tc>
      </w:tr>
      <w:tr w:rsidR="007E4DFC" w14:paraId="28D21A7A" w14:textId="77777777" w:rsidTr="007E4DFC">
        <w:tblPrEx>
          <w:tblW w:w="12865" w:type="dxa"/>
          <w:tblLayout w:type="fixed"/>
          <w:tblPrExChange w:id="2216" w:author="Sasi Songthong" w:date="2022-06-23T13:03:00Z">
            <w:tblPrEx>
              <w:tblW w:w="12865" w:type="dxa"/>
              <w:tblLayout w:type="fixed"/>
            </w:tblPrEx>
          </w:tblPrExChange>
        </w:tblPrEx>
        <w:trPr>
          <w:trHeight w:val="392"/>
          <w:trPrChange w:id="2217" w:author="Sasi Songthong" w:date="2022-06-23T13:03:00Z">
            <w:trPr>
              <w:trHeight w:val="392"/>
            </w:trPr>
          </w:trPrChange>
        </w:trPr>
        <w:tc>
          <w:tcPr>
            <w:tcW w:w="805" w:type="dxa"/>
            <w:vAlign w:val="center"/>
            <w:tcPrChange w:id="2218" w:author="Sasi Songthong" w:date="2022-06-23T13:03:00Z">
              <w:tcPr>
                <w:tcW w:w="805" w:type="dxa"/>
                <w:vAlign w:val="center"/>
              </w:tcPr>
            </w:tcPrChange>
          </w:tcPr>
          <w:p w14:paraId="32496243" w14:textId="77777777" w:rsidR="007E4DFC" w:rsidRPr="000047FC" w:rsidRDefault="007E4DFC" w:rsidP="007E4DFC">
            <w:pPr>
              <w:jc w:val="center"/>
              <w:rPr>
                <w:rFonts w:ascii="Cambria" w:hAnsi="Cambria" w:cs="Arial"/>
                <w:b/>
                <w:bCs/>
              </w:rPr>
            </w:pPr>
            <w:r>
              <w:rPr>
                <w:rFonts w:ascii="Cambria" w:hAnsi="Cambria" w:cs="Arial"/>
                <w:b/>
                <w:bCs/>
              </w:rPr>
              <w:t>26</w:t>
            </w:r>
          </w:p>
        </w:tc>
        <w:tc>
          <w:tcPr>
            <w:tcW w:w="1542" w:type="dxa"/>
            <w:vAlign w:val="center"/>
            <w:tcPrChange w:id="2219" w:author="Sasi Songthong" w:date="2022-06-23T13:03:00Z">
              <w:tcPr>
                <w:tcW w:w="1800" w:type="dxa"/>
                <w:vAlign w:val="center"/>
              </w:tcPr>
            </w:tcPrChange>
          </w:tcPr>
          <w:p w14:paraId="444B800D"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220" w:author="Sasi Songthong" w:date="2022-06-23T13:03:00Z">
              <w:tcPr>
                <w:tcW w:w="1800" w:type="dxa"/>
                <w:gridSpan w:val="2"/>
                <w:vAlign w:val="center"/>
              </w:tcPr>
            </w:tcPrChange>
          </w:tcPr>
          <w:p w14:paraId="1F7C592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21" w:author="Sasi Songthong" w:date="2022-06-23T13:03:00Z">
              <w:tcPr>
                <w:tcW w:w="1800" w:type="dxa"/>
                <w:vAlign w:val="center"/>
              </w:tcPr>
            </w:tcPrChange>
          </w:tcPr>
          <w:p w14:paraId="0074EC4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22" w:author="Sasi Songthong" w:date="2022-06-23T13:03:00Z">
              <w:tcPr>
                <w:tcW w:w="1800" w:type="dxa"/>
                <w:vAlign w:val="center"/>
              </w:tcPr>
            </w:tcPrChange>
          </w:tcPr>
          <w:p w14:paraId="2098779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23" w:author="Sasi Songthong" w:date="2022-06-23T13:03:00Z">
              <w:tcPr>
                <w:tcW w:w="1800" w:type="dxa"/>
                <w:vAlign w:val="center"/>
              </w:tcPr>
            </w:tcPrChange>
          </w:tcPr>
          <w:p w14:paraId="142FDC7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24" w:author="Sasi Songthong" w:date="2022-06-23T13:03:00Z">
              <w:tcPr>
                <w:tcW w:w="900" w:type="dxa"/>
                <w:vAlign w:val="center"/>
              </w:tcPr>
            </w:tcPrChange>
          </w:tcPr>
          <w:p w14:paraId="018C430E" w14:textId="78E4FE75" w:rsidR="007E4DFC" w:rsidRDefault="007E4DFC" w:rsidP="007E4DFC">
            <w:pPr>
              <w:jc w:val="center"/>
              <w:rPr>
                <w:rFonts w:ascii="Cambria" w:hAnsi="Cambria" w:cs="Arial"/>
              </w:rPr>
            </w:pPr>
            <w:ins w:id="2225" w:author="Sasi Songthong" w:date="2022-06-23T13:03:00Z">
              <w:r w:rsidRPr="00BF1CE3">
                <w:rPr>
                  <w:rFonts w:ascii="Cambria" w:hAnsi="Cambria" w:cs="Arial"/>
                </w:rPr>
                <w:t>Yes / No</w:t>
              </w:r>
            </w:ins>
          </w:p>
        </w:tc>
        <w:tc>
          <w:tcPr>
            <w:tcW w:w="1543" w:type="dxa"/>
            <w:vAlign w:val="center"/>
            <w:tcPrChange w:id="2226" w:author="Sasi Songthong" w:date="2022-06-23T13:03:00Z">
              <w:tcPr>
                <w:tcW w:w="900" w:type="dxa"/>
                <w:vAlign w:val="center"/>
              </w:tcPr>
            </w:tcPrChange>
          </w:tcPr>
          <w:p w14:paraId="0B2A21C2" w14:textId="0402C4AB" w:rsidR="007E4DFC" w:rsidRDefault="007E4DFC" w:rsidP="007E4DFC">
            <w:pPr>
              <w:jc w:val="center"/>
              <w:rPr>
                <w:rFonts w:ascii="Cambria" w:hAnsi="Cambria" w:cs="Arial"/>
              </w:rPr>
            </w:pPr>
            <w:ins w:id="2227" w:author="Sasi Songthong" w:date="2022-06-23T13:03:00Z">
              <w:r w:rsidRPr="00BF1CE3">
                <w:rPr>
                  <w:rFonts w:ascii="Cambria" w:hAnsi="Cambria" w:cs="Arial"/>
                </w:rPr>
                <w:t>Yes / No</w:t>
              </w:r>
            </w:ins>
          </w:p>
        </w:tc>
        <w:tc>
          <w:tcPr>
            <w:tcW w:w="1260" w:type="dxa"/>
            <w:vAlign w:val="center"/>
            <w:tcPrChange w:id="2228" w:author="Sasi Songthong" w:date="2022-06-23T13:03:00Z">
              <w:tcPr>
                <w:tcW w:w="1260" w:type="dxa"/>
                <w:vAlign w:val="center"/>
              </w:tcPr>
            </w:tcPrChange>
          </w:tcPr>
          <w:p w14:paraId="6A5DBABF" w14:textId="77777777" w:rsidR="007E4DFC" w:rsidRDefault="007E4DFC" w:rsidP="007E4DFC">
            <w:pPr>
              <w:jc w:val="center"/>
              <w:rPr>
                <w:rFonts w:ascii="Cambria" w:hAnsi="Cambria" w:cs="Arial"/>
              </w:rPr>
            </w:pPr>
          </w:p>
        </w:tc>
      </w:tr>
      <w:tr w:rsidR="007E4DFC" w14:paraId="71BDBDA3" w14:textId="77777777" w:rsidTr="007E4DFC">
        <w:tblPrEx>
          <w:tblW w:w="12865" w:type="dxa"/>
          <w:tblLayout w:type="fixed"/>
          <w:tblPrExChange w:id="2229" w:author="Sasi Songthong" w:date="2022-06-23T13:03:00Z">
            <w:tblPrEx>
              <w:tblW w:w="12865" w:type="dxa"/>
              <w:tblLayout w:type="fixed"/>
            </w:tblPrEx>
          </w:tblPrExChange>
        </w:tblPrEx>
        <w:trPr>
          <w:trHeight w:val="392"/>
          <w:trPrChange w:id="2230" w:author="Sasi Songthong" w:date="2022-06-23T13:03:00Z">
            <w:trPr>
              <w:trHeight w:val="392"/>
            </w:trPr>
          </w:trPrChange>
        </w:trPr>
        <w:tc>
          <w:tcPr>
            <w:tcW w:w="805" w:type="dxa"/>
            <w:vAlign w:val="center"/>
            <w:tcPrChange w:id="2231" w:author="Sasi Songthong" w:date="2022-06-23T13:03:00Z">
              <w:tcPr>
                <w:tcW w:w="805" w:type="dxa"/>
                <w:vAlign w:val="center"/>
              </w:tcPr>
            </w:tcPrChange>
          </w:tcPr>
          <w:p w14:paraId="1F4E7777" w14:textId="77777777" w:rsidR="007E4DFC" w:rsidRPr="000047FC" w:rsidRDefault="007E4DFC" w:rsidP="007E4DFC">
            <w:pPr>
              <w:jc w:val="center"/>
              <w:rPr>
                <w:rFonts w:ascii="Cambria" w:hAnsi="Cambria" w:cs="Arial"/>
                <w:b/>
                <w:bCs/>
              </w:rPr>
            </w:pPr>
            <w:r>
              <w:rPr>
                <w:rFonts w:ascii="Cambria" w:hAnsi="Cambria" w:cs="Arial"/>
                <w:b/>
                <w:bCs/>
              </w:rPr>
              <w:t>27</w:t>
            </w:r>
          </w:p>
        </w:tc>
        <w:tc>
          <w:tcPr>
            <w:tcW w:w="1542" w:type="dxa"/>
            <w:vAlign w:val="center"/>
            <w:tcPrChange w:id="2232" w:author="Sasi Songthong" w:date="2022-06-23T13:03:00Z">
              <w:tcPr>
                <w:tcW w:w="1800" w:type="dxa"/>
                <w:vAlign w:val="center"/>
              </w:tcPr>
            </w:tcPrChange>
          </w:tcPr>
          <w:p w14:paraId="2049CC1A"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233" w:author="Sasi Songthong" w:date="2022-06-23T13:03:00Z">
              <w:tcPr>
                <w:tcW w:w="1800" w:type="dxa"/>
                <w:gridSpan w:val="2"/>
                <w:vAlign w:val="center"/>
              </w:tcPr>
            </w:tcPrChange>
          </w:tcPr>
          <w:p w14:paraId="4A27B9F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34" w:author="Sasi Songthong" w:date="2022-06-23T13:03:00Z">
              <w:tcPr>
                <w:tcW w:w="1800" w:type="dxa"/>
                <w:vAlign w:val="center"/>
              </w:tcPr>
            </w:tcPrChange>
          </w:tcPr>
          <w:p w14:paraId="71152AB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35" w:author="Sasi Songthong" w:date="2022-06-23T13:03:00Z">
              <w:tcPr>
                <w:tcW w:w="1800" w:type="dxa"/>
                <w:vAlign w:val="center"/>
              </w:tcPr>
            </w:tcPrChange>
          </w:tcPr>
          <w:p w14:paraId="54158CD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36" w:author="Sasi Songthong" w:date="2022-06-23T13:03:00Z">
              <w:tcPr>
                <w:tcW w:w="1800" w:type="dxa"/>
                <w:vAlign w:val="center"/>
              </w:tcPr>
            </w:tcPrChange>
          </w:tcPr>
          <w:p w14:paraId="59C921C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37" w:author="Sasi Songthong" w:date="2022-06-23T13:03:00Z">
              <w:tcPr>
                <w:tcW w:w="900" w:type="dxa"/>
                <w:vAlign w:val="center"/>
              </w:tcPr>
            </w:tcPrChange>
          </w:tcPr>
          <w:p w14:paraId="69FC133B" w14:textId="793F98D4" w:rsidR="007E4DFC" w:rsidRDefault="007E4DFC" w:rsidP="007E4DFC">
            <w:pPr>
              <w:jc w:val="center"/>
              <w:rPr>
                <w:rFonts w:ascii="Cambria" w:hAnsi="Cambria" w:cs="Arial"/>
              </w:rPr>
            </w:pPr>
            <w:ins w:id="2238" w:author="Sasi Songthong" w:date="2022-06-23T13:03:00Z">
              <w:r w:rsidRPr="00BF1CE3">
                <w:rPr>
                  <w:rFonts w:ascii="Cambria" w:hAnsi="Cambria" w:cs="Arial"/>
                </w:rPr>
                <w:t>Yes / No</w:t>
              </w:r>
            </w:ins>
          </w:p>
        </w:tc>
        <w:tc>
          <w:tcPr>
            <w:tcW w:w="1543" w:type="dxa"/>
            <w:vAlign w:val="center"/>
            <w:tcPrChange w:id="2239" w:author="Sasi Songthong" w:date="2022-06-23T13:03:00Z">
              <w:tcPr>
                <w:tcW w:w="900" w:type="dxa"/>
                <w:vAlign w:val="center"/>
              </w:tcPr>
            </w:tcPrChange>
          </w:tcPr>
          <w:p w14:paraId="14225518" w14:textId="17D6EC83" w:rsidR="007E4DFC" w:rsidRDefault="007E4DFC" w:rsidP="007E4DFC">
            <w:pPr>
              <w:jc w:val="center"/>
              <w:rPr>
                <w:rFonts w:ascii="Cambria" w:hAnsi="Cambria" w:cs="Arial"/>
              </w:rPr>
            </w:pPr>
            <w:ins w:id="2240" w:author="Sasi Songthong" w:date="2022-06-23T13:03:00Z">
              <w:r w:rsidRPr="00BF1CE3">
                <w:rPr>
                  <w:rFonts w:ascii="Cambria" w:hAnsi="Cambria" w:cs="Arial"/>
                </w:rPr>
                <w:t>Yes / No</w:t>
              </w:r>
            </w:ins>
          </w:p>
        </w:tc>
        <w:tc>
          <w:tcPr>
            <w:tcW w:w="1260" w:type="dxa"/>
            <w:vAlign w:val="center"/>
            <w:tcPrChange w:id="2241" w:author="Sasi Songthong" w:date="2022-06-23T13:03:00Z">
              <w:tcPr>
                <w:tcW w:w="1260" w:type="dxa"/>
                <w:vAlign w:val="center"/>
              </w:tcPr>
            </w:tcPrChange>
          </w:tcPr>
          <w:p w14:paraId="04274639" w14:textId="77777777" w:rsidR="007E4DFC" w:rsidRDefault="007E4DFC" w:rsidP="007E4DFC">
            <w:pPr>
              <w:jc w:val="center"/>
              <w:rPr>
                <w:rFonts w:ascii="Cambria" w:hAnsi="Cambria" w:cs="Arial"/>
              </w:rPr>
            </w:pPr>
          </w:p>
        </w:tc>
      </w:tr>
      <w:tr w:rsidR="007E4DFC" w14:paraId="55259D35" w14:textId="77777777" w:rsidTr="007E4DFC">
        <w:tblPrEx>
          <w:tblW w:w="12865" w:type="dxa"/>
          <w:tblLayout w:type="fixed"/>
          <w:tblPrExChange w:id="2242" w:author="Sasi Songthong" w:date="2022-06-23T13:03:00Z">
            <w:tblPrEx>
              <w:tblW w:w="12865" w:type="dxa"/>
              <w:tblLayout w:type="fixed"/>
            </w:tblPrEx>
          </w:tblPrExChange>
        </w:tblPrEx>
        <w:trPr>
          <w:trHeight w:val="392"/>
          <w:trPrChange w:id="2243" w:author="Sasi Songthong" w:date="2022-06-23T13:03:00Z">
            <w:trPr>
              <w:trHeight w:val="392"/>
            </w:trPr>
          </w:trPrChange>
        </w:trPr>
        <w:tc>
          <w:tcPr>
            <w:tcW w:w="805" w:type="dxa"/>
            <w:vAlign w:val="center"/>
            <w:tcPrChange w:id="2244" w:author="Sasi Songthong" w:date="2022-06-23T13:03:00Z">
              <w:tcPr>
                <w:tcW w:w="805" w:type="dxa"/>
                <w:vAlign w:val="center"/>
              </w:tcPr>
            </w:tcPrChange>
          </w:tcPr>
          <w:p w14:paraId="17211A9E" w14:textId="77777777" w:rsidR="007E4DFC" w:rsidRPr="000047FC" w:rsidRDefault="007E4DFC" w:rsidP="007E4DFC">
            <w:pPr>
              <w:jc w:val="center"/>
              <w:rPr>
                <w:rFonts w:ascii="Cambria" w:hAnsi="Cambria" w:cs="Arial"/>
                <w:b/>
                <w:bCs/>
              </w:rPr>
            </w:pPr>
            <w:r>
              <w:rPr>
                <w:rFonts w:ascii="Cambria" w:hAnsi="Cambria" w:cs="Arial"/>
                <w:b/>
                <w:bCs/>
              </w:rPr>
              <w:t>28</w:t>
            </w:r>
          </w:p>
        </w:tc>
        <w:tc>
          <w:tcPr>
            <w:tcW w:w="1542" w:type="dxa"/>
            <w:vAlign w:val="center"/>
            <w:tcPrChange w:id="2245" w:author="Sasi Songthong" w:date="2022-06-23T13:03:00Z">
              <w:tcPr>
                <w:tcW w:w="1800" w:type="dxa"/>
                <w:vAlign w:val="center"/>
              </w:tcPr>
            </w:tcPrChange>
          </w:tcPr>
          <w:p w14:paraId="6C06D160"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246" w:author="Sasi Songthong" w:date="2022-06-23T13:03:00Z">
              <w:tcPr>
                <w:tcW w:w="1800" w:type="dxa"/>
                <w:gridSpan w:val="2"/>
                <w:vAlign w:val="center"/>
              </w:tcPr>
            </w:tcPrChange>
          </w:tcPr>
          <w:p w14:paraId="5C9B2FA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47" w:author="Sasi Songthong" w:date="2022-06-23T13:03:00Z">
              <w:tcPr>
                <w:tcW w:w="1800" w:type="dxa"/>
                <w:vAlign w:val="center"/>
              </w:tcPr>
            </w:tcPrChange>
          </w:tcPr>
          <w:p w14:paraId="487F391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48" w:author="Sasi Songthong" w:date="2022-06-23T13:03:00Z">
              <w:tcPr>
                <w:tcW w:w="1800" w:type="dxa"/>
                <w:vAlign w:val="center"/>
              </w:tcPr>
            </w:tcPrChange>
          </w:tcPr>
          <w:p w14:paraId="53BDD5A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49" w:author="Sasi Songthong" w:date="2022-06-23T13:03:00Z">
              <w:tcPr>
                <w:tcW w:w="1800" w:type="dxa"/>
                <w:vAlign w:val="center"/>
              </w:tcPr>
            </w:tcPrChange>
          </w:tcPr>
          <w:p w14:paraId="34BA97F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50" w:author="Sasi Songthong" w:date="2022-06-23T13:03:00Z">
              <w:tcPr>
                <w:tcW w:w="900" w:type="dxa"/>
                <w:vAlign w:val="center"/>
              </w:tcPr>
            </w:tcPrChange>
          </w:tcPr>
          <w:p w14:paraId="292BD8CA" w14:textId="2B3C1BDB" w:rsidR="007E4DFC" w:rsidRDefault="007E4DFC" w:rsidP="007E4DFC">
            <w:pPr>
              <w:jc w:val="center"/>
              <w:rPr>
                <w:rFonts w:ascii="Cambria" w:hAnsi="Cambria" w:cs="Arial"/>
              </w:rPr>
            </w:pPr>
            <w:ins w:id="2251" w:author="Sasi Songthong" w:date="2022-06-23T13:03:00Z">
              <w:r w:rsidRPr="00BF1CE3">
                <w:rPr>
                  <w:rFonts w:ascii="Cambria" w:hAnsi="Cambria" w:cs="Arial"/>
                </w:rPr>
                <w:t>Yes / No</w:t>
              </w:r>
            </w:ins>
          </w:p>
        </w:tc>
        <w:tc>
          <w:tcPr>
            <w:tcW w:w="1543" w:type="dxa"/>
            <w:vAlign w:val="center"/>
            <w:tcPrChange w:id="2252" w:author="Sasi Songthong" w:date="2022-06-23T13:03:00Z">
              <w:tcPr>
                <w:tcW w:w="900" w:type="dxa"/>
                <w:vAlign w:val="center"/>
              </w:tcPr>
            </w:tcPrChange>
          </w:tcPr>
          <w:p w14:paraId="756514A7" w14:textId="3C05783A" w:rsidR="007E4DFC" w:rsidRDefault="007E4DFC" w:rsidP="007E4DFC">
            <w:pPr>
              <w:jc w:val="center"/>
              <w:rPr>
                <w:rFonts w:ascii="Cambria" w:hAnsi="Cambria" w:cs="Arial"/>
              </w:rPr>
            </w:pPr>
            <w:ins w:id="2253" w:author="Sasi Songthong" w:date="2022-06-23T13:03:00Z">
              <w:r w:rsidRPr="00BF1CE3">
                <w:rPr>
                  <w:rFonts w:ascii="Cambria" w:hAnsi="Cambria" w:cs="Arial"/>
                </w:rPr>
                <w:t>Yes / No</w:t>
              </w:r>
            </w:ins>
          </w:p>
        </w:tc>
        <w:tc>
          <w:tcPr>
            <w:tcW w:w="1260" w:type="dxa"/>
            <w:vAlign w:val="center"/>
            <w:tcPrChange w:id="2254" w:author="Sasi Songthong" w:date="2022-06-23T13:03:00Z">
              <w:tcPr>
                <w:tcW w:w="1260" w:type="dxa"/>
                <w:vAlign w:val="center"/>
              </w:tcPr>
            </w:tcPrChange>
          </w:tcPr>
          <w:p w14:paraId="41D64BC5" w14:textId="77777777" w:rsidR="007E4DFC" w:rsidRDefault="007E4DFC" w:rsidP="007E4DFC">
            <w:pPr>
              <w:jc w:val="center"/>
              <w:rPr>
                <w:rFonts w:ascii="Cambria" w:hAnsi="Cambria" w:cs="Arial"/>
              </w:rPr>
            </w:pPr>
          </w:p>
        </w:tc>
      </w:tr>
      <w:tr w:rsidR="007E4DFC" w14:paraId="1E45A5DA" w14:textId="77777777" w:rsidTr="007E4DFC">
        <w:tblPrEx>
          <w:tblW w:w="12865" w:type="dxa"/>
          <w:tblLayout w:type="fixed"/>
          <w:tblPrExChange w:id="2255" w:author="Sasi Songthong" w:date="2022-06-23T13:03:00Z">
            <w:tblPrEx>
              <w:tblW w:w="12865" w:type="dxa"/>
              <w:tblLayout w:type="fixed"/>
            </w:tblPrEx>
          </w:tblPrExChange>
        </w:tblPrEx>
        <w:trPr>
          <w:trHeight w:val="392"/>
          <w:trPrChange w:id="2256" w:author="Sasi Songthong" w:date="2022-06-23T13:03:00Z">
            <w:trPr>
              <w:trHeight w:val="392"/>
            </w:trPr>
          </w:trPrChange>
        </w:trPr>
        <w:tc>
          <w:tcPr>
            <w:tcW w:w="805" w:type="dxa"/>
            <w:vAlign w:val="center"/>
            <w:tcPrChange w:id="2257" w:author="Sasi Songthong" w:date="2022-06-23T13:03:00Z">
              <w:tcPr>
                <w:tcW w:w="805" w:type="dxa"/>
                <w:vAlign w:val="center"/>
              </w:tcPr>
            </w:tcPrChange>
          </w:tcPr>
          <w:p w14:paraId="1F0CCF86" w14:textId="77777777" w:rsidR="007E4DFC" w:rsidRPr="000047FC" w:rsidRDefault="007E4DFC" w:rsidP="007E4DFC">
            <w:pPr>
              <w:jc w:val="center"/>
              <w:rPr>
                <w:rFonts w:ascii="Cambria" w:hAnsi="Cambria" w:cs="Arial"/>
                <w:b/>
                <w:bCs/>
              </w:rPr>
            </w:pPr>
            <w:r>
              <w:rPr>
                <w:rFonts w:ascii="Cambria" w:hAnsi="Cambria" w:cs="Arial"/>
                <w:b/>
                <w:bCs/>
              </w:rPr>
              <w:t>29</w:t>
            </w:r>
          </w:p>
        </w:tc>
        <w:tc>
          <w:tcPr>
            <w:tcW w:w="1542" w:type="dxa"/>
            <w:vAlign w:val="center"/>
            <w:tcPrChange w:id="2258" w:author="Sasi Songthong" w:date="2022-06-23T13:03:00Z">
              <w:tcPr>
                <w:tcW w:w="1800" w:type="dxa"/>
                <w:vAlign w:val="center"/>
              </w:tcPr>
            </w:tcPrChange>
          </w:tcPr>
          <w:p w14:paraId="49821647"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259" w:author="Sasi Songthong" w:date="2022-06-23T13:03:00Z">
              <w:tcPr>
                <w:tcW w:w="1800" w:type="dxa"/>
                <w:gridSpan w:val="2"/>
                <w:vAlign w:val="center"/>
              </w:tcPr>
            </w:tcPrChange>
          </w:tcPr>
          <w:p w14:paraId="1E9D906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60" w:author="Sasi Songthong" w:date="2022-06-23T13:03:00Z">
              <w:tcPr>
                <w:tcW w:w="1800" w:type="dxa"/>
                <w:vAlign w:val="center"/>
              </w:tcPr>
            </w:tcPrChange>
          </w:tcPr>
          <w:p w14:paraId="1DB903B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61" w:author="Sasi Songthong" w:date="2022-06-23T13:03:00Z">
              <w:tcPr>
                <w:tcW w:w="1800" w:type="dxa"/>
                <w:vAlign w:val="center"/>
              </w:tcPr>
            </w:tcPrChange>
          </w:tcPr>
          <w:p w14:paraId="5DCFCCC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62" w:author="Sasi Songthong" w:date="2022-06-23T13:03:00Z">
              <w:tcPr>
                <w:tcW w:w="1800" w:type="dxa"/>
                <w:vAlign w:val="center"/>
              </w:tcPr>
            </w:tcPrChange>
          </w:tcPr>
          <w:p w14:paraId="07EFFDE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63" w:author="Sasi Songthong" w:date="2022-06-23T13:03:00Z">
              <w:tcPr>
                <w:tcW w:w="900" w:type="dxa"/>
                <w:vAlign w:val="center"/>
              </w:tcPr>
            </w:tcPrChange>
          </w:tcPr>
          <w:p w14:paraId="336240B9" w14:textId="38E2107A" w:rsidR="007E4DFC" w:rsidRDefault="007E4DFC" w:rsidP="007E4DFC">
            <w:pPr>
              <w:jc w:val="center"/>
              <w:rPr>
                <w:rFonts w:ascii="Cambria" w:hAnsi="Cambria" w:cs="Arial"/>
              </w:rPr>
            </w:pPr>
            <w:ins w:id="2264" w:author="Sasi Songthong" w:date="2022-06-23T13:03:00Z">
              <w:r>
                <w:rPr>
                  <w:rFonts w:ascii="Cambria" w:hAnsi="Cambria" w:cs="Arial"/>
                </w:rPr>
                <w:t>Yes / No</w:t>
              </w:r>
            </w:ins>
          </w:p>
        </w:tc>
        <w:tc>
          <w:tcPr>
            <w:tcW w:w="1543" w:type="dxa"/>
            <w:vAlign w:val="center"/>
            <w:tcPrChange w:id="2265" w:author="Sasi Songthong" w:date="2022-06-23T13:03:00Z">
              <w:tcPr>
                <w:tcW w:w="900" w:type="dxa"/>
                <w:vAlign w:val="center"/>
              </w:tcPr>
            </w:tcPrChange>
          </w:tcPr>
          <w:p w14:paraId="1CED752B" w14:textId="539EF621" w:rsidR="007E4DFC" w:rsidRDefault="007E4DFC" w:rsidP="007E4DFC">
            <w:pPr>
              <w:jc w:val="center"/>
              <w:rPr>
                <w:rFonts w:ascii="Cambria" w:hAnsi="Cambria" w:cs="Arial"/>
              </w:rPr>
            </w:pPr>
            <w:ins w:id="2266" w:author="Sasi Songthong" w:date="2022-06-23T13:03:00Z">
              <w:r>
                <w:rPr>
                  <w:rFonts w:ascii="Cambria" w:hAnsi="Cambria" w:cs="Arial"/>
                </w:rPr>
                <w:t>Yes / No</w:t>
              </w:r>
            </w:ins>
          </w:p>
        </w:tc>
        <w:tc>
          <w:tcPr>
            <w:tcW w:w="1260" w:type="dxa"/>
            <w:vAlign w:val="center"/>
            <w:tcPrChange w:id="2267" w:author="Sasi Songthong" w:date="2022-06-23T13:03:00Z">
              <w:tcPr>
                <w:tcW w:w="1260" w:type="dxa"/>
                <w:vAlign w:val="center"/>
              </w:tcPr>
            </w:tcPrChange>
          </w:tcPr>
          <w:p w14:paraId="5CB4C710" w14:textId="77777777" w:rsidR="007E4DFC" w:rsidRDefault="007E4DFC" w:rsidP="007E4DFC">
            <w:pPr>
              <w:jc w:val="center"/>
              <w:rPr>
                <w:rFonts w:ascii="Cambria" w:hAnsi="Cambria" w:cs="Arial"/>
              </w:rPr>
            </w:pPr>
          </w:p>
        </w:tc>
      </w:tr>
      <w:tr w:rsidR="007E4DFC" w14:paraId="3A7E20CB" w14:textId="77777777" w:rsidTr="007E4DFC">
        <w:tblPrEx>
          <w:tblW w:w="12865" w:type="dxa"/>
          <w:tblLayout w:type="fixed"/>
          <w:tblPrExChange w:id="2268" w:author="Sasi Songthong" w:date="2022-06-23T13:03:00Z">
            <w:tblPrEx>
              <w:tblW w:w="12865" w:type="dxa"/>
              <w:tblLayout w:type="fixed"/>
            </w:tblPrEx>
          </w:tblPrExChange>
        </w:tblPrEx>
        <w:trPr>
          <w:trHeight w:val="392"/>
          <w:trPrChange w:id="2269" w:author="Sasi Songthong" w:date="2022-06-23T13:03:00Z">
            <w:trPr>
              <w:trHeight w:val="392"/>
            </w:trPr>
          </w:trPrChange>
        </w:trPr>
        <w:tc>
          <w:tcPr>
            <w:tcW w:w="805" w:type="dxa"/>
            <w:vAlign w:val="center"/>
            <w:tcPrChange w:id="2270" w:author="Sasi Songthong" w:date="2022-06-23T13:03:00Z">
              <w:tcPr>
                <w:tcW w:w="805" w:type="dxa"/>
                <w:vAlign w:val="center"/>
              </w:tcPr>
            </w:tcPrChange>
          </w:tcPr>
          <w:p w14:paraId="70F86B64" w14:textId="77777777" w:rsidR="007E4DFC" w:rsidRPr="000047FC" w:rsidRDefault="007E4DFC" w:rsidP="007E4DFC">
            <w:pPr>
              <w:jc w:val="center"/>
              <w:rPr>
                <w:rFonts w:ascii="Cambria" w:hAnsi="Cambria" w:cs="Arial"/>
                <w:b/>
                <w:bCs/>
              </w:rPr>
            </w:pPr>
            <w:r>
              <w:rPr>
                <w:rFonts w:ascii="Cambria" w:hAnsi="Cambria" w:cs="Arial"/>
                <w:b/>
                <w:bCs/>
              </w:rPr>
              <w:t>30</w:t>
            </w:r>
          </w:p>
        </w:tc>
        <w:tc>
          <w:tcPr>
            <w:tcW w:w="1542" w:type="dxa"/>
            <w:vAlign w:val="center"/>
            <w:tcPrChange w:id="2271" w:author="Sasi Songthong" w:date="2022-06-23T13:03:00Z">
              <w:tcPr>
                <w:tcW w:w="1800" w:type="dxa"/>
                <w:vAlign w:val="center"/>
              </w:tcPr>
            </w:tcPrChange>
          </w:tcPr>
          <w:p w14:paraId="053CDB4F"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272" w:author="Sasi Songthong" w:date="2022-06-23T13:03:00Z">
              <w:tcPr>
                <w:tcW w:w="1800" w:type="dxa"/>
                <w:gridSpan w:val="2"/>
                <w:vAlign w:val="center"/>
              </w:tcPr>
            </w:tcPrChange>
          </w:tcPr>
          <w:p w14:paraId="0AB6227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73" w:author="Sasi Songthong" w:date="2022-06-23T13:03:00Z">
              <w:tcPr>
                <w:tcW w:w="1800" w:type="dxa"/>
                <w:vAlign w:val="center"/>
              </w:tcPr>
            </w:tcPrChange>
          </w:tcPr>
          <w:p w14:paraId="085514F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74" w:author="Sasi Songthong" w:date="2022-06-23T13:03:00Z">
              <w:tcPr>
                <w:tcW w:w="1800" w:type="dxa"/>
                <w:vAlign w:val="center"/>
              </w:tcPr>
            </w:tcPrChange>
          </w:tcPr>
          <w:p w14:paraId="4312D4A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75" w:author="Sasi Songthong" w:date="2022-06-23T13:03:00Z">
              <w:tcPr>
                <w:tcW w:w="1800" w:type="dxa"/>
                <w:vAlign w:val="center"/>
              </w:tcPr>
            </w:tcPrChange>
          </w:tcPr>
          <w:p w14:paraId="4474BA9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76" w:author="Sasi Songthong" w:date="2022-06-23T13:03:00Z">
              <w:tcPr>
                <w:tcW w:w="900" w:type="dxa"/>
                <w:vAlign w:val="center"/>
              </w:tcPr>
            </w:tcPrChange>
          </w:tcPr>
          <w:p w14:paraId="62F8DFCA" w14:textId="145539B7" w:rsidR="007E4DFC" w:rsidRDefault="007E4DFC" w:rsidP="007E4DFC">
            <w:pPr>
              <w:jc w:val="center"/>
              <w:rPr>
                <w:rFonts w:ascii="Cambria" w:hAnsi="Cambria" w:cs="Arial"/>
              </w:rPr>
            </w:pPr>
            <w:ins w:id="2277" w:author="Sasi Songthong" w:date="2022-06-23T13:03:00Z">
              <w:r w:rsidRPr="00BF1CE3">
                <w:rPr>
                  <w:rFonts w:ascii="Cambria" w:hAnsi="Cambria" w:cs="Arial"/>
                </w:rPr>
                <w:t>Yes / No</w:t>
              </w:r>
            </w:ins>
          </w:p>
        </w:tc>
        <w:tc>
          <w:tcPr>
            <w:tcW w:w="1543" w:type="dxa"/>
            <w:vAlign w:val="center"/>
            <w:tcPrChange w:id="2278" w:author="Sasi Songthong" w:date="2022-06-23T13:03:00Z">
              <w:tcPr>
                <w:tcW w:w="900" w:type="dxa"/>
                <w:vAlign w:val="center"/>
              </w:tcPr>
            </w:tcPrChange>
          </w:tcPr>
          <w:p w14:paraId="4D284931" w14:textId="2493E046" w:rsidR="007E4DFC" w:rsidRDefault="007E4DFC" w:rsidP="007E4DFC">
            <w:pPr>
              <w:jc w:val="center"/>
              <w:rPr>
                <w:rFonts w:ascii="Cambria" w:hAnsi="Cambria" w:cs="Arial"/>
              </w:rPr>
            </w:pPr>
            <w:ins w:id="2279" w:author="Sasi Songthong" w:date="2022-06-23T13:03:00Z">
              <w:r w:rsidRPr="00BF1CE3">
                <w:rPr>
                  <w:rFonts w:ascii="Cambria" w:hAnsi="Cambria" w:cs="Arial"/>
                </w:rPr>
                <w:t>Yes / No</w:t>
              </w:r>
            </w:ins>
          </w:p>
        </w:tc>
        <w:tc>
          <w:tcPr>
            <w:tcW w:w="1260" w:type="dxa"/>
            <w:vAlign w:val="center"/>
            <w:tcPrChange w:id="2280" w:author="Sasi Songthong" w:date="2022-06-23T13:03:00Z">
              <w:tcPr>
                <w:tcW w:w="1260" w:type="dxa"/>
                <w:vAlign w:val="center"/>
              </w:tcPr>
            </w:tcPrChange>
          </w:tcPr>
          <w:p w14:paraId="1D8CB811" w14:textId="77777777" w:rsidR="007E4DFC" w:rsidRDefault="007E4DFC" w:rsidP="007E4DFC">
            <w:pPr>
              <w:jc w:val="center"/>
              <w:rPr>
                <w:rFonts w:ascii="Cambria" w:hAnsi="Cambria" w:cs="Arial"/>
              </w:rPr>
            </w:pPr>
          </w:p>
        </w:tc>
      </w:tr>
      <w:tr w:rsidR="007E4DFC" w14:paraId="22E77B39" w14:textId="77777777" w:rsidTr="007E4DFC">
        <w:tblPrEx>
          <w:tblW w:w="12865" w:type="dxa"/>
          <w:tblLayout w:type="fixed"/>
          <w:tblPrExChange w:id="2281" w:author="Sasi Songthong" w:date="2022-06-23T13:03:00Z">
            <w:tblPrEx>
              <w:tblW w:w="12865" w:type="dxa"/>
              <w:tblLayout w:type="fixed"/>
            </w:tblPrEx>
          </w:tblPrExChange>
        </w:tblPrEx>
        <w:trPr>
          <w:trHeight w:val="392"/>
          <w:trPrChange w:id="2282" w:author="Sasi Songthong" w:date="2022-06-23T13:03:00Z">
            <w:trPr>
              <w:trHeight w:val="392"/>
            </w:trPr>
          </w:trPrChange>
        </w:trPr>
        <w:tc>
          <w:tcPr>
            <w:tcW w:w="805" w:type="dxa"/>
            <w:tcBorders>
              <w:bottom w:val="single" w:sz="4" w:space="0" w:color="auto"/>
            </w:tcBorders>
            <w:vAlign w:val="center"/>
            <w:tcPrChange w:id="2283" w:author="Sasi Songthong" w:date="2022-06-23T13:03:00Z">
              <w:tcPr>
                <w:tcW w:w="805" w:type="dxa"/>
                <w:tcBorders>
                  <w:bottom w:val="single" w:sz="4" w:space="0" w:color="auto"/>
                </w:tcBorders>
                <w:vAlign w:val="center"/>
              </w:tcPr>
            </w:tcPrChange>
          </w:tcPr>
          <w:p w14:paraId="13BCE391" w14:textId="77777777" w:rsidR="007E4DFC" w:rsidRPr="000047FC" w:rsidRDefault="007E4DFC" w:rsidP="007E4DFC">
            <w:pPr>
              <w:jc w:val="center"/>
              <w:rPr>
                <w:rFonts w:ascii="Cambria" w:hAnsi="Cambria" w:cs="Arial"/>
                <w:b/>
                <w:bCs/>
              </w:rPr>
            </w:pPr>
            <w:r>
              <w:rPr>
                <w:rFonts w:ascii="Cambria" w:hAnsi="Cambria" w:cs="Arial"/>
                <w:b/>
                <w:bCs/>
              </w:rPr>
              <w:t>31</w:t>
            </w:r>
          </w:p>
        </w:tc>
        <w:tc>
          <w:tcPr>
            <w:tcW w:w="1542" w:type="dxa"/>
            <w:tcBorders>
              <w:bottom w:val="single" w:sz="4" w:space="0" w:color="auto"/>
            </w:tcBorders>
            <w:vAlign w:val="center"/>
            <w:tcPrChange w:id="2284" w:author="Sasi Songthong" w:date="2022-06-23T13:03:00Z">
              <w:tcPr>
                <w:tcW w:w="1800" w:type="dxa"/>
                <w:tcBorders>
                  <w:bottom w:val="single" w:sz="4" w:space="0" w:color="auto"/>
                </w:tcBorders>
                <w:vAlign w:val="center"/>
              </w:tcPr>
            </w:tcPrChange>
          </w:tcPr>
          <w:p w14:paraId="5072E0A8"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285" w:author="Sasi Songthong" w:date="2022-06-23T13:03:00Z">
              <w:tcPr>
                <w:tcW w:w="1800" w:type="dxa"/>
                <w:gridSpan w:val="2"/>
                <w:tcBorders>
                  <w:bottom w:val="single" w:sz="4" w:space="0" w:color="auto"/>
                </w:tcBorders>
                <w:vAlign w:val="center"/>
              </w:tcPr>
            </w:tcPrChange>
          </w:tcPr>
          <w:p w14:paraId="6221629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286" w:author="Sasi Songthong" w:date="2022-06-23T13:03:00Z">
              <w:tcPr>
                <w:tcW w:w="1800" w:type="dxa"/>
                <w:tcBorders>
                  <w:bottom w:val="single" w:sz="4" w:space="0" w:color="auto"/>
                </w:tcBorders>
                <w:vAlign w:val="center"/>
              </w:tcPr>
            </w:tcPrChange>
          </w:tcPr>
          <w:p w14:paraId="35D0720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287" w:author="Sasi Songthong" w:date="2022-06-23T13:03:00Z">
              <w:tcPr>
                <w:tcW w:w="1800" w:type="dxa"/>
                <w:tcBorders>
                  <w:bottom w:val="single" w:sz="4" w:space="0" w:color="auto"/>
                </w:tcBorders>
                <w:vAlign w:val="center"/>
              </w:tcPr>
            </w:tcPrChange>
          </w:tcPr>
          <w:p w14:paraId="18B4613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288" w:author="Sasi Songthong" w:date="2022-06-23T13:03:00Z">
              <w:tcPr>
                <w:tcW w:w="1800" w:type="dxa"/>
                <w:tcBorders>
                  <w:bottom w:val="single" w:sz="4" w:space="0" w:color="auto"/>
                </w:tcBorders>
                <w:vAlign w:val="center"/>
              </w:tcPr>
            </w:tcPrChange>
          </w:tcPr>
          <w:p w14:paraId="5B019A6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289" w:author="Sasi Songthong" w:date="2022-06-23T13:03:00Z">
              <w:tcPr>
                <w:tcW w:w="900" w:type="dxa"/>
                <w:vAlign w:val="center"/>
              </w:tcPr>
            </w:tcPrChange>
          </w:tcPr>
          <w:p w14:paraId="1242F758" w14:textId="580F9925" w:rsidR="007E4DFC" w:rsidRDefault="007E4DFC" w:rsidP="007E4DFC">
            <w:pPr>
              <w:jc w:val="center"/>
              <w:rPr>
                <w:rFonts w:ascii="Cambria" w:hAnsi="Cambria" w:cs="Arial"/>
              </w:rPr>
            </w:pPr>
            <w:ins w:id="2290" w:author="Sasi Songthong" w:date="2022-06-23T13:03:00Z">
              <w:r w:rsidRPr="00BF1CE3">
                <w:rPr>
                  <w:rFonts w:ascii="Cambria" w:hAnsi="Cambria" w:cs="Arial"/>
                </w:rPr>
                <w:t>Yes / No</w:t>
              </w:r>
            </w:ins>
          </w:p>
        </w:tc>
        <w:tc>
          <w:tcPr>
            <w:tcW w:w="1543" w:type="dxa"/>
            <w:vAlign w:val="center"/>
            <w:tcPrChange w:id="2291" w:author="Sasi Songthong" w:date="2022-06-23T13:03:00Z">
              <w:tcPr>
                <w:tcW w:w="900" w:type="dxa"/>
                <w:vAlign w:val="center"/>
              </w:tcPr>
            </w:tcPrChange>
          </w:tcPr>
          <w:p w14:paraId="678D0FB9" w14:textId="697317BA" w:rsidR="007E4DFC" w:rsidRDefault="007E4DFC" w:rsidP="007E4DFC">
            <w:pPr>
              <w:jc w:val="center"/>
              <w:rPr>
                <w:rFonts w:ascii="Cambria" w:hAnsi="Cambria" w:cs="Arial"/>
              </w:rPr>
            </w:pPr>
            <w:ins w:id="2292" w:author="Sasi Songthong" w:date="2022-06-23T13:03:00Z">
              <w:r w:rsidRPr="00BF1CE3">
                <w:rPr>
                  <w:rFonts w:ascii="Cambria" w:hAnsi="Cambria" w:cs="Arial"/>
                </w:rPr>
                <w:t>Yes / No</w:t>
              </w:r>
            </w:ins>
          </w:p>
        </w:tc>
        <w:tc>
          <w:tcPr>
            <w:tcW w:w="1260" w:type="dxa"/>
            <w:tcBorders>
              <w:bottom w:val="single" w:sz="4" w:space="0" w:color="auto"/>
            </w:tcBorders>
            <w:vAlign w:val="center"/>
            <w:tcPrChange w:id="2293" w:author="Sasi Songthong" w:date="2022-06-23T13:03:00Z">
              <w:tcPr>
                <w:tcW w:w="1260" w:type="dxa"/>
                <w:tcBorders>
                  <w:bottom w:val="single" w:sz="4" w:space="0" w:color="auto"/>
                </w:tcBorders>
                <w:vAlign w:val="center"/>
              </w:tcPr>
            </w:tcPrChange>
          </w:tcPr>
          <w:p w14:paraId="29A10FCA" w14:textId="77777777" w:rsidR="007E4DFC" w:rsidRDefault="007E4DFC" w:rsidP="007E4DFC">
            <w:pPr>
              <w:jc w:val="center"/>
              <w:rPr>
                <w:rFonts w:ascii="Cambria" w:hAnsi="Cambria" w:cs="Arial"/>
              </w:rPr>
            </w:pPr>
          </w:p>
        </w:tc>
      </w:tr>
      <w:tr w:rsidR="007E4DFC" w14:paraId="5B9F5C8E" w14:textId="77777777" w:rsidTr="007E4DFC">
        <w:tblPrEx>
          <w:tblW w:w="12865" w:type="dxa"/>
          <w:tblLayout w:type="fixed"/>
          <w:tblPrExChange w:id="2294" w:author="Sasi Songthong" w:date="2022-06-23T13:03:00Z">
            <w:tblPrEx>
              <w:tblW w:w="12865" w:type="dxa"/>
              <w:tblLayout w:type="fixed"/>
            </w:tblPrEx>
          </w:tblPrExChange>
        </w:tblPrEx>
        <w:trPr>
          <w:trHeight w:val="392"/>
          <w:trPrChange w:id="2295" w:author="Sasi Songthong" w:date="2022-06-23T13:03:00Z">
            <w:trPr>
              <w:trHeight w:val="392"/>
            </w:trPr>
          </w:trPrChange>
        </w:trPr>
        <w:tc>
          <w:tcPr>
            <w:tcW w:w="805" w:type="dxa"/>
            <w:tcBorders>
              <w:bottom w:val="single" w:sz="4" w:space="0" w:color="auto"/>
            </w:tcBorders>
            <w:vAlign w:val="center"/>
            <w:tcPrChange w:id="2296" w:author="Sasi Songthong" w:date="2022-06-23T13:03:00Z">
              <w:tcPr>
                <w:tcW w:w="805" w:type="dxa"/>
                <w:tcBorders>
                  <w:bottom w:val="single" w:sz="4" w:space="0" w:color="auto"/>
                </w:tcBorders>
                <w:vAlign w:val="center"/>
              </w:tcPr>
            </w:tcPrChange>
          </w:tcPr>
          <w:p w14:paraId="256EEE15" w14:textId="77777777" w:rsidR="007E4DFC" w:rsidRPr="000047FC" w:rsidRDefault="007E4DFC" w:rsidP="007E4DFC">
            <w:pPr>
              <w:jc w:val="center"/>
              <w:rPr>
                <w:rFonts w:ascii="Cambria" w:hAnsi="Cambria" w:cs="Arial"/>
                <w:b/>
                <w:bCs/>
              </w:rPr>
            </w:pPr>
            <w:r>
              <w:rPr>
                <w:rFonts w:ascii="Cambria" w:hAnsi="Cambria" w:cs="Arial"/>
                <w:b/>
                <w:bCs/>
              </w:rPr>
              <w:t>32</w:t>
            </w:r>
          </w:p>
        </w:tc>
        <w:tc>
          <w:tcPr>
            <w:tcW w:w="1542" w:type="dxa"/>
            <w:tcBorders>
              <w:bottom w:val="single" w:sz="4" w:space="0" w:color="auto"/>
            </w:tcBorders>
            <w:vAlign w:val="center"/>
            <w:tcPrChange w:id="2297" w:author="Sasi Songthong" w:date="2022-06-23T13:03:00Z">
              <w:tcPr>
                <w:tcW w:w="1800" w:type="dxa"/>
                <w:tcBorders>
                  <w:bottom w:val="single" w:sz="4" w:space="0" w:color="auto"/>
                </w:tcBorders>
                <w:vAlign w:val="center"/>
              </w:tcPr>
            </w:tcPrChange>
          </w:tcPr>
          <w:p w14:paraId="2BB07432"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298" w:author="Sasi Songthong" w:date="2022-06-23T13:03:00Z">
              <w:tcPr>
                <w:tcW w:w="1800" w:type="dxa"/>
                <w:gridSpan w:val="2"/>
                <w:tcBorders>
                  <w:bottom w:val="single" w:sz="4" w:space="0" w:color="auto"/>
                </w:tcBorders>
                <w:vAlign w:val="center"/>
              </w:tcPr>
            </w:tcPrChange>
          </w:tcPr>
          <w:p w14:paraId="2B66707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299" w:author="Sasi Songthong" w:date="2022-06-23T13:03:00Z">
              <w:tcPr>
                <w:tcW w:w="1800" w:type="dxa"/>
                <w:tcBorders>
                  <w:bottom w:val="single" w:sz="4" w:space="0" w:color="auto"/>
                </w:tcBorders>
                <w:vAlign w:val="center"/>
              </w:tcPr>
            </w:tcPrChange>
          </w:tcPr>
          <w:p w14:paraId="13F557F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300" w:author="Sasi Songthong" w:date="2022-06-23T13:03:00Z">
              <w:tcPr>
                <w:tcW w:w="1800" w:type="dxa"/>
                <w:tcBorders>
                  <w:bottom w:val="single" w:sz="4" w:space="0" w:color="auto"/>
                </w:tcBorders>
                <w:vAlign w:val="center"/>
              </w:tcPr>
            </w:tcPrChange>
          </w:tcPr>
          <w:p w14:paraId="463BF37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301" w:author="Sasi Songthong" w:date="2022-06-23T13:03:00Z">
              <w:tcPr>
                <w:tcW w:w="1800" w:type="dxa"/>
                <w:tcBorders>
                  <w:bottom w:val="single" w:sz="4" w:space="0" w:color="auto"/>
                </w:tcBorders>
                <w:vAlign w:val="center"/>
              </w:tcPr>
            </w:tcPrChange>
          </w:tcPr>
          <w:p w14:paraId="04F9306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302" w:author="Sasi Songthong" w:date="2022-06-23T13:03:00Z">
              <w:tcPr>
                <w:tcW w:w="900" w:type="dxa"/>
                <w:tcBorders>
                  <w:bottom w:val="single" w:sz="4" w:space="0" w:color="auto"/>
                </w:tcBorders>
                <w:vAlign w:val="center"/>
              </w:tcPr>
            </w:tcPrChange>
          </w:tcPr>
          <w:p w14:paraId="2BBC8447" w14:textId="7F621B00" w:rsidR="007E4DFC" w:rsidRDefault="007E4DFC" w:rsidP="007E4DFC">
            <w:pPr>
              <w:jc w:val="center"/>
              <w:rPr>
                <w:rFonts w:ascii="Cambria" w:hAnsi="Cambria" w:cs="Arial"/>
              </w:rPr>
            </w:pPr>
            <w:ins w:id="2303" w:author="Sasi Songthong" w:date="2022-06-23T13:03:00Z">
              <w:r w:rsidRPr="00BF1CE3">
                <w:rPr>
                  <w:rFonts w:ascii="Cambria" w:hAnsi="Cambria" w:cs="Arial"/>
                </w:rPr>
                <w:t>Yes / No</w:t>
              </w:r>
            </w:ins>
          </w:p>
        </w:tc>
        <w:tc>
          <w:tcPr>
            <w:tcW w:w="1543" w:type="dxa"/>
            <w:tcBorders>
              <w:bottom w:val="single" w:sz="4" w:space="0" w:color="auto"/>
            </w:tcBorders>
            <w:vAlign w:val="center"/>
            <w:tcPrChange w:id="2304" w:author="Sasi Songthong" w:date="2022-06-23T13:03:00Z">
              <w:tcPr>
                <w:tcW w:w="900" w:type="dxa"/>
                <w:tcBorders>
                  <w:bottom w:val="single" w:sz="4" w:space="0" w:color="auto"/>
                </w:tcBorders>
                <w:vAlign w:val="center"/>
              </w:tcPr>
            </w:tcPrChange>
          </w:tcPr>
          <w:p w14:paraId="66C263B0" w14:textId="71B2C66F" w:rsidR="007E4DFC" w:rsidRDefault="007E4DFC" w:rsidP="007E4DFC">
            <w:pPr>
              <w:jc w:val="center"/>
              <w:rPr>
                <w:rFonts w:ascii="Cambria" w:hAnsi="Cambria" w:cs="Arial"/>
              </w:rPr>
            </w:pPr>
            <w:ins w:id="2305" w:author="Sasi Songthong" w:date="2022-06-23T13:03:00Z">
              <w:r w:rsidRPr="00BF1CE3">
                <w:rPr>
                  <w:rFonts w:ascii="Cambria" w:hAnsi="Cambria" w:cs="Arial"/>
                </w:rPr>
                <w:t>Yes / No</w:t>
              </w:r>
            </w:ins>
          </w:p>
        </w:tc>
        <w:tc>
          <w:tcPr>
            <w:tcW w:w="1260" w:type="dxa"/>
            <w:tcBorders>
              <w:bottom w:val="single" w:sz="4" w:space="0" w:color="auto"/>
            </w:tcBorders>
            <w:vAlign w:val="center"/>
            <w:tcPrChange w:id="2306" w:author="Sasi Songthong" w:date="2022-06-23T13:03:00Z">
              <w:tcPr>
                <w:tcW w:w="1260" w:type="dxa"/>
                <w:tcBorders>
                  <w:bottom w:val="single" w:sz="4" w:space="0" w:color="auto"/>
                </w:tcBorders>
                <w:vAlign w:val="center"/>
              </w:tcPr>
            </w:tcPrChange>
          </w:tcPr>
          <w:p w14:paraId="4A773E57" w14:textId="77777777" w:rsidR="007E4DFC" w:rsidRDefault="007E4DFC" w:rsidP="007E4DFC">
            <w:pPr>
              <w:jc w:val="center"/>
              <w:rPr>
                <w:rFonts w:ascii="Cambria" w:hAnsi="Cambria" w:cs="Arial"/>
              </w:rPr>
            </w:pPr>
          </w:p>
        </w:tc>
      </w:tr>
      <w:tr w:rsidR="00BF6CA4" w:rsidRPr="00894548" w14:paraId="45965C30" w14:textId="77777777" w:rsidTr="00173BEC">
        <w:trPr>
          <w:trHeight w:val="720"/>
        </w:trPr>
        <w:tc>
          <w:tcPr>
            <w:tcW w:w="12865" w:type="dxa"/>
            <w:gridSpan w:val="10"/>
            <w:tcBorders>
              <w:top w:val="single" w:sz="4" w:space="0" w:color="auto"/>
            </w:tcBorders>
          </w:tcPr>
          <w:p w14:paraId="0BAEA255"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3A2757A3" w14:textId="77777777" w:rsidTr="000047FC">
        <w:trPr>
          <w:trHeight w:val="360"/>
        </w:trPr>
        <w:tc>
          <w:tcPr>
            <w:tcW w:w="3055" w:type="dxa"/>
            <w:gridSpan w:val="3"/>
            <w:shd w:val="clear" w:color="auto" w:fill="F2F2F2" w:themeFill="background1" w:themeFillShade="F2"/>
            <w:vAlign w:val="center"/>
          </w:tcPr>
          <w:p w14:paraId="345B77F4"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34158F4D" w14:textId="77777777" w:rsidR="00BF6CA4" w:rsidRDefault="00BF6CA4" w:rsidP="000047FC">
            <w:pPr>
              <w:rPr>
                <w:rFonts w:ascii="Cambria" w:hAnsi="Cambria" w:cs="Arial"/>
              </w:rPr>
            </w:pPr>
          </w:p>
        </w:tc>
      </w:tr>
      <w:tr w:rsidR="00BF6CA4" w14:paraId="267BDFE5" w14:textId="77777777" w:rsidTr="000047FC">
        <w:trPr>
          <w:trHeight w:val="360"/>
        </w:trPr>
        <w:tc>
          <w:tcPr>
            <w:tcW w:w="3055" w:type="dxa"/>
            <w:gridSpan w:val="3"/>
            <w:shd w:val="clear" w:color="auto" w:fill="F2F2F2" w:themeFill="background1" w:themeFillShade="F2"/>
            <w:vAlign w:val="center"/>
          </w:tcPr>
          <w:p w14:paraId="1259D9D1" w14:textId="62D6F81A"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1C05D2FC" w14:textId="77777777" w:rsidR="00BF6CA4" w:rsidRDefault="00BF6CA4" w:rsidP="000047FC">
            <w:pPr>
              <w:rPr>
                <w:rFonts w:ascii="Cambria" w:hAnsi="Cambria" w:cs="Arial"/>
              </w:rPr>
            </w:pPr>
          </w:p>
        </w:tc>
      </w:tr>
    </w:tbl>
    <w:p w14:paraId="2CDF18CF" w14:textId="77777777" w:rsidR="006A1225" w:rsidRDefault="006A1225" w:rsidP="006A122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307">
          <w:tblGrid>
            <w:gridCol w:w="805"/>
            <w:gridCol w:w="1800"/>
            <w:gridCol w:w="450"/>
            <w:gridCol w:w="1350"/>
            <w:gridCol w:w="1800"/>
            <w:gridCol w:w="1800"/>
            <w:gridCol w:w="1800"/>
            <w:gridCol w:w="900"/>
            <w:gridCol w:w="900"/>
            <w:gridCol w:w="1260"/>
          </w:tblGrid>
        </w:tblGridChange>
      </w:tblGrid>
      <w:tr w:rsidR="00BF6CA4" w:rsidRPr="00AC51DF" w14:paraId="7427C454" w14:textId="77777777" w:rsidTr="000047FC">
        <w:trPr>
          <w:trHeight w:val="256"/>
        </w:trPr>
        <w:tc>
          <w:tcPr>
            <w:tcW w:w="12865" w:type="dxa"/>
            <w:gridSpan w:val="10"/>
            <w:shd w:val="clear" w:color="auto" w:fill="F2F2F2" w:themeFill="background1" w:themeFillShade="F2"/>
            <w:vAlign w:val="center"/>
          </w:tcPr>
          <w:p w14:paraId="054CF38B" w14:textId="77777777" w:rsidR="00BF6CA4" w:rsidRPr="00AC51DF" w:rsidRDefault="00BF6CA4" w:rsidP="000047FC">
            <w:pPr>
              <w:jc w:val="center"/>
              <w:rPr>
                <w:rFonts w:ascii="Cambria" w:hAnsi="Cambria" w:cs="Arial"/>
                <w:b/>
                <w:bCs/>
              </w:rPr>
            </w:pPr>
            <w:r>
              <w:rPr>
                <w:rFonts w:ascii="Cambria" w:hAnsi="Cambria" w:cs="Arial"/>
                <w:b/>
                <w:bCs/>
              </w:rPr>
              <w:t>Labels 33-40</w:t>
            </w:r>
          </w:p>
        </w:tc>
      </w:tr>
      <w:tr w:rsidR="00BF6CA4" w14:paraId="5CE40D49" w14:textId="77777777" w:rsidTr="000047FC">
        <w:trPr>
          <w:trHeight w:val="256"/>
        </w:trPr>
        <w:tc>
          <w:tcPr>
            <w:tcW w:w="12865" w:type="dxa"/>
            <w:gridSpan w:val="10"/>
            <w:vAlign w:val="center"/>
          </w:tcPr>
          <w:p w14:paraId="34A3CA7F" w14:textId="77777777" w:rsidR="00BF6CA4" w:rsidRPr="00894548" w:rsidRDefault="00BF6CA4" w:rsidP="000047FC">
            <w:pPr>
              <w:rPr>
                <w:rFonts w:ascii="Cambria" w:hAnsi="Cambria" w:cs="Arial"/>
                <w:b/>
                <w:bCs/>
              </w:rPr>
            </w:pPr>
            <w:r w:rsidRPr="00894548">
              <w:rPr>
                <w:rFonts w:ascii="Cambria" w:hAnsi="Cambria" w:cs="Arial"/>
                <w:b/>
                <w:bCs/>
              </w:rPr>
              <w:t>Instructions:</w:t>
            </w:r>
          </w:p>
          <w:p w14:paraId="0A9C26E8"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33 through 40.</w:t>
            </w:r>
          </w:p>
          <w:p w14:paraId="238D51AC"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7904B5FB" w14:textId="77777777" w:rsidR="00503864" w:rsidRDefault="00503864" w:rsidP="00503864">
            <w:pPr>
              <w:tabs>
                <w:tab w:val="left" w:pos="245"/>
              </w:tabs>
              <w:rPr>
                <w:ins w:id="2308" w:author="Sasi Songthong" w:date="2022-06-23T12:53:00Z"/>
                <w:rFonts w:ascii="Cambria" w:hAnsi="Cambria" w:cs="Arial"/>
              </w:rPr>
            </w:pPr>
            <w:ins w:id="2309" w:author="Sasi Songthong" w:date="2022-06-23T12:53:00Z">
              <w:r>
                <w:rPr>
                  <w:rFonts w:ascii="Cambria" w:hAnsi="Cambria" w:cs="Arial"/>
                </w:rPr>
                <w:t>3. Lightly rub labels 20 times with gloved hand, which have been wiped with 70% IPA. Indicate “Yes” when complete.</w:t>
              </w:r>
            </w:ins>
          </w:p>
          <w:p w14:paraId="44C65ACA" w14:textId="77777777" w:rsidR="00503864" w:rsidRDefault="00503864" w:rsidP="00503864">
            <w:pPr>
              <w:tabs>
                <w:tab w:val="left" w:pos="245"/>
              </w:tabs>
              <w:rPr>
                <w:ins w:id="2310" w:author="Sasi Songthong" w:date="2022-06-23T12:53:00Z"/>
                <w:rFonts w:ascii="Cambria" w:hAnsi="Cambria" w:cs="Arial"/>
              </w:rPr>
            </w:pPr>
            <w:ins w:id="2311" w:author="Sasi Songthong" w:date="2022-06-23T12:53: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0895D3EC" w14:textId="19709F3A" w:rsidR="00503864" w:rsidRDefault="00503864" w:rsidP="00503864">
            <w:pPr>
              <w:tabs>
                <w:tab w:val="left" w:pos="245"/>
              </w:tabs>
              <w:rPr>
                <w:ins w:id="2312" w:author="Sasi Songthong" w:date="2022-06-23T12:53:00Z"/>
                <w:rFonts w:ascii="Cambria" w:hAnsi="Cambria" w:cs="Arial"/>
              </w:rPr>
            </w:pPr>
            <w:ins w:id="2313" w:author="Sasi Songthong" w:date="2022-06-23T12:53:00Z">
              <w:r>
                <w:rPr>
                  <w:rFonts w:ascii="Cambria" w:hAnsi="Cambria" w:cs="Arial"/>
                </w:rPr>
                <w:t xml:space="preserve">5. Lightly rub labels 20 times with gloved hand, which have been wiped with </w:t>
              </w:r>
            </w:ins>
            <w:proofErr w:type="spellStart"/>
            <w:ins w:id="2314"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315" w:author="Sasi Songthong" w:date="2022-06-23T12:53:00Z">
              <w:r>
                <w:rPr>
                  <w:rFonts w:ascii="Cambria" w:hAnsi="Cambria" w:cs="Arial"/>
                </w:rPr>
                <w:t>.</w:t>
              </w:r>
              <w:proofErr w:type="gramEnd"/>
              <w:r>
                <w:rPr>
                  <w:rFonts w:ascii="Cambria" w:hAnsi="Cambria" w:cs="Arial"/>
                </w:rPr>
                <w:t xml:space="preserve"> Indicate “Yes” when complete.</w:t>
              </w:r>
            </w:ins>
          </w:p>
          <w:p w14:paraId="76EFC4B8" w14:textId="77777777" w:rsidR="00503864" w:rsidRDefault="00503864" w:rsidP="00503864">
            <w:pPr>
              <w:tabs>
                <w:tab w:val="left" w:pos="245"/>
              </w:tabs>
              <w:rPr>
                <w:ins w:id="2316" w:author="Sasi Songthong" w:date="2022-06-23T12:53:00Z"/>
                <w:rFonts w:ascii="Cambria" w:hAnsi="Cambria" w:cs="Arial"/>
              </w:rPr>
            </w:pPr>
            <w:ins w:id="2317" w:author="Sasi Songthong" w:date="2022-06-23T12:53:00Z">
              <w:r>
                <w:rPr>
                  <w:rFonts w:ascii="Cambria" w:hAnsi="Cambria" w:cs="Arial"/>
                </w:rPr>
                <w:t>6. Shuffled / rub with each package with 1 or more other package 20 times.  Indicate “Yes” when complete.</w:t>
              </w:r>
            </w:ins>
          </w:p>
          <w:p w14:paraId="675ACBB1" w14:textId="77777777" w:rsidR="00503864" w:rsidRDefault="00503864" w:rsidP="00503864">
            <w:pPr>
              <w:tabs>
                <w:tab w:val="left" w:pos="245"/>
              </w:tabs>
              <w:rPr>
                <w:ins w:id="2318" w:author="Sasi Songthong" w:date="2022-06-23T12:53:00Z"/>
                <w:rFonts w:ascii="Cambria" w:hAnsi="Cambria" w:cs="Arial"/>
              </w:rPr>
            </w:pPr>
            <w:ins w:id="2319" w:author="Sasi Songthong" w:date="2022-06-23T12:53:00Z">
              <w:r>
                <w:rPr>
                  <w:rFonts w:ascii="Cambria" w:hAnsi="Cambria" w:cs="Arial"/>
                </w:rPr>
                <w:t>7. Visually Inspect legibility of each label and verify presence of 3 labels on each package.  Document results.</w:t>
              </w:r>
            </w:ins>
          </w:p>
          <w:p w14:paraId="21452117" w14:textId="77777777" w:rsidR="00503864" w:rsidRPr="00890057" w:rsidRDefault="00503864" w:rsidP="00503864">
            <w:pPr>
              <w:tabs>
                <w:tab w:val="left" w:pos="245"/>
              </w:tabs>
              <w:rPr>
                <w:ins w:id="2320" w:author="Sasi Songthong" w:date="2022-06-23T12:53:00Z"/>
                <w:rFonts w:ascii="Cambria" w:hAnsi="Cambria" w:cs="Arial"/>
                <w:noProof/>
              </w:rPr>
            </w:pPr>
            <w:ins w:id="2321" w:author="Sasi Songthong" w:date="2022-06-23T12:53:00Z">
              <w:r>
                <w:rPr>
                  <w:rFonts w:ascii="Cambria" w:hAnsi="Cambria" w:cs="Arial"/>
                </w:rPr>
                <w:t>8. Specify P (Pass) if “Yes” is indicated in the results column.</w:t>
              </w:r>
            </w:ins>
          </w:p>
          <w:p w14:paraId="7F830095" w14:textId="74133662" w:rsidR="00BF6CA4" w:rsidDel="00503864" w:rsidRDefault="00503864" w:rsidP="00503864">
            <w:pPr>
              <w:tabs>
                <w:tab w:val="left" w:pos="245"/>
              </w:tabs>
              <w:rPr>
                <w:del w:id="2322" w:author="Sasi Songthong" w:date="2022-06-23T12:53:00Z"/>
                <w:rFonts w:ascii="Cambria" w:hAnsi="Cambria" w:cs="Arial"/>
              </w:rPr>
            </w:pPr>
            <w:ins w:id="2323" w:author="Sasi Songthong" w:date="2022-06-23T12:53:00Z">
              <w:r>
                <w:rPr>
                  <w:rFonts w:ascii="Cambria" w:hAnsi="Cambria" w:cs="Arial"/>
                </w:rPr>
                <w:t>9</w:t>
              </w:r>
              <w:r w:rsidRPr="00890057">
                <w:rPr>
                  <w:rFonts w:ascii="Cambria" w:hAnsi="Cambria" w:cs="Arial"/>
                </w:rPr>
                <w:t>. Record comments and additional information in the “Comments” section or N/A.</w:t>
              </w:r>
            </w:ins>
            <w:del w:id="2324" w:author="Sasi Songthong" w:date="2022-06-23T12:53:00Z">
              <w:r w:rsidR="00BF6CA4" w:rsidDel="00503864">
                <w:rPr>
                  <w:rFonts w:ascii="Cambria" w:hAnsi="Cambria" w:cs="Arial"/>
                </w:rPr>
                <w:delText>3. Lightly rub labels 20 times with gloved hand, which have been exposed to 70% IPA. Indicate “Yes” when complete.</w:delText>
              </w:r>
            </w:del>
          </w:p>
          <w:p w14:paraId="5FBA50CF" w14:textId="56F2E665" w:rsidR="00BF6CA4" w:rsidDel="00503864" w:rsidRDefault="00BF6CA4" w:rsidP="000047FC">
            <w:pPr>
              <w:tabs>
                <w:tab w:val="left" w:pos="245"/>
              </w:tabs>
              <w:rPr>
                <w:del w:id="2325" w:author="Sasi Songthong" w:date="2022-06-23T12:53:00Z"/>
                <w:rFonts w:ascii="Cambria" w:hAnsi="Cambria" w:cs="Arial"/>
              </w:rPr>
            </w:pPr>
            <w:del w:id="2326" w:author="Sasi Songthong" w:date="2022-06-23T12:53:00Z">
              <w:r w:rsidDel="00503864">
                <w:rPr>
                  <w:rFonts w:ascii="Cambria" w:hAnsi="Cambria" w:cs="Arial"/>
                </w:rPr>
                <w:delText>4. Lightly rub labels 20 times with gloved hand, which have been exposed to prepared Vesphene III.  Indicate “Yes” when complete.</w:delText>
              </w:r>
            </w:del>
          </w:p>
          <w:p w14:paraId="09BAF8A2" w14:textId="4F2CAA16" w:rsidR="00BF6CA4" w:rsidDel="00503864" w:rsidRDefault="00BF6CA4" w:rsidP="000047FC">
            <w:pPr>
              <w:tabs>
                <w:tab w:val="left" w:pos="245"/>
              </w:tabs>
              <w:rPr>
                <w:del w:id="2327" w:author="Sasi Songthong" w:date="2022-06-23T12:53:00Z"/>
                <w:rFonts w:ascii="Cambria" w:hAnsi="Cambria" w:cs="Arial"/>
              </w:rPr>
            </w:pPr>
            <w:del w:id="2328" w:author="Sasi Songthong" w:date="2022-06-23T12:53:00Z">
              <w:r w:rsidDel="00503864">
                <w:rPr>
                  <w:rFonts w:ascii="Cambria" w:hAnsi="Cambria" w:cs="Arial"/>
                </w:rPr>
                <w:delText>5. Lightly rub labels 20 times with gloved hand, which have been exposed to Spore-Klenz. Indicate “Yes” when complete.</w:delText>
              </w:r>
            </w:del>
          </w:p>
          <w:p w14:paraId="64E113C0" w14:textId="4E49D17E" w:rsidR="00BF6CA4" w:rsidDel="00503864" w:rsidRDefault="00BF6CA4" w:rsidP="000047FC">
            <w:pPr>
              <w:tabs>
                <w:tab w:val="left" w:pos="245"/>
              </w:tabs>
              <w:rPr>
                <w:del w:id="2329" w:author="Sasi Songthong" w:date="2022-06-23T12:53:00Z"/>
                <w:rFonts w:ascii="Cambria" w:hAnsi="Cambria" w:cs="Arial"/>
              </w:rPr>
            </w:pPr>
            <w:del w:id="2330" w:author="Sasi Songthong" w:date="2022-06-23T12:53:00Z">
              <w:r w:rsidDel="00503864">
                <w:rPr>
                  <w:rFonts w:ascii="Cambria" w:hAnsi="Cambria" w:cs="Arial"/>
                </w:rPr>
                <w:delText>6. Shuffled / rub with each package with 1 or more other package 20 times.  Indicate “Yes” when complete.</w:delText>
              </w:r>
            </w:del>
          </w:p>
          <w:p w14:paraId="29BF8FBB" w14:textId="0476468D" w:rsidR="00BF6CA4" w:rsidDel="00503864" w:rsidRDefault="00BF6CA4" w:rsidP="000047FC">
            <w:pPr>
              <w:tabs>
                <w:tab w:val="left" w:pos="245"/>
              </w:tabs>
              <w:rPr>
                <w:del w:id="2331" w:author="Sasi Songthong" w:date="2022-06-23T12:53:00Z"/>
                <w:rFonts w:ascii="Cambria" w:hAnsi="Cambria" w:cs="Arial"/>
              </w:rPr>
            </w:pPr>
            <w:del w:id="2332" w:author="Sasi Songthong" w:date="2022-06-23T12:53:00Z">
              <w:r w:rsidDel="00503864">
                <w:rPr>
                  <w:rFonts w:ascii="Cambria" w:hAnsi="Cambria" w:cs="Arial"/>
                </w:rPr>
                <w:delText>7. Visually Inspect legibility of each label and verify the label remains securely affixed to the package.  Document results.</w:delText>
              </w:r>
            </w:del>
          </w:p>
          <w:p w14:paraId="34F9D0C0" w14:textId="095C044B" w:rsidR="00BF6CA4" w:rsidRPr="00890057" w:rsidDel="00503864" w:rsidRDefault="00BF6CA4" w:rsidP="000047FC">
            <w:pPr>
              <w:tabs>
                <w:tab w:val="left" w:pos="245"/>
              </w:tabs>
              <w:rPr>
                <w:del w:id="2333" w:author="Sasi Songthong" w:date="2022-06-23T12:53:00Z"/>
                <w:rFonts w:ascii="Cambria" w:hAnsi="Cambria" w:cs="Arial"/>
                <w:noProof/>
              </w:rPr>
            </w:pPr>
            <w:del w:id="2334" w:author="Sasi Songthong" w:date="2022-06-23T12:53:00Z">
              <w:r w:rsidDel="00503864">
                <w:rPr>
                  <w:rFonts w:ascii="Cambria" w:hAnsi="Cambria" w:cs="Arial"/>
                </w:rPr>
                <w:delText>8. Specify P (Pass) if “Yes” is indicated in the results column.</w:delText>
              </w:r>
            </w:del>
          </w:p>
          <w:p w14:paraId="6ECA2B17" w14:textId="43C5095B" w:rsidR="00BF6CA4" w:rsidRDefault="00BF6CA4" w:rsidP="000047FC">
            <w:pPr>
              <w:rPr>
                <w:rFonts w:ascii="Cambria" w:hAnsi="Cambria" w:cs="Arial"/>
              </w:rPr>
            </w:pPr>
            <w:del w:id="2335" w:author="Sasi Songthong" w:date="2022-06-23T12:53: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r w:rsidRPr="00890057">
              <w:rPr>
                <w:rFonts w:ascii="Cambria" w:hAnsi="Cambria" w:cs="Arial"/>
              </w:rPr>
              <w:t>.</w:t>
            </w:r>
          </w:p>
        </w:tc>
      </w:tr>
      <w:tr w:rsidR="007E4DFC" w:rsidRPr="00894548" w14:paraId="211EC33F" w14:textId="77777777" w:rsidTr="007E4DFC">
        <w:tblPrEx>
          <w:tblW w:w="12865" w:type="dxa"/>
          <w:tblLayout w:type="fixed"/>
          <w:tblPrExChange w:id="2336" w:author="Sasi Songthong" w:date="2022-06-23T13:03:00Z">
            <w:tblPrEx>
              <w:tblW w:w="12865" w:type="dxa"/>
              <w:tblLayout w:type="fixed"/>
            </w:tblPrEx>
          </w:tblPrExChange>
        </w:tblPrEx>
        <w:trPr>
          <w:trHeight w:val="288"/>
          <w:trPrChange w:id="2337" w:author="Sasi Songthong" w:date="2022-06-23T13:03:00Z">
            <w:trPr>
              <w:trHeight w:val="288"/>
            </w:trPr>
          </w:trPrChange>
        </w:trPr>
        <w:tc>
          <w:tcPr>
            <w:tcW w:w="805" w:type="dxa"/>
            <w:shd w:val="clear" w:color="auto" w:fill="F2F2F2" w:themeFill="background1" w:themeFillShade="F2"/>
            <w:vAlign w:val="center"/>
            <w:tcPrChange w:id="2338" w:author="Sasi Songthong" w:date="2022-06-23T13:03:00Z">
              <w:tcPr>
                <w:tcW w:w="805" w:type="dxa"/>
                <w:shd w:val="clear" w:color="auto" w:fill="F2F2F2" w:themeFill="background1" w:themeFillShade="F2"/>
                <w:vAlign w:val="center"/>
              </w:tcPr>
            </w:tcPrChange>
          </w:tcPr>
          <w:p w14:paraId="33DE9425"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339" w:author="Sasi Songthong" w:date="2022-06-23T13:03:00Z">
              <w:tcPr>
                <w:tcW w:w="1800" w:type="dxa"/>
                <w:shd w:val="clear" w:color="auto" w:fill="F2F2F2" w:themeFill="background1" w:themeFillShade="F2"/>
                <w:vAlign w:val="center"/>
              </w:tcPr>
            </w:tcPrChange>
          </w:tcPr>
          <w:p w14:paraId="7CE6151F"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340" w:author="Sasi Songthong" w:date="2022-06-23T13:03:00Z">
              <w:tcPr>
                <w:tcW w:w="1800" w:type="dxa"/>
                <w:gridSpan w:val="2"/>
                <w:shd w:val="clear" w:color="auto" w:fill="F2F2F2" w:themeFill="background1" w:themeFillShade="F2"/>
                <w:vAlign w:val="center"/>
              </w:tcPr>
            </w:tcPrChange>
          </w:tcPr>
          <w:p w14:paraId="21C5439E"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341" w:author="Sasi Songthong" w:date="2022-06-23T13:03:00Z">
              <w:tcPr>
                <w:tcW w:w="1800" w:type="dxa"/>
                <w:shd w:val="clear" w:color="auto" w:fill="F2F2F2" w:themeFill="background1" w:themeFillShade="F2"/>
                <w:vAlign w:val="center"/>
              </w:tcPr>
            </w:tcPrChange>
          </w:tcPr>
          <w:p w14:paraId="27BFD9E5"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342" w:author="Sasi Songthong" w:date="2022-06-23T13:03:00Z">
              <w:tcPr>
                <w:tcW w:w="1800" w:type="dxa"/>
                <w:shd w:val="clear" w:color="auto" w:fill="F2F2F2" w:themeFill="background1" w:themeFillShade="F2"/>
                <w:vAlign w:val="center"/>
              </w:tcPr>
            </w:tcPrChange>
          </w:tcPr>
          <w:p w14:paraId="0616E356" w14:textId="1099206E" w:rsidR="007E4DFC" w:rsidRPr="00894548" w:rsidRDefault="007E4DFC" w:rsidP="007E4DFC">
            <w:pPr>
              <w:jc w:val="center"/>
              <w:rPr>
                <w:rFonts w:ascii="Cambria" w:hAnsi="Cambria" w:cs="Arial"/>
                <w:b/>
                <w:bCs/>
              </w:rPr>
            </w:pPr>
            <w:r>
              <w:rPr>
                <w:rFonts w:ascii="Cambria" w:hAnsi="Cambria" w:cs="Arial"/>
                <w:b/>
                <w:bCs/>
              </w:rPr>
              <w:t xml:space="preserve">20 x </w:t>
            </w:r>
            <w:del w:id="2343" w:author="Sasi Songthong" w:date="2022-06-23T13:07:00Z">
              <w:r w:rsidDel="00FF2FDD">
                <w:rPr>
                  <w:rFonts w:ascii="Cambria" w:hAnsi="Cambria" w:cs="Arial"/>
                  <w:b/>
                  <w:bCs/>
                </w:rPr>
                <w:delText>Spore-Klenz</w:delText>
              </w:r>
            </w:del>
            <w:proofErr w:type="spellStart"/>
            <w:ins w:id="2344"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345" w:author="Sasi Songthong" w:date="2022-06-23T13:03:00Z">
              <w:tcPr>
                <w:tcW w:w="1800" w:type="dxa"/>
                <w:shd w:val="clear" w:color="auto" w:fill="F2F2F2" w:themeFill="background1" w:themeFillShade="F2"/>
                <w:vAlign w:val="center"/>
              </w:tcPr>
            </w:tcPrChange>
          </w:tcPr>
          <w:p w14:paraId="371C161C"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346" w:author="Sasi Songthong" w:date="2022-06-23T13:03:00Z">
              <w:tcPr>
                <w:tcW w:w="900" w:type="dxa"/>
                <w:shd w:val="clear" w:color="auto" w:fill="F2F2F2" w:themeFill="background1" w:themeFillShade="F2"/>
                <w:vAlign w:val="center"/>
              </w:tcPr>
            </w:tcPrChange>
          </w:tcPr>
          <w:p w14:paraId="353A76A3" w14:textId="77777777" w:rsidR="007E4DFC" w:rsidRPr="001E738F" w:rsidRDefault="007E4DFC" w:rsidP="007E4DFC">
            <w:pPr>
              <w:jc w:val="center"/>
              <w:rPr>
                <w:ins w:id="2347" w:author="Sasi Songthong" w:date="2022-06-23T13:03:00Z"/>
                <w:rFonts w:ascii="Cambria" w:hAnsi="Cambria" w:cs="Arial"/>
                <w:b/>
                <w:bCs/>
              </w:rPr>
            </w:pPr>
            <w:ins w:id="2348" w:author="Sasi Songthong" w:date="2022-06-23T13:03:00Z">
              <w:r w:rsidRPr="001E738F">
                <w:rPr>
                  <w:rFonts w:ascii="Cambria" w:hAnsi="Cambria" w:cs="Arial"/>
                  <w:b/>
                  <w:bCs/>
                </w:rPr>
                <w:t>Results:</w:t>
              </w:r>
            </w:ins>
          </w:p>
          <w:p w14:paraId="1445A8E6" w14:textId="1EE611BA" w:rsidR="007E4DFC" w:rsidDel="00503864" w:rsidRDefault="007E4DFC" w:rsidP="007E4DFC">
            <w:pPr>
              <w:jc w:val="center"/>
              <w:rPr>
                <w:rFonts w:ascii="Cambria" w:hAnsi="Cambria" w:cs="Arial"/>
                <w:b/>
                <w:bCs/>
              </w:rPr>
            </w:pPr>
            <w:ins w:id="2349" w:author="Sasi Songthong" w:date="2022-06-23T13:03:00Z">
              <w:r w:rsidRPr="001E738F">
                <w:rPr>
                  <w:rFonts w:ascii="Cambria" w:hAnsi="Cambria" w:cs="Arial"/>
                  <w:b/>
                  <w:bCs/>
                </w:rPr>
                <w:t>Label legible?</w:t>
              </w:r>
            </w:ins>
            <w:del w:id="2350" w:author="Sasi Songthong" w:date="2022-06-23T12:53:00Z">
              <w:r w:rsidDel="00503864">
                <w:rPr>
                  <w:rFonts w:ascii="Cambria" w:hAnsi="Cambria" w:cs="Arial"/>
                  <w:b/>
                  <w:bCs/>
                </w:rPr>
                <w:delText>Results:</w:delText>
              </w:r>
            </w:del>
          </w:p>
        </w:tc>
        <w:tc>
          <w:tcPr>
            <w:tcW w:w="1543" w:type="dxa"/>
            <w:shd w:val="clear" w:color="auto" w:fill="F2F2F2" w:themeFill="background1" w:themeFillShade="F2"/>
            <w:vAlign w:val="center"/>
            <w:tcPrChange w:id="2351" w:author="Sasi Songthong" w:date="2022-06-23T13:03:00Z">
              <w:tcPr>
                <w:tcW w:w="900" w:type="dxa"/>
                <w:shd w:val="clear" w:color="auto" w:fill="F2F2F2" w:themeFill="background1" w:themeFillShade="F2"/>
                <w:vAlign w:val="center"/>
              </w:tcPr>
            </w:tcPrChange>
          </w:tcPr>
          <w:p w14:paraId="7B42BD1F" w14:textId="77777777" w:rsidR="007E4DFC" w:rsidRPr="001E738F" w:rsidRDefault="007E4DFC" w:rsidP="007E4DFC">
            <w:pPr>
              <w:jc w:val="center"/>
              <w:rPr>
                <w:ins w:id="2352" w:author="Sasi Songthong" w:date="2022-06-23T13:03:00Z"/>
                <w:rFonts w:ascii="Cambria" w:hAnsi="Cambria" w:cs="Arial"/>
                <w:b/>
                <w:bCs/>
              </w:rPr>
            </w:pPr>
            <w:ins w:id="2353" w:author="Sasi Songthong" w:date="2022-06-23T13:03:00Z">
              <w:r w:rsidRPr="001E738F">
                <w:rPr>
                  <w:rFonts w:ascii="Cambria" w:hAnsi="Cambria" w:cs="Arial"/>
                  <w:b/>
                  <w:bCs/>
                </w:rPr>
                <w:t>Results:</w:t>
              </w:r>
            </w:ins>
          </w:p>
          <w:p w14:paraId="64127E18" w14:textId="4A5E4313" w:rsidR="007E4DFC" w:rsidRPr="00894548" w:rsidRDefault="007E4DFC" w:rsidP="007E4DFC">
            <w:pPr>
              <w:jc w:val="center"/>
              <w:rPr>
                <w:rFonts w:ascii="Cambria" w:hAnsi="Cambria" w:cs="Arial"/>
                <w:b/>
                <w:bCs/>
              </w:rPr>
            </w:pPr>
            <w:ins w:id="2354" w:author="Sasi Songthong" w:date="2022-06-23T13:03:00Z">
              <w:r w:rsidRPr="001E738F">
                <w:rPr>
                  <w:rFonts w:ascii="Cambria" w:hAnsi="Cambria" w:cs="Arial"/>
                  <w:b/>
                  <w:bCs/>
                </w:rPr>
                <w:t>Label Present?</w:t>
              </w:r>
            </w:ins>
            <w:del w:id="2355" w:author="Sasi Songthong" w:date="2022-06-23T12:53: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356" w:author="Sasi Songthong" w:date="2022-06-23T13:03:00Z">
              <w:tcPr>
                <w:tcW w:w="1260" w:type="dxa"/>
                <w:shd w:val="clear" w:color="auto" w:fill="F2F2F2" w:themeFill="background1" w:themeFillShade="F2"/>
                <w:vAlign w:val="center"/>
              </w:tcPr>
            </w:tcPrChange>
          </w:tcPr>
          <w:p w14:paraId="347C56E8"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26086A20" w14:textId="77777777" w:rsidTr="007E4DFC">
        <w:tblPrEx>
          <w:tblW w:w="12865" w:type="dxa"/>
          <w:tblLayout w:type="fixed"/>
          <w:tblPrExChange w:id="2357" w:author="Sasi Songthong" w:date="2022-06-23T13:03:00Z">
            <w:tblPrEx>
              <w:tblW w:w="12865" w:type="dxa"/>
              <w:tblLayout w:type="fixed"/>
            </w:tblPrEx>
          </w:tblPrExChange>
        </w:tblPrEx>
        <w:trPr>
          <w:trHeight w:val="404"/>
          <w:trPrChange w:id="2358" w:author="Sasi Songthong" w:date="2022-06-23T13:03:00Z">
            <w:trPr>
              <w:trHeight w:val="404"/>
            </w:trPr>
          </w:trPrChange>
        </w:trPr>
        <w:tc>
          <w:tcPr>
            <w:tcW w:w="805" w:type="dxa"/>
            <w:vAlign w:val="center"/>
            <w:tcPrChange w:id="2359" w:author="Sasi Songthong" w:date="2022-06-23T13:03:00Z">
              <w:tcPr>
                <w:tcW w:w="805" w:type="dxa"/>
                <w:vAlign w:val="center"/>
              </w:tcPr>
            </w:tcPrChange>
          </w:tcPr>
          <w:p w14:paraId="34350DDF" w14:textId="77777777" w:rsidR="007E4DFC" w:rsidRPr="000047FC" w:rsidRDefault="007E4DFC" w:rsidP="007E4DFC">
            <w:pPr>
              <w:jc w:val="center"/>
              <w:rPr>
                <w:rFonts w:ascii="Cambria" w:hAnsi="Cambria" w:cs="Arial"/>
                <w:b/>
                <w:bCs/>
              </w:rPr>
            </w:pPr>
            <w:r>
              <w:rPr>
                <w:rFonts w:ascii="Cambria" w:hAnsi="Cambria" w:cs="Arial"/>
                <w:b/>
                <w:bCs/>
              </w:rPr>
              <w:t>33</w:t>
            </w:r>
          </w:p>
        </w:tc>
        <w:tc>
          <w:tcPr>
            <w:tcW w:w="1542" w:type="dxa"/>
            <w:vAlign w:val="center"/>
            <w:tcPrChange w:id="2360" w:author="Sasi Songthong" w:date="2022-06-23T13:03:00Z">
              <w:tcPr>
                <w:tcW w:w="1800" w:type="dxa"/>
                <w:vAlign w:val="center"/>
              </w:tcPr>
            </w:tcPrChange>
          </w:tcPr>
          <w:p w14:paraId="7261F083"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2361" w:author="Sasi Songthong" w:date="2022-06-23T13:03:00Z">
              <w:tcPr>
                <w:tcW w:w="1800" w:type="dxa"/>
                <w:gridSpan w:val="2"/>
                <w:vAlign w:val="center"/>
              </w:tcPr>
            </w:tcPrChange>
          </w:tcPr>
          <w:p w14:paraId="3254BCE3"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362" w:author="Sasi Songthong" w:date="2022-06-23T13:03:00Z">
              <w:tcPr>
                <w:tcW w:w="1800" w:type="dxa"/>
                <w:vAlign w:val="center"/>
              </w:tcPr>
            </w:tcPrChange>
          </w:tcPr>
          <w:p w14:paraId="77DF2E7F"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363" w:author="Sasi Songthong" w:date="2022-06-23T13:03:00Z">
              <w:tcPr>
                <w:tcW w:w="1800" w:type="dxa"/>
                <w:vAlign w:val="center"/>
              </w:tcPr>
            </w:tcPrChange>
          </w:tcPr>
          <w:p w14:paraId="4807BCC4"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364" w:author="Sasi Songthong" w:date="2022-06-23T13:03:00Z">
              <w:tcPr>
                <w:tcW w:w="1800" w:type="dxa"/>
                <w:vAlign w:val="center"/>
              </w:tcPr>
            </w:tcPrChange>
          </w:tcPr>
          <w:p w14:paraId="6BE18424"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365" w:author="Sasi Songthong" w:date="2022-06-23T13:03:00Z">
              <w:tcPr>
                <w:tcW w:w="900" w:type="dxa"/>
                <w:vAlign w:val="center"/>
              </w:tcPr>
            </w:tcPrChange>
          </w:tcPr>
          <w:p w14:paraId="70E4BD74" w14:textId="1D4010A3" w:rsidR="007E4DFC" w:rsidDel="001503C5" w:rsidRDefault="007E4DFC" w:rsidP="007E4DFC">
            <w:pPr>
              <w:jc w:val="center"/>
              <w:rPr>
                <w:del w:id="2366" w:author="Sasi Songthong" w:date="2022-06-23T13:01:00Z"/>
                <w:rFonts w:ascii="Cambria" w:hAnsi="Cambria" w:cs="Arial"/>
              </w:rPr>
            </w:pPr>
            <w:ins w:id="2367" w:author="Sasi Songthong" w:date="2022-06-23T13:03:00Z">
              <w:r>
                <w:rPr>
                  <w:rFonts w:ascii="Cambria" w:hAnsi="Cambria" w:cs="Arial"/>
                </w:rPr>
                <w:t>Yes / No</w:t>
              </w:r>
            </w:ins>
            <w:del w:id="2368" w:author="Sasi Songthong" w:date="2022-06-23T12:53:00Z">
              <w:r w:rsidDel="00503864">
                <w:rPr>
                  <w:rFonts w:ascii="Cambria" w:hAnsi="Cambria" w:cs="Arial"/>
                </w:rPr>
                <w:delText>Yes / No</w:delText>
              </w:r>
            </w:del>
          </w:p>
          <w:p w14:paraId="12450966" w14:textId="5D546434" w:rsidR="007E4DFC" w:rsidDel="001503C5" w:rsidRDefault="007E4DFC" w:rsidP="007E4DFC">
            <w:pPr>
              <w:jc w:val="center"/>
              <w:rPr>
                <w:del w:id="2369" w:author="Sasi Songthong" w:date="2022-06-23T13:01:00Z"/>
                <w:rFonts w:ascii="Cambria" w:hAnsi="Cambria" w:cs="Arial"/>
              </w:rPr>
            </w:pPr>
            <w:del w:id="2370" w:author="Sasi Songthong" w:date="2022-06-23T12:53:00Z">
              <w:r w:rsidRPr="00BF1CE3" w:rsidDel="00503864">
                <w:rPr>
                  <w:rFonts w:ascii="Cambria" w:hAnsi="Cambria" w:cs="Arial"/>
                </w:rPr>
                <w:delText>Yes / No</w:delText>
              </w:r>
            </w:del>
          </w:p>
          <w:p w14:paraId="7D864413" w14:textId="09950911" w:rsidR="007E4DFC" w:rsidDel="001503C5" w:rsidRDefault="007E4DFC" w:rsidP="007E4DFC">
            <w:pPr>
              <w:jc w:val="center"/>
              <w:rPr>
                <w:del w:id="2371" w:author="Sasi Songthong" w:date="2022-06-23T13:01:00Z"/>
                <w:rFonts w:ascii="Cambria" w:hAnsi="Cambria" w:cs="Arial"/>
              </w:rPr>
            </w:pPr>
            <w:del w:id="2372" w:author="Sasi Songthong" w:date="2022-06-23T12:53:00Z">
              <w:r w:rsidRPr="00BF1CE3" w:rsidDel="00503864">
                <w:rPr>
                  <w:rFonts w:ascii="Cambria" w:hAnsi="Cambria" w:cs="Arial"/>
                </w:rPr>
                <w:delText>Yes / No</w:delText>
              </w:r>
            </w:del>
          </w:p>
          <w:p w14:paraId="37E40985" w14:textId="77777777" w:rsidR="007E4DFC" w:rsidRDefault="007E4DFC" w:rsidP="007E4DFC">
            <w:pPr>
              <w:jc w:val="center"/>
              <w:rPr>
                <w:rFonts w:ascii="Cambria" w:hAnsi="Cambria" w:cs="Arial"/>
              </w:rPr>
            </w:pPr>
            <w:del w:id="2373" w:author="Sasi Songthong" w:date="2022-06-23T12:53:00Z">
              <w:r w:rsidRPr="00BF1CE3" w:rsidDel="00503864">
                <w:rPr>
                  <w:rFonts w:ascii="Cambria" w:hAnsi="Cambria" w:cs="Arial"/>
                </w:rPr>
                <w:delText>Yes / No</w:delText>
              </w:r>
            </w:del>
          </w:p>
        </w:tc>
        <w:tc>
          <w:tcPr>
            <w:tcW w:w="1543" w:type="dxa"/>
            <w:vAlign w:val="center"/>
            <w:tcPrChange w:id="2374" w:author="Sasi Songthong" w:date="2022-06-23T13:03:00Z">
              <w:tcPr>
                <w:tcW w:w="900" w:type="dxa"/>
                <w:vAlign w:val="center"/>
              </w:tcPr>
            </w:tcPrChange>
          </w:tcPr>
          <w:p w14:paraId="347178F0" w14:textId="3DCB03CC" w:rsidR="007E4DFC" w:rsidDel="001503C5" w:rsidRDefault="007E4DFC" w:rsidP="007E4DFC">
            <w:pPr>
              <w:jc w:val="center"/>
              <w:rPr>
                <w:del w:id="2375" w:author="Sasi Songthong" w:date="2022-06-23T13:01:00Z"/>
                <w:rFonts w:ascii="Cambria" w:hAnsi="Cambria" w:cs="Arial"/>
              </w:rPr>
            </w:pPr>
            <w:ins w:id="2376" w:author="Sasi Songthong" w:date="2022-06-23T13:03:00Z">
              <w:r>
                <w:rPr>
                  <w:rFonts w:ascii="Cambria" w:hAnsi="Cambria" w:cs="Arial"/>
                </w:rPr>
                <w:t>Yes / No</w:t>
              </w:r>
            </w:ins>
            <w:del w:id="2377" w:author="Sasi Songthong" w:date="2022-06-23T12:53:00Z">
              <w:r w:rsidRPr="00BF1CE3" w:rsidDel="00503864">
                <w:rPr>
                  <w:rFonts w:ascii="Cambria" w:hAnsi="Cambria" w:cs="Arial"/>
                </w:rPr>
                <w:delText>Yes / No</w:delText>
              </w:r>
            </w:del>
          </w:p>
          <w:p w14:paraId="00396A28" w14:textId="14339261" w:rsidR="007E4DFC" w:rsidDel="001503C5" w:rsidRDefault="007E4DFC" w:rsidP="007E4DFC">
            <w:pPr>
              <w:jc w:val="center"/>
              <w:rPr>
                <w:del w:id="2378" w:author="Sasi Songthong" w:date="2022-06-23T13:01:00Z"/>
                <w:rFonts w:ascii="Cambria" w:hAnsi="Cambria" w:cs="Arial"/>
              </w:rPr>
            </w:pPr>
            <w:del w:id="2379" w:author="Sasi Songthong" w:date="2022-06-23T12:53:00Z">
              <w:r w:rsidRPr="00BF1CE3" w:rsidDel="00503864">
                <w:rPr>
                  <w:rFonts w:ascii="Cambria" w:hAnsi="Cambria" w:cs="Arial"/>
                </w:rPr>
                <w:delText>Yes / No</w:delText>
              </w:r>
            </w:del>
          </w:p>
          <w:p w14:paraId="35AA2147" w14:textId="198353FB" w:rsidR="007E4DFC" w:rsidDel="001503C5" w:rsidRDefault="007E4DFC" w:rsidP="007E4DFC">
            <w:pPr>
              <w:jc w:val="center"/>
              <w:rPr>
                <w:del w:id="2380" w:author="Sasi Songthong" w:date="2022-06-23T13:01:00Z"/>
                <w:rFonts w:ascii="Cambria" w:hAnsi="Cambria" w:cs="Arial"/>
              </w:rPr>
            </w:pPr>
            <w:del w:id="2381" w:author="Sasi Songthong" w:date="2022-06-23T12:53:00Z">
              <w:r w:rsidRPr="00BF1CE3" w:rsidDel="00503864">
                <w:rPr>
                  <w:rFonts w:ascii="Cambria" w:hAnsi="Cambria" w:cs="Arial"/>
                </w:rPr>
                <w:delText>Yes / No</w:delText>
              </w:r>
            </w:del>
          </w:p>
          <w:p w14:paraId="45974A38" w14:textId="5ACB62BB" w:rsidR="007E4DFC" w:rsidRDefault="007E4DFC" w:rsidP="007E4DFC">
            <w:pPr>
              <w:jc w:val="center"/>
              <w:rPr>
                <w:rFonts w:ascii="Cambria" w:hAnsi="Cambria" w:cs="Arial"/>
              </w:rPr>
            </w:pPr>
            <w:del w:id="2382" w:author="Sasi Songthong" w:date="2022-06-23T12:53:00Z">
              <w:r w:rsidRPr="00BF1CE3" w:rsidDel="00503864">
                <w:rPr>
                  <w:rFonts w:ascii="Cambria" w:hAnsi="Cambria" w:cs="Arial"/>
                </w:rPr>
                <w:delText>Yes / No</w:delText>
              </w:r>
            </w:del>
          </w:p>
        </w:tc>
        <w:tc>
          <w:tcPr>
            <w:tcW w:w="1260" w:type="dxa"/>
            <w:vAlign w:val="center"/>
            <w:tcPrChange w:id="2383" w:author="Sasi Songthong" w:date="2022-06-23T13:03:00Z">
              <w:tcPr>
                <w:tcW w:w="1260" w:type="dxa"/>
                <w:vAlign w:val="center"/>
              </w:tcPr>
            </w:tcPrChange>
          </w:tcPr>
          <w:p w14:paraId="58072AF9" w14:textId="77777777" w:rsidR="007E4DFC" w:rsidRDefault="007E4DFC" w:rsidP="007E4DFC">
            <w:pPr>
              <w:jc w:val="center"/>
              <w:rPr>
                <w:rFonts w:ascii="Cambria" w:hAnsi="Cambria" w:cs="Arial"/>
              </w:rPr>
            </w:pPr>
          </w:p>
        </w:tc>
      </w:tr>
      <w:tr w:rsidR="007E4DFC" w14:paraId="7CE62BFF" w14:textId="77777777" w:rsidTr="007E4DFC">
        <w:tblPrEx>
          <w:tblW w:w="12865" w:type="dxa"/>
          <w:tblLayout w:type="fixed"/>
          <w:tblPrExChange w:id="2384" w:author="Sasi Songthong" w:date="2022-06-23T13:03:00Z">
            <w:tblPrEx>
              <w:tblW w:w="12865" w:type="dxa"/>
              <w:tblLayout w:type="fixed"/>
            </w:tblPrEx>
          </w:tblPrExChange>
        </w:tblPrEx>
        <w:trPr>
          <w:trHeight w:val="392"/>
          <w:trPrChange w:id="2385" w:author="Sasi Songthong" w:date="2022-06-23T13:03:00Z">
            <w:trPr>
              <w:trHeight w:val="392"/>
            </w:trPr>
          </w:trPrChange>
        </w:trPr>
        <w:tc>
          <w:tcPr>
            <w:tcW w:w="805" w:type="dxa"/>
            <w:vAlign w:val="center"/>
            <w:tcPrChange w:id="2386" w:author="Sasi Songthong" w:date="2022-06-23T13:03:00Z">
              <w:tcPr>
                <w:tcW w:w="805" w:type="dxa"/>
                <w:vAlign w:val="center"/>
              </w:tcPr>
            </w:tcPrChange>
          </w:tcPr>
          <w:p w14:paraId="2BDC1509" w14:textId="77777777" w:rsidR="007E4DFC" w:rsidRPr="000047FC" w:rsidRDefault="007E4DFC" w:rsidP="007E4DFC">
            <w:pPr>
              <w:jc w:val="center"/>
              <w:rPr>
                <w:rFonts w:ascii="Cambria" w:hAnsi="Cambria" w:cs="Arial"/>
                <w:b/>
                <w:bCs/>
              </w:rPr>
            </w:pPr>
            <w:r>
              <w:rPr>
                <w:rFonts w:ascii="Cambria" w:hAnsi="Cambria" w:cs="Arial"/>
                <w:b/>
                <w:bCs/>
              </w:rPr>
              <w:t>34</w:t>
            </w:r>
          </w:p>
        </w:tc>
        <w:tc>
          <w:tcPr>
            <w:tcW w:w="1542" w:type="dxa"/>
            <w:vAlign w:val="center"/>
            <w:tcPrChange w:id="2387" w:author="Sasi Songthong" w:date="2022-06-23T13:03:00Z">
              <w:tcPr>
                <w:tcW w:w="1800" w:type="dxa"/>
                <w:vAlign w:val="center"/>
              </w:tcPr>
            </w:tcPrChange>
          </w:tcPr>
          <w:p w14:paraId="351FB1B8"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388" w:author="Sasi Songthong" w:date="2022-06-23T13:03:00Z">
              <w:tcPr>
                <w:tcW w:w="1800" w:type="dxa"/>
                <w:gridSpan w:val="2"/>
                <w:vAlign w:val="center"/>
              </w:tcPr>
            </w:tcPrChange>
          </w:tcPr>
          <w:p w14:paraId="1BF1A33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389" w:author="Sasi Songthong" w:date="2022-06-23T13:03:00Z">
              <w:tcPr>
                <w:tcW w:w="1800" w:type="dxa"/>
                <w:vAlign w:val="center"/>
              </w:tcPr>
            </w:tcPrChange>
          </w:tcPr>
          <w:p w14:paraId="200EE70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390" w:author="Sasi Songthong" w:date="2022-06-23T13:03:00Z">
              <w:tcPr>
                <w:tcW w:w="1800" w:type="dxa"/>
                <w:vAlign w:val="center"/>
              </w:tcPr>
            </w:tcPrChange>
          </w:tcPr>
          <w:p w14:paraId="76C2731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391" w:author="Sasi Songthong" w:date="2022-06-23T13:03:00Z">
              <w:tcPr>
                <w:tcW w:w="1800" w:type="dxa"/>
                <w:vAlign w:val="center"/>
              </w:tcPr>
            </w:tcPrChange>
          </w:tcPr>
          <w:p w14:paraId="1CC5973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392" w:author="Sasi Songthong" w:date="2022-06-23T13:03:00Z">
              <w:tcPr>
                <w:tcW w:w="900" w:type="dxa"/>
                <w:vAlign w:val="center"/>
              </w:tcPr>
            </w:tcPrChange>
          </w:tcPr>
          <w:p w14:paraId="6E20B7C5" w14:textId="305D86FF" w:rsidR="007E4DFC" w:rsidRDefault="007E4DFC" w:rsidP="007E4DFC">
            <w:pPr>
              <w:jc w:val="center"/>
              <w:rPr>
                <w:rFonts w:ascii="Cambria" w:hAnsi="Cambria" w:cs="Arial"/>
              </w:rPr>
            </w:pPr>
            <w:ins w:id="2393" w:author="Sasi Songthong" w:date="2022-06-23T13:03:00Z">
              <w:r w:rsidRPr="00BF1CE3">
                <w:rPr>
                  <w:rFonts w:ascii="Cambria" w:hAnsi="Cambria" w:cs="Arial"/>
                </w:rPr>
                <w:t>Yes / No</w:t>
              </w:r>
            </w:ins>
          </w:p>
        </w:tc>
        <w:tc>
          <w:tcPr>
            <w:tcW w:w="1543" w:type="dxa"/>
            <w:vAlign w:val="center"/>
            <w:tcPrChange w:id="2394" w:author="Sasi Songthong" w:date="2022-06-23T13:03:00Z">
              <w:tcPr>
                <w:tcW w:w="900" w:type="dxa"/>
                <w:vAlign w:val="center"/>
              </w:tcPr>
            </w:tcPrChange>
          </w:tcPr>
          <w:p w14:paraId="6345ECDE" w14:textId="0F10AEF8" w:rsidR="007E4DFC" w:rsidRDefault="007E4DFC" w:rsidP="007E4DFC">
            <w:pPr>
              <w:jc w:val="center"/>
              <w:rPr>
                <w:rFonts w:ascii="Cambria" w:hAnsi="Cambria" w:cs="Arial"/>
              </w:rPr>
            </w:pPr>
            <w:ins w:id="2395" w:author="Sasi Songthong" w:date="2022-06-23T13:03:00Z">
              <w:r w:rsidRPr="00BF1CE3">
                <w:rPr>
                  <w:rFonts w:ascii="Cambria" w:hAnsi="Cambria" w:cs="Arial"/>
                </w:rPr>
                <w:t>Yes / No</w:t>
              </w:r>
            </w:ins>
          </w:p>
        </w:tc>
        <w:tc>
          <w:tcPr>
            <w:tcW w:w="1260" w:type="dxa"/>
            <w:vAlign w:val="center"/>
            <w:tcPrChange w:id="2396" w:author="Sasi Songthong" w:date="2022-06-23T13:03:00Z">
              <w:tcPr>
                <w:tcW w:w="1260" w:type="dxa"/>
                <w:vAlign w:val="center"/>
              </w:tcPr>
            </w:tcPrChange>
          </w:tcPr>
          <w:p w14:paraId="0C9CF816" w14:textId="77777777" w:rsidR="007E4DFC" w:rsidRDefault="007E4DFC" w:rsidP="007E4DFC">
            <w:pPr>
              <w:jc w:val="center"/>
              <w:rPr>
                <w:rFonts w:ascii="Cambria" w:hAnsi="Cambria" w:cs="Arial"/>
              </w:rPr>
            </w:pPr>
          </w:p>
        </w:tc>
      </w:tr>
      <w:tr w:rsidR="007E4DFC" w14:paraId="7DCFE487" w14:textId="77777777" w:rsidTr="007E4DFC">
        <w:tblPrEx>
          <w:tblW w:w="12865" w:type="dxa"/>
          <w:tblLayout w:type="fixed"/>
          <w:tblPrExChange w:id="2397" w:author="Sasi Songthong" w:date="2022-06-23T13:03:00Z">
            <w:tblPrEx>
              <w:tblW w:w="12865" w:type="dxa"/>
              <w:tblLayout w:type="fixed"/>
            </w:tblPrEx>
          </w:tblPrExChange>
        </w:tblPrEx>
        <w:trPr>
          <w:trHeight w:val="392"/>
          <w:trPrChange w:id="2398" w:author="Sasi Songthong" w:date="2022-06-23T13:03:00Z">
            <w:trPr>
              <w:trHeight w:val="392"/>
            </w:trPr>
          </w:trPrChange>
        </w:trPr>
        <w:tc>
          <w:tcPr>
            <w:tcW w:w="805" w:type="dxa"/>
            <w:vAlign w:val="center"/>
            <w:tcPrChange w:id="2399" w:author="Sasi Songthong" w:date="2022-06-23T13:03:00Z">
              <w:tcPr>
                <w:tcW w:w="805" w:type="dxa"/>
                <w:vAlign w:val="center"/>
              </w:tcPr>
            </w:tcPrChange>
          </w:tcPr>
          <w:p w14:paraId="2532C4D5" w14:textId="77777777" w:rsidR="007E4DFC" w:rsidRPr="000047FC" w:rsidRDefault="007E4DFC" w:rsidP="007E4DFC">
            <w:pPr>
              <w:jc w:val="center"/>
              <w:rPr>
                <w:rFonts w:ascii="Cambria" w:hAnsi="Cambria" w:cs="Arial"/>
                <w:b/>
                <w:bCs/>
              </w:rPr>
            </w:pPr>
            <w:r>
              <w:rPr>
                <w:rFonts w:ascii="Cambria" w:hAnsi="Cambria" w:cs="Arial"/>
                <w:b/>
                <w:bCs/>
              </w:rPr>
              <w:t>35</w:t>
            </w:r>
          </w:p>
        </w:tc>
        <w:tc>
          <w:tcPr>
            <w:tcW w:w="1542" w:type="dxa"/>
            <w:vAlign w:val="center"/>
            <w:tcPrChange w:id="2400" w:author="Sasi Songthong" w:date="2022-06-23T13:03:00Z">
              <w:tcPr>
                <w:tcW w:w="1800" w:type="dxa"/>
                <w:vAlign w:val="center"/>
              </w:tcPr>
            </w:tcPrChange>
          </w:tcPr>
          <w:p w14:paraId="27B5E823"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401" w:author="Sasi Songthong" w:date="2022-06-23T13:03:00Z">
              <w:tcPr>
                <w:tcW w:w="1800" w:type="dxa"/>
                <w:gridSpan w:val="2"/>
                <w:vAlign w:val="center"/>
              </w:tcPr>
            </w:tcPrChange>
          </w:tcPr>
          <w:p w14:paraId="0897488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02" w:author="Sasi Songthong" w:date="2022-06-23T13:03:00Z">
              <w:tcPr>
                <w:tcW w:w="1800" w:type="dxa"/>
                <w:vAlign w:val="center"/>
              </w:tcPr>
            </w:tcPrChange>
          </w:tcPr>
          <w:p w14:paraId="2EC542C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03" w:author="Sasi Songthong" w:date="2022-06-23T13:03:00Z">
              <w:tcPr>
                <w:tcW w:w="1800" w:type="dxa"/>
                <w:vAlign w:val="center"/>
              </w:tcPr>
            </w:tcPrChange>
          </w:tcPr>
          <w:p w14:paraId="609F6B7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04" w:author="Sasi Songthong" w:date="2022-06-23T13:03:00Z">
              <w:tcPr>
                <w:tcW w:w="1800" w:type="dxa"/>
                <w:vAlign w:val="center"/>
              </w:tcPr>
            </w:tcPrChange>
          </w:tcPr>
          <w:p w14:paraId="5EEA7D4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05" w:author="Sasi Songthong" w:date="2022-06-23T13:03:00Z">
              <w:tcPr>
                <w:tcW w:w="900" w:type="dxa"/>
                <w:vAlign w:val="center"/>
              </w:tcPr>
            </w:tcPrChange>
          </w:tcPr>
          <w:p w14:paraId="4F87EA90" w14:textId="0E151AC4" w:rsidR="007E4DFC" w:rsidRDefault="007E4DFC" w:rsidP="007E4DFC">
            <w:pPr>
              <w:jc w:val="center"/>
              <w:rPr>
                <w:rFonts w:ascii="Cambria" w:hAnsi="Cambria" w:cs="Arial"/>
              </w:rPr>
            </w:pPr>
            <w:ins w:id="2406" w:author="Sasi Songthong" w:date="2022-06-23T13:03:00Z">
              <w:r w:rsidRPr="00BF1CE3">
                <w:rPr>
                  <w:rFonts w:ascii="Cambria" w:hAnsi="Cambria" w:cs="Arial"/>
                </w:rPr>
                <w:t>Yes / No</w:t>
              </w:r>
            </w:ins>
          </w:p>
        </w:tc>
        <w:tc>
          <w:tcPr>
            <w:tcW w:w="1543" w:type="dxa"/>
            <w:vAlign w:val="center"/>
            <w:tcPrChange w:id="2407" w:author="Sasi Songthong" w:date="2022-06-23T13:03:00Z">
              <w:tcPr>
                <w:tcW w:w="900" w:type="dxa"/>
                <w:vAlign w:val="center"/>
              </w:tcPr>
            </w:tcPrChange>
          </w:tcPr>
          <w:p w14:paraId="64D5372E" w14:textId="5AB08D4B" w:rsidR="007E4DFC" w:rsidRDefault="007E4DFC" w:rsidP="007E4DFC">
            <w:pPr>
              <w:jc w:val="center"/>
              <w:rPr>
                <w:rFonts w:ascii="Cambria" w:hAnsi="Cambria" w:cs="Arial"/>
              </w:rPr>
            </w:pPr>
            <w:ins w:id="2408" w:author="Sasi Songthong" w:date="2022-06-23T13:03:00Z">
              <w:r w:rsidRPr="00BF1CE3">
                <w:rPr>
                  <w:rFonts w:ascii="Cambria" w:hAnsi="Cambria" w:cs="Arial"/>
                </w:rPr>
                <w:t>Yes / No</w:t>
              </w:r>
            </w:ins>
          </w:p>
        </w:tc>
        <w:tc>
          <w:tcPr>
            <w:tcW w:w="1260" w:type="dxa"/>
            <w:vAlign w:val="center"/>
            <w:tcPrChange w:id="2409" w:author="Sasi Songthong" w:date="2022-06-23T13:03:00Z">
              <w:tcPr>
                <w:tcW w:w="1260" w:type="dxa"/>
                <w:vAlign w:val="center"/>
              </w:tcPr>
            </w:tcPrChange>
          </w:tcPr>
          <w:p w14:paraId="62B2BB7F" w14:textId="77777777" w:rsidR="007E4DFC" w:rsidRDefault="007E4DFC" w:rsidP="007E4DFC">
            <w:pPr>
              <w:jc w:val="center"/>
              <w:rPr>
                <w:rFonts w:ascii="Cambria" w:hAnsi="Cambria" w:cs="Arial"/>
              </w:rPr>
            </w:pPr>
          </w:p>
        </w:tc>
      </w:tr>
      <w:tr w:rsidR="007E4DFC" w14:paraId="41B1CB1F" w14:textId="77777777" w:rsidTr="007E4DFC">
        <w:tblPrEx>
          <w:tblW w:w="12865" w:type="dxa"/>
          <w:tblLayout w:type="fixed"/>
          <w:tblPrExChange w:id="2410" w:author="Sasi Songthong" w:date="2022-06-23T13:03:00Z">
            <w:tblPrEx>
              <w:tblW w:w="12865" w:type="dxa"/>
              <w:tblLayout w:type="fixed"/>
            </w:tblPrEx>
          </w:tblPrExChange>
        </w:tblPrEx>
        <w:trPr>
          <w:trHeight w:val="392"/>
          <w:trPrChange w:id="2411" w:author="Sasi Songthong" w:date="2022-06-23T13:03:00Z">
            <w:trPr>
              <w:trHeight w:val="392"/>
            </w:trPr>
          </w:trPrChange>
        </w:trPr>
        <w:tc>
          <w:tcPr>
            <w:tcW w:w="805" w:type="dxa"/>
            <w:vAlign w:val="center"/>
            <w:tcPrChange w:id="2412" w:author="Sasi Songthong" w:date="2022-06-23T13:03:00Z">
              <w:tcPr>
                <w:tcW w:w="805" w:type="dxa"/>
                <w:vAlign w:val="center"/>
              </w:tcPr>
            </w:tcPrChange>
          </w:tcPr>
          <w:p w14:paraId="2B7F16BD" w14:textId="77777777" w:rsidR="007E4DFC" w:rsidRPr="000047FC" w:rsidRDefault="007E4DFC" w:rsidP="007E4DFC">
            <w:pPr>
              <w:jc w:val="center"/>
              <w:rPr>
                <w:rFonts w:ascii="Cambria" w:hAnsi="Cambria" w:cs="Arial"/>
                <w:b/>
                <w:bCs/>
              </w:rPr>
            </w:pPr>
            <w:r>
              <w:rPr>
                <w:rFonts w:ascii="Cambria" w:hAnsi="Cambria" w:cs="Arial"/>
                <w:b/>
                <w:bCs/>
              </w:rPr>
              <w:t>36</w:t>
            </w:r>
          </w:p>
        </w:tc>
        <w:tc>
          <w:tcPr>
            <w:tcW w:w="1542" w:type="dxa"/>
            <w:vAlign w:val="center"/>
            <w:tcPrChange w:id="2413" w:author="Sasi Songthong" w:date="2022-06-23T13:03:00Z">
              <w:tcPr>
                <w:tcW w:w="1800" w:type="dxa"/>
                <w:vAlign w:val="center"/>
              </w:tcPr>
            </w:tcPrChange>
          </w:tcPr>
          <w:p w14:paraId="459828B3"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414" w:author="Sasi Songthong" w:date="2022-06-23T13:03:00Z">
              <w:tcPr>
                <w:tcW w:w="1800" w:type="dxa"/>
                <w:gridSpan w:val="2"/>
                <w:vAlign w:val="center"/>
              </w:tcPr>
            </w:tcPrChange>
          </w:tcPr>
          <w:p w14:paraId="795E454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15" w:author="Sasi Songthong" w:date="2022-06-23T13:03:00Z">
              <w:tcPr>
                <w:tcW w:w="1800" w:type="dxa"/>
                <w:vAlign w:val="center"/>
              </w:tcPr>
            </w:tcPrChange>
          </w:tcPr>
          <w:p w14:paraId="30947E0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16" w:author="Sasi Songthong" w:date="2022-06-23T13:03:00Z">
              <w:tcPr>
                <w:tcW w:w="1800" w:type="dxa"/>
                <w:vAlign w:val="center"/>
              </w:tcPr>
            </w:tcPrChange>
          </w:tcPr>
          <w:p w14:paraId="4BB28B4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17" w:author="Sasi Songthong" w:date="2022-06-23T13:03:00Z">
              <w:tcPr>
                <w:tcW w:w="1800" w:type="dxa"/>
                <w:vAlign w:val="center"/>
              </w:tcPr>
            </w:tcPrChange>
          </w:tcPr>
          <w:p w14:paraId="1B97303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18" w:author="Sasi Songthong" w:date="2022-06-23T13:03:00Z">
              <w:tcPr>
                <w:tcW w:w="900" w:type="dxa"/>
                <w:vAlign w:val="center"/>
              </w:tcPr>
            </w:tcPrChange>
          </w:tcPr>
          <w:p w14:paraId="33DF0B47" w14:textId="42296A03" w:rsidR="007E4DFC" w:rsidRDefault="007E4DFC" w:rsidP="007E4DFC">
            <w:pPr>
              <w:jc w:val="center"/>
              <w:rPr>
                <w:rFonts w:ascii="Cambria" w:hAnsi="Cambria" w:cs="Arial"/>
              </w:rPr>
            </w:pPr>
            <w:ins w:id="2419" w:author="Sasi Songthong" w:date="2022-06-23T13:03:00Z">
              <w:r w:rsidRPr="00BF1CE3">
                <w:rPr>
                  <w:rFonts w:ascii="Cambria" w:hAnsi="Cambria" w:cs="Arial"/>
                </w:rPr>
                <w:t>Yes / No</w:t>
              </w:r>
            </w:ins>
          </w:p>
        </w:tc>
        <w:tc>
          <w:tcPr>
            <w:tcW w:w="1543" w:type="dxa"/>
            <w:vAlign w:val="center"/>
            <w:tcPrChange w:id="2420" w:author="Sasi Songthong" w:date="2022-06-23T13:03:00Z">
              <w:tcPr>
                <w:tcW w:w="900" w:type="dxa"/>
                <w:vAlign w:val="center"/>
              </w:tcPr>
            </w:tcPrChange>
          </w:tcPr>
          <w:p w14:paraId="122171A5" w14:textId="49D4C0EB" w:rsidR="007E4DFC" w:rsidRDefault="007E4DFC" w:rsidP="007E4DFC">
            <w:pPr>
              <w:jc w:val="center"/>
              <w:rPr>
                <w:rFonts w:ascii="Cambria" w:hAnsi="Cambria" w:cs="Arial"/>
              </w:rPr>
            </w:pPr>
            <w:ins w:id="2421" w:author="Sasi Songthong" w:date="2022-06-23T13:03:00Z">
              <w:r w:rsidRPr="00BF1CE3">
                <w:rPr>
                  <w:rFonts w:ascii="Cambria" w:hAnsi="Cambria" w:cs="Arial"/>
                </w:rPr>
                <w:t>Yes / No</w:t>
              </w:r>
            </w:ins>
          </w:p>
        </w:tc>
        <w:tc>
          <w:tcPr>
            <w:tcW w:w="1260" w:type="dxa"/>
            <w:vAlign w:val="center"/>
            <w:tcPrChange w:id="2422" w:author="Sasi Songthong" w:date="2022-06-23T13:03:00Z">
              <w:tcPr>
                <w:tcW w:w="1260" w:type="dxa"/>
                <w:vAlign w:val="center"/>
              </w:tcPr>
            </w:tcPrChange>
          </w:tcPr>
          <w:p w14:paraId="28117B3E" w14:textId="77777777" w:rsidR="007E4DFC" w:rsidRDefault="007E4DFC" w:rsidP="007E4DFC">
            <w:pPr>
              <w:jc w:val="center"/>
              <w:rPr>
                <w:rFonts w:ascii="Cambria" w:hAnsi="Cambria" w:cs="Arial"/>
              </w:rPr>
            </w:pPr>
          </w:p>
        </w:tc>
      </w:tr>
      <w:tr w:rsidR="007E4DFC" w14:paraId="2D054ED5" w14:textId="77777777" w:rsidTr="007E4DFC">
        <w:tblPrEx>
          <w:tblW w:w="12865" w:type="dxa"/>
          <w:tblLayout w:type="fixed"/>
          <w:tblPrExChange w:id="2423" w:author="Sasi Songthong" w:date="2022-06-23T13:03:00Z">
            <w:tblPrEx>
              <w:tblW w:w="12865" w:type="dxa"/>
              <w:tblLayout w:type="fixed"/>
            </w:tblPrEx>
          </w:tblPrExChange>
        </w:tblPrEx>
        <w:trPr>
          <w:trHeight w:val="392"/>
          <w:trPrChange w:id="2424" w:author="Sasi Songthong" w:date="2022-06-23T13:03:00Z">
            <w:trPr>
              <w:trHeight w:val="392"/>
            </w:trPr>
          </w:trPrChange>
        </w:trPr>
        <w:tc>
          <w:tcPr>
            <w:tcW w:w="805" w:type="dxa"/>
            <w:vAlign w:val="center"/>
            <w:tcPrChange w:id="2425" w:author="Sasi Songthong" w:date="2022-06-23T13:03:00Z">
              <w:tcPr>
                <w:tcW w:w="805" w:type="dxa"/>
                <w:vAlign w:val="center"/>
              </w:tcPr>
            </w:tcPrChange>
          </w:tcPr>
          <w:p w14:paraId="5CCA36AE" w14:textId="77777777" w:rsidR="007E4DFC" w:rsidRPr="000047FC" w:rsidRDefault="007E4DFC" w:rsidP="007E4DFC">
            <w:pPr>
              <w:jc w:val="center"/>
              <w:rPr>
                <w:rFonts w:ascii="Cambria" w:hAnsi="Cambria" w:cs="Arial"/>
                <w:b/>
                <w:bCs/>
              </w:rPr>
            </w:pPr>
            <w:r>
              <w:rPr>
                <w:rFonts w:ascii="Cambria" w:hAnsi="Cambria" w:cs="Arial"/>
                <w:b/>
                <w:bCs/>
              </w:rPr>
              <w:t>37</w:t>
            </w:r>
          </w:p>
        </w:tc>
        <w:tc>
          <w:tcPr>
            <w:tcW w:w="1542" w:type="dxa"/>
            <w:vAlign w:val="center"/>
            <w:tcPrChange w:id="2426" w:author="Sasi Songthong" w:date="2022-06-23T13:03:00Z">
              <w:tcPr>
                <w:tcW w:w="1800" w:type="dxa"/>
                <w:vAlign w:val="center"/>
              </w:tcPr>
            </w:tcPrChange>
          </w:tcPr>
          <w:p w14:paraId="54A0A9EB"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427" w:author="Sasi Songthong" w:date="2022-06-23T13:03:00Z">
              <w:tcPr>
                <w:tcW w:w="1800" w:type="dxa"/>
                <w:gridSpan w:val="2"/>
                <w:vAlign w:val="center"/>
              </w:tcPr>
            </w:tcPrChange>
          </w:tcPr>
          <w:p w14:paraId="32A38E1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28" w:author="Sasi Songthong" w:date="2022-06-23T13:03:00Z">
              <w:tcPr>
                <w:tcW w:w="1800" w:type="dxa"/>
                <w:vAlign w:val="center"/>
              </w:tcPr>
            </w:tcPrChange>
          </w:tcPr>
          <w:p w14:paraId="478FBE0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29" w:author="Sasi Songthong" w:date="2022-06-23T13:03:00Z">
              <w:tcPr>
                <w:tcW w:w="1800" w:type="dxa"/>
                <w:vAlign w:val="center"/>
              </w:tcPr>
            </w:tcPrChange>
          </w:tcPr>
          <w:p w14:paraId="707A2E6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30" w:author="Sasi Songthong" w:date="2022-06-23T13:03:00Z">
              <w:tcPr>
                <w:tcW w:w="1800" w:type="dxa"/>
                <w:vAlign w:val="center"/>
              </w:tcPr>
            </w:tcPrChange>
          </w:tcPr>
          <w:p w14:paraId="1A52AB5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31" w:author="Sasi Songthong" w:date="2022-06-23T13:03:00Z">
              <w:tcPr>
                <w:tcW w:w="900" w:type="dxa"/>
                <w:vAlign w:val="center"/>
              </w:tcPr>
            </w:tcPrChange>
          </w:tcPr>
          <w:p w14:paraId="6D75DBBC" w14:textId="01F9CA52" w:rsidR="007E4DFC" w:rsidRDefault="007E4DFC" w:rsidP="007E4DFC">
            <w:pPr>
              <w:jc w:val="center"/>
              <w:rPr>
                <w:rFonts w:ascii="Cambria" w:hAnsi="Cambria" w:cs="Arial"/>
              </w:rPr>
            </w:pPr>
            <w:ins w:id="2432" w:author="Sasi Songthong" w:date="2022-06-23T13:03:00Z">
              <w:r>
                <w:rPr>
                  <w:rFonts w:ascii="Cambria" w:hAnsi="Cambria" w:cs="Arial"/>
                </w:rPr>
                <w:t>Yes / No</w:t>
              </w:r>
            </w:ins>
          </w:p>
        </w:tc>
        <w:tc>
          <w:tcPr>
            <w:tcW w:w="1543" w:type="dxa"/>
            <w:vAlign w:val="center"/>
            <w:tcPrChange w:id="2433" w:author="Sasi Songthong" w:date="2022-06-23T13:03:00Z">
              <w:tcPr>
                <w:tcW w:w="900" w:type="dxa"/>
                <w:vAlign w:val="center"/>
              </w:tcPr>
            </w:tcPrChange>
          </w:tcPr>
          <w:p w14:paraId="7083E991" w14:textId="66D3622F" w:rsidR="007E4DFC" w:rsidRDefault="007E4DFC" w:rsidP="007E4DFC">
            <w:pPr>
              <w:jc w:val="center"/>
              <w:rPr>
                <w:rFonts w:ascii="Cambria" w:hAnsi="Cambria" w:cs="Arial"/>
              </w:rPr>
            </w:pPr>
            <w:ins w:id="2434" w:author="Sasi Songthong" w:date="2022-06-23T13:03:00Z">
              <w:r>
                <w:rPr>
                  <w:rFonts w:ascii="Cambria" w:hAnsi="Cambria" w:cs="Arial"/>
                </w:rPr>
                <w:t>Yes / No</w:t>
              </w:r>
            </w:ins>
          </w:p>
        </w:tc>
        <w:tc>
          <w:tcPr>
            <w:tcW w:w="1260" w:type="dxa"/>
            <w:vAlign w:val="center"/>
            <w:tcPrChange w:id="2435" w:author="Sasi Songthong" w:date="2022-06-23T13:03:00Z">
              <w:tcPr>
                <w:tcW w:w="1260" w:type="dxa"/>
                <w:vAlign w:val="center"/>
              </w:tcPr>
            </w:tcPrChange>
          </w:tcPr>
          <w:p w14:paraId="0FA44C06" w14:textId="77777777" w:rsidR="007E4DFC" w:rsidRDefault="007E4DFC" w:rsidP="007E4DFC">
            <w:pPr>
              <w:jc w:val="center"/>
              <w:rPr>
                <w:rFonts w:ascii="Cambria" w:hAnsi="Cambria" w:cs="Arial"/>
              </w:rPr>
            </w:pPr>
          </w:p>
        </w:tc>
      </w:tr>
      <w:tr w:rsidR="007E4DFC" w14:paraId="4CD247DA" w14:textId="77777777" w:rsidTr="007E4DFC">
        <w:tblPrEx>
          <w:tblW w:w="12865" w:type="dxa"/>
          <w:tblLayout w:type="fixed"/>
          <w:tblPrExChange w:id="2436" w:author="Sasi Songthong" w:date="2022-06-23T13:03:00Z">
            <w:tblPrEx>
              <w:tblW w:w="12865" w:type="dxa"/>
              <w:tblLayout w:type="fixed"/>
            </w:tblPrEx>
          </w:tblPrExChange>
        </w:tblPrEx>
        <w:trPr>
          <w:trHeight w:val="392"/>
          <w:trPrChange w:id="2437" w:author="Sasi Songthong" w:date="2022-06-23T13:03:00Z">
            <w:trPr>
              <w:trHeight w:val="392"/>
            </w:trPr>
          </w:trPrChange>
        </w:trPr>
        <w:tc>
          <w:tcPr>
            <w:tcW w:w="805" w:type="dxa"/>
            <w:vAlign w:val="center"/>
            <w:tcPrChange w:id="2438" w:author="Sasi Songthong" w:date="2022-06-23T13:03:00Z">
              <w:tcPr>
                <w:tcW w:w="805" w:type="dxa"/>
                <w:vAlign w:val="center"/>
              </w:tcPr>
            </w:tcPrChange>
          </w:tcPr>
          <w:p w14:paraId="3FAE1440" w14:textId="77777777" w:rsidR="007E4DFC" w:rsidRPr="000047FC" w:rsidRDefault="007E4DFC" w:rsidP="007E4DFC">
            <w:pPr>
              <w:jc w:val="center"/>
              <w:rPr>
                <w:rFonts w:ascii="Cambria" w:hAnsi="Cambria" w:cs="Arial"/>
                <w:b/>
                <w:bCs/>
              </w:rPr>
            </w:pPr>
            <w:r>
              <w:rPr>
                <w:rFonts w:ascii="Cambria" w:hAnsi="Cambria" w:cs="Arial"/>
                <w:b/>
                <w:bCs/>
              </w:rPr>
              <w:t>38</w:t>
            </w:r>
          </w:p>
        </w:tc>
        <w:tc>
          <w:tcPr>
            <w:tcW w:w="1542" w:type="dxa"/>
            <w:vAlign w:val="center"/>
            <w:tcPrChange w:id="2439" w:author="Sasi Songthong" w:date="2022-06-23T13:03:00Z">
              <w:tcPr>
                <w:tcW w:w="1800" w:type="dxa"/>
                <w:vAlign w:val="center"/>
              </w:tcPr>
            </w:tcPrChange>
          </w:tcPr>
          <w:p w14:paraId="144BB10C"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440" w:author="Sasi Songthong" w:date="2022-06-23T13:03:00Z">
              <w:tcPr>
                <w:tcW w:w="1800" w:type="dxa"/>
                <w:gridSpan w:val="2"/>
                <w:vAlign w:val="center"/>
              </w:tcPr>
            </w:tcPrChange>
          </w:tcPr>
          <w:p w14:paraId="36D3CC0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41" w:author="Sasi Songthong" w:date="2022-06-23T13:03:00Z">
              <w:tcPr>
                <w:tcW w:w="1800" w:type="dxa"/>
                <w:vAlign w:val="center"/>
              </w:tcPr>
            </w:tcPrChange>
          </w:tcPr>
          <w:p w14:paraId="764660D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42" w:author="Sasi Songthong" w:date="2022-06-23T13:03:00Z">
              <w:tcPr>
                <w:tcW w:w="1800" w:type="dxa"/>
                <w:vAlign w:val="center"/>
              </w:tcPr>
            </w:tcPrChange>
          </w:tcPr>
          <w:p w14:paraId="04FDD21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43" w:author="Sasi Songthong" w:date="2022-06-23T13:03:00Z">
              <w:tcPr>
                <w:tcW w:w="1800" w:type="dxa"/>
                <w:vAlign w:val="center"/>
              </w:tcPr>
            </w:tcPrChange>
          </w:tcPr>
          <w:p w14:paraId="1871F9B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44" w:author="Sasi Songthong" w:date="2022-06-23T13:03:00Z">
              <w:tcPr>
                <w:tcW w:w="900" w:type="dxa"/>
                <w:vAlign w:val="center"/>
              </w:tcPr>
            </w:tcPrChange>
          </w:tcPr>
          <w:p w14:paraId="3F1F046D" w14:textId="566AA055" w:rsidR="007E4DFC" w:rsidRDefault="007E4DFC" w:rsidP="007E4DFC">
            <w:pPr>
              <w:jc w:val="center"/>
              <w:rPr>
                <w:rFonts w:ascii="Cambria" w:hAnsi="Cambria" w:cs="Arial"/>
              </w:rPr>
            </w:pPr>
            <w:ins w:id="2445" w:author="Sasi Songthong" w:date="2022-06-23T13:03:00Z">
              <w:r w:rsidRPr="00BF1CE3">
                <w:rPr>
                  <w:rFonts w:ascii="Cambria" w:hAnsi="Cambria" w:cs="Arial"/>
                </w:rPr>
                <w:t>Yes / No</w:t>
              </w:r>
            </w:ins>
          </w:p>
        </w:tc>
        <w:tc>
          <w:tcPr>
            <w:tcW w:w="1543" w:type="dxa"/>
            <w:vAlign w:val="center"/>
            <w:tcPrChange w:id="2446" w:author="Sasi Songthong" w:date="2022-06-23T13:03:00Z">
              <w:tcPr>
                <w:tcW w:w="900" w:type="dxa"/>
                <w:vAlign w:val="center"/>
              </w:tcPr>
            </w:tcPrChange>
          </w:tcPr>
          <w:p w14:paraId="67852217" w14:textId="5395C601" w:rsidR="007E4DFC" w:rsidRDefault="007E4DFC" w:rsidP="007E4DFC">
            <w:pPr>
              <w:jc w:val="center"/>
              <w:rPr>
                <w:rFonts w:ascii="Cambria" w:hAnsi="Cambria" w:cs="Arial"/>
              </w:rPr>
            </w:pPr>
            <w:ins w:id="2447" w:author="Sasi Songthong" w:date="2022-06-23T13:03:00Z">
              <w:r w:rsidRPr="00BF1CE3">
                <w:rPr>
                  <w:rFonts w:ascii="Cambria" w:hAnsi="Cambria" w:cs="Arial"/>
                </w:rPr>
                <w:t>Yes / No</w:t>
              </w:r>
            </w:ins>
          </w:p>
        </w:tc>
        <w:tc>
          <w:tcPr>
            <w:tcW w:w="1260" w:type="dxa"/>
            <w:vAlign w:val="center"/>
            <w:tcPrChange w:id="2448" w:author="Sasi Songthong" w:date="2022-06-23T13:03:00Z">
              <w:tcPr>
                <w:tcW w:w="1260" w:type="dxa"/>
                <w:vAlign w:val="center"/>
              </w:tcPr>
            </w:tcPrChange>
          </w:tcPr>
          <w:p w14:paraId="7979B2EE" w14:textId="77777777" w:rsidR="007E4DFC" w:rsidRDefault="007E4DFC" w:rsidP="007E4DFC">
            <w:pPr>
              <w:jc w:val="center"/>
              <w:rPr>
                <w:rFonts w:ascii="Cambria" w:hAnsi="Cambria" w:cs="Arial"/>
              </w:rPr>
            </w:pPr>
          </w:p>
        </w:tc>
      </w:tr>
      <w:tr w:rsidR="007E4DFC" w14:paraId="1C130664" w14:textId="77777777" w:rsidTr="007E4DFC">
        <w:tblPrEx>
          <w:tblW w:w="12865" w:type="dxa"/>
          <w:tblLayout w:type="fixed"/>
          <w:tblPrExChange w:id="2449" w:author="Sasi Songthong" w:date="2022-06-23T13:03:00Z">
            <w:tblPrEx>
              <w:tblW w:w="12865" w:type="dxa"/>
              <w:tblLayout w:type="fixed"/>
            </w:tblPrEx>
          </w:tblPrExChange>
        </w:tblPrEx>
        <w:trPr>
          <w:trHeight w:val="392"/>
          <w:trPrChange w:id="2450" w:author="Sasi Songthong" w:date="2022-06-23T13:03:00Z">
            <w:trPr>
              <w:trHeight w:val="392"/>
            </w:trPr>
          </w:trPrChange>
        </w:trPr>
        <w:tc>
          <w:tcPr>
            <w:tcW w:w="805" w:type="dxa"/>
            <w:tcBorders>
              <w:bottom w:val="single" w:sz="4" w:space="0" w:color="auto"/>
            </w:tcBorders>
            <w:vAlign w:val="center"/>
            <w:tcPrChange w:id="2451" w:author="Sasi Songthong" w:date="2022-06-23T13:03:00Z">
              <w:tcPr>
                <w:tcW w:w="805" w:type="dxa"/>
                <w:tcBorders>
                  <w:bottom w:val="single" w:sz="4" w:space="0" w:color="auto"/>
                </w:tcBorders>
                <w:vAlign w:val="center"/>
              </w:tcPr>
            </w:tcPrChange>
          </w:tcPr>
          <w:p w14:paraId="3A1B458C" w14:textId="77777777" w:rsidR="007E4DFC" w:rsidRPr="000047FC" w:rsidRDefault="007E4DFC" w:rsidP="007E4DFC">
            <w:pPr>
              <w:jc w:val="center"/>
              <w:rPr>
                <w:rFonts w:ascii="Cambria" w:hAnsi="Cambria" w:cs="Arial"/>
                <w:b/>
                <w:bCs/>
              </w:rPr>
            </w:pPr>
            <w:r>
              <w:rPr>
                <w:rFonts w:ascii="Cambria" w:hAnsi="Cambria" w:cs="Arial"/>
                <w:b/>
                <w:bCs/>
              </w:rPr>
              <w:t>39</w:t>
            </w:r>
          </w:p>
        </w:tc>
        <w:tc>
          <w:tcPr>
            <w:tcW w:w="1542" w:type="dxa"/>
            <w:tcBorders>
              <w:bottom w:val="single" w:sz="4" w:space="0" w:color="auto"/>
            </w:tcBorders>
            <w:vAlign w:val="center"/>
            <w:tcPrChange w:id="2452" w:author="Sasi Songthong" w:date="2022-06-23T13:03:00Z">
              <w:tcPr>
                <w:tcW w:w="1800" w:type="dxa"/>
                <w:tcBorders>
                  <w:bottom w:val="single" w:sz="4" w:space="0" w:color="auto"/>
                </w:tcBorders>
                <w:vAlign w:val="center"/>
              </w:tcPr>
            </w:tcPrChange>
          </w:tcPr>
          <w:p w14:paraId="4347CD0C"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453" w:author="Sasi Songthong" w:date="2022-06-23T13:03:00Z">
              <w:tcPr>
                <w:tcW w:w="1800" w:type="dxa"/>
                <w:gridSpan w:val="2"/>
                <w:tcBorders>
                  <w:bottom w:val="single" w:sz="4" w:space="0" w:color="auto"/>
                </w:tcBorders>
                <w:vAlign w:val="center"/>
              </w:tcPr>
            </w:tcPrChange>
          </w:tcPr>
          <w:p w14:paraId="3492204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54" w:author="Sasi Songthong" w:date="2022-06-23T13:03:00Z">
              <w:tcPr>
                <w:tcW w:w="1800" w:type="dxa"/>
                <w:tcBorders>
                  <w:bottom w:val="single" w:sz="4" w:space="0" w:color="auto"/>
                </w:tcBorders>
                <w:vAlign w:val="center"/>
              </w:tcPr>
            </w:tcPrChange>
          </w:tcPr>
          <w:p w14:paraId="64EBF76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55" w:author="Sasi Songthong" w:date="2022-06-23T13:03:00Z">
              <w:tcPr>
                <w:tcW w:w="1800" w:type="dxa"/>
                <w:tcBorders>
                  <w:bottom w:val="single" w:sz="4" w:space="0" w:color="auto"/>
                </w:tcBorders>
                <w:vAlign w:val="center"/>
              </w:tcPr>
            </w:tcPrChange>
          </w:tcPr>
          <w:p w14:paraId="4B7E7D63"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56" w:author="Sasi Songthong" w:date="2022-06-23T13:03:00Z">
              <w:tcPr>
                <w:tcW w:w="1800" w:type="dxa"/>
                <w:tcBorders>
                  <w:bottom w:val="single" w:sz="4" w:space="0" w:color="auto"/>
                </w:tcBorders>
                <w:vAlign w:val="center"/>
              </w:tcPr>
            </w:tcPrChange>
          </w:tcPr>
          <w:p w14:paraId="4E9D126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457" w:author="Sasi Songthong" w:date="2022-06-23T13:03:00Z">
              <w:tcPr>
                <w:tcW w:w="900" w:type="dxa"/>
                <w:vAlign w:val="center"/>
              </w:tcPr>
            </w:tcPrChange>
          </w:tcPr>
          <w:p w14:paraId="7031E538" w14:textId="33D9E822" w:rsidR="007E4DFC" w:rsidRDefault="007E4DFC" w:rsidP="007E4DFC">
            <w:pPr>
              <w:jc w:val="center"/>
              <w:rPr>
                <w:rFonts w:ascii="Cambria" w:hAnsi="Cambria" w:cs="Arial"/>
              </w:rPr>
            </w:pPr>
            <w:ins w:id="2458" w:author="Sasi Songthong" w:date="2022-06-23T13:03:00Z">
              <w:r w:rsidRPr="00BF1CE3">
                <w:rPr>
                  <w:rFonts w:ascii="Cambria" w:hAnsi="Cambria" w:cs="Arial"/>
                </w:rPr>
                <w:t>Yes / No</w:t>
              </w:r>
            </w:ins>
          </w:p>
        </w:tc>
        <w:tc>
          <w:tcPr>
            <w:tcW w:w="1543" w:type="dxa"/>
            <w:vAlign w:val="center"/>
            <w:tcPrChange w:id="2459" w:author="Sasi Songthong" w:date="2022-06-23T13:03:00Z">
              <w:tcPr>
                <w:tcW w:w="900" w:type="dxa"/>
                <w:vAlign w:val="center"/>
              </w:tcPr>
            </w:tcPrChange>
          </w:tcPr>
          <w:p w14:paraId="7AD9137F" w14:textId="49AB3D0A" w:rsidR="007E4DFC" w:rsidRDefault="007E4DFC" w:rsidP="007E4DFC">
            <w:pPr>
              <w:jc w:val="center"/>
              <w:rPr>
                <w:rFonts w:ascii="Cambria" w:hAnsi="Cambria" w:cs="Arial"/>
              </w:rPr>
            </w:pPr>
            <w:ins w:id="2460" w:author="Sasi Songthong" w:date="2022-06-23T13:03:00Z">
              <w:r w:rsidRPr="00BF1CE3">
                <w:rPr>
                  <w:rFonts w:ascii="Cambria" w:hAnsi="Cambria" w:cs="Arial"/>
                </w:rPr>
                <w:t>Yes / No</w:t>
              </w:r>
            </w:ins>
          </w:p>
        </w:tc>
        <w:tc>
          <w:tcPr>
            <w:tcW w:w="1260" w:type="dxa"/>
            <w:tcBorders>
              <w:bottom w:val="single" w:sz="4" w:space="0" w:color="auto"/>
            </w:tcBorders>
            <w:vAlign w:val="center"/>
            <w:tcPrChange w:id="2461" w:author="Sasi Songthong" w:date="2022-06-23T13:03:00Z">
              <w:tcPr>
                <w:tcW w:w="1260" w:type="dxa"/>
                <w:tcBorders>
                  <w:bottom w:val="single" w:sz="4" w:space="0" w:color="auto"/>
                </w:tcBorders>
                <w:vAlign w:val="center"/>
              </w:tcPr>
            </w:tcPrChange>
          </w:tcPr>
          <w:p w14:paraId="74CDF3E8" w14:textId="77777777" w:rsidR="007E4DFC" w:rsidRDefault="007E4DFC" w:rsidP="007E4DFC">
            <w:pPr>
              <w:jc w:val="center"/>
              <w:rPr>
                <w:rFonts w:ascii="Cambria" w:hAnsi="Cambria" w:cs="Arial"/>
              </w:rPr>
            </w:pPr>
          </w:p>
        </w:tc>
      </w:tr>
      <w:tr w:rsidR="007E4DFC" w14:paraId="5817F979" w14:textId="77777777" w:rsidTr="007E4DFC">
        <w:tblPrEx>
          <w:tblW w:w="12865" w:type="dxa"/>
          <w:tblLayout w:type="fixed"/>
          <w:tblPrExChange w:id="2462" w:author="Sasi Songthong" w:date="2022-06-23T13:03:00Z">
            <w:tblPrEx>
              <w:tblW w:w="12865" w:type="dxa"/>
              <w:tblLayout w:type="fixed"/>
            </w:tblPrEx>
          </w:tblPrExChange>
        </w:tblPrEx>
        <w:trPr>
          <w:trHeight w:val="392"/>
          <w:trPrChange w:id="2463" w:author="Sasi Songthong" w:date="2022-06-23T13:03:00Z">
            <w:trPr>
              <w:trHeight w:val="392"/>
            </w:trPr>
          </w:trPrChange>
        </w:trPr>
        <w:tc>
          <w:tcPr>
            <w:tcW w:w="805" w:type="dxa"/>
            <w:tcBorders>
              <w:bottom w:val="single" w:sz="4" w:space="0" w:color="auto"/>
            </w:tcBorders>
            <w:vAlign w:val="center"/>
            <w:tcPrChange w:id="2464" w:author="Sasi Songthong" w:date="2022-06-23T13:03:00Z">
              <w:tcPr>
                <w:tcW w:w="805" w:type="dxa"/>
                <w:tcBorders>
                  <w:bottom w:val="single" w:sz="4" w:space="0" w:color="auto"/>
                </w:tcBorders>
                <w:vAlign w:val="center"/>
              </w:tcPr>
            </w:tcPrChange>
          </w:tcPr>
          <w:p w14:paraId="20E8EE97" w14:textId="77777777" w:rsidR="007E4DFC" w:rsidRPr="000047FC" w:rsidRDefault="007E4DFC" w:rsidP="007E4DFC">
            <w:pPr>
              <w:jc w:val="center"/>
              <w:rPr>
                <w:rFonts w:ascii="Cambria" w:hAnsi="Cambria" w:cs="Arial"/>
                <w:b/>
                <w:bCs/>
              </w:rPr>
            </w:pPr>
            <w:r>
              <w:rPr>
                <w:rFonts w:ascii="Cambria" w:hAnsi="Cambria" w:cs="Arial"/>
                <w:b/>
                <w:bCs/>
              </w:rPr>
              <w:t>40</w:t>
            </w:r>
          </w:p>
        </w:tc>
        <w:tc>
          <w:tcPr>
            <w:tcW w:w="1542" w:type="dxa"/>
            <w:tcBorders>
              <w:bottom w:val="single" w:sz="4" w:space="0" w:color="auto"/>
            </w:tcBorders>
            <w:vAlign w:val="center"/>
            <w:tcPrChange w:id="2465" w:author="Sasi Songthong" w:date="2022-06-23T13:03:00Z">
              <w:tcPr>
                <w:tcW w:w="1800" w:type="dxa"/>
                <w:tcBorders>
                  <w:bottom w:val="single" w:sz="4" w:space="0" w:color="auto"/>
                </w:tcBorders>
                <w:vAlign w:val="center"/>
              </w:tcPr>
            </w:tcPrChange>
          </w:tcPr>
          <w:p w14:paraId="2315DC8A"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466" w:author="Sasi Songthong" w:date="2022-06-23T13:03:00Z">
              <w:tcPr>
                <w:tcW w:w="1800" w:type="dxa"/>
                <w:gridSpan w:val="2"/>
                <w:tcBorders>
                  <w:bottom w:val="single" w:sz="4" w:space="0" w:color="auto"/>
                </w:tcBorders>
                <w:vAlign w:val="center"/>
              </w:tcPr>
            </w:tcPrChange>
          </w:tcPr>
          <w:p w14:paraId="18BA7121"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67" w:author="Sasi Songthong" w:date="2022-06-23T13:03:00Z">
              <w:tcPr>
                <w:tcW w:w="1800" w:type="dxa"/>
                <w:tcBorders>
                  <w:bottom w:val="single" w:sz="4" w:space="0" w:color="auto"/>
                </w:tcBorders>
                <w:vAlign w:val="center"/>
              </w:tcPr>
            </w:tcPrChange>
          </w:tcPr>
          <w:p w14:paraId="4392AE0B"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68" w:author="Sasi Songthong" w:date="2022-06-23T13:03:00Z">
              <w:tcPr>
                <w:tcW w:w="1800" w:type="dxa"/>
                <w:tcBorders>
                  <w:bottom w:val="single" w:sz="4" w:space="0" w:color="auto"/>
                </w:tcBorders>
                <w:vAlign w:val="center"/>
              </w:tcPr>
            </w:tcPrChange>
          </w:tcPr>
          <w:p w14:paraId="6D2BB88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69" w:author="Sasi Songthong" w:date="2022-06-23T13:03:00Z">
              <w:tcPr>
                <w:tcW w:w="1800" w:type="dxa"/>
                <w:tcBorders>
                  <w:bottom w:val="single" w:sz="4" w:space="0" w:color="auto"/>
                </w:tcBorders>
                <w:vAlign w:val="center"/>
              </w:tcPr>
            </w:tcPrChange>
          </w:tcPr>
          <w:p w14:paraId="41531FC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470" w:author="Sasi Songthong" w:date="2022-06-23T13:03:00Z">
              <w:tcPr>
                <w:tcW w:w="900" w:type="dxa"/>
                <w:tcBorders>
                  <w:bottom w:val="single" w:sz="4" w:space="0" w:color="auto"/>
                </w:tcBorders>
                <w:vAlign w:val="center"/>
              </w:tcPr>
            </w:tcPrChange>
          </w:tcPr>
          <w:p w14:paraId="3B87F34E" w14:textId="4951768F" w:rsidR="007E4DFC" w:rsidRDefault="007E4DFC" w:rsidP="007E4DFC">
            <w:pPr>
              <w:jc w:val="center"/>
              <w:rPr>
                <w:rFonts w:ascii="Cambria" w:hAnsi="Cambria" w:cs="Arial"/>
              </w:rPr>
            </w:pPr>
            <w:ins w:id="2471" w:author="Sasi Songthong" w:date="2022-06-23T13:03:00Z">
              <w:r w:rsidRPr="00BF1CE3">
                <w:rPr>
                  <w:rFonts w:ascii="Cambria" w:hAnsi="Cambria" w:cs="Arial"/>
                </w:rPr>
                <w:t>Yes / No</w:t>
              </w:r>
            </w:ins>
          </w:p>
        </w:tc>
        <w:tc>
          <w:tcPr>
            <w:tcW w:w="1543" w:type="dxa"/>
            <w:tcBorders>
              <w:bottom w:val="single" w:sz="4" w:space="0" w:color="auto"/>
            </w:tcBorders>
            <w:vAlign w:val="center"/>
            <w:tcPrChange w:id="2472" w:author="Sasi Songthong" w:date="2022-06-23T13:03:00Z">
              <w:tcPr>
                <w:tcW w:w="900" w:type="dxa"/>
                <w:tcBorders>
                  <w:bottom w:val="single" w:sz="4" w:space="0" w:color="auto"/>
                </w:tcBorders>
                <w:vAlign w:val="center"/>
              </w:tcPr>
            </w:tcPrChange>
          </w:tcPr>
          <w:p w14:paraId="2CF6341D" w14:textId="553E2231" w:rsidR="007E4DFC" w:rsidRDefault="007E4DFC" w:rsidP="007E4DFC">
            <w:pPr>
              <w:jc w:val="center"/>
              <w:rPr>
                <w:rFonts w:ascii="Cambria" w:hAnsi="Cambria" w:cs="Arial"/>
              </w:rPr>
            </w:pPr>
            <w:ins w:id="2473" w:author="Sasi Songthong" w:date="2022-06-23T13:03:00Z">
              <w:r w:rsidRPr="00BF1CE3">
                <w:rPr>
                  <w:rFonts w:ascii="Cambria" w:hAnsi="Cambria" w:cs="Arial"/>
                </w:rPr>
                <w:t>Yes / No</w:t>
              </w:r>
            </w:ins>
          </w:p>
        </w:tc>
        <w:tc>
          <w:tcPr>
            <w:tcW w:w="1260" w:type="dxa"/>
            <w:tcBorders>
              <w:bottom w:val="single" w:sz="4" w:space="0" w:color="auto"/>
            </w:tcBorders>
            <w:vAlign w:val="center"/>
            <w:tcPrChange w:id="2474" w:author="Sasi Songthong" w:date="2022-06-23T13:03:00Z">
              <w:tcPr>
                <w:tcW w:w="1260" w:type="dxa"/>
                <w:tcBorders>
                  <w:bottom w:val="single" w:sz="4" w:space="0" w:color="auto"/>
                </w:tcBorders>
                <w:vAlign w:val="center"/>
              </w:tcPr>
            </w:tcPrChange>
          </w:tcPr>
          <w:p w14:paraId="7C39FFD1" w14:textId="77777777" w:rsidR="007E4DFC" w:rsidRDefault="007E4DFC" w:rsidP="007E4DFC">
            <w:pPr>
              <w:jc w:val="center"/>
              <w:rPr>
                <w:rFonts w:ascii="Cambria" w:hAnsi="Cambria" w:cs="Arial"/>
              </w:rPr>
            </w:pPr>
          </w:p>
        </w:tc>
      </w:tr>
      <w:tr w:rsidR="00BF6CA4" w:rsidRPr="00894548" w14:paraId="35333E50" w14:textId="77777777" w:rsidTr="00173BEC">
        <w:trPr>
          <w:trHeight w:val="720"/>
        </w:trPr>
        <w:tc>
          <w:tcPr>
            <w:tcW w:w="12865" w:type="dxa"/>
            <w:gridSpan w:val="10"/>
            <w:tcBorders>
              <w:top w:val="single" w:sz="4" w:space="0" w:color="auto"/>
            </w:tcBorders>
          </w:tcPr>
          <w:p w14:paraId="2ACA7D3C"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6EC8207F" w14:textId="77777777" w:rsidTr="000047FC">
        <w:trPr>
          <w:trHeight w:val="360"/>
        </w:trPr>
        <w:tc>
          <w:tcPr>
            <w:tcW w:w="3055" w:type="dxa"/>
            <w:gridSpan w:val="3"/>
            <w:shd w:val="clear" w:color="auto" w:fill="F2F2F2" w:themeFill="background1" w:themeFillShade="F2"/>
            <w:vAlign w:val="center"/>
          </w:tcPr>
          <w:p w14:paraId="09EA62E6"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7FE0D13D" w14:textId="77777777" w:rsidR="00BF6CA4" w:rsidRDefault="00BF6CA4" w:rsidP="000047FC">
            <w:pPr>
              <w:rPr>
                <w:rFonts w:ascii="Cambria" w:hAnsi="Cambria" w:cs="Arial"/>
              </w:rPr>
            </w:pPr>
          </w:p>
        </w:tc>
      </w:tr>
      <w:tr w:rsidR="00BF6CA4" w14:paraId="01CDCD24" w14:textId="77777777" w:rsidTr="000047FC">
        <w:trPr>
          <w:trHeight w:val="360"/>
        </w:trPr>
        <w:tc>
          <w:tcPr>
            <w:tcW w:w="3055" w:type="dxa"/>
            <w:gridSpan w:val="3"/>
            <w:shd w:val="clear" w:color="auto" w:fill="F2F2F2" w:themeFill="background1" w:themeFillShade="F2"/>
            <w:vAlign w:val="center"/>
          </w:tcPr>
          <w:p w14:paraId="0E939469" w14:textId="45E34C1F"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4EB145C1" w14:textId="77777777" w:rsidR="00BF6CA4" w:rsidRDefault="00BF6CA4" w:rsidP="000047FC">
            <w:pPr>
              <w:rPr>
                <w:rFonts w:ascii="Cambria" w:hAnsi="Cambria" w:cs="Arial"/>
              </w:rPr>
            </w:pPr>
          </w:p>
        </w:tc>
      </w:tr>
    </w:tbl>
    <w:p w14:paraId="54C590C5" w14:textId="77777777" w:rsidR="006A1225" w:rsidRDefault="006A1225" w:rsidP="006A1225">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475">
          <w:tblGrid>
            <w:gridCol w:w="805"/>
            <w:gridCol w:w="1800"/>
            <w:gridCol w:w="450"/>
            <w:gridCol w:w="1350"/>
            <w:gridCol w:w="1800"/>
            <w:gridCol w:w="1800"/>
            <w:gridCol w:w="1800"/>
            <w:gridCol w:w="900"/>
            <w:gridCol w:w="900"/>
            <w:gridCol w:w="1260"/>
          </w:tblGrid>
        </w:tblGridChange>
      </w:tblGrid>
      <w:tr w:rsidR="00BF6CA4" w:rsidRPr="00AC51DF" w14:paraId="1A301ACF" w14:textId="77777777" w:rsidTr="000047FC">
        <w:trPr>
          <w:trHeight w:val="256"/>
        </w:trPr>
        <w:tc>
          <w:tcPr>
            <w:tcW w:w="12865" w:type="dxa"/>
            <w:gridSpan w:val="10"/>
            <w:shd w:val="clear" w:color="auto" w:fill="F2F2F2" w:themeFill="background1" w:themeFillShade="F2"/>
            <w:vAlign w:val="center"/>
          </w:tcPr>
          <w:p w14:paraId="6E2846C6" w14:textId="77777777" w:rsidR="00BF6CA4" w:rsidRPr="00AC51DF" w:rsidRDefault="00BF6CA4" w:rsidP="000047FC">
            <w:pPr>
              <w:jc w:val="center"/>
              <w:rPr>
                <w:rFonts w:ascii="Cambria" w:hAnsi="Cambria" w:cs="Arial"/>
                <w:b/>
                <w:bCs/>
              </w:rPr>
            </w:pPr>
            <w:r>
              <w:rPr>
                <w:rFonts w:ascii="Cambria" w:hAnsi="Cambria" w:cs="Arial"/>
                <w:b/>
                <w:bCs/>
              </w:rPr>
              <w:t>Labels 41-48</w:t>
            </w:r>
          </w:p>
        </w:tc>
      </w:tr>
      <w:tr w:rsidR="00BF6CA4" w14:paraId="22AD4158" w14:textId="77777777" w:rsidTr="000047FC">
        <w:trPr>
          <w:trHeight w:val="256"/>
        </w:trPr>
        <w:tc>
          <w:tcPr>
            <w:tcW w:w="12865" w:type="dxa"/>
            <w:gridSpan w:val="10"/>
            <w:vAlign w:val="center"/>
          </w:tcPr>
          <w:p w14:paraId="42813ADC" w14:textId="77777777" w:rsidR="00BF6CA4" w:rsidRPr="00894548" w:rsidRDefault="00BF6CA4" w:rsidP="000047FC">
            <w:pPr>
              <w:rPr>
                <w:rFonts w:ascii="Cambria" w:hAnsi="Cambria" w:cs="Arial"/>
                <w:b/>
                <w:bCs/>
              </w:rPr>
            </w:pPr>
            <w:r w:rsidRPr="00894548">
              <w:rPr>
                <w:rFonts w:ascii="Cambria" w:hAnsi="Cambria" w:cs="Arial"/>
                <w:b/>
                <w:bCs/>
              </w:rPr>
              <w:t>Instructions:</w:t>
            </w:r>
          </w:p>
          <w:p w14:paraId="72BBE495" w14:textId="77777777" w:rsidR="00BF6CA4" w:rsidRDefault="00BF6CA4"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41 through 48.</w:t>
            </w:r>
          </w:p>
          <w:p w14:paraId="2D3D2017" w14:textId="77777777" w:rsidR="00BF6CA4" w:rsidRDefault="00BF6CA4" w:rsidP="000047FC">
            <w:pPr>
              <w:tabs>
                <w:tab w:val="left" w:pos="245"/>
              </w:tabs>
              <w:rPr>
                <w:rFonts w:ascii="Cambria" w:hAnsi="Cambria" w:cs="Arial"/>
              </w:rPr>
            </w:pPr>
            <w:r>
              <w:rPr>
                <w:rFonts w:ascii="Cambria" w:hAnsi="Cambria" w:cs="Arial"/>
              </w:rPr>
              <w:t>2. Lightly rub labels 20 times with gloved hand.  Indicate “Yes” when complete.</w:t>
            </w:r>
          </w:p>
          <w:p w14:paraId="5FA2B08E" w14:textId="77777777" w:rsidR="00503864" w:rsidRDefault="00503864" w:rsidP="00503864">
            <w:pPr>
              <w:tabs>
                <w:tab w:val="left" w:pos="245"/>
              </w:tabs>
              <w:rPr>
                <w:ins w:id="2476" w:author="Sasi Songthong" w:date="2022-06-23T12:53:00Z"/>
                <w:rFonts w:ascii="Cambria" w:hAnsi="Cambria" w:cs="Arial"/>
              </w:rPr>
            </w:pPr>
            <w:ins w:id="2477" w:author="Sasi Songthong" w:date="2022-06-23T12:53:00Z">
              <w:r>
                <w:rPr>
                  <w:rFonts w:ascii="Cambria" w:hAnsi="Cambria" w:cs="Arial"/>
                </w:rPr>
                <w:t>3. Lightly rub labels 20 times with gloved hand, which have been wiped with 70% IPA. Indicate “Yes” when complete.</w:t>
              </w:r>
            </w:ins>
          </w:p>
          <w:p w14:paraId="7F5C2833" w14:textId="77777777" w:rsidR="00503864" w:rsidRDefault="00503864" w:rsidP="00503864">
            <w:pPr>
              <w:tabs>
                <w:tab w:val="left" w:pos="245"/>
              </w:tabs>
              <w:rPr>
                <w:ins w:id="2478" w:author="Sasi Songthong" w:date="2022-06-23T12:53:00Z"/>
                <w:rFonts w:ascii="Cambria" w:hAnsi="Cambria" w:cs="Arial"/>
              </w:rPr>
            </w:pPr>
            <w:ins w:id="2479" w:author="Sasi Songthong" w:date="2022-06-23T12:53: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0D7F2CF5" w14:textId="4199AA2F" w:rsidR="00503864" w:rsidRDefault="00503864" w:rsidP="00503864">
            <w:pPr>
              <w:tabs>
                <w:tab w:val="left" w:pos="245"/>
              </w:tabs>
              <w:rPr>
                <w:ins w:id="2480" w:author="Sasi Songthong" w:date="2022-06-23T12:53:00Z"/>
                <w:rFonts w:ascii="Cambria" w:hAnsi="Cambria" w:cs="Arial"/>
              </w:rPr>
            </w:pPr>
            <w:ins w:id="2481" w:author="Sasi Songthong" w:date="2022-06-23T12:53:00Z">
              <w:r>
                <w:rPr>
                  <w:rFonts w:ascii="Cambria" w:hAnsi="Cambria" w:cs="Arial"/>
                </w:rPr>
                <w:t xml:space="preserve">5. Lightly rub labels 20 times with gloved hand, which have been wiped with </w:t>
              </w:r>
            </w:ins>
            <w:proofErr w:type="spellStart"/>
            <w:ins w:id="2482"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483" w:author="Sasi Songthong" w:date="2022-06-23T12:53:00Z">
              <w:r>
                <w:rPr>
                  <w:rFonts w:ascii="Cambria" w:hAnsi="Cambria" w:cs="Arial"/>
                </w:rPr>
                <w:t>.</w:t>
              </w:r>
              <w:proofErr w:type="gramEnd"/>
              <w:r>
                <w:rPr>
                  <w:rFonts w:ascii="Cambria" w:hAnsi="Cambria" w:cs="Arial"/>
                </w:rPr>
                <w:t xml:space="preserve"> Indicate “Yes” when complete.</w:t>
              </w:r>
            </w:ins>
          </w:p>
          <w:p w14:paraId="62EC735E" w14:textId="77777777" w:rsidR="00503864" w:rsidRDefault="00503864" w:rsidP="00503864">
            <w:pPr>
              <w:tabs>
                <w:tab w:val="left" w:pos="245"/>
              </w:tabs>
              <w:rPr>
                <w:ins w:id="2484" w:author="Sasi Songthong" w:date="2022-06-23T12:53:00Z"/>
                <w:rFonts w:ascii="Cambria" w:hAnsi="Cambria" w:cs="Arial"/>
              </w:rPr>
            </w:pPr>
            <w:ins w:id="2485" w:author="Sasi Songthong" w:date="2022-06-23T12:53:00Z">
              <w:r>
                <w:rPr>
                  <w:rFonts w:ascii="Cambria" w:hAnsi="Cambria" w:cs="Arial"/>
                </w:rPr>
                <w:t>6. Shuffled / rub with each package with 1 or more other package 20 times.  Indicate “Yes” when complete.</w:t>
              </w:r>
            </w:ins>
          </w:p>
          <w:p w14:paraId="2412B81D" w14:textId="77777777" w:rsidR="00503864" w:rsidRDefault="00503864" w:rsidP="00503864">
            <w:pPr>
              <w:tabs>
                <w:tab w:val="left" w:pos="245"/>
              </w:tabs>
              <w:rPr>
                <w:ins w:id="2486" w:author="Sasi Songthong" w:date="2022-06-23T12:53:00Z"/>
                <w:rFonts w:ascii="Cambria" w:hAnsi="Cambria" w:cs="Arial"/>
              </w:rPr>
            </w:pPr>
            <w:ins w:id="2487" w:author="Sasi Songthong" w:date="2022-06-23T12:53:00Z">
              <w:r>
                <w:rPr>
                  <w:rFonts w:ascii="Cambria" w:hAnsi="Cambria" w:cs="Arial"/>
                </w:rPr>
                <w:t>7. Visually Inspect legibility of each label and verify presence of 3 labels on each package.  Document results.</w:t>
              </w:r>
            </w:ins>
          </w:p>
          <w:p w14:paraId="7D2DF7A4" w14:textId="77777777" w:rsidR="00503864" w:rsidRPr="00890057" w:rsidRDefault="00503864" w:rsidP="00503864">
            <w:pPr>
              <w:tabs>
                <w:tab w:val="left" w:pos="245"/>
              </w:tabs>
              <w:rPr>
                <w:ins w:id="2488" w:author="Sasi Songthong" w:date="2022-06-23T12:53:00Z"/>
                <w:rFonts w:ascii="Cambria" w:hAnsi="Cambria" w:cs="Arial"/>
                <w:noProof/>
              </w:rPr>
            </w:pPr>
            <w:ins w:id="2489" w:author="Sasi Songthong" w:date="2022-06-23T12:53:00Z">
              <w:r>
                <w:rPr>
                  <w:rFonts w:ascii="Cambria" w:hAnsi="Cambria" w:cs="Arial"/>
                </w:rPr>
                <w:t>8. Specify P (Pass) if “Yes” is indicated in the results column.</w:t>
              </w:r>
            </w:ins>
          </w:p>
          <w:p w14:paraId="1D04E4DB" w14:textId="678236E0" w:rsidR="00BF6CA4" w:rsidDel="00503864" w:rsidRDefault="00503864" w:rsidP="00503864">
            <w:pPr>
              <w:tabs>
                <w:tab w:val="left" w:pos="245"/>
              </w:tabs>
              <w:rPr>
                <w:del w:id="2490" w:author="Sasi Songthong" w:date="2022-06-23T12:53:00Z"/>
                <w:rFonts w:ascii="Cambria" w:hAnsi="Cambria" w:cs="Arial"/>
              </w:rPr>
            </w:pPr>
            <w:ins w:id="2491" w:author="Sasi Songthong" w:date="2022-06-23T12:53:00Z">
              <w:r>
                <w:rPr>
                  <w:rFonts w:ascii="Cambria" w:hAnsi="Cambria" w:cs="Arial"/>
                </w:rPr>
                <w:t>9</w:t>
              </w:r>
              <w:r w:rsidRPr="00890057">
                <w:rPr>
                  <w:rFonts w:ascii="Cambria" w:hAnsi="Cambria" w:cs="Arial"/>
                </w:rPr>
                <w:t>. Record comments and additional information in the “Comments” section or N/A.</w:t>
              </w:r>
            </w:ins>
            <w:del w:id="2492" w:author="Sasi Songthong" w:date="2022-06-23T12:53:00Z">
              <w:r w:rsidR="00BF6CA4" w:rsidDel="00503864">
                <w:rPr>
                  <w:rFonts w:ascii="Cambria" w:hAnsi="Cambria" w:cs="Arial"/>
                </w:rPr>
                <w:delText>3. Lightly rub labels 20 times with gloved hand, which have been exposed to 70% IPA. Indicate “Yes” when complete.</w:delText>
              </w:r>
            </w:del>
          </w:p>
          <w:p w14:paraId="5FCC5882" w14:textId="21783A41" w:rsidR="00BF6CA4" w:rsidDel="00503864" w:rsidRDefault="00BF6CA4" w:rsidP="000047FC">
            <w:pPr>
              <w:tabs>
                <w:tab w:val="left" w:pos="245"/>
              </w:tabs>
              <w:rPr>
                <w:del w:id="2493" w:author="Sasi Songthong" w:date="2022-06-23T12:53:00Z"/>
                <w:rFonts w:ascii="Cambria" w:hAnsi="Cambria" w:cs="Arial"/>
              </w:rPr>
            </w:pPr>
            <w:del w:id="2494" w:author="Sasi Songthong" w:date="2022-06-23T12:53:00Z">
              <w:r w:rsidDel="00503864">
                <w:rPr>
                  <w:rFonts w:ascii="Cambria" w:hAnsi="Cambria" w:cs="Arial"/>
                </w:rPr>
                <w:delText>4. Lightly rub labels 20 times with gloved hand, which have been exposed to prepared Vesphene III.  Indicate “Yes” when complete.</w:delText>
              </w:r>
            </w:del>
          </w:p>
          <w:p w14:paraId="3D6C60D9" w14:textId="5BD08E87" w:rsidR="00BF6CA4" w:rsidDel="00503864" w:rsidRDefault="00BF6CA4" w:rsidP="000047FC">
            <w:pPr>
              <w:tabs>
                <w:tab w:val="left" w:pos="245"/>
              </w:tabs>
              <w:rPr>
                <w:del w:id="2495" w:author="Sasi Songthong" w:date="2022-06-23T12:53:00Z"/>
                <w:rFonts w:ascii="Cambria" w:hAnsi="Cambria" w:cs="Arial"/>
              </w:rPr>
            </w:pPr>
            <w:del w:id="2496" w:author="Sasi Songthong" w:date="2022-06-23T12:53:00Z">
              <w:r w:rsidDel="00503864">
                <w:rPr>
                  <w:rFonts w:ascii="Cambria" w:hAnsi="Cambria" w:cs="Arial"/>
                </w:rPr>
                <w:delText>5. Lightly rub labels 20 times with gloved hand, which have been exposed to Spore-Klenz. Indicate “Yes” when complete.</w:delText>
              </w:r>
            </w:del>
          </w:p>
          <w:p w14:paraId="01CC34B6" w14:textId="603F1797" w:rsidR="00BF6CA4" w:rsidDel="00503864" w:rsidRDefault="00BF6CA4" w:rsidP="000047FC">
            <w:pPr>
              <w:tabs>
                <w:tab w:val="left" w:pos="245"/>
              </w:tabs>
              <w:rPr>
                <w:del w:id="2497" w:author="Sasi Songthong" w:date="2022-06-23T12:53:00Z"/>
                <w:rFonts w:ascii="Cambria" w:hAnsi="Cambria" w:cs="Arial"/>
              </w:rPr>
            </w:pPr>
            <w:del w:id="2498" w:author="Sasi Songthong" w:date="2022-06-23T12:53:00Z">
              <w:r w:rsidDel="00503864">
                <w:rPr>
                  <w:rFonts w:ascii="Cambria" w:hAnsi="Cambria" w:cs="Arial"/>
                </w:rPr>
                <w:delText>6. Shuffled / rub with each package with 1 or more other package 20 times.  Indicate “Yes” when complete.</w:delText>
              </w:r>
            </w:del>
          </w:p>
          <w:p w14:paraId="120ECF5C" w14:textId="43594D7E" w:rsidR="00BF6CA4" w:rsidDel="00503864" w:rsidRDefault="00BF6CA4" w:rsidP="000047FC">
            <w:pPr>
              <w:tabs>
                <w:tab w:val="left" w:pos="245"/>
              </w:tabs>
              <w:rPr>
                <w:del w:id="2499" w:author="Sasi Songthong" w:date="2022-06-23T12:53:00Z"/>
                <w:rFonts w:ascii="Cambria" w:hAnsi="Cambria" w:cs="Arial"/>
              </w:rPr>
            </w:pPr>
            <w:del w:id="2500" w:author="Sasi Songthong" w:date="2022-06-23T12:53:00Z">
              <w:r w:rsidDel="00503864">
                <w:rPr>
                  <w:rFonts w:ascii="Cambria" w:hAnsi="Cambria" w:cs="Arial"/>
                </w:rPr>
                <w:delText>7. Visually Inspect legibility of each label and verify the label remains securely affixed to the package.  Document results.</w:delText>
              </w:r>
            </w:del>
          </w:p>
          <w:p w14:paraId="5D35BA77" w14:textId="6C5868BB" w:rsidR="00BF6CA4" w:rsidRPr="00890057" w:rsidDel="00503864" w:rsidRDefault="00BF6CA4" w:rsidP="000047FC">
            <w:pPr>
              <w:tabs>
                <w:tab w:val="left" w:pos="245"/>
              </w:tabs>
              <w:rPr>
                <w:del w:id="2501" w:author="Sasi Songthong" w:date="2022-06-23T12:53:00Z"/>
                <w:rFonts w:ascii="Cambria" w:hAnsi="Cambria" w:cs="Arial"/>
                <w:noProof/>
              </w:rPr>
            </w:pPr>
            <w:del w:id="2502" w:author="Sasi Songthong" w:date="2022-06-23T12:53:00Z">
              <w:r w:rsidDel="00503864">
                <w:rPr>
                  <w:rFonts w:ascii="Cambria" w:hAnsi="Cambria" w:cs="Arial"/>
                </w:rPr>
                <w:delText>8. Specify P (Pass) if “Yes” is indicated in the results column.</w:delText>
              </w:r>
            </w:del>
          </w:p>
          <w:p w14:paraId="713F40FE" w14:textId="7DEF47CE" w:rsidR="00BF6CA4" w:rsidRDefault="00BF6CA4" w:rsidP="000047FC">
            <w:pPr>
              <w:rPr>
                <w:rFonts w:ascii="Cambria" w:hAnsi="Cambria" w:cs="Arial"/>
              </w:rPr>
            </w:pPr>
            <w:del w:id="2503" w:author="Sasi Songthong" w:date="2022-06-23T12:53: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7E4DFC" w:rsidRPr="00894548" w14:paraId="47F96C44" w14:textId="77777777" w:rsidTr="008E004E">
        <w:tblPrEx>
          <w:tblW w:w="12865" w:type="dxa"/>
          <w:tblLayout w:type="fixed"/>
          <w:tblPrExChange w:id="2504" w:author="Sasi Songthong" w:date="2022-06-23T13:03:00Z">
            <w:tblPrEx>
              <w:tblW w:w="12865" w:type="dxa"/>
              <w:tblLayout w:type="fixed"/>
            </w:tblPrEx>
          </w:tblPrExChange>
        </w:tblPrEx>
        <w:trPr>
          <w:trHeight w:val="288"/>
          <w:trPrChange w:id="2505" w:author="Sasi Songthong" w:date="2022-06-23T13:03:00Z">
            <w:trPr>
              <w:trHeight w:val="288"/>
            </w:trPr>
          </w:trPrChange>
        </w:trPr>
        <w:tc>
          <w:tcPr>
            <w:tcW w:w="805" w:type="dxa"/>
            <w:shd w:val="clear" w:color="auto" w:fill="F2F2F2" w:themeFill="background1" w:themeFillShade="F2"/>
            <w:vAlign w:val="center"/>
            <w:tcPrChange w:id="2506" w:author="Sasi Songthong" w:date="2022-06-23T13:03:00Z">
              <w:tcPr>
                <w:tcW w:w="805" w:type="dxa"/>
                <w:shd w:val="clear" w:color="auto" w:fill="F2F2F2" w:themeFill="background1" w:themeFillShade="F2"/>
                <w:vAlign w:val="center"/>
              </w:tcPr>
            </w:tcPrChange>
          </w:tcPr>
          <w:p w14:paraId="6BB08430" w14:textId="77777777" w:rsidR="007E4DFC" w:rsidRPr="00894548" w:rsidRDefault="007E4DFC" w:rsidP="007E4DFC">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507" w:author="Sasi Songthong" w:date="2022-06-23T13:03:00Z">
              <w:tcPr>
                <w:tcW w:w="1800" w:type="dxa"/>
                <w:shd w:val="clear" w:color="auto" w:fill="F2F2F2" w:themeFill="background1" w:themeFillShade="F2"/>
                <w:vAlign w:val="center"/>
              </w:tcPr>
            </w:tcPrChange>
          </w:tcPr>
          <w:p w14:paraId="6DCC209E" w14:textId="77777777" w:rsidR="007E4DFC" w:rsidRPr="00894548" w:rsidRDefault="007E4DFC" w:rsidP="007E4DFC">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508" w:author="Sasi Songthong" w:date="2022-06-23T13:03:00Z">
              <w:tcPr>
                <w:tcW w:w="1800" w:type="dxa"/>
                <w:gridSpan w:val="2"/>
                <w:shd w:val="clear" w:color="auto" w:fill="F2F2F2" w:themeFill="background1" w:themeFillShade="F2"/>
                <w:vAlign w:val="center"/>
              </w:tcPr>
            </w:tcPrChange>
          </w:tcPr>
          <w:p w14:paraId="4B0C3EEA" w14:textId="77777777" w:rsidR="007E4DFC" w:rsidRPr="00894548" w:rsidRDefault="007E4DFC" w:rsidP="007E4DFC">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509" w:author="Sasi Songthong" w:date="2022-06-23T13:03:00Z">
              <w:tcPr>
                <w:tcW w:w="1800" w:type="dxa"/>
                <w:shd w:val="clear" w:color="auto" w:fill="F2F2F2" w:themeFill="background1" w:themeFillShade="F2"/>
                <w:vAlign w:val="center"/>
              </w:tcPr>
            </w:tcPrChange>
          </w:tcPr>
          <w:p w14:paraId="2FD6780B" w14:textId="77777777" w:rsidR="007E4DFC" w:rsidRPr="00894548" w:rsidRDefault="007E4DFC" w:rsidP="007E4DFC">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510" w:author="Sasi Songthong" w:date="2022-06-23T13:03:00Z">
              <w:tcPr>
                <w:tcW w:w="1800" w:type="dxa"/>
                <w:shd w:val="clear" w:color="auto" w:fill="F2F2F2" w:themeFill="background1" w:themeFillShade="F2"/>
                <w:vAlign w:val="center"/>
              </w:tcPr>
            </w:tcPrChange>
          </w:tcPr>
          <w:p w14:paraId="51C7FA16" w14:textId="3F229E12" w:rsidR="007E4DFC" w:rsidRPr="00894548" w:rsidRDefault="007E4DFC" w:rsidP="007E4DFC">
            <w:pPr>
              <w:jc w:val="center"/>
              <w:rPr>
                <w:rFonts w:ascii="Cambria" w:hAnsi="Cambria" w:cs="Arial"/>
                <w:b/>
                <w:bCs/>
              </w:rPr>
            </w:pPr>
            <w:r>
              <w:rPr>
                <w:rFonts w:ascii="Cambria" w:hAnsi="Cambria" w:cs="Arial"/>
                <w:b/>
                <w:bCs/>
              </w:rPr>
              <w:t xml:space="preserve">20 x </w:t>
            </w:r>
            <w:del w:id="2511" w:author="Sasi Songthong" w:date="2022-06-23T13:07:00Z">
              <w:r w:rsidDel="00FF2FDD">
                <w:rPr>
                  <w:rFonts w:ascii="Cambria" w:hAnsi="Cambria" w:cs="Arial"/>
                  <w:b/>
                  <w:bCs/>
                </w:rPr>
                <w:delText>Spore-Klenz</w:delText>
              </w:r>
            </w:del>
            <w:proofErr w:type="spellStart"/>
            <w:ins w:id="2512"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513" w:author="Sasi Songthong" w:date="2022-06-23T13:03:00Z">
              <w:tcPr>
                <w:tcW w:w="1800" w:type="dxa"/>
                <w:shd w:val="clear" w:color="auto" w:fill="F2F2F2" w:themeFill="background1" w:themeFillShade="F2"/>
                <w:vAlign w:val="center"/>
              </w:tcPr>
            </w:tcPrChange>
          </w:tcPr>
          <w:p w14:paraId="7FD211C1" w14:textId="77777777" w:rsidR="007E4DFC" w:rsidRPr="00894548" w:rsidRDefault="007E4DFC" w:rsidP="007E4DFC">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514" w:author="Sasi Songthong" w:date="2022-06-23T13:03:00Z">
              <w:tcPr>
                <w:tcW w:w="900" w:type="dxa"/>
                <w:shd w:val="clear" w:color="auto" w:fill="F2F2F2" w:themeFill="background1" w:themeFillShade="F2"/>
                <w:vAlign w:val="center"/>
              </w:tcPr>
            </w:tcPrChange>
          </w:tcPr>
          <w:p w14:paraId="5B46644F" w14:textId="77777777" w:rsidR="007E4DFC" w:rsidRPr="001E738F" w:rsidRDefault="007E4DFC" w:rsidP="007E4DFC">
            <w:pPr>
              <w:jc w:val="center"/>
              <w:rPr>
                <w:ins w:id="2515" w:author="Sasi Songthong" w:date="2022-06-23T13:03:00Z"/>
                <w:rFonts w:ascii="Cambria" w:hAnsi="Cambria" w:cs="Arial"/>
                <w:b/>
                <w:bCs/>
              </w:rPr>
            </w:pPr>
            <w:ins w:id="2516" w:author="Sasi Songthong" w:date="2022-06-23T13:03:00Z">
              <w:r w:rsidRPr="001E738F">
                <w:rPr>
                  <w:rFonts w:ascii="Cambria" w:hAnsi="Cambria" w:cs="Arial"/>
                  <w:b/>
                  <w:bCs/>
                </w:rPr>
                <w:t>Results:</w:t>
              </w:r>
            </w:ins>
          </w:p>
          <w:p w14:paraId="7EC7D229" w14:textId="36831300" w:rsidR="007E4DFC" w:rsidDel="00503864" w:rsidRDefault="007E4DFC" w:rsidP="007E4DFC">
            <w:pPr>
              <w:jc w:val="center"/>
              <w:rPr>
                <w:rFonts w:ascii="Cambria" w:hAnsi="Cambria" w:cs="Arial"/>
                <w:b/>
                <w:bCs/>
              </w:rPr>
            </w:pPr>
            <w:ins w:id="2517" w:author="Sasi Songthong" w:date="2022-06-23T13:03:00Z">
              <w:r w:rsidRPr="001E738F">
                <w:rPr>
                  <w:rFonts w:ascii="Cambria" w:hAnsi="Cambria" w:cs="Arial"/>
                  <w:b/>
                  <w:bCs/>
                </w:rPr>
                <w:t>Label legible?</w:t>
              </w:r>
            </w:ins>
            <w:del w:id="2518"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2519" w:author="Sasi Songthong" w:date="2022-06-23T13:03:00Z">
              <w:tcPr>
                <w:tcW w:w="900" w:type="dxa"/>
                <w:shd w:val="clear" w:color="auto" w:fill="F2F2F2" w:themeFill="background1" w:themeFillShade="F2"/>
                <w:vAlign w:val="center"/>
              </w:tcPr>
            </w:tcPrChange>
          </w:tcPr>
          <w:p w14:paraId="5D7CBAD8" w14:textId="77777777" w:rsidR="007E4DFC" w:rsidRPr="001E738F" w:rsidRDefault="007E4DFC" w:rsidP="007E4DFC">
            <w:pPr>
              <w:jc w:val="center"/>
              <w:rPr>
                <w:ins w:id="2520" w:author="Sasi Songthong" w:date="2022-06-23T13:03:00Z"/>
                <w:rFonts w:ascii="Cambria" w:hAnsi="Cambria" w:cs="Arial"/>
                <w:b/>
                <w:bCs/>
              </w:rPr>
            </w:pPr>
            <w:ins w:id="2521" w:author="Sasi Songthong" w:date="2022-06-23T13:03:00Z">
              <w:r w:rsidRPr="001E738F">
                <w:rPr>
                  <w:rFonts w:ascii="Cambria" w:hAnsi="Cambria" w:cs="Arial"/>
                  <w:b/>
                  <w:bCs/>
                </w:rPr>
                <w:t>Results:</w:t>
              </w:r>
            </w:ins>
          </w:p>
          <w:p w14:paraId="51BE8248" w14:textId="1518D420" w:rsidR="007E4DFC" w:rsidRPr="00894548" w:rsidRDefault="007E4DFC" w:rsidP="007E4DFC">
            <w:pPr>
              <w:jc w:val="center"/>
              <w:rPr>
                <w:rFonts w:ascii="Cambria" w:hAnsi="Cambria" w:cs="Arial"/>
                <w:b/>
                <w:bCs/>
              </w:rPr>
            </w:pPr>
            <w:ins w:id="2522" w:author="Sasi Songthong" w:date="2022-06-23T13:03:00Z">
              <w:r w:rsidRPr="001E738F">
                <w:rPr>
                  <w:rFonts w:ascii="Cambria" w:hAnsi="Cambria" w:cs="Arial"/>
                  <w:b/>
                  <w:bCs/>
                </w:rPr>
                <w:t>Label Present?</w:t>
              </w:r>
            </w:ins>
            <w:del w:id="2523"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524" w:author="Sasi Songthong" w:date="2022-06-23T13:03:00Z">
              <w:tcPr>
                <w:tcW w:w="1260" w:type="dxa"/>
                <w:shd w:val="clear" w:color="auto" w:fill="F2F2F2" w:themeFill="background1" w:themeFillShade="F2"/>
                <w:vAlign w:val="center"/>
              </w:tcPr>
            </w:tcPrChange>
          </w:tcPr>
          <w:p w14:paraId="1498E0EC" w14:textId="77777777" w:rsidR="007E4DFC" w:rsidRPr="00894548" w:rsidRDefault="007E4DFC" w:rsidP="007E4DFC">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7E4DFC" w14:paraId="7B4FB467" w14:textId="77777777" w:rsidTr="008E004E">
        <w:tblPrEx>
          <w:tblW w:w="12865" w:type="dxa"/>
          <w:tblLayout w:type="fixed"/>
          <w:tblPrExChange w:id="2525" w:author="Sasi Songthong" w:date="2022-06-23T13:03:00Z">
            <w:tblPrEx>
              <w:tblW w:w="12865" w:type="dxa"/>
              <w:tblLayout w:type="fixed"/>
            </w:tblPrEx>
          </w:tblPrExChange>
        </w:tblPrEx>
        <w:trPr>
          <w:trHeight w:val="404"/>
          <w:trPrChange w:id="2526" w:author="Sasi Songthong" w:date="2022-06-23T13:03:00Z">
            <w:trPr>
              <w:trHeight w:val="404"/>
            </w:trPr>
          </w:trPrChange>
        </w:trPr>
        <w:tc>
          <w:tcPr>
            <w:tcW w:w="805" w:type="dxa"/>
            <w:vAlign w:val="center"/>
            <w:tcPrChange w:id="2527" w:author="Sasi Songthong" w:date="2022-06-23T13:03:00Z">
              <w:tcPr>
                <w:tcW w:w="805" w:type="dxa"/>
                <w:vAlign w:val="center"/>
              </w:tcPr>
            </w:tcPrChange>
          </w:tcPr>
          <w:p w14:paraId="46BB3ED3" w14:textId="77777777" w:rsidR="007E4DFC" w:rsidRPr="000047FC" w:rsidRDefault="007E4DFC" w:rsidP="007E4DFC">
            <w:pPr>
              <w:jc w:val="center"/>
              <w:rPr>
                <w:rFonts w:ascii="Cambria" w:hAnsi="Cambria" w:cs="Arial"/>
                <w:b/>
                <w:bCs/>
              </w:rPr>
            </w:pPr>
            <w:r>
              <w:rPr>
                <w:rFonts w:ascii="Cambria" w:hAnsi="Cambria" w:cs="Arial"/>
                <w:b/>
                <w:bCs/>
              </w:rPr>
              <w:t>41</w:t>
            </w:r>
          </w:p>
        </w:tc>
        <w:tc>
          <w:tcPr>
            <w:tcW w:w="1542" w:type="dxa"/>
            <w:vAlign w:val="center"/>
            <w:tcPrChange w:id="2528" w:author="Sasi Songthong" w:date="2022-06-23T13:03:00Z">
              <w:tcPr>
                <w:tcW w:w="1800" w:type="dxa"/>
                <w:vAlign w:val="center"/>
              </w:tcPr>
            </w:tcPrChange>
          </w:tcPr>
          <w:p w14:paraId="1866017E" w14:textId="77777777" w:rsidR="007E4DFC" w:rsidRDefault="007E4DFC" w:rsidP="007E4DFC">
            <w:pPr>
              <w:jc w:val="center"/>
              <w:rPr>
                <w:rFonts w:ascii="Cambria" w:hAnsi="Cambria" w:cs="Arial"/>
              </w:rPr>
            </w:pPr>
            <w:r>
              <w:rPr>
                <w:rFonts w:ascii="Cambria" w:hAnsi="Cambria" w:cs="Arial"/>
              </w:rPr>
              <w:t>Yes / No</w:t>
            </w:r>
          </w:p>
        </w:tc>
        <w:tc>
          <w:tcPr>
            <w:tcW w:w="1543" w:type="dxa"/>
            <w:gridSpan w:val="2"/>
            <w:vAlign w:val="center"/>
            <w:tcPrChange w:id="2529" w:author="Sasi Songthong" w:date="2022-06-23T13:03:00Z">
              <w:tcPr>
                <w:tcW w:w="1800" w:type="dxa"/>
                <w:gridSpan w:val="2"/>
                <w:vAlign w:val="center"/>
              </w:tcPr>
            </w:tcPrChange>
          </w:tcPr>
          <w:p w14:paraId="1C53F446"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530" w:author="Sasi Songthong" w:date="2022-06-23T13:03:00Z">
              <w:tcPr>
                <w:tcW w:w="1800" w:type="dxa"/>
                <w:vAlign w:val="center"/>
              </w:tcPr>
            </w:tcPrChange>
          </w:tcPr>
          <w:p w14:paraId="5BCEEF6E"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531" w:author="Sasi Songthong" w:date="2022-06-23T13:03:00Z">
              <w:tcPr>
                <w:tcW w:w="1800" w:type="dxa"/>
                <w:vAlign w:val="center"/>
              </w:tcPr>
            </w:tcPrChange>
          </w:tcPr>
          <w:p w14:paraId="2CC42C2C"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532" w:author="Sasi Songthong" w:date="2022-06-23T13:03:00Z">
              <w:tcPr>
                <w:tcW w:w="1800" w:type="dxa"/>
                <w:vAlign w:val="center"/>
              </w:tcPr>
            </w:tcPrChange>
          </w:tcPr>
          <w:p w14:paraId="7CDF6C52" w14:textId="77777777" w:rsidR="007E4DFC" w:rsidRDefault="007E4DFC" w:rsidP="007E4DFC">
            <w:pPr>
              <w:jc w:val="center"/>
              <w:rPr>
                <w:rFonts w:ascii="Cambria" w:hAnsi="Cambria" w:cs="Arial"/>
              </w:rPr>
            </w:pPr>
            <w:r>
              <w:rPr>
                <w:rFonts w:ascii="Cambria" w:hAnsi="Cambria" w:cs="Arial"/>
              </w:rPr>
              <w:t>Yes / No</w:t>
            </w:r>
          </w:p>
        </w:tc>
        <w:tc>
          <w:tcPr>
            <w:tcW w:w="1543" w:type="dxa"/>
            <w:vAlign w:val="center"/>
            <w:tcPrChange w:id="2533" w:author="Sasi Songthong" w:date="2022-06-23T13:03:00Z">
              <w:tcPr>
                <w:tcW w:w="900" w:type="dxa"/>
                <w:vAlign w:val="center"/>
              </w:tcPr>
            </w:tcPrChange>
          </w:tcPr>
          <w:p w14:paraId="673970DA" w14:textId="748E996D" w:rsidR="007E4DFC" w:rsidDel="001503C5" w:rsidRDefault="007E4DFC" w:rsidP="007E4DFC">
            <w:pPr>
              <w:jc w:val="center"/>
              <w:rPr>
                <w:del w:id="2534" w:author="Sasi Songthong" w:date="2022-06-23T13:01:00Z"/>
                <w:rFonts w:ascii="Cambria" w:hAnsi="Cambria" w:cs="Arial"/>
              </w:rPr>
            </w:pPr>
            <w:ins w:id="2535" w:author="Sasi Songthong" w:date="2022-06-23T13:03:00Z">
              <w:r>
                <w:rPr>
                  <w:rFonts w:ascii="Cambria" w:hAnsi="Cambria" w:cs="Arial"/>
                </w:rPr>
                <w:t>Yes / No</w:t>
              </w:r>
            </w:ins>
            <w:del w:id="2536" w:author="Sasi Songthong" w:date="2022-06-23T12:54:00Z">
              <w:r w:rsidDel="00503864">
                <w:rPr>
                  <w:rFonts w:ascii="Cambria" w:hAnsi="Cambria" w:cs="Arial"/>
                </w:rPr>
                <w:delText>Yes / No</w:delText>
              </w:r>
            </w:del>
          </w:p>
          <w:p w14:paraId="21AB5003" w14:textId="771F82A5" w:rsidR="007E4DFC" w:rsidDel="001503C5" w:rsidRDefault="007E4DFC" w:rsidP="007E4DFC">
            <w:pPr>
              <w:jc w:val="center"/>
              <w:rPr>
                <w:del w:id="2537" w:author="Sasi Songthong" w:date="2022-06-23T13:01:00Z"/>
                <w:rFonts w:ascii="Cambria" w:hAnsi="Cambria" w:cs="Arial"/>
              </w:rPr>
            </w:pPr>
            <w:del w:id="2538" w:author="Sasi Songthong" w:date="2022-06-23T12:54:00Z">
              <w:r w:rsidRPr="00BF1CE3" w:rsidDel="00503864">
                <w:rPr>
                  <w:rFonts w:ascii="Cambria" w:hAnsi="Cambria" w:cs="Arial"/>
                </w:rPr>
                <w:delText>Yes / No</w:delText>
              </w:r>
            </w:del>
          </w:p>
          <w:p w14:paraId="44293D62" w14:textId="0EE3DE91" w:rsidR="007E4DFC" w:rsidDel="001503C5" w:rsidRDefault="007E4DFC" w:rsidP="007E4DFC">
            <w:pPr>
              <w:jc w:val="center"/>
              <w:rPr>
                <w:del w:id="2539" w:author="Sasi Songthong" w:date="2022-06-23T13:01:00Z"/>
                <w:rFonts w:ascii="Cambria" w:hAnsi="Cambria" w:cs="Arial"/>
              </w:rPr>
            </w:pPr>
            <w:del w:id="2540" w:author="Sasi Songthong" w:date="2022-06-23T12:54:00Z">
              <w:r w:rsidRPr="00BF1CE3" w:rsidDel="00503864">
                <w:rPr>
                  <w:rFonts w:ascii="Cambria" w:hAnsi="Cambria" w:cs="Arial"/>
                </w:rPr>
                <w:delText>Yes / No</w:delText>
              </w:r>
            </w:del>
          </w:p>
          <w:p w14:paraId="1D56EAC4" w14:textId="664917D1" w:rsidR="007E4DFC" w:rsidRDefault="007E4DFC" w:rsidP="007E4DFC">
            <w:pPr>
              <w:jc w:val="center"/>
              <w:rPr>
                <w:rFonts w:ascii="Cambria" w:hAnsi="Cambria" w:cs="Arial"/>
              </w:rPr>
            </w:pPr>
            <w:del w:id="2541" w:author="Sasi Songthong" w:date="2022-06-23T12:54:00Z">
              <w:r w:rsidRPr="00BF1CE3" w:rsidDel="00503864">
                <w:rPr>
                  <w:rFonts w:ascii="Cambria" w:hAnsi="Cambria" w:cs="Arial"/>
                </w:rPr>
                <w:delText>Yes / No</w:delText>
              </w:r>
            </w:del>
          </w:p>
        </w:tc>
        <w:tc>
          <w:tcPr>
            <w:tcW w:w="1543" w:type="dxa"/>
            <w:vAlign w:val="center"/>
            <w:tcPrChange w:id="2542" w:author="Sasi Songthong" w:date="2022-06-23T13:03:00Z">
              <w:tcPr>
                <w:tcW w:w="900" w:type="dxa"/>
                <w:vAlign w:val="center"/>
              </w:tcPr>
            </w:tcPrChange>
          </w:tcPr>
          <w:p w14:paraId="05B015C7" w14:textId="1DA0E795" w:rsidR="007E4DFC" w:rsidDel="001503C5" w:rsidRDefault="007E4DFC" w:rsidP="007E4DFC">
            <w:pPr>
              <w:jc w:val="center"/>
              <w:rPr>
                <w:del w:id="2543" w:author="Sasi Songthong" w:date="2022-06-23T13:01:00Z"/>
                <w:rFonts w:ascii="Cambria" w:hAnsi="Cambria" w:cs="Arial"/>
              </w:rPr>
            </w:pPr>
            <w:ins w:id="2544" w:author="Sasi Songthong" w:date="2022-06-23T13:03:00Z">
              <w:r>
                <w:rPr>
                  <w:rFonts w:ascii="Cambria" w:hAnsi="Cambria" w:cs="Arial"/>
                </w:rPr>
                <w:t>Yes / No</w:t>
              </w:r>
            </w:ins>
            <w:del w:id="2545" w:author="Sasi Songthong" w:date="2022-06-23T12:54:00Z">
              <w:r w:rsidRPr="00BF1CE3" w:rsidDel="00503864">
                <w:rPr>
                  <w:rFonts w:ascii="Cambria" w:hAnsi="Cambria" w:cs="Arial"/>
                </w:rPr>
                <w:delText>Yes / No</w:delText>
              </w:r>
            </w:del>
          </w:p>
          <w:p w14:paraId="4F4016E2" w14:textId="0B811B4A" w:rsidR="007E4DFC" w:rsidDel="001503C5" w:rsidRDefault="007E4DFC" w:rsidP="007E4DFC">
            <w:pPr>
              <w:jc w:val="center"/>
              <w:rPr>
                <w:del w:id="2546" w:author="Sasi Songthong" w:date="2022-06-23T13:01:00Z"/>
                <w:rFonts w:ascii="Cambria" w:hAnsi="Cambria" w:cs="Arial"/>
              </w:rPr>
            </w:pPr>
            <w:del w:id="2547" w:author="Sasi Songthong" w:date="2022-06-23T12:54:00Z">
              <w:r w:rsidRPr="00BF1CE3" w:rsidDel="00503864">
                <w:rPr>
                  <w:rFonts w:ascii="Cambria" w:hAnsi="Cambria" w:cs="Arial"/>
                </w:rPr>
                <w:delText>Yes / No</w:delText>
              </w:r>
            </w:del>
          </w:p>
          <w:p w14:paraId="68BAC0A7" w14:textId="7300A6B1" w:rsidR="007E4DFC" w:rsidDel="001503C5" w:rsidRDefault="007E4DFC" w:rsidP="007E4DFC">
            <w:pPr>
              <w:jc w:val="center"/>
              <w:rPr>
                <w:del w:id="2548" w:author="Sasi Songthong" w:date="2022-06-23T13:01:00Z"/>
                <w:rFonts w:ascii="Cambria" w:hAnsi="Cambria" w:cs="Arial"/>
              </w:rPr>
            </w:pPr>
            <w:del w:id="2549" w:author="Sasi Songthong" w:date="2022-06-23T12:54:00Z">
              <w:r w:rsidRPr="00BF1CE3" w:rsidDel="00503864">
                <w:rPr>
                  <w:rFonts w:ascii="Cambria" w:hAnsi="Cambria" w:cs="Arial"/>
                </w:rPr>
                <w:delText>Yes / No</w:delText>
              </w:r>
            </w:del>
          </w:p>
          <w:p w14:paraId="224B8BEA" w14:textId="5F7DBDBA" w:rsidR="007E4DFC" w:rsidRDefault="007E4DFC" w:rsidP="007E4DFC">
            <w:pPr>
              <w:jc w:val="center"/>
              <w:rPr>
                <w:rFonts w:ascii="Cambria" w:hAnsi="Cambria" w:cs="Arial"/>
              </w:rPr>
            </w:pPr>
            <w:del w:id="2550" w:author="Sasi Songthong" w:date="2022-06-23T12:54:00Z">
              <w:r w:rsidRPr="00BF1CE3" w:rsidDel="00503864">
                <w:rPr>
                  <w:rFonts w:ascii="Cambria" w:hAnsi="Cambria" w:cs="Arial"/>
                </w:rPr>
                <w:delText>Yes / No</w:delText>
              </w:r>
            </w:del>
          </w:p>
        </w:tc>
        <w:tc>
          <w:tcPr>
            <w:tcW w:w="1260" w:type="dxa"/>
            <w:vAlign w:val="center"/>
            <w:tcPrChange w:id="2551" w:author="Sasi Songthong" w:date="2022-06-23T13:03:00Z">
              <w:tcPr>
                <w:tcW w:w="1260" w:type="dxa"/>
                <w:vAlign w:val="center"/>
              </w:tcPr>
            </w:tcPrChange>
          </w:tcPr>
          <w:p w14:paraId="474348E1" w14:textId="77777777" w:rsidR="007E4DFC" w:rsidRDefault="007E4DFC" w:rsidP="007E4DFC">
            <w:pPr>
              <w:jc w:val="center"/>
              <w:rPr>
                <w:rFonts w:ascii="Cambria" w:hAnsi="Cambria" w:cs="Arial"/>
              </w:rPr>
            </w:pPr>
          </w:p>
        </w:tc>
      </w:tr>
      <w:tr w:rsidR="007E4DFC" w14:paraId="7769620F" w14:textId="77777777" w:rsidTr="008E004E">
        <w:tblPrEx>
          <w:tblW w:w="12865" w:type="dxa"/>
          <w:tblLayout w:type="fixed"/>
          <w:tblPrExChange w:id="2552" w:author="Sasi Songthong" w:date="2022-06-23T13:03:00Z">
            <w:tblPrEx>
              <w:tblW w:w="12865" w:type="dxa"/>
              <w:tblLayout w:type="fixed"/>
            </w:tblPrEx>
          </w:tblPrExChange>
        </w:tblPrEx>
        <w:trPr>
          <w:trHeight w:val="392"/>
          <w:trPrChange w:id="2553" w:author="Sasi Songthong" w:date="2022-06-23T13:03:00Z">
            <w:trPr>
              <w:trHeight w:val="392"/>
            </w:trPr>
          </w:trPrChange>
        </w:trPr>
        <w:tc>
          <w:tcPr>
            <w:tcW w:w="805" w:type="dxa"/>
            <w:vAlign w:val="center"/>
            <w:tcPrChange w:id="2554" w:author="Sasi Songthong" w:date="2022-06-23T13:03:00Z">
              <w:tcPr>
                <w:tcW w:w="805" w:type="dxa"/>
                <w:vAlign w:val="center"/>
              </w:tcPr>
            </w:tcPrChange>
          </w:tcPr>
          <w:p w14:paraId="3BC8DD5D" w14:textId="77777777" w:rsidR="007E4DFC" w:rsidRPr="000047FC" w:rsidRDefault="007E4DFC" w:rsidP="007E4DFC">
            <w:pPr>
              <w:jc w:val="center"/>
              <w:rPr>
                <w:rFonts w:ascii="Cambria" w:hAnsi="Cambria" w:cs="Arial"/>
                <w:b/>
                <w:bCs/>
              </w:rPr>
            </w:pPr>
            <w:r>
              <w:rPr>
                <w:rFonts w:ascii="Cambria" w:hAnsi="Cambria" w:cs="Arial"/>
                <w:b/>
                <w:bCs/>
              </w:rPr>
              <w:t>42</w:t>
            </w:r>
          </w:p>
        </w:tc>
        <w:tc>
          <w:tcPr>
            <w:tcW w:w="1542" w:type="dxa"/>
            <w:vAlign w:val="center"/>
            <w:tcPrChange w:id="2555" w:author="Sasi Songthong" w:date="2022-06-23T13:03:00Z">
              <w:tcPr>
                <w:tcW w:w="1800" w:type="dxa"/>
                <w:vAlign w:val="center"/>
              </w:tcPr>
            </w:tcPrChange>
          </w:tcPr>
          <w:p w14:paraId="23E0FBB3"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556" w:author="Sasi Songthong" w:date="2022-06-23T13:03:00Z">
              <w:tcPr>
                <w:tcW w:w="1800" w:type="dxa"/>
                <w:gridSpan w:val="2"/>
                <w:vAlign w:val="center"/>
              </w:tcPr>
            </w:tcPrChange>
          </w:tcPr>
          <w:p w14:paraId="0924BD6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57" w:author="Sasi Songthong" w:date="2022-06-23T13:03:00Z">
              <w:tcPr>
                <w:tcW w:w="1800" w:type="dxa"/>
                <w:vAlign w:val="center"/>
              </w:tcPr>
            </w:tcPrChange>
          </w:tcPr>
          <w:p w14:paraId="6181B9F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58" w:author="Sasi Songthong" w:date="2022-06-23T13:03:00Z">
              <w:tcPr>
                <w:tcW w:w="1800" w:type="dxa"/>
                <w:vAlign w:val="center"/>
              </w:tcPr>
            </w:tcPrChange>
          </w:tcPr>
          <w:p w14:paraId="48C7BAA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59" w:author="Sasi Songthong" w:date="2022-06-23T13:03:00Z">
              <w:tcPr>
                <w:tcW w:w="1800" w:type="dxa"/>
                <w:vAlign w:val="center"/>
              </w:tcPr>
            </w:tcPrChange>
          </w:tcPr>
          <w:p w14:paraId="3151746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60" w:author="Sasi Songthong" w:date="2022-06-23T13:03:00Z">
              <w:tcPr>
                <w:tcW w:w="900" w:type="dxa"/>
                <w:vAlign w:val="center"/>
              </w:tcPr>
            </w:tcPrChange>
          </w:tcPr>
          <w:p w14:paraId="0C7B8C2D" w14:textId="40E0F1B5" w:rsidR="007E4DFC" w:rsidRDefault="007E4DFC" w:rsidP="007E4DFC">
            <w:pPr>
              <w:jc w:val="center"/>
              <w:rPr>
                <w:rFonts w:ascii="Cambria" w:hAnsi="Cambria" w:cs="Arial"/>
              </w:rPr>
            </w:pPr>
            <w:ins w:id="2561" w:author="Sasi Songthong" w:date="2022-06-23T13:03:00Z">
              <w:r w:rsidRPr="00BF1CE3">
                <w:rPr>
                  <w:rFonts w:ascii="Cambria" w:hAnsi="Cambria" w:cs="Arial"/>
                </w:rPr>
                <w:t>Yes / No</w:t>
              </w:r>
            </w:ins>
          </w:p>
        </w:tc>
        <w:tc>
          <w:tcPr>
            <w:tcW w:w="1543" w:type="dxa"/>
            <w:vAlign w:val="center"/>
            <w:tcPrChange w:id="2562" w:author="Sasi Songthong" w:date="2022-06-23T13:03:00Z">
              <w:tcPr>
                <w:tcW w:w="900" w:type="dxa"/>
                <w:vAlign w:val="center"/>
              </w:tcPr>
            </w:tcPrChange>
          </w:tcPr>
          <w:p w14:paraId="1CEBB9C3" w14:textId="10A57789" w:rsidR="007E4DFC" w:rsidRDefault="007E4DFC" w:rsidP="007E4DFC">
            <w:pPr>
              <w:jc w:val="center"/>
              <w:rPr>
                <w:rFonts w:ascii="Cambria" w:hAnsi="Cambria" w:cs="Arial"/>
              </w:rPr>
            </w:pPr>
            <w:ins w:id="2563" w:author="Sasi Songthong" w:date="2022-06-23T13:03:00Z">
              <w:r w:rsidRPr="00BF1CE3">
                <w:rPr>
                  <w:rFonts w:ascii="Cambria" w:hAnsi="Cambria" w:cs="Arial"/>
                </w:rPr>
                <w:t>Yes / No</w:t>
              </w:r>
            </w:ins>
          </w:p>
        </w:tc>
        <w:tc>
          <w:tcPr>
            <w:tcW w:w="1260" w:type="dxa"/>
            <w:vAlign w:val="center"/>
            <w:tcPrChange w:id="2564" w:author="Sasi Songthong" w:date="2022-06-23T13:03:00Z">
              <w:tcPr>
                <w:tcW w:w="1260" w:type="dxa"/>
                <w:vAlign w:val="center"/>
              </w:tcPr>
            </w:tcPrChange>
          </w:tcPr>
          <w:p w14:paraId="1A422A9C" w14:textId="77777777" w:rsidR="007E4DFC" w:rsidRDefault="007E4DFC" w:rsidP="007E4DFC">
            <w:pPr>
              <w:jc w:val="center"/>
              <w:rPr>
                <w:rFonts w:ascii="Cambria" w:hAnsi="Cambria" w:cs="Arial"/>
              </w:rPr>
            </w:pPr>
          </w:p>
        </w:tc>
      </w:tr>
      <w:tr w:rsidR="007E4DFC" w14:paraId="534B8BE9" w14:textId="77777777" w:rsidTr="008E004E">
        <w:tblPrEx>
          <w:tblW w:w="12865" w:type="dxa"/>
          <w:tblLayout w:type="fixed"/>
          <w:tblPrExChange w:id="2565" w:author="Sasi Songthong" w:date="2022-06-23T13:03:00Z">
            <w:tblPrEx>
              <w:tblW w:w="12865" w:type="dxa"/>
              <w:tblLayout w:type="fixed"/>
            </w:tblPrEx>
          </w:tblPrExChange>
        </w:tblPrEx>
        <w:trPr>
          <w:trHeight w:val="392"/>
          <w:trPrChange w:id="2566" w:author="Sasi Songthong" w:date="2022-06-23T13:03:00Z">
            <w:trPr>
              <w:trHeight w:val="392"/>
            </w:trPr>
          </w:trPrChange>
        </w:trPr>
        <w:tc>
          <w:tcPr>
            <w:tcW w:w="805" w:type="dxa"/>
            <w:vAlign w:val="center"/>
            <w:tcPrChange w:id="2567" w:author="Sasi Songthong" w:date="2022-06-23T13:03:00Z">
              <w:tcPr>
                <w:tcW w:w="805" w:type="dxa"/>
                <w:vAlign w:val="center"/>
              </w:tcPr>
            </w:tcPrChange>
          </w:tcPr>
          <w:p w14:paraId="20E3CCEA" w14:textId="77777777" w:rsidR="007E4DFC" w:rsidRPr="000047FC" w:rsidRDefault="007E4DFC" w:rsidP="007E4DFC">
            <w:pPr>
              <w:jc w:val="center"/>
              <w:rPr>
                <w:rFonts w:ascii="Cambria" w:hAnsi="Cambria" w:cs="Arial"/>
                <w:b/>
                <w:bCs/>
              </w:rPr>
            </w:pPr>
            <w:r>
              <w:rPr>
                <w:rFonts w:ascii="Cambria" w:hAnsi="Cambria" w:cs="Arial"/>
                <w:b/>
                <w:bCs/>
              </w:rPr>
              <w:t>43</w:t>
            </w:r>
          </w:p>
        </w:tc>
        <w:tc>
          <w:tcPr>
            <w:tcW w:w="1542" w:type="dxa"/>
            <w:vAlign w:val="center"/>
            <w:tcPrChange w:id="2568" w:author="Sasi Songthong" w:date="2022-06-23T13:03:00Z">
              <w:tcPr>
                <w:tcW w:w="1800" w:type="dxa"/>
                <w:vAlign w:val="center"/>
              </w:tcPr>
            </w:tcPrChange>
          </w:tcPr>
          <w:p w14:paraId="5E390366"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569" w:author="Sasi Songthong" w:date="2022-06-23T13:03:00Z">
              <w:tcPr>
                <w:tcW w:w="1800" w:type="dxa"/>
                <w:gridSpan w:val="2"/>
                <w:vAlign w:val="center"/>
              </w:tcPr>
            </w:tcPrChange>
          </w:tcPr>
          <w:p w14:paraId="4C444A7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70" w:author="Sasi Songthong" w:date="2022-06-23T13:03:00Z">
              <w:tcPr>
                <w:tcW w:w="1800" w:type="dxa"/>
                <w:vAlign w:val="center"/>
              </w:tcPr>
            </w:tcPrChange>
          </w:tcPr>
          <w:p w14:paraId="72E91B4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71" w:author="Sasi Songthong" w:date="2022-06-23T13:03:00Z">
              <w:tcPr>
                <w:tcW w:w="1800" w:type="dxa"/>
                <w:vAlign w:val="center"/>
              </w:tcPr>
            </w:tcPrChange>
          </w:tcPr>
          <w:p w14:paraId="73C87C8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72" w:author="Sasi Songthong" w:date="2022-06-23T13:03:00Z">
              <w:tcPr>
                <w:tcW w:w="1800" w:type="dxa"/>
                <w:vAlign w:val="center"/>
              </w:tcPr>
            </w:tcPrChange>
          </w:tcPr>
          <w:p w14:paraId="6D5D8208"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73" w:author="Sasi Songthong" w:date="2022-06-23T13:03:00Z">
              <w:tcPr>
                <w:tcW w:w="900" w:type="dxa"/>
                <w:vAlign w:val="center"/>
              </w:tcPr>
            </w:tcPrChange>
          </w:tcPr>
          <w:p w14:paraId="4C3FE6EF" w14:textId="36E780E3" w:rsidR="007E4DFC" w:rsidRDefault="007E4DFC" w:rsidP="007E4DFC">
            <w:pPr>
              <w:jc w:val="center"/>
              <w:rPr>
                <w:rFonts w:ascii="Cambria" w:hAnsi="Cambria" w:cs="Arial"/>
              </w:rPr>
            </w:pPr>
            <w:ins w:id="2574" w:author="Sasi Songthong" w:date="2022-06-23T13:03:00Z">
              <w:r w:rsidRPr="00BF1CE3">
                <w:rPr>
                  <w:rFonts w:ascii="Cambria" w:hAnsi="Cambria" w:cs="Arial"/>
                </w:rPr>
                <w:t>Yes / No</w:t>
              </w:r>
            </w:ins>
          </w:p>
        </w:tc>
        <w:tc>
          <w:tcPr>
            <w:tcW w:w="1543" w:type="dxa"/>
            <w:vAlign w:val="center"/>
            <w:tcPrChange w:id="2575" w:author="Sasi Songthong" w:date="2022-06-23T13:03:00Z">
              <w:tcPr>
                <w:tcW w:w="900" w:type="dxa"/>
                <w:vAlign w:val="center"/>
              </w:tcPr>
            </w:tcPrChange>
          </w:tcPr>
          <w:p w14:paraId="37526205" w14:textId="6A484E31" w:rsidR="007E4DFC" w:rsidRDefault="007E4DFC" w:rsidP="007E4DFC">
            <w:pPr>
              <w:jc w:val="center"/>
              <w:rPr>
                <w:rFonts w:ascii="Cambria" w:hAnsi="Cambria" w:cs="Arial"/>
              </w:rPr>
            </w:pPr>
            <w:ins w:id="2576" w:author="Sasi Songthong" w:date="2022-06-23T13:03:00Z">
              <w:r w:rsidRPr="00BF1CE3">
                <w:rPr>
                  <w:rFonts w:ascii="Cambria" w:hAnsi="Cambria" w:cs="Arial"/>
                </w:rPr>
                <w:t>Yes / No</w:t>
              </w:r>
            </w:ins>
          </w:p>
        </w:tc>
        <w:tc>
          <w:tcPr>
            <w:tcW w:w="1260" w:type="dxa"/>
            <w:vAlign w:val="center"/>
            <w:tcPrChange w:id="2577" w:author="Sasi Songthong" w:date="2022-06-23T13:03:00Z">
              <w:tcPr>
                <w:tcW w:w="1260" w:type="dxa"/>
                <w:vAlign w:val="center"/>
              </w:tcPr>
            </w:tcPrChange>
          </w:tcPr>
          <w:p w14:paraId="6E87300E" w14:textId="77777777" w:rsidR="007E4DFC" w:rsidRDefault="007E4DFC" w:rsidP="007E4DFC">
            <w:pPr>
              <w:jc w:val="center"/>
              <w:rPr>
                <w:rFonts w:ascii="Cambria" w:hAnsi="Cambria" w:cs="Arial"/>
              </w:rPr>
            </w:pPr>
          </w:p>
        </w:tc>
      </w:tr>
      <w:tr w:rsidR="007E4DFC" w14:paraId="6D171D29" w14:textId="77777777" w:rsidTr="008E004E">
        <w:tblPrEx>
          <w:tblW w:w="12865" w:type="dxa"/>
          <w:tblLayout w:type="fixed"/>
          <w:tblPrExChange w:id="2578" w:author="Sasi Songthong" w:date="2022-06-23T13:03:00Z">
            <w:tblPrEx>
              <w:tblW w:w="12865" w:type="dxa"/>
              <w:tblLayout w:type="fixed"/>
            </w:tblPrEx>
          </w:tblPrExChange>
        </w:tblPrEx>
        <w:trPr>
          <w:trHeight w:val="392"/>
          <w:trPrChange w:id="2579" w:author="Sasi Songthong" w:date="2022-06-23T13:03:00Z">
            <w:trPr>
              <w:trHeight w:val="392"/>
            </w:trPr>
          </w:trPrChange>
        </w:trPr>
        <w:tc>
          <w:tcPr>
            <w:tcW w:w="805" w:type="dxa"/>
            <w:vAlign w:val="center"/>
            <w:tcPrChange w:id="2580" w:author="Sasi Songthong" w:date="2022-06-23T13:03:00Z">
              <w:tcPr>
                <w:tcW w:w="805" w:type="dxa"/>
                <w:vAlign w:val="center"/>
              </w:tcPr>
            </w:tcPrChange>
          </w:tcPr>
          <w:p w14:paraId="1443492E" w14:textId="77777777" w:rsidR="007E4DFC" w:rsidRPr="000047FC" w:rsidRDefault="007E4DFC" w:rsidP="007E4DFC">
            <w:pPr>
              <w:jc w:val="center"/>
              <w:rPr>
                <w:rFonts w:ascii="Cambria" w:hAnsi="Cambria" w:cs="Arial"/>
                <w:b/>
                <w:bCs/>
              </w:rPr>
            </w:pPr>
            <w:r>
              <w:rPr>
                <w:rFonts w:ascii="Cambria" w:hAnsi="Cambria" w:cs="Arial"/>
                <w:b/>
                <w:bCs/>
              </w:rPr>
              <w:t>44</w:t>
            </w:r>
          </w:p>
        </w:tc>
        <w:tc>
          <w:tcPr>
            <w:tcW w:w="1542" w:type="dxa"/>
            <w:vAlign w:val="center"/>
            <w:tcPrChange w:id="2581" w:author="Sasi Songthong" w:date="2022-06-23T13:03:00Z">
              <w:tcPr>
                <w:tcW w:w="1800" w:type="dxa"/>
                <w:vAlign w:val="center"/>
              </w:tcPr>
            </w:tcPrChange>
          </w:tcPr>
          <w:p w14:paraId="745B33E3"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582" w:author="Sasi Songthong" w:date="2022-06-23T13:03:00Z">
              <w:tcPr>
                <w:tcW w:w="1800" w:type="dxa"/>
                <w:gridSpan w:val="2"/>
                <w:vAlign w:val="center"/>
              </w:tcPr>
            </w:tcPrChange>
          </w:tcPr>
          <w:p w14:paraId="69E284E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83" w:author="Sasi Songthong" w:date="2022-06-23T13:03:00Z">
              <w:tcPr>
                <w:tcW w:w="1800" w:type="dxa"/>
                <w:vAlign w:val="center"/>
              </w:tcPr>
            </w:tcPrChange>
          </w:tcPr>
          <w:p w14:paraId="32123C8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84" w:author="Sasi Songthong" w:date="2022-06-23T13:03:00Z">
              <w:tcPr>
                <w:tcW w:w="1800" w:type="dxa"/>
                <w:vAlign w:val="center"/>
              </w:tcPr>
            </w:tcPrChange>
          </w:tcPr>
          <w:p w14:paraId="00A81ADA"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85" w:author="Sasi Songthong" w:date="2022-06-23T13:03:00Z">
              <w:tcPr>
                <w:tcW w:w="1800" w:type="dxa"/>
                <w:vAlign w:val="center"/>
              </w:tcPr>
            </w:tcPrChange>
          </w:tcPr>
          <w:p w14:paraId="4C1AC59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86" w:author="Sasi Songthong" w:date="2022-06-23T13:03:00Z">
              <w:tcPr>
                <w:tcW w:w="900" w:type="dxa"/>
                <w:vAlign w:val="center"/>
              </w:tcPr>
            </w:tcPrChange>
          </w:tcPr>
          <w:p w14:paraId="6A39FA6A" w14:textId="72ECA3CF" w:rsidR="007E4DFC" w:rsidRDefault="007E4DFC" w:rsidP="007E4DFC">
            <w:pPr>
              <w:jc w:val="center"/>
              <w:rPr>
                <w:rFonts w:ascii="Cambria" w:hAnsi="Cambria" w:cs="Arial"/>
              </w:rPr>
            </w:pPr>
            <w:ins w:id="2587" w:author="Sasi Songthong" w:date="2022-06-23T13:03:00Z">
              <w:r w:rsidRPr="00BF1CE3">
                <w:rPr>
                  <w:rFonts w:ascii="Cambria" w:hAnsi="Cambria" w:cs="Arial"/>
                </w:rPr>
                <w:t>Yes / No</w:t>
              </w:r>
            </w:ins>
          </w:p>
        </w:tc>
        <w:tc>
          <w:tcPr>
            <w:tcW w:w="1543" w:type="dxa"/>
            <w:vAlign w:val="center"/>
            <w:tcPrChange w:id="2588" w:author="Sasi Songthong" w:date="2022-06-23T13:03:00Z">
              <w:tcPr>
                <w:tcW w:w="900" w:type="dxa"/>
                <w:vAlign w:val="center"/>
              </w:tcPr>
            </w:tcPrChange>
          </w:tcPr>
          <w:p w14:paraId="3A1ABB4C" w14:textId="7B553F9F" w:rsidR="007E4DFC" w:rsidRDefault="007E4DFC" w:rsidP="007E4DFC">
            <w:pPr>
              <w:jc w:val="center"/>
              <w:rPr>
                <w:rFonts w:ascii="Cambria" w:hAnsi="Cambria" w:cs="Arial"/>
              </w:rPr>
            </w:pPr>
            <w:ins w:id="2589" w:author="Sasi Songthong" w:date="2022-06-23T13:03:00Z">
              <w:r w:rsidRPr="00BF1CE3">
                <w:rPr>
                  <w:rFonts w:ascii="Cambria" w:hAnsi="Cambria" w:cs="Arial"/>
                </w:rPr>
                <w:t>Yes / No</w:t>
              </w:r>
            </w:ins>
          </w:p>
        </w:tc>
        <w:tc>
          <w:tcPr>
            <w:tcW w:w="1260" w:type="dxa"/>
            <w:vAlign w:val="center"/>
            <w:tcPrChange w:id="2590" w:author="Sasi Songthong" w:date="2022-06-23T13:03:00Z">
              <w:tcPr>
                <w:tcW w:w="1260" w:type="dxa"/>
                <w:vAlign w:val="center"/>
              </w:tcPr>
            </w:tcPrChange>
          </w:tcPr>
          <w:p w14:paraId="2E903391" w14:textId="77777777" w:rsidR="007E4DFC" w:rsidRDefault="007E4DFC" w:rsidP="007E4DFC">
            <w:pPr>
              <w:jc w:val="center"/>
              <w:rPr>
                <w:rFonts w:ascii="Cambria" w:hAnsi="Cambria" w:cs="Arial"/>
              </w:rPr>
            </w:pPr>
          </w:p>
        </w:tc>
      </w:tr>
      <w:tr w:rsidR="007E4DFC" w14:paraId="754CB696" w14:textId="77777777" w:rsidTr="008E004E">
        <w:tblPrEx>
          <w:tblW w:w="12865" w:type="dxa"/>
          <w:tblLayout w:type="fixed"/>
          <w:tblPrExChange w:id="2591" w:author="Sasi Songthong" w:date="2022-06-23T13:03:00Z">
            <w:tblPrEx>
              <w:tblW w:w="12865" w:type="dxa"/>
              <w:tblLayout w:type="fixed"/>
            </w:tblPrEx>
          </w:tblPrExChange>
        </w:tblPrEx>
        <w:trPr>
          <w:trHeight w:val="392"/>
          <w:trPrChange w:id="2592" w:author="Sasi Songthong" w:date="2022-06-23T13:03:00Z">
            <w:trPr>
              <w:trHeight w:val="392"/>
            </w:trPr>
          </w:trPrChange>
        </w:trPr>
        <w:tc>
          <w:tcPr>
            <w:tcW w:w="805" w:type="dxa"/>
            <w:vAlign w:val="center"/>
            <w:tcPrChange w:id="2593" w:author="Sasi Songthong" w:date="2022-06-23T13:03:00Z">
              <w:tcPr>
                <w:tcW w:w="805" w:type="dxa"/>
                <w:vAlign w:val="center"/>
              </w:tcPr>
            </w:tcPrChange>
          </w:tcPr>
          <w:p w14:paraId="2AC6A5C8" w14:textId="77777777" w:rsidR="007E4DFC" w:rsidRPr="000047FC" w:rsidRDefault="007E4DFC" w:rsidP="007E4DFC">
            <w:pPr>
              <w:jc w:val="center"/>
              <w:rPr>
                <w:rFonts w:ascii="Cambria" w:hAnsi="Cambria" w:cs="Arial"/>
                <w:b/>
                <w:bCs/>
              </w:rPr>
            </w:pPr>
            <w:r>
              <w:rPr>
                <w:rFonts w:ascii="Cambria" w:hAnsi="Cambria" w:cs="Arial"/>
                <w:b/>
                <w:bCs/>
              </w:rPr>
              <w:t>45</w:t>
            </w:r>
          </w:p>
        </w:tc>
        <w:tc>
          <w:tcPr>
            <w:tcW w:w="1542" w:type="dxa"/>
            <w:vAlign w:val="center"/>
            <w:tcPrChange w:id="2594" w:author="Sasi Songthong" w:date="2022-06-23T13:03:00Z">
              <w:tcPr>
                <w:tcW w:w="1800" w:type="dxa"/>
                <w:vAlign w:val="center"/>
              </w:tcPr>
            </w:tcPrChange>
          </w:tcPr>
          <w:p w14:paraId="21D2B51C"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595" w:author="Sasi Songthong" w:date="2022-06-23T13:03:00Z">
              <w:tcPr>
                <w:tcW w:w="1800" w:type="dxa"/>
                <w:gridSpan w:val="2"/>
                <w:vAlign w:val="center"/>
              </w:tcPr>
            </w:tcPrChange>
          </w:tcPr>
          <w:p w14:paraId="2B7AC9A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96" w:author="Sasi Songthong" w:date="2022-06-23T13:03:00Z">
              <w:tcPr>
                <w:tcW w:w="1800" w:type="dxa"/>
                <w:vAlign w:val="center"/>
              </w:tcPr>
            </w:tcPrChange>
          </w:tcPr>
          <w:p w14:paraId="20966395"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97" w:author="Sasi Songthong" w:date="2022-06-23T13:03:00Z">
              <w:tcPr>
                <w:tcW w:w="1800" w:type="dxa"/>
                <w:vAlign w:val="center"/>
              </w:tcPr>
            </w:tcPrChange>
          </w:tcPr>
          <w:p w14:paraId="44771E2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98" w:author="Sasi Songthong" w:date="2022-06-23T13:03:00Z">
              <w:tcPr>
                <w:tcW w:w="1800" w:type="dxa"/>
                <w:vAlign w:val="center"/>
              </w:tcPr>
            </w:tcPrChange>
          </w:tcPr>
          <w:p w14:paraId="28CC7B89"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599" w:author="Sasi Songthong" w:date="2022-06-23T13:03:00Z">
              <w:tcPr>
                <w:tcW w:w="900" w:type="dxa"/>
                <w:vAlign w:val="center"/>
              </w:tcPr>
            </w:tcPrChange>
          </w:tcPr>
          <w:p w14:paraId="70106B85" w14:textId="1076A7AF" w:rsidR="007E4DFC" w:rsidRDefault="007E4DFC" w:rsidP="007E4DFC">
            <w:pPr>
              <w:jc w:val="center"/>
              <w:rPr>
                <w:rFonts w:ascii="Cambria" w:hAnsi="Cambria" w:cs="Arial"/>
              </w:rPr>
            </w:pPr>
            <w:ins w:id="2600" w:author="Sasi Songthong" w:date="2022-06-23T13:03:00Z">
              <w:r>
                <w:rPr>
                  <w:rFonts w:ascii="Cambria" w:hAnsi="Cambria" w:cs="Arial"/>
                </w:rPr>
                <w:t>Yes / No</w:t>
              </w:r>
            </w:ins>
          </w:p>
        </w:tc>
        <w:tc>
          <w:tcPr>
            <w:tcW w:w="1543" w:type="dxa"/>
            <w:vAlign w:val="center"/>
            <w:tcPrChange w:id="2601" w:author="Sasi Songthong" w:date="2022-06-23T13:03:00Z">
              <w:tcPr>
                <w:tcW w:w="900" w:type="dxa"/>
                <w:vAlign w:val="center"/>
              </w:tcPr>
            </w:tcPrChange>
          </w:tcPr>
          <w:p w14:paraId="47AC078B" w14:textId="330B8DDC" w:rsidR="007E4DFC" w:rsidRDefault="007E4DFC" w:rsidP="007E4DFC">
            <w:pPr>
              <w:jc w:val="center"/>
              <w:rPr>
                <w:rFonts w:ascii="Cambria" w:hAnsi="Cambria" w:cs="Arial"/>
              </w:rPr>
            </w:pPr>
            <w:ins w:id="2602" w:author="Sasi Songthong" w:date="2022-06-23T13:03:00Z">
              <w:r>
                <w:rPr>
                  <w:rFonts w:ascii="Cambria" w:hAnsi="Cambria" w:cs="Arial"/>
                </w:rPr>
                <w:t>Yes / No</w:t>
              </w:r>
            </w:ins>
          </w:p>
        </w:tc>
        <w:tc>
          <w:tcPr>
            <w:tcW w:w="1260" w:type="dxa"/>
            <w:vAlign w:val="center"/>
            <w:tcPrChange w:id="2603" w:author="Sasi Songthong" w:date="2022-06-23T13:03:00Z">
              <w:tcPr>
                <w:tcW w:w="1260" w:type="dxa"/>
                <w:vAlign w:val="center"/>
              </w:tcPr>
            </w:tcPrChange>
          </w:tcPr>
          <w:p w14:paraId="2DAA31FE" w14:textId="77777777" w:rsidR="007E4DFC" w:rsidRDefault="007E4DFC" w:rsidP="007E4DFC">
            <w:pPr>
              <w:jc w:val="center"/>
              <w:rPr>
                <w:rFonts w:ascii="Cambria" w:hAnsi="Cambria" w:cs="Arial"/>
              </w:rPr>
            </w:pPr>
          </w:p>
        </w:tc>
      </w:tr>
      <w:tr w:rsidR="007E4DFC" w14:paraId="7A590B6E" w14:textId="77777777" w:rsidTr="008E004E">
        <w:tblPrEx>
          <w:tblW w:w="12865" w:type="dxa"/>
          <w:tblLayout w:type="fixed"/>
          <w:tblPrExChange w:id="2604" w:author="Sasi Songthong" w:date="2022-06-23T13:03:00Z">
            <w:tblPrEx>
              <w:tblW w:w="12865" w:type="dxa"/>
              <w:tblLayout w:type="fixed"/>
            </w:tblPrEx>
          </w:tblPrExChange>
        </w:tblPrEx>
        <w:trPr>
          <w:trHeight w:val="392"/>
          <w:trPrChange w:id="2605" w:author="Sasi Songthong" w:date="2022-06-23T13:03:00Z">
            <w:trPr>
              <w:trHeight w:val="392"/>
            </w:trPr>
          </w:trPrChange>
        </w:trPr>
        <w:tc>
          <w:tcPr>
            <w:tcW w:w="805" w:type="dxa"/>
            <w:vAlign w:val="center"/>
            <w:tcPrChange w:id="2606" w:author="Sasi Songthong" w:date="2022-06-23T13:03:00Z">
              <w:tcPr>
                <w:tcW w:w="805" w:type="dxa"/>
                <w:vAlign w:val="center"/>
              </w:tcPr>
            </w:tcPrChange>
          </w:tcPr>
          <w:p w14:paraId="1B05861D" w14:textId="77777777" w:rsidR="007E4DFC" w:rsidRPr="000047FC" w:rsidRDefault="007E4DFC" w:rsidP="007E4DFC">
            <w:pPr>
              <w:jc w:val="center"/>
              <w:rPr>
                <w:rFonts w:ascii="Cambria" w:hAnsi="Cambria" w:cs="Arial"/>
                <w:b/>
                <w:bCs/>
              </w:rPr>
            </w:pPr>
            <w:r>
              <w:rPr>
                <w:rFonts w:ascii="Cambria" w:hAnsi="Cambria" w:cs="Arial"/>
                <w:b/>
                <w:bCs/>
              </w:rPr>
              <w:t>46</w:t>
            </w:r>
          </w:p>
        </w:tc>
        <w:tc>
          <w:tcPr>
            <w:tcW w:w="1542" w:type="dxa"/>
            <w:vAlign w:val="center"/>
            <w:tcPrChange w:id="2607" w:author="Sasi Songthong" w:date="2022-06-23T13:03:00Z">
              <w:tcPr>
                <w:tcW w:w="1800" w:type="dxa"/>
                <w:vAlign w:val="center"/>
              </w:tcPr>
            </w:tcPrChange>
          </w:tcPr>
          <w:p w14:paraId="3DF6D67C"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vAlign w:val="center"/>
            <w:tcPrChange w:id="2608" w:author="Sasi Songthong" w:date="2022-06-23T13:03:00Z">
              <w:tcPr>
                <w:tcW w:w="1800" w:type="dxa"/>
                <w:gridSpan w:val="2"/>
                <w:vAlign w:val="center"/>
              </w:tcPr>
            </w:tcPrChange>
          </w:tcPr>
          <w:p w14:paraId="418F259E"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609" w:author="Sasi Songthong" w:date="2022-06-23T13:03:00Z">
              <w:tcPr>
                <w:tcW w:w="1800" w:type="dxa"/>
                <w:vAlign w:val="center"/>
              </w:tcPr>
            </w:tcPrChange>
          </w:tcPr>
          <w:p w14:paraId="2BA2FEAF"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610" w:author="Sasi Songthong" w:date="2022-06-23T13:03:00Z">
              <w:tcPr>
                <w:tcW w:w="1800" w:type="dxa"/>
                <w:vAlign w:val="center"/>
              </w:tcPr>
            </w:tcPrChange>
          </w:tcPr>
          <w:p w14:paraId="271142B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611" w:author="Sasi Songthong" w:date="2022-06-23T13:03:00Z">
              <w:tcPr>
                <w:tcW w:w="1800" w:type="dxa"/>
                <w:vAlign w:val="center"/>
              </w:tcPr>
            </w:tcPrChange>
          </w:tcPr>
          <w:p w14:paraId="5C39105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612" w:author="Sasi Songthong" w:date="2022-06-23T13:03:00Z">
              <w:tcPr>
                <w:tcW w:w="900" w:type="dxa"/>
                <w:vAlign w:val="center"/>
              </w:tcPr>
            </w:tcPrChange>
          </w:tcPr>
          <w:p w14:paraId="598E4684" w14:textId="5D4E0DFB" w:rsidR="007E4DFC" w:rsidRDefault="007E4DFC" w:rsidP="007E4DFC">
            <w:pPr>
              <w:jc w:val="center"/>
              <w:rPr>
                <w:rFonts w:ascii="Cambria" w:hAnsi="Cambria" w:cs="Arial"/>
              </w:rPr>
            </w:pPr>
            <w:ins w:id="2613" w:author="Sasi Songthong" w:date="2022-06-23T13:03:00Z">
              <w:r w:rsidRPr="00BF1CE3">
                <w:rPr>
                  <w:rFonts w:ascii="Cambria" w:hAnsi="Cambria" w:cs="Arial"/>
                </w:rPr>
                <w:t>Yes / No</w:t>
              </w:r>
            </w:ins>
          </w:p>
        </w:tc>
        <w:tc>
          <w:tcPr>
            <w:tcW w:w="1543" w:type="dxa"/>
            <w:vAlign w:val="center"/>
            <w:tcPrChange w:id="2614" w:author="Sasi Songthong" w:date="2022-06-23T13:03:00Z">
              <w:tcPr>
                <w:tcW w:w="900" w:type="dxa"/>
                <w:vAlign w:val="center"/>
              </w:tcPr>
            </w:tcPrChange>
          </w:tcPr>
          <w:p w14:paraId="1435AE3C" w14:textId="167B46F4" w:rsidR="007E4DFC" w:rsidRDefault="007E4DFC" w:rsidP="007E4DFC">
            <w:pPr>
              <w:jc w:val="center"/>
              <w:rPr>
                <w:rFonts w:ascii="Cambria" w:hAnsi="Cambria" w:cs="Arial"/>
              </w:rPr>
            </w:pPr>
            <w:ins w:id="2615" w:author="Sasi Songthong" w:date="2022-06-23T13:03:00Z">
              <w:r w:rsidRPr="00BF1CE3">
                <w:rPr>
                  <w:rFonts w:ascii="Cambria" w:hAnsi="Cambria" w:cs="Arial"/>
                </w:rPr>
                <w:t>Yes / No</w:t>
              </w:r>
            </w:ins>
          </w:p>
        </w:tc>
        <w:tc>
          <w:tcPr>
            <w:tcW w:w="1260" w:type="dxa"/>
            <w:vAlign w:val="center"/>
            <w:tcPrChange w:id="2616" w:author="Sasi Songthong" w:date="2022-06-23T13:03:00Z">
              <w:tcPr>
                <w:tcW w:w="1260" w:type="dxa"/>
                <w:vAlign w:val="center"/>
              </w:tcPr>
            </w:tcPrChange>
          </w:tcPr>
          <w:p w14:paraId="6A69DD3B" w14:textId="77777777" w:rsidR="007E4DFC" w:rsidRDefault="007E4DFC" w:rsidP="007E4DFC">
            <w:pPr>
              <w:jc w:val="center"/>
              <w:rPr>
                <w:rFonts w:ascii="Cambria" w:hAnsi="Cambria" w:cs="Arial"/>
              </w:rPr>
            </w:pPr>
          </w:p>
        </w:tc>
      </w:tr>
      <w:tr w:rsidR="007E4DFC" w14:paraId="2A59AEA6" w14:textId="77777777" w:rsidTr="008E004E">
        <w:tblPrEx>
          <w:tblW w:w="12865" w:type="dxa"/>
          <w:tblLayout w:type="fixed"/>
          <w:tblPrExChange w:id="2617" w:author="Sasi Songthong" w:date="2022-06-23T13:03:00Z">
            <w:tblPrEx>
              <w:tblW w:w="12865" w:type="dxa"/>
              <w:tblLayout w:type="fixed"/>
            </w:tblPrEx>
          </w:tblPrExChange>
        </w:tblPrEx>
        <w:trPr>
          <w:trHeight w:val="392"/>
          <w:trPrChange w:id="2618" w:author="Sasi Songthong" w:date="2022-06-23T13:03:00Z">
            <w:trPr>
              <w:trHeight w:val="392"/>
            </w:trPr>
          </w:trPrChange>
        </w:trPr>
        <w:tc>
          <w:tcPr>
            <w:tcW w:w="805" w:type="dxa"/>
            <w:tcBorders>
              <w:bottom w:val="single" w:sz="4" w:space="0" w:color="auto"/>
            </w:tcBorders>
            <w:vAlign w:val="center"/>
            <w:tcPrChange w:id="2619" w:author="Sasi Songthong" w:date="2022-06-23T13:03:00Z">
              <w:tcPr>
                <w:tcW w:w="805" w:type="dxa"/>
                <w:tcBorders>
                  <w:bottom w:val="single" w:sz="4" w:space="0" w:color="auto"/>
                </w:tcBorders>
                <w:vAlign w:val="center"/>
              </w:tcPr>
            </w:tcPrChange>
          </w:tcPr>
          <w:p w14:paraId="4518637C" w14:textId="77777777" w:rsidR="007E4DFC" w:rsidRPr="000047FC" w:rsidRDefault="007E4DFC" w:rsidP="007E4DFC">
            <w:pPr>
              <w:jc w:val="center"/>
              <w:rPr>
                <w:rFonts w:ascii="Cambria" w:hAnsi="Cambria" w:cs="Arial"/>
                <w:b/>
                <w:bCs/>
              </w:rPr>
            </w:pPr>
            <w:r>
              <w:rPr>
                <w:rFonts w:ascii="Cambria" w:hAnsi="Cambria" w:cs="Arial"/>
                <w:b/>
                <w:bCs/>
              </w:rPr>
              <w:t>47</w:t>
            </w:r>
          </w:p>
        </w:tc>
        <w:tc>
          <w:tcPr>
            <w:tcW w:w="1542" w:type="dxa"/>
            <w:tcBorders>
              <w:bottom w:val="single" w:sz="4" w:space="0" w:color="auto"/>
            </w:tcBorders>
            <w:vAlign w:val="center"/>
            <w:tcPrChange w:id="2620" w:author="Sasi Songthong" w:date="2022-06-23T13:03:00Z">
              <w:tcPr>
                <w:tcW w:w="1800" w:type="dxa"/>
                <w:tcBorders>
                  <w:bottom w:val="single" w:sz="4" w:space="0" w:color="auto"/>
                </w:tcBorders>
                <w:vAlign w:val="center"/>
              </w:tcPr>
            </w:tcPrChange>
          </w:tcPr>
          <w:p w14:paraId="53AD74DF"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621" w:author="Sasi Songthong" w:date="2022-06-23T13:03:00Z">
              <w:tcPr>
                <w:tcW w:w="1800" w:type="dxa"/>
                <w:gridSpan w:val="2"/>
                <w:tcBorders>
                  <w:bottom w:val="single" w:sz="4" w:space="0" w:color="auto"/>
                </w:tcBorders>
                <w:vAlign w:val="center"/>
              </w:tcPr>
            </w:tcPrChange>
          </w:tcPr>
          <w:p w14:paraId="40696D46"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22" w:author="Sasi Songthong" w:date="2022-06-23T13:03:00Z">
              <w:tcPr>
                <w:tcW w:w="1800" w:type="dxa"/>
                <w:tcBorders>
                  <w:bottom w:val="single" w:sz="4" w:space="0" w:color="auto"/>
                </w:tcBorders>
                <w:vAlign w:val="center"/>
              </w:tcPr>
            </w:tcPrChange>
          </w:tcPr>
          <w:p w14:paraId="2791DD3D"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23" w:author="Sasi Songthong" w:date="2022-06-23T13:03:00Z">
              <w:tcPr>
                <w:tcW w:w="1800" w:type="dxa"/>
                <w:tcBorders>
                  <w:bottom w:val="single" w:sz="4" w:space="0" w:color="auto"/>
                </w:tcBorders>
                <w:vAlign w:val="center"/>
              </w:tcPr>
            </w:tcPrChange>
          </w:tcPr>
          <w:p w14:paraId="21E13997"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24" w:author="Sasi Songthong" w:date="2022-06-23T13:03:00Z">
              <w:tcPr>
                <w:tcW w:w="1800" w:type="dxa"/>
                <w:tcBorders>
                  <w:bottom w:val="single" w:sz="4" w:space="0" w:color="auto"/>
                </w:tcBorders>
                <w:vAlign w:val="center"/>
              </w:tcPr>
            </w:tcPrChange>
          </w:tcPr>
          <w:p w14:paraId="586B13D2"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vAlign w:val="center"/>
            <w:tcPrChange w:id="2625" w:author="Sasi Songthong" w:date="2022-06-23T13:03:00Z">
              <w:tcPr>
                <w:tcW w:w="900" w:type="dxa"/>
                <w:vAlign w:val="center"/>
              </w:tcPr>
            </w:tcPrChange>
          </w:tcPr>
          <w:p w14:paraId="597176F3" w14:textId="125DC048" w:rsidR="007E4DFC" w:rsidRDefault="007E4DFC" w:rsidP="007E4DFC">
            <w:pPr>
              <w:jc w:val="center"/>
              <w:rPr>
                <w:rFonts w:ascii="Cambria" w:hAnsi="Cambria" w:cs="Arial"/>
              </w:rPr>
            </w:pPr>
            <w:ins w:id="2626" w:author="Sasi Songthong" w:date="2022-06-23T13:03:00Z">
              <w:r w:rsidRPr="00BF1CE3">
                <w:rPr>
                  <w:rFonts w:ascii="Cambria" w:hAnsi="Cambria" w:cs="Arial"/>
                </w:rPr>
                <w:t>Yes / No</w:t>
              </w:r>
            </w:ins>
          </w:p>
        </w:tc>
        <w:tc>
          <w:tcPr>
            <w:tcW w:w="1543" w:type="dxa"/>
            <w:vAlign w:val="center"/>
            <w:tcPrChange w:id="2627" w:author="Sasi Songthong" w:date="2022-06-23T13:03:00Z">
              <w:tcPr>
                <w:tcW w:w="900" w:type="dxa"/>
                <w:vAlign w:val="center"/>
              </w:tcPr>
            </w:tcPrChange>
          </w:tcPr>
          <w:p w14:paraId="1EE44173" w14:textId="31A64221" w:rsidR="007E4DFC" w:rsidRDefault="007E4DFC" w:rsidP="007E4DFC">
            <w:pPr>
              <w:jc w:val="center"/>
              <w:rPr>
                <w:rFonts w:ascii="Cambria" w:hAnsi="Cambria" w:cs="Arial"/>
              </w:rPr>
            </w:pPr>
            <w:ins w:id="2628" w:author="Sasi Songthong" w:date="2022-06-23T13:03:00Z">
              <w:r w:rsidRPr="00BF1CE3">
                <w:rPr>
                  <w:rFonts w:ascii="Cambria" w:hAnsi="Cambria" w:cs="Arial"/>
                </w:rPr>
                <w:t>Yes / No</w:t>
              </w:r>
            </w:ins>
          </w:p>
        </w:tc>
        <w:tc>
          <w:tcPr>
            <w:tcW w:w="1260" w:type="dxa"/>
            <w:tcBorders>
              <w:bottom w:val="single" w:sz="4" w:space="0" w:color="auto"/>
            </w:tcBorders>
            <w:vAlign w:val="center"/>
            <w:tcPrChange w:id="2629" w:author="Sasi Songthong" w:date="2022-06-23T13:03:00Z">
              <w:tcPr>
                <w:tcW w:w="1260" w:type="dxa"/>
                <w:tcBorders>
                  <w:bottom w:val="single" w:sz="4" w:space="0" w:color="auto"/>
                </w:tcBorders>
                <w:vAlign w:val="center"/>
              </w:tcPr>
            </w:tcPrChange>
          </w:tcPr>
          <w:p w14:paraId="35AF8A4E" w14:textId="77777777" w:rsidR="007E4DFC" w:rsidRDefault="007E4DFC" w:rsidP="007E4DFC">
            <w:pPr>
              <w:jc w:val="center"/>
              <w:rPr>
                <w:rFonts w:ascii="Cambria" w:hAnsi="Cambria" w:cs="Arial"/>
              </w:rPr>
            </w:pPr>
          </w:p>
        </w:tc>
      </w:tr>
      <w:tr w:rsidR="007E4DFC" w14:paraId="4972CA9D" w14:textId="77777777" w:rsidTr="008E004E">
        <w:tblPrEx>
          <w:tblW w:w="12865" w:type="dxa"/>
          <w:tblLayout w:type="fixed"/>
          <w:tblPrExChange w:id="2630" w:author="Sasi Songthong" w:date="2022-06-23T13:03:00Z">
            <w:tblPrEx>
              <w:tblW w:w="12865" w:type="dxa"/>
              <w:tblLayout w:type="fixed"/>
            </w:tblPrEx>
          </w:tblPrExChange>
        </w:tblPrEx>
        <w:trPr>
          <w:trHeight w:val="392"/>
          <w:trPrChange w:id="2631" w:author="Sasi Songthong" w:date="2022-06-23T13:03:00Z">
            <w:trPr>
              <w:trHeight w:val="392"/>
            </w:trPr>
          </w:trPrChange>
        </w:trPr>
        <w:tc>
          <w:tcPr>
            <w:tcW w:w="805" w:type="dxa"/>
            <w:tcBorders>
              <w:bottom w:val="single" w:sz="4" w:space="0" w:color="auto"/>
            </w:tcBorders>
            <w:vAlign w:val="center"/>
            <w:tcPrChange w:id="2632" w:author="Sasi Songthong" w:date="2022-06-23T13:03:00Z">
              <w:tcPr>
                <w:tcW w:w="805" w:type="dxa"/>
                <w:tcBorders>
                  <w:bottom w:val="single" w:sz="4" w:space="0" w:color="auto"/>
                </w:tcBorders>
                <w:vAlign w:val="center"/>
              </w:tcPr>
            </w:tcPrChange>
          </w:tcPr>
          <w:p w14:paraId="4D8DE7C0" w14:textId="77777777" w:rsidR="007E4DFC" w:rsidRPr="000047FC" w:rsidRDefault="007E4DFC" w:rsidP="007E4DFC">
            <w:pPr>
              <w:jc w:val="center"/>
              <w:rPr>
                <w:rFonts w:ascii="Cambria" w:hAnsi="Cambria" w:cs="Arial"/>
                <w:b/>
                <w:bCs/>
              </w:rPr>
            </w:pPr>
            <w:r>
              <w:rPr>
                <w:rFonts w:ascii="Cambria" w:hAnsi="Cambria" w:cs="Arial"/>
                <w:b/>
                <w:bCs/>
              </w:rPr>
              <w:t>48</w:t>
            </w:r>
          </w:p>
        </w:tc>
        <w:tc>
          <w:tcPr>
            <w:tcW w:w="1542" w:type="dxa"/>
            <w:tcBorders>
              <w:bottom w:val="single" w:sz="4" w:space="0" w:color="auto"/>
            </w:tcBorders>
            <w:vAlign w:val="center"/>
            <w:tcPrChange w:id="2633" w:author="Sasi Songthong" w:date="2022-06-23T13:03:00Z">
              <w:tcPr>
                <w:tcW w:w="1800" w:type="dxa"/>
                <w:tcBorders>
                  <w:bottom w:val="single" w:sz="4" w:space="0" w:color="auto"/>
                </w:tcBorders>
                <w:vAlign w:val="center"/>
              </w:tcPr>
            </w:tcPrChange>
          </w:tcPr>
          <w:p w14:paraId="58009B99" w14:textId="77777777" w:rsidR="007E4DFC" w:rsidRPr="000047FC" w:rsidRDefault="007E4DFC" w:rsidP="007E4DFC">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634" w:author="Sasi Songthong" w:date="2022-06-23T13:03:00Z">
              <w:tcPr>
                <w:tcW w:w="1800" w:type="dxa"/>
                <w:gridSpan w:val="2"/>
                <w:tcBorders>
                  <w:bottom w:val="single" w:sz="4" w:space="0" w:color="auto"/>
                </w:tcBorders>
                <w:vAlign w:val="center"/>
              </w:tcPr>
            </w:tcPrChange>
          </w:tcPr>
          <w:p w14:paraId="2A5E172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35" w:author="Sasi Songthong" w:date="2022-06-23T13:03:00Z">
              <w:tcPr>
                <w:tcW w:w="1800" w:type="dxa"/>
                <w:tcBorders>
                  <w:bottom w:val="single" w:sz="4" w:space="0" w:color="auto"/>
                </w:tcBorders>
                <w:vAlign w:val="center"/>
              </w:tcPr>
            </w:tcPrChange>
          </w:tcPr>
          <w:p w14:paraId="76ABBD9C"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36" w:author="Sasi Songthong" w:date="2022-06-23T13:03:00Z">
              <w:tcPr>
                <w:tcW w:w="1800" w:type="dxa"/>
                <w:tcBorders>
                  <w:bottom w:val="single" w:sz="4" w:space="0" w:color="auto"/>
                </w:tcBorders>
                <w:vAlign w:val="center"/>
              </w:tcPr>
            </w:tcPrChange>
          </w:tcPr>
          <w:p w14:paraId="35960694"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37" w:author="Sasi Songthong" w:date="2022-06-23T13:03:00Z">
              <w:tcPr>
                <w:tcW w:w="1800" w:type="dxa"/>
                <w:tcBorders>
                  <w:bottom w:val="single" w:sz="4" w:space="0" w:color="auto"/>
                </w:tcBorders>
                <w:vAlign w:val="center"/>
              </w:tcPr>
            </w:tcPrChange>
          </w:tcPr>
          <w:p w14:paraId="57872DD0" w14:textId="77777777" w:rsidR="007E4DFC" w:rsidRDefault="007E4DFC" w:rsidP="007E4DFC">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638" w:author="Sasi Songthong" w:date="2022-06-23T13:03:00Z">
              <w:tcPr>
                <w:tcW w:w="900" w:type="dxa"/>
                <w:tcBorders>
                  <w:bottom w:val="single" w:sz="4" w:space="0" w:color="auto"/>
                </w:tcBorders>
                <w:vAlign w:val="center"/>
              </w:tcPr>
            </w:tcPrChange>
          </w:tcPr>
          <w:p w14:paraId="3AC725B8" w14:textId="5243B9C3" w:rsidR="007E4DFC" w:rsidRDefault="007E4DFC" w:rsidP="007E4DFC">
            <w:pPr>
              <w:jc w:val="center"/>
              <w:rPr>
                <w:rFonts w:ascii="Cambria" w:hAnsi="Cambria" w:cs="Arial"/>
              </w:rPr>
            </w:pPr>
            <w:ins w:id="2639" w:author="Sasi Songthong" w:date="2022-06-23T13:03:00Z">
              <w:r w:rsidRPr="00BF1CE3">
                <w:rPr>
                  <w:rFonts w:ascii="Cambria" w:hAnsi="Cambria" w:cs="Arial"/>
                </w:rPr>
                <w:t>Yes / No</w:t>
              </w:r>
            </w:ins>
          </w:p>
        </w:tc>
        <w:tc>
          <w:tcPr>
            <w:tcW w:w="1543" w:type="dxa"/>
            <w:tcBorders>
              <w:bottom w:val="single" w:sz="4" w:space="0" w:color="auto"/>
            </w:tcBorders>
            <w:vAlign w:val="center"/>
            <w:tcPrChange w:id="2640" w:author="Sasi Songthong" w:date="2022-06-23T13:03:00Z">
              <w:tcPr>
                <w:tcW w:w="900" w:type="dxa"/>
                <w:tcBorders>
                  <w:bottom w:val="single" w:sz="4" w:space="0" w:color="auto"/>
                </w:tcBorders>
                <w:vAlign w:val="center"/>
              </w:tcPr>
            </w:tcPrChange>
          </w:tcPr>
          <w:p w14:paraId="77F55A6D" w14:textId="0B3A5C83" w:rsidR="007E4DFC" w:rsidRDefault="007E4DFC" w:rsidP="007E4DFC">
            <w:pPr>
              <w:jc w:val="center"/>
              <w:rPr>
                <w:rFonts w:ascii="Cambria" w:hAnsi="Cambria" w:cs="Arial"/>
              </w:rPr>
            </w:pPr>
            <w:ins w:id="2641" w:author="Sasi Songthong" w:date="2022-06-23T13:03:00Z">
              <w:r w:rsidRPr="00BF1CE3">
                <w:rPr>
                  <w:rFonts w:ascii="Cambria" w:hAnsi="Cambria" w:cs="Arial"/>
                </w:rPr>
                <w:t>Yes / No</w:t>
              </w:r>
            </w:ins>
          </w:p>
        </w:tc>
        <w:tc>
          <w:tcPr>
            <w:tcW w:w="1260" w:type="dxa"/>
            <w:tcBorders>
              <w:bottom w:val="single" w:sz="4" w:space="0" w:color="auto"/>
            </w:tcBorders>
            <w:vAlign w:val="center"/>
            <w:tcPrChange w:id="2642" w:author="Sasi Songthong" w:date="2022-06-23T13:03:00Z">
              <w:tcPr>
                <w:tcW w:w="1260" w:type="dxa"/>
                <w:tcBorders>
                  <w:bottom w:val="single" w:sz="4" w:space="0" w:color="auto"/>
                </w:tcBorders>
                <w:vAlign w:val="center"/>
              </w:tcPr>
            </w:tcPrChange>
          </w:tcPr>
          <w:p w14:paraId="1A9B0DF2" w14:textId="77777777" w:rsidR="007E4DFC" w:rsidRDefault="007E4DFC" w:rsidP="007E4DFC">
            <w:pPr>
              <w:jc w:val="center"/>
              <w:rPr>
                <w:rFonts w:ascii="Cambria" w:hAnsi="Cambria" w:cs="Arial"/>
              </w:rPr>
            </w:pPr>
          </w:p>
        </w:tc>
      </w:tr>
      <w:tr w:rsidR="00BF6CA4" w:rsidRPr="00894548" w14:paraId="7FFBA51E" w14:textId="77777777" w:rsidTr="00173BEC">
        <w:trPr>
          <w:trHeight w:val="720"/>
        </w:trPr>
        <w:tc>
          <w:tcPr>
            <w:tcW w:w="12865" w:type="dxa"/>
            <w:gridSpan w:val="10"/>
            <w:tcBorders>
              <w:top w:val="single" w:sz="4" w:space="0" w:color="auto"/>
            </w:tcBorders>
          </w:tcPr>
          <w:p w14:paraId="53D3D0BC" w14:textId="77777777" w:rsidR="00BF6CA4" w:rsidRPr="00894548" w:rsidRDefault="00BF6CA4" w:rsidP="000047FC">
            <w:pPr>
              <w:rPr>
                <w:rFonts w:ascii="Cambria" w:hAnsi="Cambria" w:cs="Arial"/>
                <w:b/>
                <w:bCs/>
                <w:highlight w:val="yellow"/>
              </w:rPr>
            </w:pPr>
            <w:r w:rsidRPr="00894548">
              <w:rPr>
                <w:rFonts w:ascii="Cambria" w:hAnsi="Cambria" w:cs="Arial"/>
                <w:b/>
                <w:bCs/>
              </w:rPr>
              <w:t>Comments:</w:t>
            </w:r>
          </w:p>
        </w:tc>
      </w:tr>
      <w:tr w:rsidR="00BF6CA4" w14:paraId="59DFEAA7" w14:textId="77777777" w:rsidTr="000047FC">
        <w:trPr>
          <w:trHeight w:val="360"/>
        </w:trPr>
        <w:tc>
          <w:tcPr>
            <w:tcW w:w="3055" w:type="dxa"/>
            <w:gridSpan w:val="3"/>
            <w:shd w:val="clear" w:color="auto" w:fill="F2F2F2" w:themeFill="background1" w:themeFillShade="F2"/>
            <w:vAlign w:val="center"/>
          </w:tcPr>
          <w:p w14:paraId="73FA7485" w14:textId="77777777" w:rsidR="00BF6CA4" w:rsidRPr="00894548" w:rsidRDefault="00BF6CA4"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A54FFA2" w14:textId="77777777" w:rsidR="00BF6CA4" w:rsidRDefault="00BF6CA4" w:rsidP="000047FC">
            <w:pPr>
              <w:rPr>
                <w:rFonts w:ascii="Cambria" w:hAnsi="Cambria" w:cs="Arial"/>
              </w:rPr>
            </w:pPr>
          </w:p>
        </w:tc>
      </w:tr>
      <w:tr w:rsidR="00BF6CA4" w14:paraId="32543F92" w14:textId="77777777" w:rsidTr="000047FC">
        <w:trPr>
          <w:trHeight w:val="360"/>
        </w:trPr>
        <w:tc>
          <w:tcPr>
            <w:tcW w:w="3055" w:type="dxa"/>
            <w:gridSpan w:val="3"/>
            <w:shd w:val="clear" w:color="auto" w:fill="F2F2F2" w:themeFill="background1" w:themeFillShade="F2"/>
            <w:vAlign w:val="center"/>
          </w:tcPr>
          <w:p w14:paraId="7E39EBB8" w14:textId="6AC49288" w:rsidR="00BF6CA4"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0F14F6FF" w14:textId="77777777" w:rsidR="00BF6CA4" w:rsidRDefault="00BF6CA4" w:rsidP="000047FC">
            <w:pPr>
              <w:rPr>
                <w:rFonts w:ascii="Cambria" w:hAnsi="Cambria" w:cs="Arial"/>
              </w:rPr>
            </w:pPr>
          </w:p>
        </w:tc>
      </w:tr>
    </w:tbl>
    <w:p w14:paraId="729BCBAC" w14:textId="77777777" w:rsidR="00D16463" w:rsidRDefault="00D16463" w:rsidP="00D16463">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643">
          <w:tblGrid>
            <w:gridCol w:w="805"/>
            <w:gridCol w:w="1800"/>
            <w:gridCol w:w="450"/>
            <w:gridCol w:w="1350"/>
            <w:gridCol w:w="1800"/>
            <w:gridCol w:w="1800"/>
            <w:gridCol w:w="1800"/>
            <w:gridCol w:w="900"/>
            <w:gridCol w:w="900"/>
            <w:gridCol w:w="1260"/>
          </w:tblGrid>
        </w:tblGridChange>
      </w:tblGrid>
      <w:tr w:rsidR="00D16463" w:rsidRPr="00AC51DF" w14:paraId="301D05C7" w14:textId="77777777" w:rsidTr="000047FC">
        <w:trPr>
          <w:trHeight w:val="256"/>
        </w:trPr>
        <w:tc>
          <w:tcPr>
            <w:tcW w:w="12865" w:type="dxa"/>
            <w:gridSpan w:val="10"/>
            <w:shd w:val="clear" w:color="auto" w:fill="F2F2F2" w:themeFill="background1" w:themeFillShade="F2"/>
            <w:vAlign w:val="center"/>
          </w:tcPr>
          <w:p w14:paraId="5DE187A1" w14:textId="2AA07D22" w:rsidR="00D16463" w:rsidRPr="00AC51DF" w:rsidRDefault="00D16463" w:rsidP="000047FC">
            <w:pPr>
              <w:jc w:val="center"/>
              <w:rPr>
                <w:rFonts w:ascii="Cambria" w:hAnsi="Cambria" w:cs="Arial"/>
                <w:b/>
                <w:bCs/>
              </w:rPr>
            </w:pPr>
            <w:r>
              <w:rPr>
                <w:rFonts w:ascii="Cambria" w:hAnsi="Cambria" w:cs="Arial"/>
                <w:b/>
                <w:bCs/>
              </w:rPr>
              <w:t xml:space="preserve">Labels </w:t>
            </w:r>
            <w:r w:rsidR="00D76B93">
              <w:rPr>
                <w:rFonts w:ascii="Cambria" w:hAnsi="Cambria" w:cs="Arial"/>
                <w:b/>
                <w:bCs/>
              </w:rPr>
              <w:t>49</w:t>
            </w:r>
            <w:r>
              <w:rPr>
                <w:rFonts w:ascii="Cambria" w:hAnsi="Cambria" w:cs="Arial"/>
                <w:b/>
                <w:bCs/>
              </w:rPr>
              <w:t>-</w:t>
            </w:r>
            <w:r w:rsidR="00D76B93">
              <w:rPr>
                <w:rFonts w:ascii="Cambria" w:hAnsi="Cambria" w:cs="Arial"/>
                <w:b/>
                <w:bCs/>
              </w:rPr>
              <w:t>56</w:t>
            </w:r>
          </w:p>
        </w:tc>
      </w:tr>
      <w:tr w:rsidR="00D16463" w14:paraId="2455FC66" w14:textId="77777777" w:rsidTr="000047FC">
        <w:trPr>
          <w:trHeight w:val="256"/>
        </w:trPr>
        <w:tc>
          <w:tcPr>
            <w:tcW w:w="12865" w:type="dxa"/>
            <w:gridSpan w:val="10"/>
            <w:vAlign w:val="center"/>
          </w:tcPr>
          <w:p w14:paraId="64737869" w14:textId="77777777" w:rsidR="00D16463" w:rsidRPr="00894548" w:rsidRDefault="00D16463" w:rsidP="000047FC">
            <w:pPr>
              <w:rPr>
                <w:rFonts w:ascii="Cambria" w:hAnsi="Cambria" w:cs="Arial"/>
                <w:b/>
                <w:bCs/>
              </w:rPr>
            </w:pPr>
            <w:r w:rsidRPr="00894548">
              <w:rPr>
                <w:rFonts w:ascii="Cambria" w:hAnsi="Cambria" w:cs="Arial"/>
                <w:b/>
                <w:bCs/>
              </w:rPr>
              <w:t>Instructions:</w:t>
            </w:r>
          </w:p>
          <w:p w14:paraId="3CDF3B2C" w14:textId="13D2CC2A" w:rsidR="00D16463" w:rsidRDefault="00D16463"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4</w:t>
            </w:r>
            <w:r w:rsidR="00D76B93">
              <w:rPr>
                <w:rFonts w:ascii="Cambria" w:hAnsi="Cambria" w:cs="Arial"/>
              </w:rPr>
              <w:t>9</w:t>
            </w:r>
            <w:r>
              <w:rPr>
                <w:rFonts w:ascii="Cambria" w:hAnsi="Cambria" w:cs="Arial"/>
              </w:rPr>
              <w:t xml:space="preserve"> through </w:t>
            </w:r>
            <w:r w:rsidR="00D76B93">
              <w:rPr>
                <w:rFonts w:ascii="Cambria" w:hAnsi="Cambria" w:cs="Arial"/>
              </w:rPr>
              <w:t>56</w:t>
            </w:r>
            <w:r>
              <w:rPr>
                <w:rFonts w:ascii="Cambria" w:hAnsi="Cambria" w:cs="Arial"/>
              </w:rPr>
              <w:t>.</w:t>
            </w:r>
          </w:p>
          <w:p w14:paraId="5AEDD775" w14:textId="77777777" w:rsidR="00D16463" w:rsidRDefault="00D16463" w:rsidP="000047FC">
            <w:pPr>
              <w:tabs>
                <w:tab w:val="left" w:pos="245"/>
              </w:tabs>
              <w:rPr>
                <w:rFonts w:ascii="Cambria" w:hAnsi="Cambria" w:cs="Arial"/>
              </w:rPr>
            </w:pPr>
            <w:r>
              <w:rPr>
                <w:rFonts w:ascii="Cambria" w:hAnsi="Cambria" w:cs="Arial"/>
              </w:rPr>
              <w:t>2. Lightly rub labels 20 times with gloved hand.  Indicate “Yes” when complete.</w:t>
            </w:r>
          </w:p>
          <w:p w14:paraId="374F1CEE" w14:textId="77777777" w:rsidR="00503864" w:rsidRDefault="00503864" w:rsidP="00503864">
            <w:pPr>
              <w:tabs>
                <w:tab w:val="left" w:pos="245"/>
              </w:tabs>
              <w:rPr>
                <w:ins w:id="2644" w:author="Sasi Songthong" w:date="2022-06-23T12:54:00Z"/>
                <w:rFonts w:ascii="Cambria" w:hAnsi="Cambria" w:cs="Arial"/>
              </w:rPr>
            </w:pPr>
            <w:ins w:id="2645" w:author="Sasi Songthong" w:date="2022-06-23T12:54:00Z">
              <w:r>
                <w:rPr>
                  <w:rFonts w:ascii="Cambria" w:hAnsi="Cambria" w:cs="Arial"/>
                </w:rPr>
                <w:t>3. Lightly rub labels 20 times with gloved hand, which have been wiped with 70% IPA. Indicate “Yes” when complete.</w:t>
              </w:r>
            </w:ins>
          </w:p>
          <w:p w14:paraId="711598D8" w14:textId="77777777" w:rsidR="00503864" w:rsidRDefault="00503864" w:rsidP="00503864">
            <w:pPr>
              <w:tabs>
                <w:tab w:val="left" w:pos="245"/>
              </w:tabs>
              <w:rPr>
                <w:ins w:id="2646" w:author="Sasi Songthong" w:date="2022-06-23T12:54:00Z"/>
                <w:rFonts w:ascii="Cambria" w:hAnsi="Cambria" w:cs="Arial"/>
              </w:rPr>
            </w:pPr>
            <w:ins w:id="2647" w:author="Sasi Songthong" w:date="2022-06-23T12:54: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6495941F" w14:textId="43658D81" w:rsidR="00503864" w:rsidRDefault="00503864" w:rsidP="00503864">
            <w:pPr>
              <w:tabs>
                <w:tab w:val="left" w:pos="245"/>
              </w:tabs>
              <w:rPr>
                <w:ins w:id="2648" w:author="Sasi Songthong" w:date="2022-06-23T12:54:00Z"/>
                <w:rFonts w:ascii="Cambria" w:hAnsi="Cambria" w:cs="Arial"/>
              </w:rPr>
            </w:pPr>
            <w:ins w:id="2649" w:author="Sasi Songthong" w:date="2022-06-23T12:54:00Z">
              <w:r>
                <w:rPr>
                  <w:rFonts w:ascii="Cambria" w:hAnsi="Cambria" w:cs="Arial"/>
                </w:rPr>
                <w:t xml:space="preserve">5. Lightly rub labels 20 times with gloved hand, which have been wiped with </w:t>
              </w:r>
            </w:ins>
            <w:proofErr w:type="spellStart"/>
            <w:ins w:id="2650"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651" w:author="Sasi Songthong" w:date="2022-06-23T12:54:00Z">
              <w:r>
                <w:rPr>
                  <w:rFonts w:ascii="Cambria" w:hAnsi="Cambria" w:cs="Arial"/>
                </w:rPr>
                <w:t>.</w:t>
              </w:r>
              <w:proofErr w:type="gramEnd"/>
              <w:r>
                <w:rPr>
                  <w:rFonts w:ascii="Cambria" w:hAnsi="Cambria" w:cs="Arial"/>
                </w:rPr>
                <w:t xml:space="preserve"> Indicate “Yes” when complete.</w:t>
              </w:r>
            </w:ins>
          </w:p>
          <w:p w14:paraId="59605AA1" w14:textId="77777777" w:rsidR="00503864" w:rsidRDefault="00503864" w:rsidP="00503864">
            <w:pPr>
              <w:tabs>
                <w:tab w:val="left" w:pos="245"/>
              </w:tabs>
              <w:rPr>
                <w:ins w:id="2652" w:author="Sasi Songthong" w:date="2022-06-23T12:54:00Z"/>
                <w:rFonts w:ascii="Cambria" w:hAnsi="Cambria" w:cs="Arial"/>
              </w:rPr>
            </w:pPr>
            <w:ins w:id="2653" w:author="Sasi Songthong" w:date="2022-06-23T12:54:00Z">
              <w:r>
                <w:rPr>
                  <w:rFonts w:ascii="Cambria" w:hAnsi="Cambria" w:cs="Arial"/>
                </w:rPr>
                <w:t>6. Shuffled / rub with each package with 1 or more other package 20 times.  Indicate “Yes” when complete.</w:t>
              </w:r>
            </w:ins>
          </w:p>
          <w:p w14:paraId="6081A582" w14:textId="77777777" w:rsidR="00503864" w:rsidRDefault="00503864" w:rsidP="00503864">
            <w:pPr>
              <w:tabs>
                <w:tab w:val="left" w:pos="245"/>
              </w:tabs>
              <w:rPr>
                <w:ins w:id="2654" w:author="Sasi Songthong" w:date="2022-06-23T12:54:00Z"/>
                <w:rFonts w:ascii="Cambria" w:hAnsi="Cambria" w:cs="Arial"/>
              </w:rPr>
            </w:pPr>
            <w:ins w:id="2655" w:author="Sasi Songthong" w:date="2022-06-23T12:54:00Z">
              <w:r>
                <w:rPr>
                  <w:rFonts w:ascii="Cambria" w:hAnsi="Cambria" w:cs="Arial"/>
                </w:rPr>
                <w:t>7. Visually Inspect legibility of each label and verify presence of 3 labels on each package.  Document results.</w:t>
              </w:r>
            </w:ins>
          </w:p>
          <w:p w14:paraId="68B74FF4" w14:textId="77777777" w:rsidR="00503864" w:rsidRPr="00890057" w:rsidRDefault="00503864" w:rsidP="00503864">
            <w:pPr>
              <w:tabs>
                <w:tab w:val="left" w:pos="245"/>
              </w:tabs>
              <w:rPr>
                <w:ins w:id="2656" w:author="Sasi Songthong" w:date="2022-06-23T12:54:00Z"/>
                <w:rFonts w:ascii="Cambria" w:hAnsi="Cambria" w:cs="Arial"/>
                <w:noProof/>
              </w:rPr>
            </w:pPr>
            <w:ins w:id="2657" w:author="Sasi Songthong" w:date="2022-06-23T12:54:00Z">
              <w:r>
                <w:rPr>
                  <w:rFonts w:ascii="Cambria" w:hAnsi="Cambria" w:cs="Arial"/>
                </w:rPr>
                <w:t>8. Specify P (Pass) if “Yes” is indicated in the results column.</w:t>
              </w:r>
            </w:ins>
          </w:p>
          <w:p w14:paraId="716F807D" w14:textId="5B833AC6" w:rsidR="00D16463" w:rsidDel="00503864" w:rsidRDefault="00503864" w:rsidP="00503864">
            <w:pPr>
              <w:tabs>
                <w:tab w:val="left" w:pos="245"/>
              </w:tabs>
              <w:rPr>
                <w:del w:id="2658" w:author="Sasi Songthong" w:date="2022-06-23T12:54:00Z"/>
                <w:rFonts w:ascii="Cambria" w:hAnsi="Cambria" w:cs="Arial"/>
              </w:rPr>
            </w:pPr>
            <w:ins w:id="2659" w:author="Sasi Songthong" w:date="2022-06-23T12:54:00Z">
              <w:r>
                <w:rPr>
                  <w:rFonts w:ascii="Cambria" w:hAnsi="Cambria" w:cs="Arial"/>
                </w:rPr>
                <w:t>9</w:t>
              </w:r>
              <w:r w:rsidRPr="00890057">
                <w:rPr>
                  <w:rFonts w:ascii="Cambria" w:hAnsi="Cambria" w:cs="Arial"/>
                </w:rPr>
                <w:t>. Record comments and additional information in the “Comments” section or N/A.</w:t>
              </w:r>
            </w:ins>
            <w:del w:id="2660" w:author="Sasi Songthong" w:date="2022-06-23T12:54:00Z">
              <w:r w:rsidR="00D16463" w:rsidDel="00503864">
                <w:rPr>
                  <w:rFonts w:ascii="Cambria" w:hAnsi="Cambria" w:cs="Arial"/>
                </w:rPr>
                <w:delText>3. Lightly rub labels 20 times with gloved hand, which have been exposed to 70% IPA. Indicate “Yes” when complete.</w:delText>
              </w:r>
            </w:del>
          </w:p>
          <w:p w14:paraId="5DA12535" w14:textId="1DE95621" w:rsidR="00D16463" w:rsidDel="00503864" w:rsidRDefault="00D16463" w:rsidP="000047FC">
            <w:pPr>
              <w:tabs>
                <w:tab w:val="left" w:pos="245"/>
              </w:tabs>
              <w:rPr>
                <w:del w:id="2661" w:author="Sasi Songthong" w:date="2022-06-23T12:54:00Z"/>
                <w:rFonts w:ascii="Cambria" w:hAnsi="Cambria" w:cs="Arial"/>
              </w:rPr>
            </w:pPr>
            <w:del w:id="2662" w:author="Sasi Songthong" w:date="2022-06-23T12:54:00Z">
              <w:r w:rsidDel="00503864">
                <w:rPr>
                  <w:rFonts w:ascii="Cambria" w:hAnsi="Cambria" w:cs="Arial"/>
                </w:rPr>
                <w:delText>4. Lightly rub labels 20 times with gloved hand, which have been exposed to prepared Vesphene III.  Indicate “Yes” when complete.</w:delText>
              </w:r>
            </w:del>
          </w:p>
          <w:p w14:paraId="0A1D4E61" w14:textId="7B4D6BAA" w:rsidR="00D16463" w:rsidDel="00503864" w:rsidRDefault="00D16463" w:rsidP="000047FC">
            <w:pPr>
              <w:tabs>
                <w:tab w:val="left" w:pos="245"/>
              </w:tabs>
              <w:rPr>
                <w:del w:id="2663" w:author="Sasi Songthong" w:date="2022-06-23T12:54:00Z"/>
                <w:rFonts w:ascii="Cambria" w:hAnsi="Cambria" w:cs="Arial"/>
              </w:rPr>
            </w:pPr>
            <w:del w:id="2664" w:author="Sasi Songthong" w:date="2022-06-23T12:54:00Z">
              <w:r w:rsidDel="00503864">
                <w:rPr>
                  <w:rFonts w:ascii="Cambria" w:hAnsi="Cambria" w:cs="Arial"/>
                </w:rPr>
                <w:delText>5. Lightly rub labels 20 times with gloved hand, which have been exposed to Spore-Klenz. Indicate “Yes” when complete.</w:delText>
              </w:r>
            </w:del>
          </w:p>
          <w:p w14:paraId="215496D6" w14:textId="7A00D1A9" w:rsidR="00D16463" w:rsidDel="00503864" w:rsidRDefault="00D16463" w:rsidP="000047FC">
            <w:pPr>
              <w:tabs>
                <w:tab w:val="left" w:pos="245"/>
              </w:tabs>
              <w:rPr>
                <w:del w:id="2665" w:author="Sasi Songthong" w:date="2022-06-23T12:54:00Z"/>
                <w:rFonts w:ascii="Cambria" w:hAnsi="Cambria" w:cs="Arial"/>
              </w:rPr>
            </w:pPr>
            <w:del w:id="2666" w:author="Sasi Songthong" w:date="2022-06-23T12:54:00Z">
              <w:r w:rsidDel="00503864">
                <w:rPr>
                  <w:rFonts w:ascii="Cambria" w:hAnsi="Cambria" w:cs="Arial"/>
                </w:rPr>
                <w:delText>6. Shuffled / rub with each package with 1 or more other package 20 times.  Indicate “Yes” when complete.</w:delText>
              </w:r>
            </w:del>
          </w:p>
          <w:p w14:paraId="452B610A" w14:textId="388A24CB" w:rsidR="00D16463" w:rsidDel="00503864" w:rsidRDefault="00D16463" w:rsidP="000047FC">
            <w:pPr>
              <w:tabs>
                <w:tab w:val="left" w:pos="245"/>
              </w:tabs>
              <w:rPr>
                <w:del w:id="2667" w:author="Sasi Songthong" w:date="2022-06-23T12:54:00Z"/>
                <w:rFonts w:ascii="Cambria" w:hAnsi="Cambria" w:cs="Arial"/>
              </w:rPr>
            </w:pPr>
            <w:del w:id="2668" w:author="Sasi Songthong" w:date="2022-06-23T12:54:00Z">
              <w:r w:rsidDel="00503864">
                <w:rPr>
                  <w:rFonts w:ascii="Cambria" w:hAnsi="Cambria" w:cs="Arial"/>
                </w:rPr>
                <w:delText>7. Visually Inspect legibility of each label and verify the label remains securely affixed to the package.  Document results.</w:delText>
              </w:r>
            </w:del>
          </w:p>
          <w:p w14:paraId="2C36998C" w14:textId="21B3B1B8" w:rsidR="00D16463" w:rsidRPr="00890057" w:rsidDel="00503864" w:rsidRDefault="00D16463" w:rsidP="000047FC">
            <w:pPr>
              <w:tabs>
                <w:tab w:val="left" w:pos="245"/>
              </w:tabs>
              <w:rPr>
                <w:del w:id="2669" w:author="Sasi Songthong" w:date="2022-06-23T12:54:00Z"/>
                <w:rFonts w:ascii="Cambria" w:hAnsi="Cambria" w:cs="Arial"/>
                <w:noProof/>
              </w:rPr>
            </w:pPr>
            <w:del w:id="2670" w:author="Sasi Songthong" w:date="2022-06-23T12:54:00Z">
              <w:r w:rsidDel="00503864">
                <w:rPr>
                  <w:rFonts w:ascii="Cambria" w:hAnsi="Cambria" w:cs="Arial"/>
                </w:rPr>
                <w:delText>8. Specify P (Pass) if “Yes” is indicated in the results column.</w:delText>
              </w:r>
            </w:del>
          </w:p>
          <w:p w14:paraId="45AD4C54" w14:textId="26201194" w:rsidR="00D16463" w:rsidRDefault="00D16463" w:rsidP="000047FC">
            <w:pPr>
              <w:rPr>
                <w:rFonts w:ascii="Cambria" w:hAnsi="Cambria" w:cs="Arial"/>
              </w:rPr>
            </w:pPr>
            <w:del w:id="2671" w:author="Sasi Songthong" w:date="2022-06-23T12:54: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8E004E" w:rsidRPr="00894548" w14:paraId="4E5CD525" w14:textId="77777777" w:rsidTr="008E004E">
        <w:tblPrEx>
          <w:tblW w:w="12865" w:type="dxa"/>
          <w:tblLayout w:type="fixed"/>
          <w:tblPrExChange w:id="2672" w:author="Sasi Songthong" w:date="2022-06-23T13:03:00Z">
            <w:tblPrEx>
              <w:tblW w:w="12865" w:type="dxa"/>
              <w:tblLayout w:type="fixed"/>
            </w:tblPrEx>
          </w:tblPrExChange>
        </w:tblPrEx>
        <w:trPr>
          <w:trHeight w:val="288"/>
          <w:trPrChange w:id="2673" w:author="Sasi Songthong" w:date="2022-06-23T13:03:00Z">
            <w:trPr>
              <w:trHeight w:val="288"/>
            </w:trPr>
          </w:trPrChange>
        </w:trPr>
        <w:tc>
          <w:tcPr>
            <w:tcW w:w="805" w:type="dxa"/>
            <w:shd w:val="clear" w:color="auto" w:fill="F2F2F2" w:themeFill="background1" w:themeFillShade="F2"/>
            <w:vAlign w:val="center"/>
            <w:tcPrChange w:id="2674" w:author="Sasi Songthong" w:date="2022-06-23T13:03:00Z">
              <w:tcPr>
                <w:tcW w:w="805" w:type="dxa"/>
                <w:shd w:val="clear" w:color="auto" w:fill="F2F2F2" w:themeFill="background1" w:themeFillShade="F2"/>
                <w:vAlign w:val="center"/>
              </w:tcPr>
            </w:tcPrChange>
          </w:tcPr>
          <w:p w14:paraId="11C08C48"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675" w:author="Sasi Songthong" w:date="2022-06-23T13:03:00Z">
              <w:tcPr>
                <w:tcW w:w="1800" w:type="dxa"/>
                <w:shd w:val="clear" w:color="auto" w:fill="F2F2F2" w:themeFill="background1" w:themeFillShade="F2"/>
                <w:vAlign w:val="center"/>
              </w:tcPr>
            </w:tcPrChange>
          </w:tcPr>
          <w:p w14:paraId="22D2549D"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676" w:author="Sasi Songthong" w:date="2022-06-23T13:03:00Z">
              <w:tcPr>
                <w:tcW w:w="1800" w:type="dxa"/>
                <w:gridSpan w:val="2"/>
                <w:shd w:val="clear" w:color="auto" w:fill="F2F2F2" w:themeFill="background1" w:themeFillShade="F2"/>
                <w:vAlign w:val="center"/>
              </w:tcPr>
            </w:tcPrChange>
          </w:tcPr>
          <w:p w14:paraId="7A04D62F"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677" w:author="Sasi Songthong" w:date="2022-06-23T13:03:00Z">
              <w:tcPr>
                <w:tcW w:w="1800" w:type="dxa"/>
                <w:shd w:val="clear" w:color="auto" w:fill="F2F2F2" w:themeFill="background1" w:themeFillShade="F2"/>
                <w:vAlign w:val="center"/>
              </w:tcPr>
            </w:tcPrChange>
          </w:tcPr>
          <w:p w14:paraId="2699D066"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678" w:author="Sasi Songthong" w:date="2022-06-23T13:03:00Z">
              <w:tcPr>
                <w:tcW w:w="1800" w:type="dxa"/>
                <w:shd w:val="clear" w:color="auto" w:fill="F2F2F2" w:themeFill="background1" w:themeFillShade="F2"/>
                <w:vAlign w:val="center"/>
              </w:tcPr>
            </w:tcPrChange>
          </w:tcPr>
          <w:p w14:paraId="75DC8E53" w14:textId="29F2563F" w:rsidR="008E004E" w:rsidRPr="00894548" w:rsidRDefault="008E004E" w:rsidP="008E004E">
            <w:pPr>
              <w:jc w:val="center"/>
              <w:rPr>
                <w:rFonts w:ascii="Cambria" w:hAnsi="Cambria" w:cs="Arial"/>
                <w:b/>
                <w:bCs/>
              </w:rPr>
            </w:pPr>
            <w:r>
              <w:rPr>
                <w:rFonts w:ascii="Cambria" w:hAnsi="Cambria" w:cs="Arial"/>
                <w:b/>
                <w:bCs/>
              </w:rPr>
              <w:t xml:space="preserve">20 x </w:t>
            </w:r>
            <w:del w:id="2679" w:author="Sasi Songthong" w:date="2022-06-23T13:07:00Z">
              <w:r w:rsidDel="00FF2FDD">
                <w:rPr>
                  <w:rFonts w:ascii="Cambria" w:hAnsi="Cambria" w:cs="Arial"/>
                  <w:b/>
                  <w:bCs/>
                </w:rPr>
                <w:delText>Spore-Klenz</w:delText>
              </w:r>
            </w:del>
            <w:proofErr w:type="spellStart"/>
            <w:ins w:id="2680"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681" w:author="Sasi Songthong" w:date="2022-06-23T13:03:00Z">
              <w:tcPr>
                <w:tcW w:w="1800" w:type="dxa"/>
                <w:shd w:val="clear" w:color="auto" w:fill="F2F2F2" w:themeFill="background1" w:themeFillShade="F2"/>
                <w:vAlign w:val="center"/>
              </w:tcPr>
            </w:tcPrChange>
          </w:tcPr>
          <w:p w14:paraId="294D0BFA"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682" w:author="Sasi Songthong" w:date="2022-06-23T13:03:00Z">
              <w:tcPr>
                <w:tcW w:w="900" w:type="dxa"/>
                <w:shd w:val="clear" w:color="auto" w:fill="F2F2F2" w:themeFill="background1" w:themeFillShade="F2"/>
                <w:vAlign w:val="center"/>
              </w:tcPr>
            </w:tcPrChange>
          </w:tcPr>
          <w:p w14:paraId="3E15411E" w14:textId="77777777" w:rsidR="008E004E" w:rsidRPr="001E738F" w:rsidRDefault="008E004E" w:rsidP="008E004E">
            <w:pPr>
              <w:jc w:val="center"/>
              <w:rPr>
                <w:ins w:id="2683" w:author="Sasi Songthong" w:date="2022-06-23T13:03:00Z"/>
                <w:rFonts w:ascii="Cambria" w:hAnsi="Cambria" w:cs="Arial"/>
                <w:b/>
                <w:bCs/>
              </w:rPr>
            </w:pPr>
            <w:ins w:id="2684" w:author="Sasi Songthong" w:date="2022-06-23T13:03:00Z">
              <w:r w:rsidRPr="001E738F">
                <w:rPr>
                  <w:rFonts w:ascii="Cambria" w:hAnsi="Cambria" w:cs="Arial"/>
                  <w:b/>
                  <w:bCs/>
                </w:rPr>
                <w:t>Results:</w:t>
              </w:r>
            </w:ins>
          </w:p>
          <w:p w14:paraId="60092F1D" w14:textId="506FF703" w:rsidR="008E004E" w:rsidDel="00503864" w:rsidRDefault="008E004E" w:rsidP="008E004E">
            <w:pPr>
              <w:jc w:val="center"/>
              <w:rPr>
                <w:rFonts w:ascii="Cambria" w:hAnsi="Cambria" w:cs="Arial"/>
                <w:b/>
                <w:bCs/>
              </w:rPr>
            </w:pPr>
            <w:ins w:id="2685" w:author="Sasi Songthong" w:date="2022-06-23T13:03:00Z">
              <w:r w:rsidRPr="001E738F">
                <w:rPr>
                  <w:rFonts w:ascii="Cambria" w:hAnsi="Cambria" w:cs="Arial"/>
                  <w:b/>
                  <w:bCs/>
                </w:rPr>
                <w:t>Label legible?</w:t>
              </w:r>
            </w:ins>
            <w:del w:id="2686"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2687" w:author="Sasi Songthong" w:date="2022-06-23T13:03:00Z">
              <w:tcPr>
                <w:tcW w:w="900" w:type="dxa"/>
                <w:shd w:val="clear" w:color="auto" w:fill="F2F2F2" w:themeFill="background1" w:themeFillShade="F2"/>
                <w:vAlign w:val="center"/>
              </w:tcPr>
            </w:tcPrChange>
          </w:tcPr>
          <w:p w14:paraId="72640321" w14:textId="77777777" w:rsidR="008E004E" w:rsidRPr="001E738F" w:rsidRDefault="008E004E" w:rsidP="008E004E">
            <w:pPr>
              <w:jc w:val="center"/>
              <w:rPr>
                <w:ins w:id="2688" w:author="Sasi Songthong" w:date="2022-06-23T13:03:00Z"/>
                <w:rFonts w:ascii="Cambria" w:hAnsi="Cambria" w:cs="Arial"/>
                <w:b/>
                <w:bCs/>
              </w:rPr>
            </w:pPr>
            <w:ins w:id="2689" w:author="Sasi Songthong" w:date="2022-06-23T13:03:00Z">
              <w:r w:rsidRPr="001E738F">
                <w:rPr>
                  <w:rFonts w:ascii="Cambria" w:hAnsi="Cambria" w:cs="Arial"/>
                  <w:b/>
                  <w:bCs/>
                </w:rPr>
                <w:t>Results:</w:t>
              </w:r>
            </w:ins>
          </w:p>
          <w:p w14:paraId="748B7EDC" w14:textId="01D90F6A" w:rsidR="008E004E" w:rsidRPr="00894548" w:rsidRDefault="008E004E" w:rsidP="008E004E">
            <w:pPr>
              <w:jc w:val="center"/>
              <w:rPr>
                <w:rFonts w:ascii="Cambria" w:hAnsi="Cambria" w:cs="Arial"/>
                <w:b/>
                <w:bCs/>
              </w:rPr>
            </w:pPr>
            <w:ins w:id="2690" w:author="Sasi Songthong" w:date="2022-06-23T13:03:00Z">
              <w:r w:rsidRPr="001E738F">
                <w:rPr>
                  <w:rFonts w:ascii="Cambria" w:hAnsi="Cambria" w:cs="Arial"/>
                  <w:b/>
                  <w:bCs/>
                </w:rPr>
                <w:t>Label Present?</w:t>
              </w:r>
            </w:ins>
            <w:del w:id="2691"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692" w:author="Sasi Songthong" w:date="2022-06-23T13:03:00Z">
              <w:tcPr>
                <w:tcW w:w="1260" w:type="dxa"/>
                <w:shd w:val="clear" w:color="auto" w:fill="F2F2F2" w:themeFill="background1" w:themeFillShade="F2"/>
                <w:vAlign w:val="center"/>
              </w:tcPr>
            </w:tcPrChange>
          </w:tcPr>
          <w:p w14:paraId="268EC65E"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6A9970DA" w14:textId="77777777" w:rsidTr="008E004E">
        <w:tblPrEx>
          <w:tblW w:w="12865" w:type="dxa"/>
          <w:tblLayout w:type="fixed"/>
          <w:tblPrExChange w:id="2693" w:author="Sasi Songthong" w:date="2022-06-23T13:03:00Z">
            <w:tblPrEx>
              <w:tblW w:w="12865" w:type="dxa"/>
              <w:tblLayout w:type="fixed"/>
            </w:tblPrEx>
          </w:tblPrExChange>
        </w:tblPrEx>
        <w:trPr>
          <w:trHeight w:val="404"/>
          <w:trPrChange w:id="2694" w:author="Sasi Songthong" w:date="2022-06-23T13:03:00Z">
            <w:trPr>
              <w:trHeight w:val="404"/>
            </w:trPr>
          </w:trPrChange>
        </w:trPr>
        <w:tc>
          <w:tcPr>
            <w:tcW w:w="805" w:type="dxa"/>
            <w:vAlign w:val="center"/>
            <w:tcPrChange w:id="2695" w:author="Sasi Songthong" w:date="2022-06-23T13:03:00Z">
              <w:tcPr>
                <w:tcW w:w="805" w:type="dxa"/>
                <w:vAlign w:val="center"/>
              </w:tcPr>
            </w:tcPrChange>
          </w:tcPr>
          <w:p w14:paraId="5A69D3D7" w14:textId="022F1540" w:rsidR="008E004E" w:rsidRPr="000047FC" w:rsidRDefault="008E004E" w:rsidP="008E004E">
            <w:pPr>
              <w:jc w:val="center"/>
              <w:rPr>
                <w:rFonts w:ascii="Cambria" w:hAnsi="Cambria" w:cs="Arial"/>
                <w:b/>
                <w:bCs/>
              </w:rPr>
            </w:pPr>
            <w:r>
              <w:rPr>
                <w:rFonts w:ascii="Cambria" w:hAnsi="Cambria" w:cs="Arial"/>
                <w:b/>
                <w:bCs/>
              </w:rPr>
              <w:t>49</w:t>
            </w:r>
          </w:p>
        </w:tc>
        <w:tc>
          <w:tcPr>
            <w:tcW w:w="1542" w:type="dxa"/>
            <w:vAlign w:val="center"/>
            <w:tcPrChange w:id="2696" w:author="Sasi Songthong" w:date="2022-06-23T13:03:00Z">
              <w:tcPr>
                <w:tcW w:w="1800" w:type="dxa"/>
                <w:vAlign w:val="center"/>
              </w:tcPr>
            </w:tcPrChange>
          </w:tcPr>
          <w:p w14:paraId="28F0D26C"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2697" w:author="Sasi Songthong" w:date="2022-06-23T13:03:00Z">
              <w:tcPr>
                <w:tcW w:w="1800" w:type="dxa"/>
                <w:gridSpan w:val="2"/>
                <w:vAlign w:val="center"/>
              </w:tcPr>
            </w:tcPrChange>
          </w:tcPr>
          <w:p w14:paraId="39C5419E"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698" w:author="Sasi Songthong" w:date="2022-06-23T13:03:00Z">
              <w:tcPr>
                <w:tcW w:w="1800" w:type="dxa"/>
                <w:vAlign w:val="center"/>
              </w:tcPr>
            </w:tcPrChange>
          </w:tcPr>
          <w:p w14:paraId="5F730FB5"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699" w:author="Sasi Songthong" w:date="2022-06-23T13:03:00Z">
              <w:tcPr>
                <w:tcW w:w="1800" w:type="dxa"/>
                <w:vAlign w:val="center"/>
              </w:tcPr>
            </w:tcPrChange>
          </w:tcPr>
          <w:p w14:paraId="5C2E6D44"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700" w:author="Sasi Songthong" w:date="2022-06-23T13:03:00Z">
              <w:tcPr>
                <w:tcW w:w="1800" w:type="dxa"/>
                <w:vAlign w:val="center"/>
              </w:tcPr>
            </w:tcPrChange>
          </w:tcPr>
          <w:p w14:paraId="7C22B3B9"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701" w:author="Sasi Songthong" w:date="2022-06-23T13:03:00Z">
              <w:tcPr>
                <w:tcW w:w="900" w:type="dxa"/>
                <w:vAlign w:val="center"/>
              </w:tcPr>
            </w:tcPrChange>
          </w:tcPr>
          <w:p w14:paraId="12CA056E" w14:textId="7F3103E3" w:rsidR="008E004E" w:rsidDel="006402E7" w:rsidRDefault="008E004E" w:rsidP="008E004E">
            <w:pPr>
              <w:jc w:val="center"/>
              <w:rPr>
                <w:del w:id="2702" w:author="Sasi Songthong" w:date="2022-06-23T12:57:00Z"/>
                <w:rFonts w:ascii="Cambria" w:hAnsi="Cambria" w:cs="Arial"/>
              </w:rPr>
            </w:pPr>
            <w:ins w:id="2703" w:author="Sasi Songthong" w:date="2022-06-23T13:03:00Z">
              <w:r>
                <w:rPr>
                  <w:rFonts w:ascii="Cambria" w:hAnsi="Cambria" w:cs="Arial"/>
                </w:rPr>
                <w:t>Yes / No</w:t>
              </w:r>
            </w:ins>
            <w:del w:id="2704" w:author="Sasi Songthong" w:date="2022-06-23T12:54:00Z">
              <w:r w:rsidDel="00503864">
                <w:rPr>
                  <w:rFonts w:ascii="Cambria" w:hAnsi="Cambria" w:cs="Arial"/>
                </w:rPr>
                <w:delText>Yes / No</w:delText>
              </w:r>
            </w:del>
          </w:p>
          <w:p w14:paraId="6B3F02C2" w14:textId="051A59FA" w:rsidR="008E004E" w:rsidDel="006402E7" w:rsidRDefault="008E004E" w:rsidP="008E004E">
            <w:pPr>
              <w:jc w:val="center"/>
              <w:rPr>
                <w:del w:id="2705" w:author="Sasi Songthong" w:date="2022-06-23T12:57:00Z"/>
                <w:rFonts w:ascii="Cambria" w:hAnsi="Cambria" w:cs="Arial"/>
              </w:rPr>
            </w:pPr>
            <w:del w:id="2706" w:author="Sasi Songthong" w:date="2022-06-23T12:54:00Z">
              <w:r w:rsidRPr="00BF1CE3" w:rsidDel="00503864">
                <w:rPr>
                  <w:rFonts w:ascii="Cambria" w:hAnsi="Cambria" w:cs="Arial"/>
                </w:rPr>
                <w:delText>Yes / No</w:delText>
              </w:r>
            </w:del>
          </w:p>
          <w:p w14:paraId="6B59B659" w14:textId="5EFA6E49" w:rsidR="008E004E" w:rsidDel="006402E7" w:rsidRDefault="008E004E" w:rsidP="008E004E">
            <w:pPr>
              <w:jc w:val="center"/>
              <w:rPr>
                <w:del w:id="2707" w:author="Sasi Songthong" w:date="2022-06-23T12:57:00Z"/>
                <w:rFonts w:ascii="Cambria" w:hAnsi="Cambria" w:cs="Arial"/>
              </w:rPr>
            </w:pPr>
            <w:del w:id="2708" w:author="Sasi Songthong" w:date="2022-06-23T12:54:00Z">
              <w:r w:rsidRPr="00BF1CE3" w:rsidDel="00503864">
                <w:rPr>
                  <w:rFonts w:ascii="Cambria" w:hAnsi="Cambria" w:cs="Arial"/>
                </w:rPr>
                <w:delText>Yes / No</w:delText>
              </w:r>
            </w:del>
          </w:p>
          <w:p w14:paraId="4CBE4B81" w14:textId="77777777" w:rsidR="008E004E" w:rsidRDefault="008E004E" w:rsidP="008E004E">
            <w:pPr>
              <w:jc w:val="center"/>
              <w:rPr>
                <w:rFonts w:ascii="Cambria" w:hAnsi="Cambria" w:cs="Arial"/>
              </w:rPr>
            </w:pPr>
            <w:del w:id="2709" w:author="Sasi Songthong" w:date="2022-06-23T12:54:00Z">
              <w:r w:rsidRPr="00BF1CE3" w:rsidDel="00503864">
                <w:rPr>
                  <w:rFonts w:ascii="Cambria" w:hAnsi="Cambria" w:cs="Arial"/>
                </w:rPr>
                <w:delText>Yes / No</w:delText>
              </w:r>
            </w:del>
          </w:p>
        </w:tc>
        <w:tc>
          <w:tcPr>
            <w:tcW w:w="1543" w:type="dxa"/>
            <w:vAlign w:val="center"/>
            <w:tcPrChange w:id="2710" w:author="Sasi Songthong" w:date="2022-06-23T13:03:00Z">
              <w:tcPr>
                <w:tcW w:w="900" w:type="dxa"/>
                <w:vAlign w:val="center"/>
              </w:tcPr>
            </w:tcPrChange>
          </w:tcPr>
          <w:p w14:paraId="29505405" w14:textId="166F0605" w:rsidR="008E004E" w:rsidDel="006402E7" w:rsidRDefault="008E004E" w:rsidP="008E004E">
            <w:pPr>
              <w:jc w:val="center"/>
              <w:rPr>
                <w:del w:id="2711" w:author="Sasi Songthong" w:date="2022-06-23T12:57:00Z"/>
                <w:rFonts w:ascii="Cambria" w:hAnsi="Cambria" w:cs="Arial"/>
              </w:rPr>
            </w:pPr>
            <w:ins w:id="2712" w:author="Sasi Songthong" w:date="2022-06-23T13:03:00Z">
              <w:r>
                <w:rPr>
                  <w:rFonts w:ascii="Cambria" w:hAnsi="Cambria" w:cs="Arial"/>
                </w:rPr>
                <w:t>Yes / No</w:t>
              </w:r>
            </w:ins>
            <w:del w:id="2713" w:author="Sasi Songthong" w:date="2022-06-23T12:54:00Z">
              <w:r w:rsidRPr="00BF1CE3" w:rsidDel="00503864">
                <w:rPr>
                  <w:rFonts w:ascii="Cambria" w:hAnsi="Cambria" w:cs="Arial"/>
                </w:rPr>
                <w:delText>Yes / No</w:delText>
              </w:r>
            </w:del>
          </w:p>
          <w:p w14:paraId="09B4186A" w14:textId="49FA0B95" w:rsidR="008E004E" w:rsidDel="006402E7" w:rsidRDefault="008E004E" w:rsidP="008E004E">
            <w:pPr>
              <w:jc w:val="center"/>
              <w:rPr>
                <w:del w:id="2714" w:author="Sasi Songthong" w:date="2022-06-23T12:57:00Z"/>
                <w:rFonts w:ascii="Cambria" w:hAnsi="Cambria" w:cs="Arial"/>
              </w:rPr>
            </w:pPr>
            <w:del w:id="2715" w:author="Sasi Songthong" w:date="2022-06-23T12:54:00Z">
              <w:r w:rsidRPr="00BF1CE3" w:rsidDel="00503864">
                <w:rPr>
                  <w:rFonts w:ascii="Cambria" w:hAnsi="Cambria" w:cs="Arial"/>
                </w:rPr>
                <w:delText>Yes / No</w:delText>
              </w:r>
            </w:del>
          </w:p>
          <w:p w14:paraId="5D1950C1" w14:textId="189B3390" w:rsidR="008E004E" w:rsidDel="006402E7" w:rsidRDefault="008E004E" w:rsidP="008E004E">
            <w:pPr>
              <w:jc w:val="center"/>
              <w:rPr>
                <w:del w:id="2716" w:author="Sasi Songthong" w:date="2022-06-23T12:57:00Z"/>
                <w:rFonts w:ascii="Cambria" w:hAnsi="Cambria" w:cs="Arial"/>
              </w:rPr>
            </w:pPr>
            <w:del w:id="2717" w:author="Sasi Songthong" w:date="2022-06-23T12:54:00Z">
              <w:r w:rsidRPr="00BF1CE3" w:rsidDel="00503864">
                <w:rPr>
                  <w:rFonts w:ascii="Cambria" w:hAnsi="Cambria" w:cs="Arial"/>
                </w:rPr>
                <w:delText>Yes / No</w:delText>
              </w:r>
            </w:del>
          </w:p>
          <w:p w14:paraId="5A55C13B" w14:textId="2F3BE96F" w:rsidR="008E004E" w:rsidRDefault="008E004E" w:rsidP="008E004E">
            <w:pPr>
              <w:jc w:val="center"/>
              <w:rPr>
                <w:rFonts w:ascii="Cambria" w:hAnsi="Cambria" w:cs="Arial"/>
              </w:rPr>
            </w:pPr>
            <w:del w:id="2718" w:author="Sasi Songthong" w:date="2022-06-23T12:54:00Z">
              <w:r w:rsidRPr="00BF1CE3" w:rsidDel="00503864">
                <w:rPr>
                  <w:rFonts w:ascii="Cambria" w:hAnsi="Cambria" w:cs="Arial"/>
                </w:rPr>
                <w:delText>Yes / No</w:delText>
              </w:r>
            </w:del>
          </w:p>
        </w:tc>
        <w:tc>
          <w:tcPr>
            <w:tcW w:w="1260" w:type="dxa"/>
            <w:vAlign w:val="center"/>
            <w:tcPrChange w:id="2719" w:author="Sasi Songthong" w:date="2022-06-23T13:03:00Z">
              <w:tcPr>
                <w:tcW w:w="1260" w:type="dxa"/>
                <w:vAlign w:val="center"/>
              </w:tcPr>
            </w:tcPrChange>
          </w:tcPr>
          <w:p w14:paraId="26E2EC8C" w14:textId="77777777" w:rsidR="008E004E" w:rsidRDefault="008E004E" w:rsidP="008E004E">
            <w:pPr>
              <w:jc w:val="center"/>
              <w:rPr>
                <w:rFonts w:ascii="Cambria" w:hAnsi="Cambria" w:cs="Arial"/>
              </w:rPr>
            </w:pPr>
          </w:p>
        </w:tc>
      </w:tr>
      <w:tr w:rsidR="008E004E" w14:paraId="7A0ECE07" w14:textId="77777777" w:rsidTr="008E004E">
        <w:tblPrEx>
          <w:tblW w:w="12865" w:type="dxa"/>
          <w:tblLayout w:type="fixed"/>
          <w:tblPrExChange w:id="2720" w:author="Sasi Songthong" w:date="2022-06-23T13:03:00Z">
            <w:tblPrEx>
              <w:tblW w:w="12865" w:type="dxa"/>
              <w:tblLayout w:type="fixed"/>
            </w:tblPrEx>
          </w:tblPrExChange>
        </w:tblPrEx>
        <w:trPr>
          <w:trHeight w:val="392"/>
          <w:trPrChange w:id="2721" w:author="Sasi Songthong" w:date="2022-06-23T13:03:00Z">
            <w:trPr>
              <w:trHeight w:val="392"/>
            </w:trPr>
          </w:trPrChange>
        </w:trPr>
        <w:tc>
          <w:tcPr>
            <w:tcW w:w="805" w:type="dxa"/>
            <w:vAlign w:val="center"/>
            <w:tcPrChange w:id="2722" w:author="Sasi Songthong" w:date="2022-06-23T13:03:00Z">
              <w:tcPr>
                <w:tcW w:w="805" w:type="dxa"/>
                <w:vAlign w:val="center"/>
              </w:tcPr>
            </w:tcPrChange>
          </w:tcPr>
          <w:p w14:paraId="1B8B4BAA" w14:textId="10AFDFA6" w:rsidR="008E004E" w:rsidRPr="000047FC" w:rsidRDefault="008E004E" w:rsidP="008E004E">
            <w:pPr>
              <w:jc w:val="center"/>
              <w:rPr>
                <w:rFonts w:ascii="Cambria" w:hAnsi="Cambria" w:cs="Arial"/>
                <w:b/>
                <w:bCs/>
              </w:rPr>
            </w:pPr>
            <w:r>
              <w:rPr>
                <w:rFonts w:ascii="Cambria" w:hAnsi="Cambria" w:cs="Arial"/>
                <w:b/>
                <w:bCs/>
              </w:rPr>
              <w:t>50</w:t>
            </w:r>
          </w:p>
        </w:tc>
        <w:tc>
          <w:tcPr>
            <w:tcW w:w="1542" w:type="dxa"/>
            <w:vAlign w:val="center"/>
            <w:tcPrChange w:id="2723" w:author="Sasi Songthong" w:date="2022-06-23T13:03:00Z">
              <w:tcPr>
                <w:tcW w:w="1800" w:type="dxa"/>
                <w:vAlign w:val="center"/>
              </w:tcPr>
            </w:tcPrChange>
          </w:tcPr>
          <w:p w14:paraId="49E284E2"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724" w:author="Sasi Songthong" w:date="2022-06-23T13:03:00Z">
              <w:tcPr>
                <w:tcW w:w="1800" w:type="dxa"/>
                <w:gridSpan w:val="2"/>
                <w:vAlign w:val="center"/>
              </w:tcPr>
            </w:tcPrChange>
          </w:tcPr>
          <w:p w14:paraId="1210C0EC"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25" w:author="Sasi Songthong" w:date="2022-06-23T13:03:00Z">
              <w:tcPr>
                <w:tcW w:w="1800" w:type="dxa"/>
                <w:vAlign w:val="center"/>
              </w:tcPr>
            </w:tcPrChange>
          </w:tcPr>
          <w:p w14:paraId="27C5EA0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26" w:author="Sasi Songthong" w:date="2022-06-23T13:03:00Z">
              <w:tcPr>
                <w:tcW w:w="1800" w:type="dxa"/>
                <w:vAlign w:val="center"/>
              </w:tcPr>
            </w:tcPrChange>
          </w:tcPr>
          <w:p w14:paraId="6EAF4B7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27" w:author="Sasi Songthong" w:date="2022-06-23T13:03:00Z">
              <w:tcPr>
                <w:tcW w:w="1800" w:type="dxa"/>
                <w:vAlign w:val="center"/>
              </w:tcPr>
            </w:tcPrChange>
          </w:tcPr>
          <w:p w14:paraId="55EF981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28" w:author="Sasi Songthong" w:date="2022-06-23T13:03:00Z">
              <w:tcPr>
                <w:tcW w:w="900" w:type="dxa"/>
                <w:vAlign w:val="center"/>
              </w:tcPr>
            </w:tcPrChange>
          </w:tcPr>
          <w:p w14:paraId="2A175597" w14:textId="3C469D3F" w:rsidR="008E004E" w:rsidRDefault="008E004E" w:rsidP="008E004E">
            <w:pPr>
              <w:jc w:val="center"/>
              <w:rPr>
                <w:rFonts w:ascii="Cambria" w:hAnsi="Cambria" w:cs="Arial"/>
              </w:rPr>
            </w:pPr>
            <w:ins w:id="2729" w:author="Sasi Songthong" w:date="2022-06-23T13:03:00Z">
              <w:r w:rsidRPr="00BF1CE3">
                <w:rPr>
                  <w:rFonts w:ascii="Cambria" w:hAnsi="Cambria" w:cs="Arial"/>
                </w:rPr>
                <w:t>Yes / No</w:t>
              </w:r>
            </w:ins>
          </w:p>
        </w:tc>
        <w:tc>
          <w:tcPr>
            <w:tcW w:w="1543" w:type="dxa"/>
            <w:vAlign w:val="center"/>
            <w:tcPrChange w:id="2730" w:author="Sasi Songthong" w:date="2022-06-23T13:03:00Z">
              <w:tcPr>
                <w:tcW w:w="900" w:type="dxa"/>
                <w:vAlign w:val="center"/>
              </w:tcPr>
            </w:tcPrChange>
          </w:tcPr>
          <w:p w14:paraId="63AA34C5" w14:textId="7C0B52E6" w:rsidR="008E004E" w:rsidRDefault="008E004E" w:rsidP="008E004E">
            <w:pPr>
              <w:jc w:val="center"/>
              <w:rPr>
                <w:rFonts w:ascii="Cambria" w:hAnsi="Cambria" w:cs="Arial"/>
              </w:rPr>
            </w:pPr>
            <w:ins w:id="2731" w:author="Sasi Songthong" w:date="2022-06-23T13:03:00Z">
              <w:r w:rsidRPr="00BF1CE3">
                <w:rPr>
                  <w:rFonts w:ascii="Cambria" w:hAnsi="Cambria" w:cs="Arial"/>
                </w:rPr>
                <w:t>Yes / No</w:t>
              </w:r>
            </w:ins>
          </w:p>
        </w:tc>
        <w:tc>
          <w:tcPr>
            <w:tcW w:w="1260" w:type="dxa"/>
            <w:vAlign w:val="center"/>
            <w:tcPrChange w:id="2732" w:author="Sasi Songthong" w:date="2022-06-23T13:03:00Z">
              <w:tcPr>
                <w:tcW w:w="1260" w:type="dxa"/>
                <w:vAlign w:val="center"/>
              </w:tcPr>
            </w:tcPrChange>
          </w:tcPr>
          <w:p w14:paraId="13B74CED" w14:textId="77777777" w:rsidR="008E004E" w:rsidRDefault="008E004E" w:rsidP="008E004E">
            <w:pPr>
              <w:jc w:val="center"/>
              <w:rPr>
                <w:rFonts w:ascii="Cambria" w:hAnsi="Cambria" w:cs="Arial"/>
              </w:rPr>
            </w:pPr>
          </w:p>
        </w:tc>
      </w:tr>
      <w:tr w:rsidR="008E004E" w14:paraId="37189FD9" w14:textId="77777777" w:rsidTr="008E004E">
        <w:tblPrEx>
          <w:tblW w:w="12865" w:type="dxa"/>
          <w:tblLayout w:type="fixed"/>
          <w:tblPrExChange w:id="2733" w:author="Sasi Songthong" w:date="2022-06-23T13:03:00Z">
            <w:tblPrEx>
              <w:tblW w:w="12865" w:type="dxa"/>
              <w:tblLayout w:type="fixed"/>
            </w:tblPrEx>
          </w:tblPrExChange>
        </w:tblPrEx>
        <w:trPr>
          <w:trHeight w:val="392"/>
          <w:trPrChange w:id="2734" w:author="Sasi Songthong" w:date="2022-06-23T13:03:00Z">
            <w:trPr>
              <w:trHeight w:val="392"/>
            </w:trPr>
          </w:trPrChange>
        </w:trPr>
        <w:tc>
          <w:tcPr>
            <w:tcW w:w="805" w:type="dxa"/>
            <w:vAlign w:val="center"/>
            <w:tcPrChange w:id="2735" w:author="Sasi Songthong" w:date="2022-06-23T13:03:00Z">
              <w:tcPr>
                <w:tcW w:w="805" w:type="dxa"/>
                <w:vAlign w:val="center"/>
              </w:tcPr>
            </w:tcPrChange>
          </w:tcPr>
          <w:p w14:paraId="2502C9A5" w14:textId="5F6A7C2B" w:rsidR="008E004E" w:rsidRPr="000047FC" w:rsidRDefault="008E004E" w:rsidP="008E004E">
            <w:pPr>
              <w:jc w:val="center"/>
              <w:rPr>
                <w:rFonts w:ascii="Cambria" w:hAnsi="Cambria" w:cs="Arial"/>
                <w:b/>
                <w:bCs/>
              </w:rPr>
            </w:pPr>
            <w:r>
              <w:rPr>
                <w:rFonts w:ascii="Cambria" w:hAnsi="Cambria" w:cs="Arial"/>
                <w:b/>
                <w:bCs/>
              </w:rPr>
              <w:t>51</w:t>
            </w:r>
          </w:p>
        </w:tc>
        <w:tc>
          <w:tcPr>
            <w:tcW w:w="1542" w:type="dxa"/>
            <w:vAlign w:val="center"/>
            <w:tcPrChange w:id="2736" w:author="Sasi Songthong" w:date="2022-06-23T13:03:00Z">
              <w:tcPr>
                <w:tcW w:w="1800" w:type="dxa"/>
                <w:vAlign w:val="center"/>
              </w:tcPr>
            </w:tcPrChange>
          </w:tcPr>
          <w:p w14:paraId="76FE9661"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737" w:author="Sasi Songthong" w:date="2022-06-23T13:03:00Z">
              <w:tcPr>
                <w:tcW w:w="1800" w:type="dxa"/>
                <w:gridSpan w:val="2"/>
                <w:vAlign w:val="center"/>
              </w:tcPr>
            </w:tcPrChange>
          </w:tcPr>
          <w:p w14:paraId="1FDC067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38" w:author="Sasi Songthong" w:date="2022-06-23T13:03:00Z">
              <w:tcPr>
                <w:tcW w:w="1800" w:type="dxa"/>
                <w:vAlign w:val="center"/>
              </w:tcPr>
            </w:tcPrChange>
          </w:tcPr>
          <w:p w14:paraId="56F0ED8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39" w:author="Sasi Songthong" w:date="2022-06-23T13:03:00Z">
              <w:tcPr>
                <w:tcW w:w="1800" w:type="dxa"/>
                <w:vAlign w:val="center"/>
              </w:tcPr>
            </w:tcPrChange>
          </w:tcPr>
          <w:p w14:paraId="73D630C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40" w:author="Sasi Songthong" w:date="2022-06-23T13:03:00Z">
              <w:tcPr>
                <w:tcW w:w="1800" w:type="dxa"/>
                <w:vAlign w:val="center"/>
              </w:tcPr>
            </w:tcPrChange>
          </w:tcPr>
          <w:p w14:paraId="7B1969F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41" w:author="Sasi Songthong" w:date="2022-06-23T13:03:00Z">
              <w:tcPr>
                <w:tcW w:w="900" w:type="dxa"/>
                <w:vAlign w:val="center"/>
              </w:tcPr>
            </w:tcPrChange>
          </w:tcPr>
          <w:p w14:paraId="30A6DCC3" w14:textId="597839AA" w:rsidR="008E004E" w:rsidRDefault="008E004E" w:rsidP="008E004E">
            <w:pPr>
              <w:jc w:val="center"/>
              <w:rPr>
                <w:rFonts w:ascii="Cambria" w:hAnsi="Cambria" w:cs="Arial"/>
              </w:rPr>
            </w:pPr>
            <w:ins w:id="2742" w:author="Sasi Songthong" w:date="2022-06-23T13:03:00Z">
              <w:r w:rsidRPr="00BF1CE3">
                <w:rPr>
                  <w:rFonts w:ascii="Cambria" w:hAnsi="Cambria" w:cs="Arial"/>
                </w:rPr>
                <w:t>Yes / No</w:t>
              </w:r>
            </w:ins>
          </w:p>
        </w:tc>
        <w:tc>
          <w:tcPr>
            <w:tcW w:w="1543" w:type="dxa"/>
            <w:vAlign w:val="center"/>
            <w:tcPrChange w:id="2743" w:author="Sasi Songthong" w:date="2022-06-23T13:03:00Z">
              <w:tcPr>
                <w:tcW w:w="900" w:type="dxa"/>
                <w:vAlign w:val="center"/>
              </w:tcPr>
            </w:tcPrChange>
          </w:tcPr>
          <w:p w14:paraId="190289A3" w14:textId="74490F30" w:rsidR="008E004E" w:rsidRDefault="008E004E" w:rsidP="008E004E">
            <w:pPr>
              <w:jc w:val="center"/>
              <w:rPr>
                <w:rFonts w:ascii="Cambria" w:hAnsi="Cambria" w:cs="Arial"/>
              </w:rPr>
            </w:pPr>
            <w:ins w:id="2744" w:author="Sasi Songthong" w:date="2022-06-23T13:03:00Z">
              <w:r w:rsidRPr="00BF1CE3">
                <w:rPr>
                  <w:rFonts w:ascii="Cambria" w:hAnsi="Cambria" w:cs="Arial"/>
                </w:rPr>
                <w:t>Yes / No</w:t>
              </w:r>
            </w:ins>
          </w:p>
        </w:tc>
        <w:tc>
          <w:tcPr>
            <w:tcW w:w="1260" w:type="dxa"/>
            <w:vAlign w:val="center"/>
            <w:tcPrChange w:id="2745" w:author="Sasi Songthong" w:date="2022-06-23T13:03:00Z">
              <w:tcPr>
                <w:tcW w:w="1260" w:type="dxa"/>
                <w:vAlign w:val="center"/>
              </w:tcPr>
            </w:tcPrChange>
          </w:tcPr>
          <w:p w14:paraId="1166FD85" w14:textId="77777777" w:rsidR="008E004E" w:rsidRDefault="008E004E" w:rsidP="008E004E">
            <w:pPr>
              <w:jc w:val="center"/>
              <w:rPr>
                <w:rFonts w:ascii="Cambria" w:hAnsi="Cambria" w:cs="Arial"/>
              </w:rPr>
            </w:pPr>
          </w:p>
        </w:tc>
      </w:tr>
      <w:tr w:rsidR="008E004E" w14:paraId="45C1F342" w14:textId="77777777" w:rsidTr="008E004E">
        <w:tblPrEx>
          <w:tblW w:w="12865" w:type="dxa"/>
          <w:tblLayout w:type="fixed"/>
          <w:tblPrExChange w:id="2746" w:author="Sasi Songthong" w:date="2022-06-23T13:03:00Z">
            <w:tblPrEx>
              <w:tblW w:w="12865" w:type="dxa"/>
              <w:tblLayout w:type="fixed"/>
            </w:tblPrEx>
          </w:tblPrExChange>
        </w:tblPrEx>
        <w:trPr>
          <w:trHeight w:val="392"/>
          <w:trPrChange w:id="2747" w:author="Sasi Songthong" w:date="2022-06-23T13:03:00Z">
            <w:trPr>
              <w:trHeight w:val="392"/>
            </w:trPr>
          </w:trPrChange>
        </w:trPr>
        <w:tc>
          <w:tcPr>
            <w:tcW w:w="805" w:type="dxa"/>
            <w:vAlign w:val="center"/>
            <w:tcPrChange w:id="2748" w:author="Sasi Songthong" w:date="2022-06-23T13:03:00Z">
              <w:tcPr>
                <w:tcW w:w="805" w:type="dxa"/>
                <w:vAlign w:val="center"/>
              </w:tcPr>
            </w:tcPrChange>
          </w:tcPr>
          <w:p w14:paraId="46B91B14" w14:textId="5F88E091" w:rsidR="008E004E" w:rsidRPr="000047FC" w:rsidRDefault="008E004E" w:rsidP="008E004E">
            <w:pPr>
              <w:jc w:val="center"/>
              <w:rPr>
                <w:rFonts w:ascii="Cambria" w:hAnsi="Cambria" w:cs="Arial"/>
                <w:b/>
                <w:bCs/>
              </w:rPr>
            </w:pPr>
            <w:r>
              <w:rPr>
                <w:rFonts w:ascii="Cambria" w:hAnsi="Cambria" w:cs="Arial"/>
                <w:b/>
                <w:bCs/>
              </w:rPr>
              <w:t>52</w:t>
            </w:r>
          </w:p>
        </w:tc>
        <w:tc>
          <w:tcPr>
            <w:tcW w:w="1542" w:type="dxa"/>
            <w:vAlign w:val="center"/>
            <w:tcPrChange w:id="2749" w:author="Sasi Songthong" w:date="2022-06-23T13:03:00Z">
              <w:tcPr>
                <w:tcW w:w="1800" w:type="dxa"/>
                <w:vAlign w:val="center"/>
              </w:tcPr>
            </w:tcPrChange>
          </w:tcPr>
          <w:p w14:paraId="4650A089"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750" w:author="Sasi Songthong" w:date="2022-06-23T13:03:00Z">
              <w:tcPr>
                <w:tcW w:w="1800" w:type="dxa"/>
                <w:gridSpan w:val="2"/>
                <w:vAlign w:val="center"/>
              </w:tcPr>
            </w:tcPrChange>
          </w:tcPr>
          <w:p w14:paraId="1E2B928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51" w:author="Sasi Songthong" w:date="2022-06-23T13:03:00Z">
              <w:tcPr>
                <w:tcW w:w="1800" w:type="dxa"/>
                <w:vAlign w:val="center"/>
              </w:tcPr>
            </w:tcPrChange>
          </w:tcPr>
          <w:p w14:paraId="08A1B21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52" w:author="Sasi Songthong" w:date="2022-06-23T13:03:00Z">
              <w:tcPr>
                <w:tcW w:w="1800" w:type="dxa"/>
                <w:vAlign w:val="center"/>
              </w:tcPr>
            </w:tcPrChange>
          </w:tcPr>
          <w:p w14:paraId="3E3AF7A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53" w:author="Sasi Songthong" w:date="2022-06-23T13:03:00Z">
              <w:tcPr>
                <w:tcW w:w="1800" w:type="dxa"/>
                <w:vAlign w:val="center"/>
              </w:tcPr>
            </w:tcPrChange>
          </w:tcPr>
          <w:p w14:paraId="773B717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54" w:author="Sasi Songthong" w:date="2022-06-23T13:03:00Z">
              <w:tcPr>
                <w:tcW w:w="900" w:type="dxa"/>
                <w:vAlign w:val="center"/>
              </w:tcPr>
            </w:tcPrChange>
          </w:tcPr>
          <w:p w14:paraId="2BA775D9" w14:textId="31D89BE0" w:rsidR="008E004E" w:rsidRDefault="008E004E" w:rsidP="008E004E">
            <w:pPr>
              <w:jc w:val="center"/>
              <w:rPr>
                <w:rFonts w:ascii="Cambria" w:hAnsi="Cambria" w:cs="Arial"/>
              </w:rPr>
            </w:pPr>
            <w:ins w:id="2755" w:author="Sasi Songthong" w:date="2022-06-23T13:03:00Z">
              <w:r w:rsidRPr="00BF1CE3">
                <w:rPr>
                  <w:rFonts w:ascii="Cambria" w:hAnsi="Cambria" w:cs="Arial"/>
                </w:rPr>
                <w:t>Yes / No</w:t>
              </w:r>
            </w:ins>
          </w:p>
        </w:tc>
        <w:tc>
          <w:tcPr>
            <w:tcW w:w="1543" w:type="dxa"/>
            <w:vAlign w:val="center"/>
            <w:tcPrChange w:id="2756" w:author="Sasi Songthong" w:date="2022-06-23T13:03:00Z">
              <w:tcPr>
                <w:tcW w:w="900" w:type="dxa"/>
                <w:vAlign w:val="center"/>
              </w:tcPr>
            </w:tcPrChange>
          </w:tcPr>
          <w:p w14:paraId="3E7D0473" w14:textId="5DE0A888" w:rsidR="008E004E" w:rsidRDefault="008E004E" w:rsidP="008E004E">
            <w:pPr>
              <w:jc w:val="center"/>
              <w:rPr>
                <w:rFonts w:ascii="Cambria" w:hAnsi="Cambria" w:cs="Arial"/>
              </w:rPr>
            </w:pPr>
            <w:ins w:id="2757" w:author="Sasi Songthong" w:date="2022-06-23T13:03:00Z">
              <w:r w:rsidRPr="00BF1CE3">
                <w:rPr>
                  <w:rFonts w:ascii="Cambria" w:hAnsi="Cambria" w:cs="Arial"/>
                </w:rPr>
                <w:t>Yes / No</w:t>
              </w:r>
            </w:ins>
          </w:p>
        </w:tc>
        <w:tc>
          <w:tcPr>
            <w:tcW w:w="1260" w:type="dxa"/>
            <w:vAlign w:val="center"/>
            <w:tcPrChange w:id="2758" w:author="Sasi Songthong" w:date="2022-06-23T13:03:00Z">
              <w:tcPr>
                <w:tcW w:w="1260" w:type="dxa"/>
                <w:vAlign w:val="center"/>
              </w:tcPr>
            </w:tcPrChange>
          </w:tcPr>
          <w:p w14:paraId="5D20935B" w14:textId="77777777" w:rsidR="008E004E" w:rsidRDefault="008E004E" w:rsidP="008E004E">
            <w:pPr>
              <w:jc w:val="center"/>
              <w:rPr>
                <w:rFonts w:ascii="Cambria" w:hAnsi="Cambria" w:cs="Arial"/>
              </w:rPr>
            </w:pPr>
          </w:p>
        </w:tc>
      </w:tr>
      <w:tr w:rsidR="008E004E" w14:paraId="017FE972" w14:textId="77777777" w:rsidTr="008E004E">
        <w:tblPrEx>
          <w:tblW w:w="12865" w:type="dxa"/>
          <w:tblLayout w:type="fixed"/>
          <w:tblPrExChange w:id="2759" w:author="Sasi Songthong" w:date="2022-06-23T13:03:00Z">
            <w:tblPrEx>
              <w:tblW w:w="12865" w:type="dxa"/>
              <w:tblLayout w:type="fixed"/>
            </w:tblPrEx>
          </w:tblPrExChange>
        </w:tblPrEx>
        <w:trPr>
          <w:trHeight w:val="392"/>
          <w:trPrChange w:id="2760" w:author="Sasi Songthong" w:date="2022-06-23T13:03:00Z">
            <w:trPr>
              <w:trHeight w:val="392"/>
            </w:trPr>
          </w:trPrChange>
        </w:trPr>
        <w:tc>
          <w:tcPr>
            <w:tcW w:w="805" w:type="dxa"/>
            <w:vAlign w:val="center"/>
            <w:tcPrChange w:id="2761" w:author="Sasi Songthong" w:date="2022-06-23T13:03:00Z">
              <w:tcPr>
                <w:tcW w:w="805" w:type="dxa"/>
                <w:vAlign w:val="center"/>
              </w:tcPr>
            </w:tcPrChange>
          </w:tcPr>
          <w:p w14:paraId="3C9E05B7" w14:textId="4885FD5E" w:rsidR="008E004E" w:rsidRPr="000047FC" w:rsidRDefault="008E004E" w:rsidP="008E004E">
            <w:pPr>
              <w:jc w:val="center"/>
              <w:rPr>
                <w:rFonts w:ascii="Cambria" w:hAnsi="Cambria" w:cs="Arial"/>
                <w:b/>
                <w:bCs/>
              </w:rPr>
            </w:pPr>
            <w:r>
              <w:rPr>
                <w:rFonts w:ascii="Cambria" w:hAnsi="Cambria" w:cs="Arial"/>
                <w:b/>
                <w:bCs/>
              </w:rPr>
              <w:t>53</w:t>
            </w:r>
          </w:p>
        </w:tc>
        <w:tc>
          <w:tcPr>
            <w:tcW w:w="1542" w:type="dxa"/>
            <w:vAlign w:val="center"/>
            <w:tcPrChange w:id="2762" w:author="Sasi Songthong" w:date="2022-06-23T13:03:00Z">
              <w:tcPr>
                <w:tcW w:w="1800" w:type="dxa"/>
                <w:vAlign w:val="center"/>
              </w:tcPr>
            </w:tcPrChange>
          </w:tcPr>
          <w:p w14:paraId="154E160C"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763" w:author="Sasi Songthong" w:date="2022-06-23T13:03:00Z">
              <w:tcPr>
                <w:tcW w:w="1800" w:type="dxa"/>
                <w:gridSpan w:val="2"/>
                <w:vAlign w:val="center"/>
              </w:tcPr>
            </w:tcPrChange>
          </w:tcPr>
          <w:p w14:paraId="6FB098A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64" w:author="Sasi Songthong" w:date="2022-06-23T13:03:00Z">
              <w:tcPr>
                <w:tcW w:w="1800" w:type="dxa"/>
                <w:vAlign w:val="center"/>
              </w:tcPr>
            </w:tcPrChange>
          </w:tcPr>
          <w:p w14:paraId="64DD5E1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65" w:author="Sasi Songthong" w:date="2022-06-23T13:03:00Z">
              <w:tcPr>
                <w:tcW w:w="1800" w:type="dxa"/>
                <w:vAlign w:val="center"/>
              </w:tcPr>
            </w:tcPrChange>
          </w:tcPr>
          <w:p w14:paraId="1B706CC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66" w:author="Sasi Songthong" w:date="2022-06-23T13:03:00Z">
              <w:tcPr>
                <w:tcW w:w="1800" w:type="dxa"/>
                <w:vAlign w:val="center"/>
              </w:tcPr>
            </w:tcPrChange>
          </w:tcPr>
          <w:p w14:paraId="4309095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67" w:author="Sasi Songthong" w:date="2022-06-23T13:03:00Z">
              <w:tcPr>
                <w:tcW w:w="900" w:type="dxa"/>
                <w:vAlign w:val="center"/>
              </w:tcPr>
            </w:tcPrChange>
          </w:tcPr>
          <w:p w14:paraId="5DF0BAD0" w14:textId="0EAE402D" w:rsidR="008E004E" w:rsidRDefault="008E004E" w:rsidP="008E004E">
            <w:pPr>
              <w:jc w:val="center"/>
              <w:rPr>
                <w:rFonts w:ascii="Cambria" w:hAnsi="Cambria" w:cs="Arial"/>
              </w:rPr>
            </w:pPr>
            <w:ins w:id="2768" w:author="Sasi Songthong" w:date="2022-06-23T13:03:00Z">
              <w:r>
                <w:rPr>
                  <w:rFonts w:ascii="Cambria" w:hAnsi="Cambria" w:cs="Arial"/>
                </w:rPr>
                <w:t>Yes / No</w:t>
              </w:r>
            </w:ins>
          </w:p>
        </w:tc>
        <w:tc>
          <w:tcPr>
            <w:tcW w:w="1543" w:type="dxa"/>
            <w:vAlign w:val="center"/>
            <w:tcPrChange w:id="2769" w:author="Sasi Songthong" w:date="2022-06-23T13:03:00Z">
              <w:tcPr>
                <w:tcW w:w="900" w:type="dxa"/>
                <w:vAlign w:val="center"/>
              </w:tcPr>
            </w:tcPrChange>
          </w:tcPr>
          <w:p w14:paraId="4CB95282" w14:textId="4DE0BEDC" w:rsidR="008E004E" w:rsidRDefault="008E004E" w:rsidP="008E004E">
            <w:pPr>
              <w:jc w:val="center"/>
              <w:rPr>
                <w:rFonts w:ascii="Cambria" w:hAnsi="Cambria" w:cs="Arial"/>
              </w:rPr>
            </w:pPr>
            <w:ins w:id="2770" w:author="Sasi Songthong" w:date="2022-06-23T13:03:00Z">
              <w:r>
                <w:rPr>
                  <w:rFonts w:ascii="Cambria" w:hAnsi="Cambria" w:cs="Arial"/>
                </w:rPr>
                <w:t>Yes / No</w:t>
              </w:r>
            </w:ins>
          </w:p>
        </w:tc>
        <w:tc>
          <w:tcPr>
            <w:tcW w:w="1260" w:type="dxa"/>
            <w:vAlign w:val="center"/>
            <w:tcPrChange w:id="2771" w:author="Sasi Songthong" w:date="2022-06-23T13:03:00Z">
              <w:tcPr>
                <w:tcW w:w="1260" w:type="dxa"/>
                <w:vAlign w:val="center"/>
              </w:tcPr>
            </w:tcPrChange>
          </w:tcPr>
          <w:p w14:paraId="7C9F2CA0" w14:textId="77777777" w:rsidR="008E004E" w:rsidRDefault="008E004E" w:rsidP="008E004E">
            <w:pPr>
              <w:jc w:val="center"/>
              <w:rPr>
                <w:rFonts w:ascii="Cambria" w:hAnsi="Cambria" w:cs="Arial"/>
              </w:rPr>
            </w:pPr>
          </w:p>
        </w:tc>
      </w:tr>
      <w:tr w:rsidR="008E004E" w14:paraId="3AD82CAA" w14:textId="77777777" w:rsidTr="008E004E">
        <w:tblPrEx>
          <w:tblW w:w="12865" w:type="dxa"/>
          <w:tblLayout w:type="fixed"/>
          <w:tblPrExChange w:id="2772" w:author="Sasi Songthong" w:date="2022-06-23T13:03:00Z">
            <w:tblPrEx>
              <w:tblW w:w="12865" w:type="dxa"/>
              <w:tblLayout w:type="fixed"/>
            </w:tblPrEx>
          </w:tblPrExChange>
        </w:tblPrEx>
        <w:trPr>
          <w:trHeight w:val="392"/>
          <w:trPrChange w:id="2773" w:author="Sasi Songthong" w:date="2022-06-23T13:03:00Z">
            <w:trPr>
              <w:trHeight w:val="392"/>
            </w:trPr>
          </w:trPrChange>
        </w:trPr>
        <w:tc>
          <w:tcPr>
            <w:tcW w:w="805" w:type="dxa"/>
            <w:vAlign w:val="center"/>
            <w:tcPrChange w:id="2774" w:author="Sasi Songthong" w:date="2022-06-23T13:03:00Z">
              <w:tcPr>
                <w:tcW w:w="805" w:type="dxa"/>
                <w:vAlign w:val="center"/>
              </w:tcPr>
            </w:tcPrChange>
          </w:tcPr>
          <w:p w14:paraId="232B5C82" w14:textId="1224C296" w:rsidR="008E004E" w:rsidRPr="000047FC" w:rsidRDefault="008E004E" w:rsidP="008E004E">
            <w:pPr>
              <w:jc w:val="center"/>
              <w:rPr>
                <w:rFonts w:ascii="Cambria" w:hAnsi="Cambria" w:cs="Arial"/>
                <w:b/>
                <w:bCs/>
              </w:rPr>
            </w:pPr>
            <w:r>
              <w:rPr>
                <w:rFonts w:ascii="Cambria" w:hAnsi="Cambria" w:cs="Arial"/>
                <w:b/>
                <w:bCs/>
              </w:rPr>
              <w:t>54</w:t>
            </w:r>
          </w:p>
        </w:tc>
        <w:tc>
          <w:tcPr>
            <w:tcW w:w="1542" w:type="dxa"/>
            <w:vAlign w:val="center"/>
            <w:tcPrChange w:id="2775" w:author="Sasi Songthong" w:date="2022-06-23T13:03:00Z">
              <w:tcPr>
                <w:tcW w:w="1800" w:type="dxa"/>
                <w:vAlign w:val="center"/>
              </w:tcPr>
            </w:tcPrChange>
          </w:tcPr>
          <w:p w14:paraId="5188B381"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776" w:author="Sasi Songthong" w:date="2022-06-23T13:03:00Z">
              <w:tcPr>
                <w:tcW w:w="1800" w:type="dxa"/>
                <w:gridSpan w:val="2"/>
                <w:vAlign w:val="center"/>
              </w:tcPr>
            </w:tcPrChange>
          </w:tcPr>
          <w:p w14:paraId="045B3DC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77" w:author="Sasi Songthong" w:date="2022-06-23T13:03:00Z">
              <w:tcPr>
                <w:tcW w:w="1800" w:type="dxa"/>
                <w:vAlign w:val="center"/>
              </w:tcPr>
            </w:tcPrChange>
          </w:tcPr>
          <w:p w14:paraId="3B5D0E3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78" w:author="Sasi Songthong" w:date="2022-06-23T13:03:00Z">
              <w:tcPr>
                <w:tcW w:w="1800" w:type="dxa"/>
                <w:vAlign w:val="center"/>
              </w:tcPr>
            </w:tcPrChange>
          </w:tcPr>
          <w:p w14:paraId="7BF6826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79" w:author="Sasi Songthong" w:date="2022-06-23T13:03:00Z">
              <w:tcPr>
                <w:tcW w:w="1800" w:type="dxa"/>
                <w:vAlign w:val="center"/>
              </w:tcPr>
            </w:tcPrChange>
          </w:tcPr>
          <w:p w14:paraId="3AF4CADC"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80" w:author="Sasi Songthong" w:date="2022-06-23T13:03:00Z">
              <w:tcPr>
                <w:tcW w:w="900" w:type="dxa"/>
                <w:vAlign w:val="center"/>
              </w:tcPr>
            </w:tcPrChange>
          </w:tcPr>
          <w:p w14:paraId="7A824D7A" w14:textId="4206E6D2" w:rsidR="008E004E" w:rsidRDefault="008E004E" w:rsidP="008E004E">
            <w:pPr>
              <w:jc w:val="center"/>
              <w:rPr>
                <w:rFonts w:ascii="Cambria" w:hAnsi="Cambria" w:cs="Arial"/>
              </w:rPr>
            </w:pPr>
            <w:ins w:id="2781" w:author="Sasi Songthong" w:date="2022-06-23T13:03:00Z">
              <w:r w:rsidRPr="00BF1CE3">
                <w:rPr>
                  <w:rFonts w:ascii="Cambria" w:hAnsi="Cambria" w:cs="Arial"/>
                </w:rPr>
                <w:t>Yes / No</w:t>
              </w:r>
            </w:ins>
          </w:p>
        </w:tc>
        <w:tc>
          <w:tcPr>
            <w:tcW w:w="1543" w:type="dxa"/>
            <w:vAlign w:val="center"/>
            <w:tcPrChange w:id="2782" w:author="Sasi Songthong" w:date="2022-06-23T13:03:00Z">
              <w:tcPr>
                <w:tcW w:w="900" w:type="dxa"/>
                <w:vAlign w:val="center"/>
              </w:tcPr>
            </w:tcPrChange>
          </w:tcPr>
          <w:p w14:paraId="5C172B11" w14:textId="1DD1EB85" w:rsidR="008E004E" w:rsidRDefault="008E004E" w:rsidP="008E004E">
            <w:pPr>
              <w:jc w:val="center"/>
              <w:rPr>
                <w:rFonts w:ascii="Cambria" w:hAnsi="Cambria" w:cs="Arial"/>
              </w:rPr>
            </w:pPr>
            <w:ins w:id="2783" w:author="Sasi Songthong" w:date="2022-06-23T13:03:00Z">
              <w:r w:rsidRPr="00BF1CE3">
                <w:rPr>
                  <w:rFonts w:ascii="Cambria" w:hAnsi="Cambria" w:cs="Arial"/>
                </w:rPr>
                <w:t>Yes / No</w:t>
              </w:r>
            </w:ins>
          </w:p>
        </w:tc>
        <w:tc>
          <w:tcPr>
            <w:tcW w:w="1260" w:type="dxa"/>
            <w:vAlign w:val="center"/>
            <w:tcPrChange w:id="2784" w:author="Sasi Songthong" w:date="2022-06-23T13:03:00Z">
              <w:tcPr>
                <w:tcW w:w="1260" w:type="dxa"/>
                <w:vAlign w:val="center"/>
              </w:tcPr>
            </w:tcPrChange>
          </w:tcPr>
          <w:p w14:paraId="7FDC2083" w14:textId="77777777" w:rsidR="008E004E" w:rsidRDefault="008E004E" w:rsidP="008E004E">
            <w:pPr>
              <w:jc w:val="center"/>
              <w:rPr>
                <w:rFonts w:ascii="Cambria" w:hAnsi="Cambria" w:cs="Arial"/>
              </w:rPr>
            </w:pPr>
          </w:p>
        </w:tc>
      </w:tr>
      <w:tr w:rsidR="008E004E" w14:paraId="553F5344" w14:textId="77777777" w:rsidTr="008E004E">
        <w:tblPrEx>
          <w:tblW w:w="12865" w:type="dxa"/>
          <w:tblLayout w:type="fixed"/>
          <w:tblPrExChange w:id="2785" w:author="Sasi Songthong" w:date="2022-06-23T13:03:00Z">
            <w:tblPrEx>
              <w:tblW w:w="12865" w:type="dxa"/>
              <w:tblLayout w:type="fixed"/>
            </w:tblPrEx>
          </w:tblPrExChange>
        </w:tblPrEx>
        <w:trPr>
          <w:trHeight w:val="392"/>
          <w:trPrChange w:id="2786" w:author="Sasi Songthong" w:date="2022-06-23T13:03:00Z">
            <w:trPr>
              <w:trHeight w:val="392"/>
            </w:trPr>
          </w:trPrChange>
        </w:trPr>
        <w:tc>
          <w:tcPr>
            <w:tcW w:w="805" w:type="dxa"/>
            <w:tcBorders>
              <w:bottom w:val="single" w:sz="4" w:space="0" w:color="auto"/>
            </w:tcBorders>
            <w:vAlign w:val="center"/>
            <w:tcPrChange w:id="2787" w:author="Sasi Songthong" w:date="2022-06-23T13:03:00Z">
              <w:tcPr>
                <w:tcW w:w="805" w:type="dxa"/>
                <w:tcBorders>
                  <w:bottom w:val="single" w:sz="4" w:space="0" w:color="auto"/>
                </w:tcBorders>
                <w:vAlign w:val="center"/>
              </w:tcPr>
            </w:tcPrChange>
          </w:tcPr>
          <w:p w14:paraId="12363EF7" w14:textId="5252C905" w:rsidR="008E004E" w:rsidRPr="000047FC" w:rsidRDefault="008E004E" w:rsidP="008E004E">
            <w:pPr>
              <w:jc w:val="center"/>
              <w:rPr>
                <w:rFonts w:ascii="Cambria" w:hAnsi="Cambria" w:cs="Arial"/>
                <w:b/>
                <w:bCs/>
              </w:rPr>
            </w:pPr>
            <w:r>
              <w:rPr>
                <w:rFonts w:ascii="Cambria" w:hAnsi="Cambria" w:cs="Arial"/>
                <w:b/>
                <w:bCs/>
              </w:rPr>
              <w:t>55</w:t>
            </w:r>
          </w:p>
        </w:tc>
        <w:tc>
          <w:tcPr>
            <w:tcW w:w="1542" w:type="dxa"/>
            <w:tcBorders>
              <w:bottom w:val="single" w:sz="4" w:space="0" w:color="auto"/>
            </w:tcBorders>
            <w:vAlign w:val="center"/>
            <w:tcPrChange w:id="2788" w:author="Sasi Songthong" w:date="2022-06-23T13:03:00Z">
              <w:tcPr>
                <w:tcW w:w="1800" w:type="dxa"/>
                <w:tcBorders>
                  <w:bottom w:val="single" w:sz="4" w:space="0" w:color="auto"/>
                </w:tcBorders>
                <w:vAlign w:val="center"/>
              </w:tcPr>
            </w:tcPrChange>
          </w:tcPr>
          <w:p w14:paraId="461A4EF7"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789" w:author="Sasi Songthong" w:date="2022-06-23T13:03:00Z">
              <w:tcPr>
                <w:tcW w:w="1800" w:type="dxa"/>
                <w:gridSpan w:val="2"/>
                <w:tcBorders>
                  <w:bottom w:val="single" w:sz="4" w:space="0" w:color="auto"/>
                </w:tcBorders>
                <w:vAlign w:val="center"/>
              </w:tcPr>
            </w:tcPrChange>
          </w:tcPr>
          <w:p w14:paraId="7A542D4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790" w:author="Sasi Songthong" w:date="2022-06-23T13:03:00Z">
              <w:tcPr>
                <w:tcW w:w="1800" w:type="dxa"/>
                <w:tcBorders>
                  <w:bottom w:val="single" w:sz="4" w:space="0" w:color="auto"/>
                </w:tcBorders>
                <w:vAlign w:val="center"/>
              </w:tcPr>
            </w:tcPrChange>
          </w:tcPr>
          <w:p w14:paraId="0A59C49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791" w:author="Sasi Songthong" w:date="2022-06-23T13:03:00Z">
              <w:tcPr>
                <w:tcW w:w="1800" w:type="dxa"/>
                <w:tcBorders>
                  <w:bottom w:val="single" w:sz="4" w:space="0" w:color="auto"/>
                </w:tcBorders>
                <w:vAlign w:val="center"/>
              </w:tcPr>
            </w:tcPrChange>
          </w:tcPr>
          <w:p w14:paraId="30D715D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792" w:author="Sasi Songthong" w:date="2022-06-23T13:03:00Z">
              <w:tcPr>
                <w:tcW w:w="1800" w:type="dxa"/>
                <w:tcBorders>
                  <w:bottom w:val="single" w:sz="4" w:space="0" w:color="auto"/>
                </w:tcBorders>
                <w:vAlign w:val="center"/>
              </w:tcPr>
            </w:tcPrChange>
          </w:tcPr>
          <w:p w14:paraId="466DBC2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793" w:author="Sasi Songthong" w:date="2022-06-23T13:03:00Z">
              <w:tcPr>
                <w:tcW w:w="900" w:type="dxa"/>
                <w:vAlign w:val="center"/>
              </w:tcPr>
            </w:tcPrChange>
          </w:tcPr>
          <w:p w14:paraId="25BBF510" w14:textId="19451001" w:rsidR="008E004E" w:rsidRDefault="008E004E" w:rsidP="008E004E">
            <w:pPr>
              <w:jc w:val="center"/>
              <w:rPr>
                <w:rFonts w:ascii="Cambria" w:hAnsi="Cambria" w:cs="Arial"/>
              </w:rPr>
            </w:pPr>
            <w:ins w:id="2794" w:author="Sasi Songthong" w:date="2022-06-23T13:03:00Z">
              <w:r w:rsidRPr="00BF1CE3">
                <w:rPr>
                  <w:rFonts w:ascii="Cambria" w:hAnsi="Cambria" w:cs="Arial"/>
                </w:rPr>
                <w:t>Yes / No</w:t>
              </w:r>
            </w:ins>
          </w:p>
        </w:tc>
        <w:tc>
          <w:tcPr>
            <w:tcW w:w="1543" w:type="dxa"/>
            <w:vAlign w:val="center"/>
            <w:tcPrChange w:id="2795" w:author="Sasi Songthong" w:date="2022-06-23T13:03:00Z">
              <w:tcPr>
                <w:tcW w:w="900" w:type="dxa"/>
                <w:vAlign w:val="center"/>
              </w:tcPr>
            </w:tcPrChange>
          </w:tcPr>
          <w:p w14:paraId="7AD84FAD" w14:textId="0983C32B" w:rsidR="008E004E" w:rsidRDefault="008E004E" w:rsidP="008E004E">
            <w:pPr>
              <w:jc w:val="center"/>
              <w:rPr>
                <w:rFonts w:ascii="Cambria" w:hAnsi="Cambria" w:cs="Arial"/>
              </w:rPr>
            </w:pPr>
            <w:ins w:id="2796" w:author="Sasi Songthong" w:date="2022-06-23T13:03:00Z">
              <w:r w:rsidRPr="00BF1CE3">
                <w:rPr>
                  <w:rFonts w:ascii="Cambria" w:hAnsi="Cambria" w:cs="Arial"/>
                </w:rPr>
                <w:t>Yes / No</w:t>
              </w:r>
            </w:ins>
          </w:p>
        </w:tc>
        <w:tc>
          <w:tcPr>
            <w:tcW w:w="1260" w:type="dxa"/>
            <w:tcBorders>
              <w:bottom w:val="single" w:sz="4" w:space="0" w:color="auto"/>
            </w:tcBorders>
            <w:vAlign w:val="center"/>
            <w:tcPrChange w:id="2797" w:author="Sasi Songthong" w:date="2022-06-23T13:03:00Z">
              <w:tcPr>
                <w:tcW w:w="1260" w:type="dxa"/>
                <w:tcBorders>
                  <w:bottom w:val="single" w:sz="4" w:space="0" w:color="auto"/>
                </w:tcBorders>
                <w:vAlign w:val="center"/>
              </w:tcPr>
            </w:tcPrChange>
          </w:tcPr>
          <w:p w14:paraId="5775976F" w14:textId="77777777" w:rsidR="008E004E" w:rsidRDefault="008E004E" w:rsidP="008E004E">
            <w:pPr>
              <w:jc w:val="center"/>
              <w:rPr>
                <w:rFonts w:ascii="Cambria" w:hAnsi="Cambria" w:cs="Arial"/>
              </w:rPr>
            </w:pPr>
          </w:p>
        </w:tc>
      </w:tr>
      <w:tr w:rsidR="008E004E" w14:paraId="4B36B890" w14:textId="77777777" w:rsidTr="008E004E">
        <w:tblPrEx>
          <w:tblW w:w="12865" w:type="dxa"/>
          <w:tblLayout w:type="fixed"/>
          <w:tblPrExChange w:id="2798" w:author="Sasi Songthong" w:date="2022-06-23T13:03:00Z">
            <w:tblPrEx>
              <w:tblW w:w="12865" w:type="dxa"/>
              <w:tblLayout w:type="fixed"/>
            </w:tblPrEx>
          </w:tblPrExChange>
        </w:tblPrEx>
        <w:trPr>
          <w:trHeight w:val="392"/>
          <w:trPrChange w:id="2799" w:author="Sasi Songthong" w:date="2022-06-23T13:03:00Z">
            <w:trPr>
              <w:trHeight w:val="392"/>
            </w:trPr>
          </w:trPrChange>
        </w:trPr>
        <w:tc>
          <w:tcPr>
            <w:tcW w:w="805" w:type="dxa"/>
            <w:tcBorders>
              <w:bottom w:val="single" w:sz="4" w:space="0" w:color="auto"/>
            </w:tcBorders>
            <w:vAlign w:val="center"/>
            <w:tcPrChange w:id="2800" w:author="Sasi Songthong" w:date="2022-06-23T13:03:00Z">
              <w:tcPr>
                <w:tcW w:w="805" w:type="dxa"/>
                <w:tcBorders>
                  <w:bottom w:val="single" w:sz="4" w:space="0" w:color="auto"/>
                </w:tcBorders>
                <w:vAlign w:val="center"/>
              </w:tcPr>
            </w:tcPrChange>
          </w:tcPr>
          <w:p w14:paraId="796A3EA7" w14:textId="2DCF5215" w:rsidR="008E004E" w:rsidRPr="000047FC" w:rsidRDefault="008E004E" w:rsidP="008E004E">
            <w:pPr>
              <w:jc w:val="center"/>
              <w:rPr>
                <w:rFonts w:ascii="Cambria" w:hAnsi="Cambria" w:cs="Arial"/>
                <w:b/>
                <w:bCs/>
              </w:rPr>
            </w:pPr>
            <w:r>
              <w:rPr>
                <w:rFonts w:ascii="Cambria" w:hAnsi="Cambria" w:cs="Arial"/>
                <w:b/>
                <w:bCs/>
              </w:rPr>
              <w:t>56</w:t>
            </w:r>
          </w:p>
        </w:tc>
        <w:tc>
          <w:tcPr>
            <w:tcW w:w="1542" w:type="dxa"/>
            <w:tcBorders>
              <w:bottom w:val="single" w:sz="4" w:space="0" w:color="auto"/>
            </w:tcBorders>
            <w:vAlign w:val="center"/>
            <w:tcPrChange w:id="2801" w:author="Sasi Songthong" w:date="2022-06-23T13:03:00Z">
              <w:tcPr>
                <w:tcW w:w="1800" w:type="dxa"/>
                <w:tcBorders>
                  <w:bottom w:val="single" w:sz="4" w:space="0" w:color="auto"/>
                </w:tcBorders>
                <w:vAlign w:val="center"/>
              </w:tcPr>
            </w:tcPrChange>
          </w:tcPr>
          <w:p w14:paraId="7BF27C88"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802" w:author="Sasi Songthong" w:date="2022-06-23T13:03:00Z">
              <w:tcPr>
                <w:tcW w:w="1800" w:type="dxa"/>
                <w:gridSpan w:val="2"/>
                <w:tcBorders>
                  <w:bottom w:val="single" w:sz="4" w:space="0" w:color="auto"/>
                </w:tcBorders>
                <w:vAlign w:val="center"/>
              </w:tcPr>
            </w:tcPrChange>
          </w:tcPr>
          <w:p w14:paraId="20A074F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803" w:author="Sasi Songthong" w:date="2022-06-23T13:03:00Z">
              <w:tcPr>
                <w:tcW w:w="1800" w:type="dxa"/>
                <w:tcBorders>
                  <w:bottom w:val="single" w:sz="4" w:space="0" w:color="auto"/>
                </w:tcBorders>
                <w:vAlign w:val="center"/>
              </w:tcPr>
            </w:tcPrChange>
          </w:tcPr>
          <w:p w14:paraId="46B37EB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804" w:author="Sasi Songthong" w:date="2022-06-23T13:03:00Z">
              <w:tcPr>
                <w:tcW w:w="1800" w:type="dxa"/>
                <w:tcBorders>
                  <w:bottom w:val="single" w:sz="4" w:space="0" w:color="auto"/>
                </w:tcBorders>
                <w:vAlign w:val="center"/>
              </w:tcPr>
            </w:tcPrChange>
          </w:tcPr>
          <w:p w14:paraId="6F12318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805" w:author="Sasi Songthong" w:date="2022-06-23T13:03:00Z">
              <w:tcPr>
                <w:tcW w:w="1800" w:type="dxa"/>
                <w:tcBorders>
                  <w:bottom w:val="single" w:sz="4" w:space="0" w:color="auto"/>
                </w:tcBorders>
                <w:vAlign w:val="center"/>
              </w:tcPr>
            </w:tcPrChange>
          </w:tcPr>
          <w:p w14:paraId="28025D6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806" w:author="Sasi Songthong" w:date="2022-06-23T13:03:00Z">
              <w:tcPr>
                <w:tcW w:w="900" w:type="dxa"/>
                <w:tcBorders>
                  <w:bottom w:val="single" w:sz="4" w:space="0" w:color="auto"/>
                </w:tcBorders>
                <w:vAlign w:val="center"/>
              </w:tcPr>
            </w:tcPrChange>
          </w:tcPr>
          <w:p w14:paraId="1B5FA243" w14:textId="1EE30311" w:rsidR="008E004E" w:rsidRDefault="008E004E" w:rsidP="008E004E">
            <w:pPr>
              <w:jc w:val="center"/>
              <w:rPr>
                <w:rFonts w:ascii="Cambria" w:hAnsi="Cambria" w:cs="Arial"/>
              </w:rPr>
            </w:pPr>
            <w:ins w:id="2807" w:author="Sasi Songthong" w:date="2022-06-23T13:03:00Z">
              <w:r w:rsidRPr="00BF1CE3">
                <w:rPr>
                  <w:rFonts w:ascii="Cambria" w:hAnsi="Cambria" w:cs="Arial"/>
                </w:rPr>
                <w:t>Yes / No</w:t>
              </w:r>
            </w:ins>
          </w:p>
        </w:tc>
        <w:tc>
          <w:tcPr>
            <w:tcW w:w="1543" w:type="dxa"/>
            <w:tcBorders>
              <w:bottom w:val="single" w:sz="4" w:space="0" w:color="auto"/>
            </w:tcBorders>
            <w:vAlign w:val="center"/>
            <w:tcPrChange w:id="2808" w:author="Sasi Songthong" w:date="2022-06-23T13:03:00Z">
              <w:tcPr>
                <w:tcW w:w="900" w:type="dxa"/>
                <w:tcBorders>
                  <w:bottom w:val="single" w:sz="4" w:space="0" w:color="auto"/>
                </w:tcBorders>
                <w:vAlign w:val="center"/>
              </w:tcPr>
            </w:tcPrChange>
          </w:tcPr>
          <w:p w14:paraId="7DC6517E" w14:textId="05F970BB" w:rsidR="008E004E" w:rsidRDefault="008E004E" w:rsidP="008E004E">
            <w:pPr>
              <w:jc w:val="center"/>
              <w:rPr>
                <w:rFonts w:ascii="Cambria" w:hAnsi="Cambria" w:cs="Arial"/>
              </w:rPr>
            </w:pPr>
            <w:ins w:id="2809" w:author="Sasi Songthong" w:date="2022-06-23T13:03:00Z">
              <w:r w:rsidRPr="00BF1CE3">
                <w:rPr>
                  <w:rFonts w:ascii="Cambria" w:hAnsi="Cambria" w:cs="Arial"/>
                </w:rPr>
                <w:t>Yes / No</w:t>
              </w:r>
            </w:ins>
          </w:p>
        </w:tc>
        <w:tc>
          <w:tcPr>
            <w:tcW w:w="1260" w:type="dxa"/>
            <w:tcBorders>
              <w:bottom w:val="single" w:sz="4" w:space="0" w:color="auto"/>
            </w:tcBorders>
            <w:vAlign w:val="center"/>
            <w:tcPrChange w:id="2810" w:author="Sasi Songthong" w:date="2022-06-23T13:03:00Z">
              <w:tcPr>
                <w:tcW w:w="1260" w:type="dxa"/>
                <w:tcBorders>
                  <w:bottom w:val="single" w:sz="4" w:space="0" w:color="auto"/>
                </w:tcBorders>
                <w:vAlign w:val="center"/>
              </w:tcPr>
            </w:tcPrChange>
          </w:tcPr>
          <w:p w14:paraId="3C31527F" w14:textId="77777777" w:rsidR="008E004E" w:rsidRDefault="008E004E" w:rsidP="008E004E">
            <w:pPr>
              <w:jc w:val="center"/>
              <w:rPr>
                <w:rFonts w:ascii="Cambria" w:hAnsi="Cambria" w:cs="Arial"/>
              </w:rPr>
            </w:pPr>
          </w:p>
        </w:tc>
      </w:tr>
      <w:tr w:rsidR="00D16463" w:rsidRPr="00894548" w14:paraId="5074A3CB" w14:textId="77777777" w:rsidTr="00173BEC">
        <w:trPr>
          <w:trHeight w:val="720"/>
        </w:trPr>
        <w:tc>
          <w:tcPr>
            <w:tcW w:w="12865" w:type="dxa"/>
            <w:gridSpan w:val="10"/>
            <w:tcBorders>
              <w:top w:val="single" w:sz="4" w:space="0" w:color="auto"/>
            </w:tcBorders>
          </w:tcPr>
          <w:p w14:paraId="0D5351C5" w14:textId="77777777" w:rsidR="00D16463" w:rsidRPr="00894548" w:rsidRDefault="00D16463" w:rsidP="000047FC">
            <w:pPr>
              <w:rPr>
                <w:rFonts w:ascii="Cambria" w:hAnsi="Cambria" w:cs="Arial"/>
                <w:b/>
                <w:bCs/>
                <w:highlight w:val="yellow"/>
              </w:rPr>
            </w:pPr>
            <w:r w:rsidRPr="00894548">
              <w:rPr>
                <w:rFonts w:ascii="Cambria" w:hAnsi="Cambria" w:cs="Arial"/>
                <w:b/>
                <w:bCs/>
              </w:rPr>
              <w:t>Comments:</w:t>
            </w:r>
          </w:p>
        </w:tc>
      </w:tr>
      <w:tr w:rsidR="00D16463" w14:paraId="064CABBC" w14:textId="77777777" w:rsidTr="000047FC">
        <w:trPr>
          <w:trHeight w:val="360"/>
        </w:trPr>
        <w:tc>
          <w:tcPr>
            <w:tcW w:w="3055" w:type="dxa"/>
            <w:gridSpan w:val="3"/>
            <w:shd w:val="clear" w:color="auto" w:fill="F2F2F2" w:themeFill="background1" w:themeFillShade="F2"/>
            <w:vAlign w:val="center"/>
          </w:tcPr>
          <w:p w14:paraId="25BC898D" w14:textId="77777777" w:rsidR="00D16463" w:rsidRPr="00894548" w:rsidRDefault="00D16463"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4CF5A1CA" w14:textId="77777777" w:rsidR="00D16463" w:rsidRDefault="00D16463" w:rsidP="000047FC">
            <w:pPr>
              <w:rPr>
                <w:rFonts w:ascii="Cambria" w:hAnsi="Cambria" w:cs="Arial"/>
              </w:rPr>
            </w:pPr>
          </w:p>
        </w:tc>
      </w:tr>
      <w:tr w:rsidR="00D16463" w14:paraId="6968AAAF" w14:textId="77777777" w:rsidTr="000047FC">
        <w:trPr>
          <w:trHeight w:val="360"/>
        </w:trPr>
        <w:tc>
          <w:tcPr>
            <w:tcW w:w="3055" w:type="dxa"/>
            <w:gridSpan w:val="3"/>
            <w:shd w:val="clear" w:color="auto" w:fill="F2F2F2" w:themeFill="background1" w:themeFillShade="F2"/>
            <w:vAlign w:val="center"/>
          </w:tcPr>
          <w:p w14:paraId="46650D9C" w14:textId="48C5FFB8" w:rsidR="00D16463"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2DC7E9FF" w14:textId="77777777" w:rsidR="00D16463" w:rsidRDefault="00D16463" w:rsidP="000047FC">
            <w:pPr>
              <w:rPr>
                <w:rFonts w:ascii="Cambria" w:hAnsi="Cambria" w:cs="Arial"/>
              </w:rPr>
            </w:pPr>
          </w:p>
        </w:tc>
      </w:tr>
    </w:tbl>
    <w:p w14:paraId="6D5CD65F" w14:textId="77777777" w:rsidR="00DC0F7A" w:rsidRDefault="00DC0F7A" w:rsidP="00DC0F7A">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811">
          <w:tblGrid>
            <w:gridCol w:w="805"/>
            <w:gridCol w:w="1800"/>
            <w:gridCol w:w="450"/>
            <w:gridCol w:w="1350"/>
            <w:gridCol w:w="1800"/>
            <w:gridCol w:w="1800"/>
            <w:gridCol w:w="1800"/>
            <w:gridCol w:w="900"/>
            <w:gridCol w:w="900"/>
            <w:gridCol w:w="1260"/>
          </w:tblGrid>
        </w:tblGridChange>
      </w:tblGrid>
      <w:tr w:rsidR="00DC0F7A" w:rsidRPr="00AC51DF" w14:paraId="0EDA4732" w14:textId="77777777" w:rsidTr="000047FC">
        <w:trPr>
          <w:trHeight w:val="256"/>
        </w:trPr>
        <w:tc>
          <w:tcPr>
            <w:tcW w:w="12865" w:type="dxa"/>
            <w:gridSpan w:val="10"/>
            <w:shd w:val="clear" w:color="auto" w:fill="F2F2F2" w:themeFill="background1" w:themeFillShade="F2"/>
            <w:vAlign w:val="center"/>
          </w:tcPr>
          <w:p w14:paraId="1D98ED74" w14:textId="75E1E89A" w:rsidR="00DC0F7A" w:rsidRPr="00AC51DF" w:rsidRDefault="00DC0F7A" w:rsidP="000047FC">
            <w:pPr>
              <w:jc w:val="center"/>
              <w:rPr>
                <w:rFonts w:ascii="Cambria" w:hAnsi="Cambria" w:cs="Arial"/>
                <w:b/>
                <w:bCs/>
              </w:rPr>
            </w:pPr>
            <w:r>
              <w:rPr>
                <w:rFonts w:ascii="Cambria" w:hAnsi="Cambria" w:cs="Arial"/>
                <w:b/>
                <w:bCs/>
              </w:rPr>
              <w:t>Labels 57-64</w:t>
            </w:r>
          </w:p>
        </w:tc>
      </w:tr>
      <w:tr w:rsidR="00DC0F7A" w14:paraId="1E1A2011" w14:textId="77777777" w:rsidTr="000047FC">
        <w:trPr>
          <w:trHeight w:val="256"/>
        </w:trPr>
        <w:tc>
          <w:tcPr>
            <w:tcW w:w="12865" w:type="dxa"/>
            <w:gridSpan w:val="10"/>
            <w:vAlign w:val="center"/>
          </w:tcPr>
          <w:p w14:paraId="66EA0AA6" w14:textId="77777777" w:rsidR="00DC0F7A" w:rsidRPr="00894548" w:rsidRDefault="00DC0F7A" w:rsidP="000047FC">
            <w:pPr>
              <w:rPr>
                <w:rFonts w:ascii="Cambria" w:hAnsi="Cambria" w:cs="Arial"/>
                <w:b/>
                <w:bCs/>
              </w:rPr>
            </w:pPr>
            <w:r w:rsidRPr="00894548">
              <w:rPr>
                <w:rFonts w:ascii="Cambria" w:hAnsi="Cambria" w:cs="Arial"/>
                <w:b/>
                <w:bCs/>
              </w:rPr>
              <w:t>Instructions:</w:t>
            </w:r>
          </w:p>
          <w:p w14:paraId="3BA77911" w14:textId="082DA3D6" w:rsidR="00DC0F7A" w:rsidRDefault="00DC0F7A"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57 through 64.</w:t>
            </w:r>
          </w:p>
          <w:p w14:paraId="22DC5732" w14:textId="77777777" w:rsidR="00DC0F7A" w:rsidRDefault="00DC0F7A" w:rsidP="000047FC">
            <w:pPr>
              <w:tabs>
                <w:tab w:val="left" w:pos="245"/>
              </w:tabs>
              <w:rPr>
                <w:rFonts w:ascii="Cambria" w:hAnsi="Cambria" w:cs="Arial"/>
              </w:rPr>
            </w:pPr>
            <w:r>
              <w:rPr>
                <w:rFonts w:ascii="Cambria" w:hAnsi="Cambria" w:cs="Arial"/>
              </w:rPr>
              <w:t>2. Lightly rub labels 20 times with gloved hand.  Indicate “Yes” when complete.</w:t>
            </w:r>
          </w:p>
          <w:p w14:paraId="6E636069" w14:textId="77777777" w:rsidR="00503864" w:rsidRDefault="00503864" w:rsidP="00503864">
            <w:pPr>
              <w:tabs>
                <w:tab w:val="left" w:pos="245"/>
              </w:tabs>
              <w:rPr>
                <w:ins w:id="2812" w:author="Sasi Songthong" w:date="2022-06-23T12:54:00Z"/>
                <w:rFonts w:ascii="Cambria" w:hAnsi="Cambria" w:cs="Arial"/>
              </w:rPr>
            </w:pPr>
            <w:ins w:id="2813" w:author="Sasi Songthong" w:date="2022-06-23T12:54:00Z">
              <w:r>
                <w:rPr>
                  <w:rFonts w:ascii="Cambria" w:hAnsi="Cambria" w:cs="Arial"/>
                </w:rPr>
                <w:t>3. Lightly rub labels 20 times with gloved hand, which have been wiped with 70% IPA. Indicate “Yes” when complete.</w:t>
              </w:r>
            </w:ins>
          </w:p>
          <w:p w14:paraId="75768A70" w14:textId="77777777" w:rsidR="00503864" w:rsidRDefault="00503864" w:rsidP="00503864">
            <w:pPr>
              <w:tabs>
                <w:tab w:val="left" w:pos="245"/>
              </w:tabs>
              <w:rPr>
                <w:ins w:id="2814" w:author="Sasi Songthong" w:date="2022-06-23T12:54:00Z"/>
                <w:rFonts w:ascii="Cambria" w:hAnsi="Cambria" w:cs="Arial"/>
              </w:rPr>
            </w:pPr>
            <w:ins w:id="2815" w:author="Sasi Songthong" w:date="2022-06-23T12:54: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5FA9D2E9" w14:textId="40ED7CAD" w:rsidR="00503864" w:rsidRDefault="00503864" w:rsidP="00503864">
            <w:pPr>
              <w:tabs>
                <w:tab w:val="left" w:pos="245"/>
              </w:tabs>
              <w:rPr>
                <w:ins w:id="2816" w:author="Sasi Songthong" w:date="2022-06-23T12:54:00Z"/>
                <w:rFonts w:ascii="Cambria" w:hAnsi="Cambria" w:cs="Arial"/>
              </w:rPr>
            </w:pPr>
            <w:ins w:id="2817" w:author="Sasi Songthong" w:date="2022-06-23T12:54:00Z">
              <w:r>
                <w:rPr>
                  <w:rFonts w:ascii="Cambria" w:hAnsi="Cambria" w:cs="Arial"/>
                </w:rPr>
                <w:t xml:space="preserve">5. Lightly rub labels 20 times with gloved hand, which have been wiped with </w:t>
              </w:r>
            </w:ins>
            <w:proofErr w:type="spellStart"/>
            <w:ins w:id="2818"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819" w:author="Sasi Songthong" w:date="2022-06-23T12:54:00Z">
              <w:r>
                <w:rPr>
                  <w:rFonts w:ascii="Cambria" w:hAnsi="Cambria" w:cs="Arial"/>
                </w:rPr>
                <w:t>.</w:t>
              </w:r>
              <w:proofErr w:type="gramEnd"/>
              <w:r>
                <w:rPr>
                  <w:rFonts w:ascii="Cambria" w:hAnsi="Cambria" w:cs="Arial"/>
                </w:rPr>
                <w:t xml:space="preserve"> Indicate “Yes” when complete.</w:t>
              </w:r>
            </w:ins>
          </w:p>
          <w:p w14:paraId="110D27F6" w14:textId="77777777" w:rsidR="00503864" w:rsidRDefault="00503864" w:rsidP="00503864">
            <w:pPr>
              <w:tabs>
                <w:tab w:val="left" w:pos="245"/>
              </w:tabs>
              <w:rPr>
                <w:ins w:id="2820" w:author="Sasi Songthong" w:date="2022-06-23T12:54:00Z"/>
                <w:rFonts w:ascii="Cambria" w:hAnsi="Cambria" w:cs="Arial"/>
              </w:rPr>
            </w:pPr>
            <w:ins w:id="2821" w:author="Sasi Songthong" w:date="2022-06-23T12:54:00Z">
              <w:r>
                <w:rPr>
                  <w:rFonts w:ascii="Cambria" w:hAnsi="Cambria" w:cs="Arial"/>
                </w:rPr>
                <w:t>6. Shuffled / rub with each package with 1 or more other package 20 times.  Indicate “Yes” when complete.</w:t>
              </w:r>
            </w:ins>
          </w:p>
          <w:p w14:paraId="40C2D0C0" w14:textId="77777777" w:rsidR="00503864" w:rsidRDefault="00503864" w:rsidP="00503864">
            <w:pPr>
              <w:tabs>
                <w:tab w:val="left" w:pos="245"/>
              </w:tabs>
              <w:rPr>
                <w:ins w:id="2822" w:author="Sasi Songthong" w:date="2022-06-23T12:54:00Z"/>
                <w:rFonts w:ascii="Cambria" w:hAnsi="Cambria" w:cs="Arial"/>
              </w:rPr>
            </w:pPr>
            <w:ins w:id="2823" w:author="Sasi Songthong" w:date="2022-06-23T12:54:00Z">
              <w:r>
                <w:rPr>
                  <w:rFonts w:ascii="Cambria" w:hAnsi="Cambria" w:cs="Arial"/>
                </w:rPr>
                <w:t>7. Visually Inspect legibility of each label and verify presence of 3 labels on each package.  Document results.</w:t>
              </w:r>
            </w:ins>
          </w:p>
          <w:p w14:paraId="0CCF1B10" w14:textId="77777777" w:rsidR="00503864" w:rsidRPr="00890057" w:rsidRDefault="00503864" w:rsidP="00503864">
            <w:pPr>
              <w:tabs>
                <w:tab w:val="left" w:pos="245"/>
              </w:tabs>
              <w:rPr>
                <w:ins w:id="2824" w:author="Sasi Songthong" w:date="2022-06-23T12:54:00Z"/>
                <w:rFonts w:ascii="Cambria" w:hAnsi="Cambria" w:cs="Arial"/>
                <w:noProof/>
              </w:rPr>
            </w:pPr>
            <w:ins w:id="2825" w:author="Sasi Songthong" w:date="2022-06-23T12:54:00Z">
              <w:r>
                <w:rPr>
                  <w:rFonts w:ascii="Cambria" w:hAnsi="Cambria" w:cs="Arial"/>
                </w:rPr>
                <w:t>8. Specify P (Pass) if “Yes” is indicated in the results column.</w:t>
              </w:r>
            </w:ins>
          </w:p>
          <w:p w14:paraId="7A09E0B8" w14:textId="004DE8F8" w:rsidR="00DC0F7A" w:rsidDel="00503864" w:rsidRDefault="00503864" w:rsidP="00503864">
            <w:pPr>
              <w:tabs>
                <w:tab w:val="left" w:pos="245"/>
              </w:tabs>
              <w:rPr>
                <w:del w:id="2826" w:author="Sasi Songthong" w:date="2022-06-23T12:54:00Z"/>
                <w:rFonts w:ascii="Cambria" w:hAnsi="Cambria" w:cs="Arial"/>
              </w:rPr>
            </w:pPr>
            <w:ins w:id="2827" w:author="Sasi Songthong" w:date="2022-06-23T12:54:00Z">
              <w:r>
                <w:rPr>
                  <w:rFonts w:ascii="Cambria" w:hAnsi="Cambria" w:cs="Arial"/>
                </w:rPr>
                <w:t>9</w:t>
              </w:r>
              <w:r w:rsidRPr="00890057">
                <w:rPr>
                  <w:rFonts w:ascii="Cambria" w:hAnsi="Cambria" w:cs="Arial"/>
                </w:rPr>
                <w:t>. Record comments and additional information in the “Comments” section or N/A.</w:t>
              </w:r>
            </w:ins>
            <w:del w:id="2828" w:author="Sasi Songthong" w:date="2022-06-23T12:54:00Z">
              <w:r w:rsidR="00DC0F7A" w:rsidDel="00503864">
                <w:rPr>
                  <w:rFonts w:ascii="Cambria" w:hAnsi="Cambria" w:cs="Arial"/>
                </w:rPr>
                <w:delText>3. Lightly rub labels 20 times with gloved hand, which have been exposed to 70% IPA. Indicate “Yes” when complete.</w:delText>
              </w:r>
            </w:del>
          </w:p>
          <w:p w14:paraId="67FEDE97" w14:textId="562EE030" w:rsidR="00DC0F7A" w:rsidDel="00503864" w:rsidRDefault="00DC0F7A" w:rsidP="000047FC">
            <w:pPr>
              <w:tabs>
                <w:tab w:val="left" w:pos="245"/>
              </w:tabs>
              <w:rPr>
                <w:del w:id="2829" w:author="Sasi Songthong" w:date="2022-06-23T12:54:00Z"/>
                <w:rFonts w:ascii="Cambria" w:hAnsi="Cambria" w:cs="Arial"/>
              </w:rPr>
            </w:pPr>
            <w:del w:id="2830" w:author="Sasi Songthong" w:date="2022-06-23T12:54:00Z">
              <w:r w:rsidDel="00503864">
                <w:rPr>
                  <w:rFonts w:ascii="Cambria" w:hAnsi="Cambria" w:cs="Arial"/>
                </w:rPr>
                <w:delText>4. Lightly rub labels 20 times with gloved hand, which have been exposed to prepared Vesphene III.  Indicate “Yes” when complete.</w:delText>
              </w:r>
            </w:del>
          </w:p>
          <w:p w14:paraId="37AE287D" w14:textId="1420A007" w:rsidR="00DC0F7A" w:rsidDel="00503864" w:rsidRDefault="00DC0F7A" w:rsidP="000047FC">
            <w:pPr>
              <w:tabs>
                <w:tab w:val="left" w:pos="245"/>
              </w:tabs>
              <w:rPr>
                <w:del w:id="2831" w:author="Sasi Songthong" w:date="2022-06-23T12:54:00Z"/>
                <w:rFonts w:ascii="Cambria" w:hAnsi="Cambria" w:cs="Arial"/>
              </w:rPr>
            </w:pPr>
            <w:del w:id="2832" w:author="Sasi Songthong" w:date="2022-06-23T12:54:00Z">
              <w:r w:rsidDel="00503864">
                <w:rPr>
                  <w:rFonts w:ascii="Cambria" w:hAnsi="Cambria" w:cs="Arial"/>
                </w:rPr>
                <w:delText>5. Lightly rub labels 20 times with gloved hand, which have been exposed to Spore-Klenz. Indicate “Yes” when complete.</w:delText>
              </w:r>
            </w:del>
          </w:p>
          <w:p w14:paraId="2F5410E3" w14:textId="3C781AEE" w:rsidR="00DC0F7A" w:rsidDel="00503864" w:rsidRDefault="00DC0F7A" w:rsidP="000047FC">
            <w:pPr>
              <w:tabs>
                <w:tab w:val="left" w:pos="245"/>
              </w:tabs>
              <w:rPr>
                <w:del w:id="2833" w:author="Sasi Songthong" w:date="2022-06-23T12:54:00Z"/>
                <w:rFonts w:ascii="Cambria" w:hAnsi="Cambria" w:cs="Arial"/>
              </w:rPr>
            </w:pPr>
            <w:del w:id="2834" w:author="Sasi Songthong" w:date="2022-06-23T12:54:00Z">
              <w:r w:rsidDel="00503864">
                <w:rPr>
                  <w:rFonts w:ascii="Cambria" w:hAnsi="Cambria" w:cs="Arial"/>
                </w:rPr>
                <w:delText>6. Shuffled / rub with each package with 1 or more other package 20 times.  Indicate “Yes” when complete.</w:delText>
              </w:r>
            </w:del>
          </w:p>
          <w:p w14:paraId="4718A743" w14:textId="2DC6CBD8" w:rsidR="00DC0F7A" w:rsidDel="00503864" w:rsidRDefault="00DC0F7A" w:rsidP="000047FC">
            <w:pPr>
              <w:tabs>
                <w:tab w:val="left" w:pos="245"/>
              </w:tabs>
              <w:rPr>
                <w:del w:id="2835" w:author="Sasi Songthong" w:date="2022-06-23T12:54:00Z"/>
                <w:rFonts w:ascii="Cambria" w:hAnsi="Cambria" w:cs="Arial"/>
              </w:rPr>
            </w:pPr>
            <w:del w:id="2836" w:author="Sasi Songthong" w:date="2022-06-23T12:54:00Z">
              <w:r w:rsidDel="00503864">
                <w:rPr>
                  <w:rFonts w:ascii="Cambria" w:hAnsi="Cambria" w:cs="Arial"/>
                </w:rPr>
                <w:delText>7. Visually Inspect legibility of each label and verify the label remains securely affixed to the package.  Document results.</w:delText>
              </w:r>
            </w:del>
          </w:p>
          <w:p w14:paraId="17D5842B" w14:textId="59EA2D75" w:rsidR="00DC0F7A" w:rsidRPr="00890057" w:rsidDel="00503864" w:rsidRDefault="00DC0F7A" w:rsidP="000047FC">
            <w:pPr>
              <w:tabs>
                <w:tab w:val="left" w:pos="245"/>
              </w:tabs>
              <w:rPr>
                <w:del w:id="2837" w:author="Sasi Songthong" w:date="2022-06-23T12:54:00Z"/>
                <w:rFonts w:ascii="Cambria" w:hAnsi="Cambria" w:cs="Arial"/>
                <w:noProof/>
              </w:rPr>
            </w:pPr>
            <w:del w:id="2838" w:author="Sasi Songthong" w:date="2022-06-23T12:54:00Z">
              <w:r w:rsidDel="00503864">
                <w:rPr>
                  <w:rFonts w:ascii="Cambria" w:hAnsi="Cambria" w:cs="Arial"/>
                </w:rPr>
                <w:delText>8. Specify P (Pass) if “Yes” is indicated in the results column.</w:delText>
              </w:r>
            </w:del>
          </w:p>
          <w:p w14:paraId="753C1C64" w14:textId="08E25855" w:rsidR="00DC0F7A" w:rsidRDefault="00DC0F7A" w:rsidP="000047FC">
            <w:pPr>
              <w:rPr>
                <w:rFonts w:ascii="Cambria" w:hAnsi="Cambria" w:cs="Arial"/>
              </w:rPr>
            </w:pPr>
            <w:del w:id="2839" w:author="Sasi Songthong" w:date="2022-06-23T12:54: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8E004E" w:rsidRPr="00894548" w14:paraId="4F6AF549" w14:textId="77777777" w:rsidTr="008E004E">
        <w:tblPrEx>
          <w:tblW w:w="12865" w:type="dxa"/>
          <w:tblLayout w:type="fixed"/>
          <w:tblPrExChange w:id="2840" w:author="Sasi Songthong" w:date="2022-06-23T13:04:00Z">
            <w:tblPrEx>
              <w:tblW w:w="12865" w:type="dxa"/>
              <w:tblLayout w:type="fixed"/>
            </w:tblPrEx>
          </w:tblPrExChange>
        </w:tblPrEx>
        <w:trPr>
          <w:trHeight w:val="288"/>
          <w:trPrChange w:id="2841" w:author="Sasi Songthong" w:date="2022-06-23T13:04:00Z">
            <w:trPr>
              <w:trHeight w:val="288"/>
            </w:trPr>
          </w:trPrChange>
        </w:trPr>
        <w:tc>
          <w:tcPr>
            <w:tcW w:w="805" w:type="dxa"/>
            <w:shd w:val="clear" w:color="auto" w:fill="F2F2F2" w:themeFill="background1" w:themeFillShade="F2"/>
            <w:vAlign w:val="center"/>
            <w:tcPrChange w:id="2842" w:author="Sasi Songthong" w:date="2022-06-23T13:04:00Z">
              <w:tcPr>
                <w:tcW w:w="805" w:type="dxa"/>
                <w:shd w:val="clear" w:color="auto" w:fill="F2F2F2" w:themeFill="background1" w:themeFillShade="F2"/>
                <w:vAlign w:val="center"/>
              </w:tcPr>
            </w:tcPrChange>
          </w:tcPr>
          <w:p w14:paraId="6B4CE9D7"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2843" w:author="Sasi Songthong" w:date="2022-06-23T13:04:00Z">
              <w:tcPr>
                <w:tcW w:w="1800" w:type="dxa"/>
                <w:shd w:val="clear" w:color="auto" w:fill="F2F2F2" w:themeFill="background1" w:themeFillShade="F2"/>
                <w:vAlign w:val="center"/>
              </w:tcPr>
            </w:tcPrChange>
          </w:tcPr>
          <w:p w14:paraId="00B3C9C1"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2844" w:author="Sasi Songthong" w:date="2022-06-23T13:04:00Z">
              <w:tcPr>
                <w:tcW w:w="1800" w:type="dxa"/>
                <w:gridSpan w:val="2"/>
                <w:shd w:val="clear" w:color="auto" w:fill="F2F2F2" w:themeFill="background1" w:themeFillShade="F2"/>
                <w:vAlign w:val="center"/>
              </w:tcPr>
            </w:tcPrChange>
          </w:tcPr>
          <w:p w14:paraId="0C4FB347"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2845" w:author="Sasi Songthong" w:date="2022-06-23T13:04:00Z">
              <w:tcPr>
                <w:tcW w:w="1800" w:type="dxa"/>
                <w:shd w:val="clear" w:color="auto" w:fill="F2F2F2" w:themeFill="background1" w:themeFillShade="F2"/>
                <w:vAlign w:val="center"/>
              </w:tcPr>
            </w:tcPrChange>
          </w:tcPr>
          <w:p w14:paraId="689D6D2E"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2846" w:author="Sasi Songthong" w:date="2022-06-23T13:04:00Z">
              <w:tcPr>
                <w:tcW w:w="1800" w:type="dxa"/>
                <w:shd w:val="clear" w:color="auto" w:fill="F2F2F2" w:themeFill="background1" w:themeFillShade="F2"/>
                <w:vAlign w:val="center"/>
              </w:tcPr>
            </w:tcPrChange>
          </w:tcPr>
          <w:p w14:paraId="7A726080" w14:textId="71D4E2DE" w:rsidR="008E004E" w:rsidRPr="00894548" w:rsidRDefault="008E004E" w:rsidP="008E004E">
            <w:pPr>
              <w:jc w:val="center"/>
              <w:rPr>
                <w:rFonts w:ascii="Cambria" w:hAnsi="Cambria" w:cs="Arial"/>
                <w:b/>
                <w:bCs/>
              </w:rPr>
            </w:pPr>
            <w:r>
              <w:rPr>
                <w:rFonts w:ascii="Cambria" w:hAnsi="Cambria" w:cs="Arial"/>
                <w:b/>
                <w:bCs/>
              </w:rPr>
              <w:t xml:space="preserve">20 x </w:t>
            </w:r>
            <w:del w:id="2847" w:author="Sasi Songthong" w:date="2022-06-23T13:07:00Z">
              <w:r w:rsidDel="00FF2FDD">
                <w:rPr>
                  <w:rFonts w:ascii="Cambria" w:hAnsi="Cambria" w:cs="Arial"/>
                  <w:b/>
                  <w:bCs/>
                </w:rPr>
                <w:delText>Spore-Klenz</w:delText>
              </w:r>
            </w:del>
            <w:proofErr w:type="spellStart"/>
            <w:ins w:id="2848"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2849" w:author="Sasi Songthong" w:date="2022-06-23T13:04:00Z">
              <w:tcPr>
                <w:tcW w:w="1800" w:type="dxa"/>
                <w:shd w:val="clear" w:color="auto" w:fill="F2F2F2" w:themeFill="background1" w:themeFillShade="F2"/>
                <w:vAlign w:val="center"/>
              </w:tcPr>
            </w:tcPrChange>
          </w:tcPr>
          <w:p w14:paraId="10ED0E7B"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2850" w:author="Sasi Songthong" w:date="2022-06-23T13:04:00Z">
              <w:tcPr>
                <w:tcW w:w="900" w:type="dxa"/>
                <w:shd w:val="clear" w:color="auto" w:fill="F2F2F2" w:themeFill="background1" w:themeFillShade="F2"/>
                <w:vAlign w:val="center"/>
              </w:tcPr>
            </w:tcPrChange>
          </w:tcPr>
          <w:p w14:paraId="322478F3" w14:textId="77777777" w:rsidR="008E004E" w:rsidRPr="001E738F" w:rsidRDefault="008E004E" w:rsidP="008E004E">
            <w:pPr>
              <w:jc w:val="center"/>
              <w:rPr>
                <w:ins w:id="2851" w:author="Sasi Songthong" w:date="2022-06-23T13:03:00Z"/>
                <w:rFonts w:ascii="Cambria" w:hAnsi="Cambria" w:cs="Arial"/>
                <w:b/>
                <w:bCs/>
              </w:rPr>
            </w:pPr>
            <w:ins w:id="2852" w:author="Sasi Songthong" w:date="2022-06-23T13:03:00Z">
              <w:r w:rsidRPr="001E738F">
                <w:rPr>
                  <w:rFonts w:ascii="Cambria" w:hAnsi="Cambria" w:cs="Arial"/>
                  <w:b/>
                  <w:bCs/>
                </w:rPr>
                <w:t>Results:</w:t>
              </w:r>
            </w:ins>
          </w:p>
          <w:p w14:paraId="7FCF04F0" w14:textId="3C40BDB2" w:rsidR="008E004E" w:rsidDel="00503864" w:rsidRDefault="008E004E" w:rsidP="008E004E">
            <w:pPr>
              <w:jc w:val="center"/>
              <w:rPr>
                <w:rFonts w:ascii="Cambria" w:hAnsi="Cambria" w:cs="Arial"/>
                <w:b/>
                <w:bCs/>
              </w:rPr>
            </w:pPr>
            <w:ins w:id="2853" w:author="Sasi Songthong" w:date="2022-06-23T13:03:00Z">
              <w:r w:rsidRPr="001E738F">
                <w:rPr>
                  <w:rFonts w:ascii="Cambria" w:hAnsi="Cambria" w:cs="Arial"/>
                  <w:b/>
                  <w:bCs/>
                </w:rPr>
                <w:t>Label legible?</w:t>
              </w:r>
            </w:ins>
            <w:del w:id="2854"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2855" w:author="Sasi Songthong" w:date="2022-06-23T13:04:00Z">
              <w:tcPr>
                <w:tcW w:w="900" w:type="dxa"/>
                <w:shd w:val="clear" w:color="auto" w:fill="F2F2F2" w:themeFill="background1" w:themeFillShade="F2"/>
                <w:vAlign w:val="center"/>
              </w:tcPr>
            </w:tcPrChange>
          </w:tcPr>
          <w:p w14:paraId="1ABA3114" w14:textId="77777777" w:rsidR="008E004E" w:rsidRPr="001E738F" w:rsidRDefault="008E004E" w:rsidP="008E004E">
            <w:pPr>
              <w:jc w:val="center"/>
              <w:rPr>
                <w:ins w:id="2856" w:author="Sasi Songthong" w:date="2022-06-23T13:03:00Z"/>
                <w:rFonts w:ascii="Cambria" w:hAnsi="Cambria" w:cs="Arial"/>
                <w:b/>
                <w:bCs/>
              </w:rPr>
            </w:pPr>
            <w:ins w:id="2857" w:author="Sasi Songthong" w:date="2022-06-23T13:03:00Z">
              <w:r w:rsidRPr="001E738F">
                <w:rPr>
                  <w:rFonts w:ascii="Cambria" w:hAnsi="Cambria" w:cs="Arial"/>
                  <w:b/>
                  <w:bCs/>
                </w:rPr>
                <w:t>Results:</w:t>
              </w:r>
            </w:ins>
          </w:p>
          <w:p w14:paraId="5548BE87" w14:textId="73F996D1" w:rsidR="008E004E" w:rsidRPr="00894548" w:rsidRDefault="008E004E" w:rsidP="008E004E">
            <w:pPr>
              <w:jc w:val="center"/>
              <w:rPr>
                <w:rFonts w:ascii="Cambria" w:hAnsi="Cambria" w:cs="Arial"/>
                <w:b/>
                <w:bCs/>
              </w:rPr>
            </w:pPr>
            <w:ins w:id="2858" w:author="Sasi Songthong" w:date="2022-06-23T13:03:00Z">
              <w:r w:rsidRPr="001E738F">
                <w:rPr>
                  <w:rFonts w:ascii="Cambria" w:hAnsi="Cambria" w:cs="Arial"/>
                  <w:b/>
                  <w:bCs/>
                </w:rPr>
                <w:t>Label Present?</w:t>
              </w:r>
            </w:ins>
            <w:del w:id="2859"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2860" w:author="Sasi Songthong" w:date="2022-06-23T13:04:00Z">
              <w:tcPr>
                <w:tcW w:w="1260" w:type="dxa"/>
                <w:shd w:val="clear" w:color="auto" w:fill="F2F2F2" w:themeFill="background1" w:themeFillShade="F2"/>
                <w:vAlign w:val="center"/>
              </w:tcPr>
            </w:tcPrChange>
          </w:tcPr>
          <w:p w14:paraId="62C234A8"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4EF471A5" w14:textId="77777777" w:rsidTr="008E004E">
        <w:tblPrEx>
          <w:tblW w:w="12865" w:type="dxa"/>
          <w:tblLayout w:type="fixed"/>
          <w:tblPrExChange w:id="2861" w:author="Sasi Songthong" w:date="2022-06-23T13:04:00Z">
            <w:tblPrEx>
              <w:tblW w:w="12865" w:type="dxa"/>
              <w:tblLayout w:type="fixed"/>
            </w:tblPrEx>
          </w:tblPrExChange>
        </w:tblPrEx>
        <w:trPr>
          <w:trHeight w:val="404"/>
          <w:trPrChange w:id="2862" w:author="Sasi Songthong" w:date="2022-06-23T13:04:00Z">
            <w:trPr>
              <w:trHeight w:val="404"/>
            </w:trPr>
          </w:trPrChange>
        </w:trPr>
        <w:tc>
          <w:tcPr>
            <w:tcW w:w="805" w:type="dxa"/>
            <w:vAlign w:val="center"/>
            <w:tcPrChange w:id="2863" w:author="Sasi Songthong" w:date="2022-06-23T13:04:00Z">
              <w:tcPr>
                <w:tcW w:w="805" w:type="dxa"/>
                <w:vAlign w:val="center"/>
              </w:tcPr>
            </w:tcPrChange>
          </w:tcPr>
          <w:p w14:paraId="5550CCB5" w14:textId="5A8DECC7" w:rsidR="008E004E" w:rsidRPr="000047FC" w:rsidRDefault="008E004E" w:rsidP="008E004E">
            <w:pPr>
              <w:jc w:val="center"/>
              <w:rPr>
                <w:rFonts w:ascii="Cambria" w:hAnsi="Cambria" w:cs="Arial"/>
                <w:b/>
                <w:bCs/>
              </w:rPr>
            </w:pPr>
            <w:r>
              <w:rPr>
                <w:rFonts w:ascii="Cambria" w:hAnsi="Cambria" w:cs="Arial"/>
                <w:b/>
                <w:bCs/>
              </w:rPr>
              <w:t>57</w:t>
            </w:r>
          </w:p>
        </w:tc>
        <w:tc>
          <w:tcPr>
            <w:tcW w:w="1542" w:type="dxa"/>
            <w:vAlign w:val="center"/>
            <w:tcPrChange w:id="2864" w:author="Sasi Songthong" w:date="2022-06-23T13:04:00Z">
              <w:tcPr>
                <w:tcW w:w="1800" w:type="dxa"/>
                <w:vAlign w:val="center"/>
              </w:tcPr>
            </w:tcPrChange>
          </w:tcPr>
          <w:p w14:paraId="17CA17C5"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2865" w:author="Sasi Songthong" w:date="2022-06-23T13:04:00Z">
              <w:tcPr>
                <w:tcW w:w="1800" w:type="dxa"/>
                <w:gridSpan w:val="2"/>
                <w:vAlign w:val="center"/>
              </w:tcPr>
            </w:tcPrChange>
          </w:tcPr>
          <w:p w14:paraId="3EFE9624"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866" w:author="Sasi Songthong" w:date="2022-06-23T13:04:00Z">
              <w:tcPr>
                <w:tcW w:w="1800" w:type="dxa"/>
                <w:vAlign w:val="center"/>
              </w:tcPr>
            </w:tcPrChange>
          </w:tcPr>
          <w:p w14:paraId="47D2B80C"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867" w:author="Sasi Songthong" w:date="2022-06-23T13:04:00Z">
              <w:tcPr>
                <w:tcW w:w="1800" w:type="dxa"/>
                <w:vAlign w:val="center"/>
              </w:tcPr>
            </w:tcPrChange>
          </w:tcPr>
          <w:p w14:paraId="79EB7D72"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868" w:author="Sasi Songthong" w:date="2022-06-23T13:04:00Z">
              <w:tcPr>
                <w:tcW w:w="1800" w:type="dxa"/>
                <w:vAlign w:val="center"/>
              </w:tcPr>
            </w:tcPrChange>
          </w:tcPr>
          <w:p w14:paraId="5A387D7E"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2869" w:author="Sasi Songthong" w:date="2022-06-23T13:04:00Z">
              <w:tcPr>
                <w:tcW w:w="900" w:type="dxa"/>
                <w:vAlign w:val="center"/>
              </w:tcPr>
            </w:tcPrChange>
          </w:tcPr>
          <w:p w14:paraId="13E53A85" w14:textId="491BC5DD" w:rsidR="008E004E" w:rsidDel="006402E7" w:rsidRDefault="008E004E" w:rsidP="008E004E">
            <w:pPr>
              <w:jc w:val="center"/>
              <w:rPr>
                <w:del w:id="2870" w:author="Sasi Songthong" w:date="2022-06-23T12:57:00Z"/>
                <w:rFonts w:ascii="Cambria" w:hAnsi="Cambria" w:cs="Arial"/>
              </w:rPr>
            </w:pPr>
            <w:ins w:id="2871" w:author="Sasi Songthong" w:date="2022-06-23T13:03:00Z">
              <w:r>
                <w:rPr>
                  <w:rFonts w:ascii="Cambria" w:hAnsi="Cambria" w:cs="Arial"/>
                </w:rPr>
                <w:t>Yes / No</w:t>
              </w:r>
            </w:ins>
            <w:del w:id="2872" w:author="Sasi Songthong" w:date="2022-06-23T12:54:00Z">
              <w:r w:rsidDel="00503864">
                <w:rPr>
                  <w:rFonts w:ascii="Cambria" w:hAnsi="Cambria" w:cs="Arial"/>
                </w:rPr>
                <w:delText>Yes / No</w:delText>
              </w:r>
            </w:del>
          </w:p>
          <w:p w14:paraId="5C02CA7E" w14:textId="3426CD20" w:rsidR="008E004E" w:rsidDel="006402E7" w:rsidRDefault="008E004E" w:rsidP="008E004E">
            <w:pPr>
              <w:jc w:val="center"/>
              <w:rPr>
                <w:del w:id="2873" w:author="Sasi Songthong" w:date="2022-06-23T12:57:00Z"/>
                <w:rFonts w:ascii="Cambria" w:hAnsi="Cambria" w:cs="Arial"/>
              </w:rPr>
            </w:pPr>
            <w:del w:id="2874" w:author="Sasi Songthong" w:date="2022-06-23T12:54:00Z">
              <w:r w:rsidRPr="00BF1CE3" w:rsidDel="00503864">
                <w:rPr>
                  <w:rFonts w:ascii="Cambria" w:hAnsi="Cambria" w:cs="Arial"/>
                </w:rPr>
                <w:delText>Yes / No</w:delText>
              </w:r>
            </w:del>
          </w:p>
          <w:p w14:paraId="721F3D3B" w14:textId="4F982548" w:rsidR="008E004E" w:rsidDel="006402E7" w:rsidRDefault="008E004E" w:rsidP="008E004E">
            <w:pPr>
              <w:jc w:val="center"/>
              <w:rPr>
                <w:del w:id="2875" w:author="Sasi Songthong" w:date="2022-06-23T12:57:00Z"/>
                <w:rFonts w:ascii="Cambria" w:hAnsi="Cambria" w:cs="Arial"/>
              </w:rPr>
            </w:pPr>
            <w:del w:id="2876" w:author="Sasi Songthong" w:date="2022-06-23T12:54:00Z">
              <w:r w:rsidRPr="00BF1CE3" w:rsidDel="00503864">
                <w:rPr>
                  <w:rFonts w:ascii="Cambria" w:hAnsi="Cambria" w:cs="Arial"/>
                </w:rPr>
                <w:delText>Yes / No</w:delText>
              </w:r>
            </w:del>
          </w:p>
          <w:p w14:paraId="067795CE" w14:textId="77777777" w:rsidR="008E004E" w:rsidRDefault="008E004E" w:rsidP="008E004E">
            <w:pPr>
              <w:jc w:val="center"/>
              <w:rPr>
                <w:rFonts w:ascii="Cambria" w:hAnsi="Cambria" w:cs="Arial"/>
              </w:rPr>
            </w:pPr>
            <w:del w:id="2877" w:author="Sasi Songthong" w:date="2022-06-23T12:54:00Z">
              <w:r w:rsidRPr="00BF1CE3" w:rsidDel="00503864">
                <w:rPr>
                  <w:rFonts w:ascii="Cambria" w:hAnsi="Cambria" w:cs="Arial"/>
                </w:rPr>
                <w:delText>Yes / No</w:delText>
              </w:r>
            </w:del>
          </w:p>
        </w:tc>
        <w:tc>
          <w:tcPr>
            <w:tcW w:w="1543" w:type="dxa"/>
            <w:vAlign w:val="center"/>
            <w:tcPrChange w:id="2878" w:author="Sasi Songthong" w:date="2022-06-23T13:04:00Z">
              <w:tcPr>
                <w:tcW w:w="900" w:type="dxa"/>
                <w:vAlign w:val="center"/>
              </w:tcPr>
            </w:tcPrChange>
          </w:tcPr>
          <w:p w14:paraId="5A554400" w14:textId="49828587" w:rsidR="008E004E" w:rsidDel="006402E7" w:rsidRDefault="008E004E" w:rsidP="008E004E">
            <w:pPr>
              <w:jc w:val="center"/>
              <w:rPr>
                <w:del w:id="2879" w:author="Sasi Songthong" w:date="2022-06-23T12:57:00Z"/>
                <w:rFonts w:ascii="Cambria" w:hAnsi="Cambria" w:cs="Arial"/>
              </w:rPr>
            </w:pPr>
            <w:ins w:id="2880" w:author="Sasi Songthong" w:date="2022-06-23T13:03:00Z">
              <w:r>
                <w:rPr>
                  <w:rFonts w:ascii="Cambria" w:hAnsi="Cambria" w:cs="Arial"/>
                </w:rPr>
                <w:t>Yes / No</w:t>
              </w:r>
            </w:ins>
            <w:del w:id="2881" w:author="Sasi Songthong" w:date="2022-06-23T12:54:00Z">
              <w:r w:rsidRPr="00BF1CE3" w:rsidDel="00503864">
                <w:rPr>
                  <w:rFonts w:ascii="Cambria" w:hAnsi="Cambria" w:cs="Arial"/>
                </w:rPr>
                <w:delText>Yes / No</w:delText>
              </w:r>
            </w:del>
          </w:p>
          <w:p w14:paraId="141EAD3D" w14:textId="156C6996" w:rsidR="008E004E" w:rsidDel="006402E7" w:rsidRDefault="008E004E" w:rsidP="008E004E">
            <w:pPr>
              <w:jc w:val="center"/>
              <w:rPr>
                <w:del w:id="2882" w:author="Sasi Songthong" w:date="2022-06-23T12:57:00Z"/>
                <w:rFonts w:ascii="Cambria" w:hAnsi="Cambria" w:cs="Arial"/>
              </w:rPr>
            </w:pPr>
            <w:del w:id="2883" w:author="Sasi Songthong" w:date="2022-06-23T12:54:00Z">
              <w:r w:rsidRPr="00BF1CE3" w:rsidDel="00503864">
                <w:rPr>
                  <w:rFonts w:ascii="Cambria" w:hAnsi="Cambria" w:cs="Arial"/>
                </w:rPr>
                <w:delText>Yes / No</w:delText>
              </w:r>
            </w:del>
          </w:p>
          <w:p w14:paraId="77E8AC96" w14:textId="7B1B5CEE" w:rsidR="008E004E" w:rsidDel="006402E7" w:rsidRDefault="008E004E" w:rsidP="008E004E">
            <w:pPr>
              <w:jc w:val="center"/>
              <w:rPr>
                <w:del w:id="2884" w:author="Sasi Songthong" w:date="2022-06-23T12:57:00Z"/>
                <w:rFonts w:ascii="Cambria" w:hAnsi="Cambria" w:cs="Arial"/>
              </w:rPr>
            </w:pPr>
            <w:del w:id="2885" w:author="Sasi Songthong" w:date="2022-06-23T12:54:00Z">
              <w:r w:rsidRPr="00BF1CE3" w:rsidDel="00503864">
                <w:rPr>
                  <w:rFonts w:ascii="Cambria" w:hAnsi="Cambria" w:cs="Arial"/>
                </w:rPr>
                <w:delText>Yes / No</w:delText>
              </w:r>
            </w:del>
          </w:p>
          <w:p w14:paraId="44332703" w14:textId="3431F5DF" w:rsidR="008E004E" w:rsidRDefault="008E004E" w:rsidP="008E004E">
            <w:pPr>
              <w:jc w:val="center"/>
              <w:rPr>
                <w:rFonts w:ascii="Cambria" w:hAnsi="Cambria" w:cs="Arial"/>
              </w:rPr>
            </w:pPr>
            <w:del w:id="2886" w:author="Sasi Songthong" w:date="2022-06-23T12:54:00Z">
              <w:r w:rsidRPr="00BF1CE3" w:rsidDel="00503864">
                <w:rPr>
                  <w:rFonts w:ascii="Cambria" w:hAnsi="Cambria" w:cs="Arial"/>
                </w:rPr>
                <w:delText>Yes / No</w:delText>
              </w:r>
            </w:del>
          </w:p>
        </w:tc>
        <w:tc>
          <w:tcPr>
            <w:tcW w:w="1260" w:type="dxa"/>
            <w:vAlign w:val="center"/>
            <w:tcPrChange w:id="2887" w:author="Sasi Songthong" w:date="2022-06-23T13:04:00Z">
              <w:tcPr>
                <w:tcW w:w="1260" w:type="dxa"/>
                <w:vAlign w:val="center"/>
              </w:tcPr>
            </w:tcPrChange>
          </w:tcPr>
          <w:p w14:paraId="796C6891" w14:textId="77777777" w:rsidR="008E004E" w:rsidRDefault="008E004E" w:rsidP="008E004E">
            <w:pPr>
              <w:jc w:val="center"/>
              <w:rPr>
                <w:rFonts w:ascii="Cambria" w:hAnsi="Cambria" w:cs="Arial"/>
              </w:rPr>
            </w:pPr>
          </w:p>
        </w:tc>
      </w:tr>
      <w:tr w:rsidR="008E004E" w14:paraId="2B8604FE" w14:textId="77777777" w:rsidTr="008E004E">
        <w:tblPrEx>
          <w:tblW w:w="12865" w:type="dxa"/>
          <w:tblLayout w:type="fixed"/>
          <w:tblPrExChange w:id="2888" w:author="Sasi Songthong" w:date="2022-06-23T13:04:00Z">
            <w:tblPrEx>
              <w:tblW w:w="12865" w:type="dxa"/>
              <w:tblLayout w:type="fixed"/>
            </w:tblPrEx>
          </w:tblPrExChange>
        </w:tblPrEx>
        <w:trPr>
          <w:trHeight w:val="392"/>
          <w:trPrChange w:id="2889" w:author="Sasi Songthong" w:date="2022-06-23T13:04:00Z">
            <w:trPr>
              <w:trHeight w:val="392"/>
            </w:trPr>
          </w:trPrChange>
        </w:trPr>
        <w:tc>
          <w:tcPr>
            <w:tcW w:w="805" w:type="dxa"/>
            <w:vAlign w:val="center"/>
            <w:tcPrChange w:id="2890" w:author="Sasi Songthong" w:date="2022-06-23T13:04:00Z">
              <w:tcPr>
                <w:tcW w:w="805" w:type="dxa"/>
                <w:vAlign w:val="center"/>
              </w:tcPr>
            </w:tcPrChange>
          </w:tcPr>
          <w:p w14:paraId="12B8A13C" w14:textId="46B8B003" w:rsidR="008E004E" w:rsidRPr="000047FC" w:rsidRDefault="008E004E" w:rsidP="008E004E">
            <w:pPr>
              <w:jc w:val="center"/>
              <w:rPr>
                <w:rFonts w:ascii="Cambria" w:hAnsi="Cambria" w:cs="Arial"/>
                <w:b/>
                <w:bCs/>
              </w:rPr>
            </w:pPr>
            <w:r>
              <w:rPr>
                <w:rFonts w:ascii="Cambria" w:hAnsi="Cambria" w:cs="Arial"/>
                <w:b/>
                <w:bCs/>
              </w:rPr>
              <w:t>58</w:t>
            </w:r>
          </w:p>
        </w:tc>
        <w:tc>
          <w:tcPr>
            <w:tcW w:w="1542" w:type="dxa"/>
            <w:vAlign w:val="center"/>
            <w:tcPrChange w:id="2891" w:author="Sasi Songthong" w:date="2022-06-23T13:04:00Z">
              <w:tcPr>
                <w:tcW w:w="1800" w:type="dxa"/>
                <w:vAlign w:val="center"/>
              </w:tcPr>
            </w:tcPrChange>
          </w:tcPr>
          <w:p w14:paraId="500E298D"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892" w:author="Sasi Songthong" w:date="2022-06-23T13:04:00Z">
              <w:tcPr>
                <w:tcW w:w="1800" w:type="dxa"/>
                <w:gridSpan w:val="2"/>
                <w:vAlign w:val="center"/>
              </w:tcPr>
            </w:tcPrChange>
          </w:tcPr>
          <w:p w14:paraId="4A5CED4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893" w:author="Sasi Songthong" w:date="2022-06-23T13:04:00Z">
              <w:tcPr>
                <w:tcW w:w="1800" w:type="dxa"/>
                <w:vAlign w:val="center"/>
              </w:tcPr>
            </w:tcPrChange>
          </w:tcPr>
          <w:p w14:paraId="6A0680B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894" w:author="Sasi Songthong" w:date="2022-06-23T13:04:00Z">
              <w:tcPr>
                <w:tcW w:w="1800" w:type="dxa"/>
                <w:vAlign w:val="center"/>
              </w:tcPr>
            </w:tcPrChange>
          </w:tcPr>
          <w:p w14:paraId="1685163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895" w:author="Sasi Songthong" w:date="2022-06-23T13:04:00Z">
              <w:tcPr>
                <w:tcW w:w="1800" w:type="dxa"/>
                <w:vAlign w:val="center"/>
              </w:tcPr>
            </w:tcPrChange>
          </w:tcPr>
          <w:p w14:paraId="0AB13F9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896" w:author="Sasi Songthong" w:date="2022-06-23T13:04:00Z">
              <w:tcPr>
                <w:tcW w:w="900" w:type="dxa"/>
                <w:vAlign w:val="center"/>
              </w:tcPr>
            </w:tcPrChange>
          </w:tcPr>
          <w:p w14:paraId="62B34F71" w14:textId="2F496881" w:rsidR="008E004E" w:rsidRDefault="008E004E" w:rsidP="008E004E">
            <w:pPr>
              <w:jc w:val="center"/>
              <w:rPr>
                <w:rFonts w:ascii="Cambria" w:hAnsi="Cambria" w:cs="Arial"/>
              </w:rPr>
            </w:pPr>
            <w:ins w:id="2897" w:author="Sasi Songthong" w:date="2022-06-23T13:03:00Z">
              <w:r w:rsidRPr="00BF1CE3">
                <w:rPr>
                  <w:rFonts w:ascii="Cambria" w:hAnsi="Cambria" w:cs="Arial"/>
                </w:rPr>
                <w:t>Yes / No</w:t>
              </w:r>
            </w:ins>
          </w:p>
        </w:tc>
        <w:tc>
          <w:tcPr>
            <w:tcW w:w="1543" w:type="dxa"/>
            <w:vAlign w:val="center"/>
            <w:tcPrChange w:id="2898" w:author="Sasi Songthong" w:date="2022-06-23T13:04:00Z">
              <w:tcPr>
                <w:tcW w:w="900" w:type="dxa"/>
                <w:vAlign w:val="center"/>
              </w:tcPr>
            </w:tcPrChange>
          </w:tcPr>
          <w:p w14:paraId="4CE1BCB4" w14:textId="2E3AFC40" w:rsidR="008E004E" w:rsidRDefault="008E004E" w:rsidP="008E004E">
            <w:pPr>
              <w:jc w:val="center"/>
              <w:rPr>
                <w:rFonts w:ascii="Cambria" w:hAnsi="Cambria" w:cs="Arial"/>
              </w:rPr>
            </w:pPr>
            <w:ins w:id="2899" w:author="Sasi Songthong" w:date="2022-06-23T13:03:00Z">
              <w:r w:rsidRPr="00BF1CE3">
                <w:rPr>
                  <w:rFonts w:ascii="Cambria" w:hAnsi="Cambria" w:cs="Arial"/>
                </w:rPr>
                <w:t>Yes / No</w:t>
              </w:r>
            </w:ins>
          </w:p>
        </w:tc>
        <w:tc>
          <w:tcPr>
            <w:tcW w:w="1260" w:type="dxa"/>
            <w:vAlign w:val="center"/>
            <w:tcPrChange w:id="2900" w:author="Sasi Songthong" w:date="2022-06-23T13:04:00Z">
              <w:tcPr>
                <w:tcW w:w="1260" w:type="dxa"/>
                <w:vAlign w:val="center"/>
              </w:tcPr>
            </w:tcPrChange>
          </w:tcPr>
          <w:p w14:paraId="0B11235B" w14:textId="77777777" w:rsidR="008E004E" w:rsidRDefault="008E004E" w:rsidP="008E004E">
            <w:pPr>
              <w:jc w:val="center"/>
              <w:rPr>
                <w:rFonts w:ascii="Cambria" w:hAnsi="Cambria" w:cs="Arial"/>
              </w:rPr>
            </w:pPr>
          </w:p>
        </w:tc>
      </w:tr>
      <w:tr w:rsidR="008E004E" w14:paraId="4B5E3A60" w14:textId="77777777" w:rsidTr="008E004E">
        <w:tblPrEx>
          <w:tblW w:w="12865" w:type="dxa"/>
          <w:tblLayout w:type="fixed"/>
          <w:tblPrExChange w:id="2901" w:author="Sasi Songthong" w:date="2022-06-23T13:04:00Z">
            <w:tblPrEx>
              <w:tblW w:w="12865" w:type="dxa"/>
              <w:tblLayout w:type="fixed"/>
            </w:tblPrEx>
          </w:tblPrExChange>
        </w:tblPrEx>
        <w:trPr>
          <w:trHeight w:val="392"/>
          <w:trPrChange w:id="2902" w:author="Sasi Songthong" w:date="2022-06-23T13:04:00Z">
            <w:trPr>
              <w:trHeight w:val="392"/>
            </w:trPr>
          </w:trPrChange>
        </w:trPr>
        <w:tc>
          <w:tcPr>
            <w:tcW w:w="805" w:type="dxa"/>
            <w:vAlign w:val="center"/>
            <w:tcPrChange w:id="2903" w:author="Sasi Songthong" w:date="2022-06-23T13:04:00Z">
              <w:tcPr>
                <w:tcW w:w="805" w:type="dxa"/>
                <w:vAlign w:val="center"/>
              </w:tcPr>
            </w:tcPrChange>
          </w:tcPr>
          <w:p w14:paraId="4F7A612F" w14:textId="17BB3998" w:rsidR="008E004E" w:rsidRPr="000047FC" w:rsidRDefault="008E004E" w:rsidP="008E004E">
            <w:pPr>
              <w:jc w:val="center"/>
              <w:rPr>
                <w:rFonts w:ascii="Cambria" w:hAnsi="Cambria" w:cs="Arial"/>
                <w:b/>
                <w:bCs/>
              </w:rPr>
            </w:pPr>
            <w:r>
              <w:rPr>
                <w:rFonts w:ascii="Cambria" w:hAnsi="Cambria" w:cs="Arial"/>
                <w:b/>
                <w:bCs/>
              </w:rPr>
              <w:t>59</w:t>
            </w:r>
          </w:p>
        </w:tc>
        <w:tc>
          <w:tcPr>
            <w:tcW w:w="1542" w:type="dxa"/>
            <w:vAlign w:val="center"/>
            <w:tcPrChange w:id="2904" w:author="Sasi Songthong" w:date="2022-06-23T13:04:00Z">
              <w:tcPr>
                <w:tcW w:w="1800" w:type="dxa"/>
                <w:vAlign w:val="center"/>
              </w:tcPr>
            </w:tcPrChange>
          </w:tcPr>
          <w:p w14:paraId="24EF2AE8"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905" w:author="Sasi Songthong" w:date="2022-06-23T13:04:00Z">
              <w:tcPr>
                <w:tcW w:w="1800" w:type="dxa"/>
                <w:gridSpan w:val="2"/>
                <w:vAlign w:val="center"/>
              </w:tcPr>
            </w:tcPrChange>
          </w:tcPr>
          <w:p w14:paraId="064DD02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06" w:author="Sasi Songthong" w:date="2022-06-23T13:04:00Z">
              <w:tcPr>
                <w:tcW w:w="1800" w:type="dxa"/>
                <w:vAlign w:val="center"/>
              </w:tcPr>
            </w:tcPrChange>
          </w:tcPr>
          <w:p w14:paraId="7237927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07" w:author="Sasi Songthong" w:date="2022-06-23T13:04:00Z">
              <w:tcPr>
                <w:tcW w:w="1800" w:type="dxa"/>
                <w:vAlign w:val="center"/>
              </w:tcPr>
            </w:tcPrChange>
          </w:tcPr>
          <w:p w14:paraId="58FB4D8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08" w:author="Sasi Songthong" w:date="2022-06-23T13:04:00Z">
              <w:tcPr>
                <w:tcW w:w="1800" w:type="dxa"/>
                <w:vAlign w:val="center"/>
              </w:tcPr>
            </w:tcPrChange>
          </w:tcPr>
          <w:p w14:paraId="3BD9190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09" w:author="Sasi Songthong" w:date="2022-06-23T13:04:00Z">
              <w:tcPr>
                <w:tcW w:w="900" w:type="dxa"/>
                <w:vAlign w:val="center"/>
              </w:tcPr>
            </w:tcPrChange>
          </w:tcPr>
          <w:p w14:paraId="16B34C0C" w14:textId="27EBDF7F" w:rsidR="008E004E" w:rsidRDefault="008E004E" w:rsidP="008E004E">
            <w:pPr>
              <w:jc w:val="center"/>
              <w:rPr>
                <w:rFonts w:ascii="Cambria" w:hAnsi="Cambria" w:cs="Arial"/>
              </w:rPr>
            </w:pPr>
            <w:ins w:id="2910" w:author="Sasi Songthong" w:date="2022-06-23T13:03:00Z">
              <w:r w:rsidRPr="00BF1CE3">
                <w:rPr>
                  <w:rFonts w:ascii="Cambria" w:hAnsi="Cambria" w:cs="Arial"/>
                </w:rPr>
                <w:t>Yes / No</w:t>
              </w:r>
            </w:ins>
          </w:p>
        </w:tc>
        <w:tc>
          <w:tcPr>
            <w:tcW w:w="1543" w:type="dxa"/>
            <w:vAlign w:val="center"/>
            <w:tcPrChange w:id="2911" w:author="Sasi Songthong" w:date="2022-06-23T13:04:00Z">
              <w:tcPr>
                <w:tcW w:w="900" w:type="dxa"/>
                <w:vAlign w:val="center"/>
              </w:tcPr>
            </w:tcPrChange>
          </w:tcPr>
          <w:p w14:paraId="12A18F6A" w14:textId="1EE9C01D" w:rsidR="008E004E" w:rsidRDefault="008E004E" w:rsidP="008E004E">
            <w:pPr>
              <w:jc w:val="center"/>
              <w:rPr>
                <w:rFonts w:ascii="Cambria" w:hAnsi="Cambria" w:cs="Arial"/>
              </w:rPr>
            </w:pPr>
            <w:ins w:id="2912" w:author="Sasi Songthong" w:date="2022-06-23T13:03:00Z">
              <w:r w:rsidRPr="00BF1CE3">
                <w:rPr>
                  <w:rFonts w:ascii="Cambria" w:hAnsi="Cambria" w:cs="Arial"/>
                </w:rPr>
                <w:t>Yes / No</w:t>
              </w:r>
            </w:ins>
          </w:p>
        </w:tc>
        <w:tc>
          <w:tcPr>
            <w:tcW w:w="1260" w:type="dxa"/>
            <w:vAlign w:val="center"/>
            <w:tcPrChange w:id="2913" w:author="Sasi Songthong" w:date="2022-06-23T13:04:00Z">
              <w:tcPr>
                <w:tcW w:w="1260" w:type="dxa"/>
                <w:vAlign w:val="center"/>
              </w:tcPr>
            </w:tcPrChange>
          </w:tcPr>
          <w:p w14:paraId="5B078AA1" w14:textId="77777777" w:rsidR="008E004E" w:rsidRDefault="008E004E" w:rsidP="008E004E">
            <w:pPr>
              <w:jc w:val="center"/>
              <w:rPr>
                <w:rFonts w:ascii="Cambria" w:hAnsi="Cambria" w:cs="Arial"/>
              </w:rPr>
            </w:pPr>
          </w:p>
        </w:tc>
      </w:tr>
      <w:tr w:rsidR="008E004E" w14:paraId="24B3EC3F" w14:textId="77777777" w:rsidTr="008E004E">
        <w:tblPrEx>
          <w:tblW w:w="12865" w:type="dxa"/>
          <w:tblLayout w:type="fixed"/>
          <w:tblPrExChange w:id="2914" w:author="Sasi Songthong" w:date="2022-06-23T13:04:00Z">
            <w:tblPrEx>
              <w:tblW w:w="12865" w:type="dxa"/>
              <w:tblLayout w:type="fixed"/>
            </w:tblPrEx>
          </w:tblPrExChange>
        </w:tblPrEx>
        <w:trPr>
          <w:trHeight w:val="392"/>
          <w:trPrChange w:id="2915" w:author="Sasi Songthong" w:date="2022-06-23T13:04:00Z">
            <w:trPr>
              <w:trHeight w:val="392"/>
            </w:trPr>
          </w:trPrChange>
        </w:trPr>
        <w:tc>
          <w:tcPr>
            <w:tcW w:w="805" w:type="dxa"/>
            <w:vAlign w:val="center"/>
            <w:tcPrChange w:id="2916" w:author="Sasi Songthong" w:date="2022-06-23T13:04:00Z">
              <w:tcPr>
                <w:tcW w:w="805" w:type="dxa"/>
                <w:vAlign w:val="center"/>
              </w:tcPr>
            </w:tcPrChange>
          </w:tcPr>
          <w:p w14:paraId="78F24053" w14:textId="200D10E1" w:rsidR="008E004E" w:rsidRPr="000047FC" w:rsidRDefault="008E004E" w:rsidP="008E004E">
            <w:pPr>
              <w:jc w:val="center"/>
              <w:rPr>
                <w:rFonts w:ascii="Cambria" w:hAnsi="Cambria" w:cs="Arial"/>
                <w:b/>
                <w:bCs/>
              </w:rPr>
            </w:pPr>
            <w:r>
              <w:rPr>
                <w:rFonts w:ascii="Cambria" w:hAnsi="Cambria" w:cs="Arial"/>
                <w:b/>
                <w:bCs/>
              </w:rPr>
              <w:t>60</w:t>
            </w:r>
          </w:p>
        </w:tc>
        <w:tc>
          <w:tcPr>
            <w:tcW w:w="1542" w:type="dxa"/>
            <w:vAlign w:val="center"/>
            <w:tcPrChange w:id="2917" w:author="Sasi Songthong" w:date="2022-06-23T13:04:00Z">
              <w:tcPr>
                <w:tcW w:w="1800" w:type="dxa"/>
                <w:vAlign w:val="center"/>
              </w:tcPr>
            </w:tcPrChange>
          </w:tcPr>
          <w:p w14:paraId="009AACFD"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918" w:author="Sasi Songthong" w:date="2022-06-23T13:04:00Z">
              <w:tcPr>
                <w:tcW w:w="1800" w:type="dxa"/>
                <w:gridSpan w:val="2"/>
                <w:vAlign w:val="center"/>
              </w:tcPr>
            </w:tcPrChange>
          </w:tcPr>
          <w:p w14:paraId="48EB0AB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19" w:author="Sasi Songthong" w:date="2022-06-23T13:04:00Z">
              <w:tcPr>
                <w:tcW w:w="1800" w:type="dxa"/>
                <w:vAlign w:val="center"/>
              </w:tcPr>
            </w:tcPrChange>
          </w:tcPr>
          <w:p w14:paraId="7C0655F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20" w:author="Sasi Songthong" w:date="2022-06-23T13:04:00Z">
              <w:tcPr>
                <w:tcW w:w="1800" w:type="dxa"/>
                <w:vAlign w:val="center"/>
              </w:tcPr>
            </w:tcPrChange>
          </w:tcPr>
          <w:p w14:paraId="1A1D8B8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21" w:author="Sasi Songthong" w:date="2022-06-23T13:04:00Z">
              <w:tcPr>
                <w:tcW w:w="1800" w:type="dxa"/>
                <w:vAlign w:val="center"/>
              </w:tcPr>
            </w:tcPrChange>
          </w:tcPr>
          <w:p w14:paraId="7A7D772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22" w:author="Sasi Songthong" w:date="2022-06-23T13:04:00Z">
              <w:tcPr>
                <w:tcW w:w="900" w:type="dxa"/>
                <w:vAlign w:val="center"/>
              </w:tcPr>
            </w:tcPrChange>
          </w:tcPr>
          <w:p w14:paraId="7448EB2C" w14:textId="087BDC20" w:rsidR="008E004E" w:rsidRDefault="008E004E" w:rsidP="008E004E">
            <w:pPr>
              <w:jc w:val="center"/>
              <w:rPr>
                <w:rFonts w:ascii="Cambria" w:hAnsi="Cambria" w:cs="Arial"/>
              </w:rPr>
            </w:pPr>
            <w:ins w:id="2923" w:author="Sasi Songthong" w:date="2022-06-23T13:03:00Z">
              <w:r w:rsidRPr="00BF1CE3">
                <w:rPr>
                  <w:rFonts w:ascii="Cambria" w:hAnsi="Cambria" w:cs="Arial"/>
                </w:rPr>
                <w:t>Yes / No</w:t>
              </w:r>
            </w:ins>
          </w:p>
        </w:tc>
        <w:tc>
          <w:tcPr>
            <w:tcW w:w="1543" w:type="dxa"/>
            <w:vAlign w:val="center"/>
            <w:tcPrChange w:id="2924" w:author="Sasi Songthong" w:date="2022-06-23T13:04:00Z">
              <w:tcPr>
                <w:tcW w:w="900" w:type="dxa"/>
                <w:vAlign w:val="center"/>
              </w:tcPr>
            </w:tcPrChange>
          </w:tcPr>
          <w:p w14:paraId="3A510236" w14:textId="12B864F6" w:rsidR="008E004E" w:rsidRDefault="008E004E" w:rsidP="008E004E">
            <w:pPr>
              <w:jc w:val="center"/>
              <w:rPr>
                <w:rFonts w:ascii="Cambria" w:hAnsi="Cambria" w:cs="Arial"/>
              </w:rPr>
            </w:pPr>
            <w:ins w:id="2925" w:author="Sasi Songthong" w:date="2022-06-23T13:03:00Z">
              <w:r w:rsidRPr="00BF1CE3">
                <w:rPr>
                  <w:rFonts w:ascii="Cambria" w:hAnsi="Cambria" w:cs="Arial"/>
                </w:rPr>
                <w:t>Yes / No</w:t>
              </w:r>
            </w:ins>
          </w:p>
        </w:tc>
        <w:tc>
          <w:tcPr>
            <w:tcW w:w="1260" w:type="dxa"/>
            <w:vAlign w:val="center"/>
            <w:tcPrChange w:id="2926" w:author="Sasi Songthong" w:date="2022-06-23T13:04:00Z">
              <w:tcPr>
                <w:tcW w:w="1260" w:type="dxa"/>
                <w:vAlign w:val="center"/>
              </w:tcPr>
            </w:tcPrChange>
          </w:tcPr>
          <w:p w14:paraId="50CEB2F3" w14:textId="77777777" w:rsidR="008E004E" w:rsidRDefault="008E004E" w:rsidP="008E004E">
            <w:pPr>
              <w:jc w:val="center"/>
              <w:rPr>
                <w:rFonts w:ascii="Cambria" w:hAnsi="Cambria" w:cs="Arial"/>
              </w:rPr>
            </w:pPr>
          </w:p>
        </w:tc>
      </w:tr>
      <w:tr w:rsidR="008E004E" w14:paraId="41079BA9" w14:textId="77777777" w:rsidTr="008E004E">
        <w:tblPrEx>
          <w:tblW w:w="12865" w:type="dxa"/>
          <w:tblLayout w:type="fixed"/>
          <w:tblPrExChange w:id="2927" w:author="Sasi Songthong" w:date="2022-06-23T13:04:00Z">
            <w:tblPrEx>
              <w:tblW w:w="12865" w:type="dxa"/>
              <w:tblLayout w:type="fixed"/>
            </w:tblPrEx>
          </w:tblPrExChange>
        </w:tblPrEx>
        <w:trPr>
          <w:trHeight w:val="392"/>
          <w:trPrChange w:id="2928" w:author="Sasi Songthong" w:date="2022-06-23T13:04:00Z">
            <w:trPr>
              <w:trHeight w:val="392"/>
            </w:trPr>
          </w:trPrChange>
        </w:trPr>
        <w:tc>
          <w:tcPr>
            <w:tcW w:w="805" w:type="dxa"/>
            <w:vAlign w:val="center"/>
            <w:tcPrChange w:id="2929" w:author="Sasi Songthong" w:date="2022-06-23T13:04:00Z">
              <w:tcPr>
                <w:tcW w:w="805" w:type="dxa"/>
                <w:vAlign w:val="center"/>
              </w:tcPr>
            </w:tcPrChange>
          </w:tcPr>
          <w:p w14:paraId="257AE9CE" w14:textId="1E0ADCF9" w:rsidR="008E004E" w:rsidRPr="000047FC" w:rsidRDefault="008E004E" w:rsidP="008E004E">
            <w:pPr>
              <w:jc w:val="center"/>
              <w:rPr>
                <w:rFonts w:ascii="Cambria" w:hAnsi="Cambria" w:cs="Arial"/>
                <w:b/>
                <w:bCs/>
              </w:rPr>
            </w:pPr>
            <w:r>
              <w:rPr>
                <w:rFonts w:ascii="Cambria" w:hAnsi="Cambria" w:cs="Arial"/>
                <w:b/>
                <w:bCs/>
              </w:rPr>
              <w:t>61</w:t>
            </w:r>
          </w:p>
        </w:tc>
        <w:tc>
          <w:tcPr>
            <w:tcW w:w="1542" w:type="dxa"/>
            <w:vAlign w:val="center"/>
            <w:tcPrChange w:id="2930" w:author="Sasi Songthong" w:date="2022-06-23T13:04:00Z">
              <w:tcPr>
                <w:tcW w:w="1800" w:type="dxa"/>
                <w:vAlign w:val="center"/>
              </w:tcPr>
            </w:tcPrChange>
          </w:tcPr>
          <w:p w14:paraId="77685129"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931" w:author="Sasi Songthong" w:date="2022-06-23T13:04:00Z">
              <w:tcPr>
                <w:tcW w:w="1800" w:type="dxa"/>
                <w:gridSpan w:val="2"/>
                <w:vAlign w:val="center"/>
              </w:tcPr>
            </w:tcPrChange>
          </w:tcPr>
          <w:p w14:paraId="77FE7D1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32" w:author="Sasi Songthong" w:date="2022-06-23T13:04:00Z">
              <w:tcPr>
                <w:tcW w:w="1800" w:type="dxa"/>
                <w:vAlign w:val="center"/>
              </w:tcPr>
            </w:tcPrChange>
          </w:tcPr>
          <w:p w14:paraId="7912BF0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33" w:author="Sasi Songthong" w:date="2022-06-23T13:04:00Z">
              <w:tcPr>
                <w:tcW w:w="1800" w:type="dxa"/>
                <w:vAlign w:val="center"/>
              </w:tcPr>
            </w:tcPrChange>
          </w:tcPr>
          <w:p w14:paraId="5F37C61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34" w:author="Sasi Songthong" w:date="2022-06-23T13:04:00Z">
              <w:tcPr>
                <w:tcW w:w="1800" w:type="dxa"/>
                <w:vAlign w:val="center"/>
              </w:tcPr>
            </w:tcPrChange>
          </w:tcPr>
          <w:p w14:paraId="79B62F2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35" w:author="Sasi Songthong" w:date="2022-06-23T13:04:00Z">
              <w:tcPr>
                <w:tcW w:w="900" w:type="dxa"/>
                <w:vAlign w:val="center"/>
              </w:tcPr>
            </w:tcPrChange>
          </w:tcPr>
          <w:p w14:paraId="367ED2B9" w14:textId="4705E0B9" w:rsidR="008E004E" w:rsidRDefault="008E004E" w:rsidP="008E004E">
            <w:pPr>
              <w:jc w:val="center"/>
              <w:rPr>
                <w:rFonts w:ascii="Cambria" w:hAnsi="Cambria" w:cs="Arial"/>
              </w:rPr>
            </w:pPr>
            <w:ins w:id="2936" w:author="Sasi Songthong" w:date="2022-06-23T13:03:00Z">
              <w:r>
                <w:rPr>
                  <w:rFonts w:ascii="Cambria" w:hAnsi="Cambria" w:cs="Arial"/>
                </w:rPr>
                <w:t>Yes / No</w:t>
              </w:r>
            </w:ins>
          </w:p>
        </w:tc>
        <w:tc>
          <w:tcPr>
            <w:tcW w:w="1543" w:type="dxa"/>
            <w:vAlign w:val="center"/>
            <w:tcPrChange w:id="2937" w:author="Sasi Songthong" w:date="2022-06-23T13:04:00Z">
              <w:tcPr>
                <w:tcW w:w="900" w:type="dxa"/>
                <w:vAlign w:val="center"/>
              </w:tcPr>
            </w:tcPrChange>
          </w:tcPr>
          <w:p w14:paraId="5D3BAEC0" w14:textId="478AEB41" w:rsidR="008E004E" w:rsidRDefault="008E004E" w:rsidP="008E004E">
            <w:pPr>
              <w:jc w:val="center"/>
              <w:rPr>
                <w:rFonts w:ascii="Cambria" w:hAnsi="Cambria" w:cs="Arial"/>
              </w:rPr>
            </w:pPr>
            <w:ins w:id="2938" w:author="Sasi Songthong" w:date="2022-06-23T13:03:00Z">
              <w:r>
                <w:rPr>
                  <w:rFonts w:ascii="Cambria" w:hAnsi="Cambria" w:cs="Arial"/>
                </w:rPr>
                <w:t>Yes / No</w:t>
              </w:r>
            </w:ins>
          </w:p>
        </w:tc>
        <w:tc>
          <w:tcPr>
            <w:tcW w:w="1260" w:type="dxa"/>
            <w:vAlign w:val="center"/>
            <w:tcPrChange w:id="2939" w:author="Sasi Songthong" w:date="2022-06-23T13:04:00Z">
              <w:tcPr>
                <w:tcW w:w="1260" w:type="dxa"/>
                <w:vAlign w:val="center"/>
              </w:tcPr>
            </w:tcPrChange>
          </w:tcPr>
          <w:p w14:paraId="55ABF5F5" w14:textId="77777777" w:rsidR="008E004E" w:rsidRDefault="008E004E" w:rsidP="008E004E">
            <w:pPr>
              <w:jc w:val="center"/>
              <w:rPr>
                <w:rFonts w:ascii="Cambria" w:hAnsi="Cambria" w:cs="Arial"/>
              </w:rPr>
            </w:pPr>
          </w:p>
        </w:tc>
      </w:tr>
      <w:tr w:rsidR="008E004E" w14:paraId="4D90B067" w14:textId="77777777" w:rsidTr="008E004E">
        <w:tblPrEx>
          <w:tblW w:w="12865" w:type="dxa"/>
          <w:tblLayout w:type="fixed"/>
          <w:tblPrExChange w:id="2940" w:author="Sasi Songthong" w:date="2022-06-23T13:04:00Z">
            <w:tblPrEx>
              <w:tblW w:w="12865" w:type="dxa"/>
              <w:tblLayout w:type="fixed"/>
            </w:tblPrEx>
          </w:tblPrExChange>
        </w:tblPrEx>
        <w:trPr>
          <w:trHeight w:val="392"/>
          <w:trPrChange w:id="2941" w:author="Sasi Songthong" w:date="2022-06-23T13:04:00Z">
            <w:trPr>
              <w:trHeight w:val="392"/>
            </w:trPr>
          </w:trPrChange>
        </w:trPr>
        <w:tc>
          <w:tcPr>
            <w:tcW w:w="805" w:type="dxa"/>
            <w:vAlign w:val="center"/>
            <w:tcPrChange w:id="2942" w:author="Sasi Songthong" w:date="2022-06-23T13:04:00Z">
              <w:tcPr>
                <w:tcW w:w="805" w:type="dxa"/>
                <w:vAlign w:val="center"/>
              </w:tcPr>
            </w:tcPrChange>
          </w:tcPr>
          <w:p w14:paraId="5BEB6C33" w14:textId="2B276E50" w:rsidR="008E004E" w:rsidRPr="000047FC" w:rsidRDefault="008E004E" w:rsidP="008E004E">
            <w:pPr>
              <w:jc w:val="center"/>
              <w:rPr>
                <w:rFonts w:ascii="Cambria" w:hAnsi="Cambria" w:cs="Arial"/>
                <w:b/>
                <w:bCs/>
              </w:rPr>
            </w:pPr>
            <w:r>
              <w:rPr>
                <w:rFonts w:ascii="Cambria" w:hAnsi="Cambria" w:cs="Arial"/>
                <w:b/>
                <w:bCs/>
              </w:rPr>
              <w:t>62</w:t>
            </w:r>
          </w:p>
        </w:tc>
        <w:tc>
          <w:tcPr>
            <w:tcW w:w="1542" w:type="dxa"/>
            <w:vAlign w:val="center"/>
            <w:tcPrChange w:id="2943" w:author="Sasi Songthong" w:date="2022-06-23T13:04:00Z">
              <w:tcPr>
                <w:tcW w:w="1800" w:type="dxa"/>
                <w:vAlign w:val="center"/>
              </w:tcPr>
            </w:tcPrChange>
          </w:tcPr>
          <w:p w14:paraId="71A2B724"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2944" w:author="Sasi Songthong" w:date="2022-06-23T13:04:00Z">
              <w:tcPr>
                <w:tcW w:w="1800" w:type="dxa"/>
                <w:gridSpan w:val="2"/>
                <w:vAlign w:val="center"/>
              </w:tcPr>
            </w:tcPrChange>
          </w:tcPr>
          <w:p w14:paraId="0A58DF6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45" w:author="Sasi Songthong" w:date="2022-06-23T13:04:00Z">
              <w:tcPr>
                <w:tcW w:w="1800" w:type="dxa"/>
                <w:vAlign w:val="center"/>
              </w:tcPr>
            </w:tcPrChange>
          </w:tcPr>
          <w:p w14:paraId="0E7E7D7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46" w:author="Sasi Songthong" w:date="2022-06-23T13:04:00Z">
              <w:tcPr>
                <w:tcW w:w="1800" w:type="dxa"/>
                <w:vAlign w:val="center"/>
              </w:tcPr>
            </w:tcPrChange>
          </w:tcPr>
          <w:p w14:paraId="259FB69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47" w:author="Sasi Songthong" w:date="2022-06-23T13:04:00Z">
              <w:tcPr>
                <w:tcW w:w="1800" w:type="dxa"/>
                <w:vAlign w:val="center"/>
              </w:tcPr>
            </w:tcPrChange>
          </w:tcPr>
          <w:p w14:paraId="7B2C847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48" w:author="Sasi Songthong" w:date="2022-06-23T13:04:00Z">
              <w:tcPr>
                <w:tcW w:w="900" w:type="dxa"/>
                <w:vAlign w:val="center"/>
              </w:tcPr>
            </w:tcPrChange>
          </w:tcPr>
          <w:p w14:paraId="5184CAA9" w14:textId="376FF27B" w:rsidR="008E004E" w:rsidRDefault="008E004E" w:rsidP="008E004E">
            <w:pPr>
              <w:jc w:val="center"/>
              <w:rPr>
                <w:rFonts w:ascii="Cambria" w:hAnsi="Cambria" w:cs="Arial"/>
              </w:rPr>
            </w:pPr>
            <w:ins w:id="2949" w:author="Sasi Songthong" w:date="2022-06-23T13:03:00Z">
              <w:r w:rsidRPr="00BF1CE3">
                <w:rPr>
                  <w:rFonts w:ascii="Cambria" w:hAnsi="Cambria" w:cs="Arial"/>
                </w:rPr>
                <w:t>Yes / No</w:t>
              </w:r>
            </w:ins>
          </w:p>
        </w:tc>
        <w:tc>
          <w:tcPr>
            <w:tcW w:w="1543" w:type="dxa"/>
            <w:vAlign w:val="center"/>
            <w:tcPrChange w:id="2950" w:author="Sasi Songthong" w:date="2022-06-23T13:04:00Z">
              <w:tcPr>
                <w:tcW w:w="900" w:type="dxa"/>
                <w:vAlign w:val="center"/>
              </w:tcPr>
            </w:tcPrChange>
          </w:tcPr>
          <w:p w14:paraId="75E29940" w14:textId="5CB638AA" w:rsidR="008E004E" w:rsidRDefault="008E004E" w:rsidP="008E004E">
            <w:pPr>
              <w:jc w:val="center"/>
              <w:rPr>
                <w:rFonts w:ascii="Cambria" w:hAnsi="Cambria" w:cs="Arial"/>
              </w:rPr>
            </w:pPr>
            <w:ins w:id="2951" w:author="Sasi Songthong" w:date="2022-06-23T13:03:00Z">
              <w:r w:rsidRPr="00BF1CE3">
                <w:rPr>
                  <w:rFonts w:ascii="Cambria" w:hAnsi="Cambria" w:cs="Arial"/>
                </w:rPr>
                <w:t>Yes / No</w:t>
              </w:r>
            </w:ins>
          </w:p>
        </w:tc>
        <w:tc>
          <w:tcPr>
            <w:tcW w:w="1260" w:type="dxa"/>
            <w:vAlign w:val="center"/>
            <w:tcPrChange w:id="2952" w:author="Sasi Songthong" w:date="2022-06-23T13:04:00Z">
              <w:tcPr>
                <w:tcW w:w="1260" w:type="dxa"/>
                <w:vAlign w:val="center"/>
              </w:tcPr>
            </w:tcPrChange>
          </w:tcPr>
          <w:p w14:paraId="111E2C28" w14:textId="77777777" w:rsidR="008E004E" w:rsidRDefault="008E004E" w:rsidP="008E004E">
            <w:pPr>
              <w:jc w:val="center"/>
              <w:rPr>
                <w:rFonts w:ascii="Cambria" w:hAnsi="Cambria" w:cs="Arial"/>
              </w:rPr>
            </w:pPr>
          </w:p>
        </w:tc>
      </w:tr>
      <w:tr w:rsidR="008E004E" w14:paraId="64BCAB45" w14:textId="77777777" w:rsidTr="008E004E">
        <w:tblPrEx>
          <w:tblW w:w="12865" w:type="dxa"/>
          <w:tblLayout w:type="fixed"/>
          <w:tblPrExChange w:id="2953" w:author="Sasi Songthong" w:date="2022-06-23T13:04:00Z">
            <w:tblPrEx>
              <w:tblW w:w="12865" w:type="dxa"/>
              <w:tblLayout w:type="fixed"/>
            </w:tblPrEx>
          </w:tblPrExChange>
        </w:tblPrEx>
        <w:trPr>
          <w:trHeight w:val="392"/>
          <w:trPrChange w:id="2954" w:author="Sasi Songthong" w:date="2022-06-23T13:04:00Z">
            <w:trPr>
              <w:trHeight w:val="392"/>
            </w:trPr>
          </w:trPrChange>
        </w:trPr>
        <w:tc>
          <w:tcPr>
            <w:tcW w:w="805" w:type="dxa"/>
            <w:tcBorders>
              <w:bottom w:val="single" w:sz="4" w:space="0" w:color="auto"/>
            </w:tcBorders>
            <w:vAlign w:val="center"/>
            <w:tcPrChange w:id="2955" w:author="Sasi Songthong" w:date="2022-06-23T13:04:00Z">
              <w:tcPr>
                <w:tcW w:w="805" w:type="dxa"/>
                <w:tcBorders>
                  <w:bottom w:val="single" w:sz="4" w:space="0" w:color="auto"/>
                </w:tcBorders>
                <w:vAlign w:val="center"/>
              </w:tcPr>
            </w:tcPrChange>
          </w:tcPr>
          <w:p w14:paraId="42CC5043" w14:textId="2FEB90B5" w:rsidR="008E004E" w:rsidRPr="000047FC" w:rsidRDefault="008E004E" w:rsidP="008E004E">
            <w:pPr>
              <w:jc w:val="center"/>
              <w:rPr>
                <w:rFonts w:ascii="Cambria" w:hAnsi="Cambria" w:cs="Arial"/>
                <w:b/>
                <w:bCs/>
              </w:rPr>
            </w:pPr>
            <w:r>
              <w:rPr>
                <w:rFonts w:ascii="Cambria" w:hAnsi="Cambria" w:cs="Arial"/>
                <w:b/>
                <w:bCs/>
              </w:rPr>
              <w:t>63</w:t>
            </w:r>
          </w:p>
        </w:tc>
        <w:tc>
          <w:tcPr>
            <w:tcW w:w="1542" w:type="dxa"/>
            <w:tcBorders>
              <w:bottom w:val="single" w:sz="4" w:space="0" w:color="auto"/>
            </w:tcBorders>
            <w:vAlign w:val="center"/>
            <w:tcPrChange w:id="2956" w:author="Sasi Songthong" w:date="2022-06-23T13:04:00Z">
              <w:tcPr>
                <w:tcW w:w="1800" w:type="dxa"/>
                <w:tcBorders>
                  <w:bottom w:val="single" w:sz="4" w:space="0" w:color="auto"/>
                </w:tcBorders>
                <w:vAlign w:val="center"/>
              </w:tcPr>
            </w:tcPrChange>
          </w:tcPr>
          <w:p w14:paraId="332FE2F2"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957" w:author="Sasi Songthong" w:date="2022-06-23T13:04:00Z">
              <w:tcPr>
                <w:tcW w:w="1800" w:type="dxa"/>
                <w:gridSpan w:val="2"/>
                <w:tcBorders>
                  <w:bottom w:val="single" w:sz="4" w:space="0" w:color="auto"/>
                </w:tcBorders>
                <w:vAlign w:val="center"/>
              </w:tcPr>
            </w:tcPrChange>
          </w:tcPr>
          <w:p w14:paraId="4F22382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58" w:author="Sasi Songthong" w:date="2022-06-23T13:04:00Z">
              <w:tcPr>
                <w:tcW w:w="1800" w:type="dxa"/>
                <w:tcBorders>
                  <w:bottom w:val="single" w:sz="4" w:space="0" w:color="auto"/>
                </w:tcBorders>
                <w:vAlign w:val="center"/>
              </w:tcPr>
            </w:tcPrChange>
          </w:tcPr>
          <w:p w14:paraId="6ED0182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59" w:author="Sasi Songthong" w:date="2022-06-23T13:04:00Z">
              <w:tcPr>
                <w:tcW w:w="1800" w:type="dxa"/>
                <w:tcBorders>
                  <w:bottom w:val="single" w:sz="4" w:space="0" w:color="auto"/>
                </w:tcBorders>
                <w:vAlign w:val="center"/>
              </w:tcPr>
            </w:tcPrChange>
          </w:tcPr>
          <w:p w14:paraId="403AE1D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60" w:author="Sasi Songthong" w:date="2022-06-23T13:04:00Z">
              <w:tcPr>
                <w:tcW w:w="1800" w:type="dxa"/>
                <w:tcBorders>
                  <w:bottom w:val="single" w:sz="4" w:space="0" w:color="auto"/>
                </w:tcBorders>
                <w:vAlign w:val="center"/>
              </w:tcPr>
            </w:tcPrChange>
          </w:tcPr>
          <w:p w14:paraId="2DF7AB8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2961" w:author="Sasi Songthong" w:date="2022-06-23T13:04:00Z">
              <w:tcPr>
                <w:tcW w:w="900" w:type="dxa"/>
                <w:vAlign w:val="center"/>
              </w:tcPr>
            </w:tcPrChange>
          </w:tcPr>
          <w:p w14:paraId="5EF80F06" w14:textId="55A8C5BF" w:rsidR="008E004E" w:rsidRDefault="008E004E" w:rsidP="008E004E">
            <w:pPr>
              <w:jc w:val="center"/>
              <w:rPr>
                <w:rFonts w:ascii="Cambria" w:hAnsi="Cambria" w:cs="Arial"/>
              </w:rPr>
            </w:pPr>
            <w:ins w:id="2962" w:author="Sasi Songthong" w:date="2022-06-23T13:03:00Z">
              <w:r w:rsidRPr="00BF1CE3">
                <w:rPr>
                  <w:rFonts w:ascii="Cambria" w:hAnsi="Cambria" w:cs="Arial"/>
                </w:rPr>
                <w:t>Yes / No</w:t>
              </w:r>
            </w:ins>
          </w:p>
        </w:tc>
        <w:tc>
          <w:tcPr>
            <w:tcW w:w="1543" w:type="dxa"/>
            <w:vAlign w:val="center"/>
            <w:tcPrChange w:id="2963" w:author="Sasi Songthong" w:date="2022-06-23T13:04:00Z">
              <w:tcPr>
                <w:tcW w:w="900" w:type="dxa"/>
                <w:vAlign w:val="center"/>
              </w:tcPr>
            </w:tcPrChange>
          </w:tcPr>
          <w:p w14:paraId="117C6EDB" w14:textId="46B7111E" w:rsidR="008E004E" w:rsidRDefault="008E004E" w:rsidP="008E004E">
            <w:pPr>
              <w:jc w:val="center"/>
              <w:rPr>
                <w:rFonts w:ascii="Cambria" w:hAnsi="Cambria" w:cs="Arial"/>
              </w:rPr>
            </w:pPr>
            <w:ins w:id="2964" w:author="Sasi Songthong" w:date="2022-06-23T13:03:00Z">
              <w:r w:rsidRPr="00BF1CE3">
                <w:rPr>
                  <w:rFonts w:ascii="Cambria" w:hAnsi="Cambria" w:cs="Arial"/>
                </w:rPr>
                <w:t>Yes / No</w:t>
              </w:r>
            </w:ins>
          </w:p>
        </w:tc>
        <w:tc>
          <w:tcPr>
            <w:tcW w:w="1260" w:type="dxa"/>
            <w:tcBorders>
              <w:bottom w:val="single" w:sz="4" w:space="0" w:color="auto"/>
            </w:tcBorders>
            <w:vAlign w:val="center"/>
            <w:tcPrChange w:id="2965" w:author="Sasi Songthong" w:date="2022-06-23T13:04:00Z">
              <w:tcPr>
                <w:tcW w:w="1260" w:type="dxa"/>
                <w:tcBorders>
                  <w:bottom w:val="single" w:sz="4" w:space="0" w:color="auto"/>
                </w:tcBorders>
                <w:vAlign w:val="center"/>
              </w:tcPr>
            </w:tcPrChange>
          </w:tcPr>
          <w:p w14:paraId="6DB570FE" w14:textId="77777777" w:rsidR="008E004E" w:rsidRDefault="008E004E" w:rsidP="008E004E">
            <w:pPr>
              <w:jc w:val="center"/>
              <w:rPr>
                <w:rFonts w:ascii="Cambria" w:hAnsi="Cambria" w:cs="Arial"/>
              </w:rPr>
            </w:pPr>
          </w:p>
        </w:tc>
      </w:tr>
      <w:tr w:rsidR="008E004E" w14:paraId="190CC3DA" w14:textId="77777777" w:rsidTr="008E004E">
        <w:tblPrEx>
          <w:tblW w:w="12865" w:type="dxa"/>
          <w:tblLayout w:type="fixed"/>
          <w:tblPrExChange w:id="2966" w:author="Sasi Songthong" w:date="2022-06-23T13:04:00Z">
            <w:tblPrEx>
              <w:tblW w:w="12865" w:type="dxa"/>
              <w:tblLayout w:type="fixed"/>
            </w:tblPrEx>
          </w:tblPrExChange>
        </w:tblPrEx>
        <w:trPr>
          <w:trHeight w:val="392"/>
          <w:trPrChange w:id="2967" w:author="Sasi Songthong" w:date="2022-06-23T13:04:00Z">
            <w:trPr>
              <w:trHeight w:val="392"/>
            </w:trPr>
          </w:trPrChange>
        </w:trPr>
        <w:tc>
          <w:tcPr>
            <w:tcW w:w="805" w:type="dxa"/>
            <w:tcBorders>
              <w:bottom w:val="single" w:sz="4" w:space="0" w:color="auto"/>
            </w:tcBorders>
            <w:vAlign w:val="center"/>
            <w:tcPrChange w:id="2968" w:author="Sasi Songthong" w:date="2022-06-23T13:04:00Z">
              <w:tcPr>
                <w:tcW w:w="805" w:type="dxa"/>
                <w:tcBorders>
                  <w:bottom w:val="single" w:sz="4" w:space="0" w:color="auto"/>
                </w:tcBorders>
                <w:vAlign w:val="center"/>
              </w:tcPr>
            </w:tcPrChange>
          </w:tcPr>
          <w:p w14:paraId="35035E98" w14:textId="5FD7C9EB" w:rsidR="008E004E" w:rsidRPr="000047FC" w:rsidRDefault="008E004E" w:rsidP="008E004E">
            <w:pPr>
              <w:jc w:val="center"/>
              <w:rPr>
                <w:rFonts w:ascii="Cambria" w:hAnsi="Cambria" w:cs="Arial"/>
                <w:b/>
                <w:bCs/>
              </w:rPr>
            </w:pPr>
            <w:r>
              <w:rPr>
                <w:rFonts w:ascii="Cambria" w:hAnsi="Cambria" w:cs="Arial"/>
                <w:b/>
                <w:bCs/>
              </w:rPr>
              <w:t>64</w:t>
            </w:r>
          </w:p>
        </w:tc>
        <w:tc>
          <w:tcPr>
            <w:tcW w:w="1542" w:type="dxa"/>
            <w:tcBorders>
              <w:bottom w:val="single" w:sz="4" w:space="0" w:color="auto"/>
            </w:tcBorders>
            <w:vAlign w:val="center"/>
            <w:tcPrChange w:id="2969" w:author="Sasi Songthong" w:date="2022-06-23T13:04:00Z">
              <w:tcPr>
                <w:tcW w:w="1800" w:type="dxa"/>
                <w:tcBorders>
                  <w:bottom w:val="single" w:sz="4" w:space="0" w:color="auto"/>
                </w:tcBorders>
                <w:vAlign w:val="center"/>
              </w:tcPr>
            </w:tcPrChange>
          </w:tcPr>
          <w:p w14:paraId="5D50AF9B"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2970" w:author="Sasi Songthong" w:date="2022-06-23T13:04:00Z">
              <w:tcPr>
                <w:tcW w:w="1800" w:type="dxa"/>
                <w:gridSpan w:val="2"/>
                <w:tcBorders>
                  <w:bottom w:val="single" w:sz="4" w:space="0" w:color="auto"/>
                </w:tcBorders>
                <w:vAlign w:val="center"/>
              </w:tcPr>
            </w:tcPrChange>
          </w:tcPr>
          <w:p w14:paraId="7B6DA49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71" w:author="Sasi Songthong" w:date="2022-06-23T13:04:00Z">
              <w:tcPr>
                <w:tcW w:w="1800" w:type="dxa"/>
                <w:tcBorders>
                  <w:bottom w:val="single" w:sz="4" w:space="0" w:color="auto"/>
                </w:tcBorders>
                <w:vAlign w:val="center"/>
              </w:tcPr>
            </w:tcPrChange>
          </w:tcPr>
          <w:p w14:paraId="385072E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72" w:author="Sasi Songthong" w:date="2022-06-23T13:04:00Z">
              <w:tcPr>
                <w:tcW w:w="1800" w:type="dxa"/>
                <w:tcBorders>
                  <w:bottom w:val="single" w:sz="4" w:space="0" w:color="auto"/>
                </w:tcBorders>
                <w:vAlign w:val="center"/>
              </w:tcPr>
            </w:tcPrChange>
          </w:tcPr>
          <w:p w14:paraId="0153C76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73" w:author="Sasi Songthong" w:date="2022-06-23T13:04:00Z">
              <w:tcPr>
                <w:tcW w:w="1800" w:type="dxa"/>
                <w:tcBorders>
                  <w:bottom w:val="single" w:sz="4" w:space="0" w:color="auto"/>
                </w:tcBorders>
                <w:vAlign w:val="center"/>
              </w:tcPr>
            </w:tcPrChange>
          </w:tcPr>
          <w:p w14:paraId="0616887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2974" w:author="Sasi Songthong" w:date="2022-06-23T13:04:00Z">
              <w:tcPr>
                <w:tcW w:w="900" w:type="dxa"/>
                <w:tcBorders>
                  <w:bottom w:val="single" w:sz="4" w:space="0" w:color="auto"/>
                </w:tcBorders>
                <w:vAlign w:val="center"/>
              </w:tcPr>
            </w:tcPrChange>
          </w:tcPr>
          <w:p w14:paraId="4275050A" w14:textId="781898D7" w:rsidR="008E004E" w:rsidRDefault="008E004E" w:rsidP="008E004E">
            <w:pPr>
              <w:jc w:val="center"/>
              <w:rPr>
                <w:rFonts w:ascii="Cambria" w:hAnsi="Cambria" w:cs="Arial"/>
              </w:rPr>
            </w:pPr>
            <w:ins w:id="2975" w:author="Sasi Songthong" w:date="2022-06-23T13:03:00Z">
              <w:r w:rsidRPr="00BF1CE3">
                <w:rPr>
                  <w:rFonts w:ascii="Cambria" w:hAnsi="Cambria" w:cs="Arial"/>
                </w:rPr>
                <w:t>Yes / No</w:t>
              </w:r>
            </w:ins>
          </w:p>
        </w:tc>
        <w:tc>
          <w:tcPr>
            <w:tcW w:w="1543" w:type="dxa"/>
            <w:tcBorders>
              <w:bottom w:val="single" w:sz="4" w:space="0" w:color="auto"/>
            </w:tcBorders>
            <w:vAlign w:val="center"/>
            <w:tcPrChange w:id="2976" w:author="Sasi Songthong" w:date="2022-06-23T13:04:00Z">
              <w:tcPr>
                <w:tcW w:w="900" w:type="dxa"/>
                <w:tcBorders>
                  <w:bottom w:val="single" w:sz="4" w:space="0" w:color="auto"/>
                </w:tcBorders>
                <w:vAlign w:val="center"/>
              </w:tcPr>
            </w:tcPrChange>
          </w:tcPr>
          <w:p w14:paraId="297D742E" w14:textId="62AC745A" w:rsidR="008E004E" w:rsidRDefault="008E004E" w:rsidP="008E004E">
            <w:pPr>
              <w:jc w:val="center"/>
              <w:rPr>
                <w:rFonts w:ascii="Cambria" w:hAnsi="Cambria" w:cs="Arial"/>
              </w:rPr>
            </w:pPr>
            <w:ins w:id="2977" w:author="Sasi Songthong" w:date="2022-06-23T13:03:00Z">
              <w:r w:rsidRPr="00BF1CE3">
                <w:rPr>
                  <w:rFonts w:ascii="Cambria" w:hAnsi="Cambria" w:cs="Arial"/>
                </w:rPr>
                <w:t>Yes / No</w:t>
              </w:r>
            </w:ins>
          </w:p>
        </w:tc>
        <w:tc>
          <w:tcPr>
            <w:tcW w:w="1260" w:type="dxa"/>
            <w:tcBorders>
              <w:bottom w:val="single" w:sz="4" w:space="0" w:color="auto"/>
            </w:tcBorders>
            <w:vAlign w:val="center"/>
            <w:tcPrChange w:id="2978" w:author="Sasi Songthong" w:date="2022-06-23T13:04:00Z">
              <w:tcPr>
                <w:tcW w:w="1260" w:type="dxa"/>
                <w:tcBorders>
                  <w:bottom w:val="single" w:sz="4" w:space="0" w:color="auto"/>
                </w:tcBorders>
                <w:vAlign w:val="center"/>
              </w:tcPr>
            </w:tcPrChange>
          </w:tcPr>
          <w:p w14:paraId="4CDEC3DD" w14:textId="77777777" w:rsidR="008E004E" w:rsidRDefault="008E004E" w:rsidP="008E004E">
            <w:pPr>
              <w:jc w:val="center"/>
              <w:rPr>
                <w:rFonts w:ascii="Cambria" w:hAnsi="Cambria" w:cs="Arial"/>
              </w:rPr>
            </w:pPr>
          </w:p>
        </w:tc>
      </w:tr>
      <w:tr w:rsidR="00DC0F7A" w:rsidRPr="00894548" w14:paraId="4A49FC64" w14:textId="77777777" w:rsidTr="00173BEC">
        <w:trPr>
          <w:trHeight w:val="720"/>
        </w:trPr>
        <w:tc>
          <w:tcPr>
            <w:tcW w:w="12865" w:type="dxa"/>
            <w:gridSpan w:val="10"/>
            <w:tcBorders>
              <w:top w:val="single" w:sz="4" w:space="0" w:color="auto"/>
            </w:tcBorders>
          </w:tcPr>
          <w:p w14:paraId="19C233CD" w14:textId="77777777" w:rsidR="00DC0F7A" w:rsidRPr="00894548" w:rsidRDefault="00DC0F7A" w:rsidP="000047FC">
            <w:pPr>
              <w:rPr>
                <w:rFonts w:ascii="Cambria" w:hAnsi="Cambria" w:cs="Arial"/>
                <w:b/>
                <w:bCs/>
                <w:highlight w:val="yellow"/>
              </w:rPr>
            </w:pPr>
            <w:r w:rsidRPr="00894548">
              <w:rPr>
                <w:rFonts w:ascii="Cambria" w:hAnsi="Cambria" w:cs="Arial"/>
                <w:b/>
                <w:bCs/>
              </w:rPr>
              <w:t>Comments:</w:t>
            </w:r>
          </w:p>
        </w:tc>
      </w:tr>
      <w:tr w:rsidR="00DC0F7A" w14:paraId="51454BE5" w14:textId="77777777" w:rsidTr="000047FC">
        <w:trPr>
          <w:trHeight w:val="360"/>
        </w:trPr>
        <w:tc>
          <w:tcPr>
            <w:tcW w:w="3055" w:type="dxa"/>
            <w:gridSpan w:val="3"/>
            <w:shd w:val="clear" w:color="auto" w:fill="F2F2F2" w:themeFill="background1" w:themeFillShade="F2"/>
            <w:vAlign w:val="center"/>
          </w:tcPr>
          <w:p w14:paraId="136455A8" w14:textId="77777777" w:rsidR="00DC0F7A" w:rsidRPr="00894548" w:rsidRDefault="00DC0F7A"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0B36D2E5" w14:textId="77777777" w:rsidR="00DC0F7A" w:rsidRDefault="00DC0F7A" w:rsidP="000047FC">
            <w:pPr>
              <w:rPr>
                <w:rFonts w:ascii="Cambria" w:hAnsi="Cambria" w:cs="Arial"/>
              </w:rPr>
            </w:pPr>
          </w:p>
        </w:tc>
      </w:tr>
      <w:tr w:rsidR="00DC0F7A" w14:paraId="72E6C56F" w14:textId="77777777" w:rsidTr="000047FC">
        <w:trPr>
          <w:trHeight w:val="360"/>
        </w:trPr>
        <w:tc>
          <w:tcPr>
            <w:tcW w:w="3055" w:type="dxa"/>
            <w:gridSpan w:val="3"/>
            <w:shd w:val="clear" w:color="auto" w:fill="F2F2F2" w:themeFill="background1" w:themeFillShade="F2"/>
            <w:vAlign w:val="center"/>
          </w:tcPr>
          <w:p w14:paraId="6A7D6C93" w14:textId="087176F3" w:rsidR="00DC0F7A"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68BB422E" w14:textId="77777777" w:rsidR="00DC0F7A" w:rsidRDefault="00DC0F7A" w:rsidP="000047FC">
            <w:pPr>
              <w:rPr>
                <w:rFonts w:ascii="Cambria" w:hAnsi="Cambria" w:cs="Arial"/>
              </w:rPr>
            </w:pPr>
          </w:p>
        </w:tc>
      </w:tr>
    </w:tbl>
    <w:p w14:paraId="354E2362" w14:textId="77777777" w:rsidR="003A261C" w:rsidRDefault="003A261C" w:rsidP="003A261C">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2979">
          <w:tblGrid>
            <w:gridCol w:w="805"/>
            <w:gridCol w:w="1800"/>
            <w:gridCol w:w="450"/>
            <w:gridCol w:w="1350"/>
            <w:gridCol w:w="1800"/>
            <w:gridCol w:w="1800"/>
            <w:gridCol w:w="1800"/>
            <w:gridCol w:w="900"/>
            <w:gridCol w:w="900"/>
            <w:gridCol w:w="1260"/>
          </w:tblGrid>
        </w:tblGridChange>
      </w:tblGrid>
      <w:tr w:rsidR="003A261C" w:rsidRPr="00AC51DF" w14:paraId="2D5DD1FF" w14:textId="77777777" w:rsidTr="000047FC">
        <w:trPr>
          <w:trHeight w:val="256"/>
        </w:trPr>
        <w:tc>
          <w:tcPr>
            <w:tcW w:w="12865" w:type="dxa"/>
            <w:gridSpan w:val="10"/>
            <w:shd w:val="clear" w:color="auto" w:fill="F2F2F2" w:themeFill="background1" w:themeFillShade="F2"/>
            <w:vAlign w:val="center"/>
          </w:tcPr>
          <w:p w14:paraId="11B023E5" w14:textId="6B67874E" w:rsidR="003A261C" w:rsidRPr="00AC51DF" w:rsidRDefault="003A261C" w:rsidP="000047FC">
            <w:pPr>
              <w:jc w:val="center"/>
              <w:rPr>
                <w:rFonts w:ascii="Cambria" w:hAnsi="Cambria" w:cs="Arial"/>
                <w:b/>
                <w:bCs/>
              </w:rPr>
            </w:pPr>
            <w:r>
              <w:rPr>
                <w:rFonts w:ascii="Cambria" w:hAnsi="Cambria" w:cs="Arial"/>
                <w:b/>
                <w:bCs/>
              </w:rPr>
              <w:t xml:space="preserve">Labels </w:t>
            </w:r>
            <w:r w:rsidR="006C36A9">
              <w:rPr>
                <w:rFonts w:ascii="Cambria" w:hAnsi="Cambria" w:cs="Arial"/>
                <w:b/>
                <w:bCs/>
              </w:rPr>
              <w:t>65</w:t>
            </w:r>
            <w:r>
              <w:rPr>
                <w:rFonts w:ascii="Cambria" w:hAnsi="Cambria" w:cs="Arial"/>
                <w:b/>
                <w:bCs/>
              </w:rPr>
              <w:t>-</w:t>
            </w:r>
            <w:r w:rsidR="006C36A9">
              <w:rPr>
                <w:rFonts w:ascii="Cambria" w:hAnsi="Cambria" w:cs="Arial"/>
                <w:b/>
                <w:bCs/>
              </w:rPr>
              <w:t>72</w:t>
            </w:r>
          </w:p>
        </w:tc>
      </w:tr>
      <w:tr w:rsidR="003A261C" w14:paraId="71192ABD" w14:textId="77777777" w:rsidTr="000047FC">
        <w:trPr>
          <w:trHeight w:val="256"/>
        </w:trPr>
        <w:tc>
          <w:tcPr>
            <w:tcW w:w="12865" w:type="dxa"/>
            <w:gridSpan w:val="10"/>
            <w:vAlign w:val="center"/>
          </w:tcPr>
          <w:p w14:paraId="034DFA42" w14:textId="77777777" w:rsidR="003A261C" w:rsidRPr="00894548" w:rsidRDefault="003A261C" w:rsidP="000047FC">
            <w:pPr>
              <w:rPr>
                <w:rFonts w:ascii="Cambria" w:hAnsi="Cambria" w:cs="Arial"/>
                <w:b/>
                <w:bCs/>
              </w:rPr>
            </w:pPr>
            <w:r w:rsidRPr="00894548">
              <w:rPr>
                <w:rFonts w:ascii="Cambria" w:hAnsi="Cambria" w:cs="Arial"/>
                <w:b/>
                <w:bCs/>
              </w:rPr>
              <w:t>Instructions:</w:t>
            </w:r>
          </w:p>
          <w:p w14:paraId="6186688D" w14:textId="0B0EEB3F" w:rsidR="003A261C" w:rsidRDefault="003A261C"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w:t>
            </w:r>
            <w:r w:rsidR="006C36A9">
              <w:rPr>
                <w:rFonts w:ascii="Cambria" w:hAnsi="Cambria" w:cs="Arial"/>
              </w:rPr>
              <w:t>65</w:t>
            </w:r>
            <w:r>
              <w:rPr>
                <w:rFonts w:ascii="Cambria" w:hAnsi="Cambria" w:cs="Arial"/>
              </w:rPr>
              <w:t xml:space="preserve"> through </w:t>
            </w:r>
            <w:r w:rsidR="006C36A9">
              <w:rPr>
                <w:rFonts w:ascii="Cambria" w:hAnsi="Cambria" w:cs="Arial"/>
              </w:rPr>
              <w:t>72</w:t>
            </w:r>
            <w:r>
              <w:rPr>
                <w:rFonts w:ascii="Cambria" w:hAnsi="Cambria" w:cs="Arial"/>
              </w:rPr>
              <w:t>.</w:t>
            </w:r>
          </w:p>
          <w:p w14:paraId="7C65DA5D" w14:textId="77777777" w:rsidR="003A261C" w:rsidRDefault="003A261C" w:rsidP="000047FC">
            <w:pPr>
              <w:tabs>
                <w:tab w:val="left" w:pos="245"/>
              </w:tabs>
              <w:rPr>
                <w:rFonts w:ascii="Cambria" w:hAnsi="Cambria" w:cs="Arial"/>
              </w:rPr>
            </w:pPr>
            <w:r>
              <w:rPr>
                <w:rFonts w:ascii="Cambria" w:hAnsi="Cambria" w:cs="Arial"/>
              </w:rPr>
              <w:t>2. Lightly rub labels 20 times with gloved hand.  Indicate “Yes” when complete.</w:t>
            </w:r>
          </w:p>
          <w:p w14:paraId="55C96438" w14:textId="77777777" w:rsidR="00503864" w:rsidRDefault="00503864" w:rsidP="00503864">
            <w:pPr>
              <w:tabs>
                <w:tab w:val="left" w:pos="245"/>
              </w:tabs>
              <w:rPr>
                <w:ins w:id="2980" w:author="Sasi Songthong" w:date="2022-06-23T12:54:00Z"/>
                <w:rFonts w:ascii="Cambria" w:hAnsi="Cambria" w:cs="Arial"/>
              </w:rPr>
            </w:pPr>
            <w:ins w:id="2981" w:author="Sasi Songthong" w:date="2022-06-23T12:54:00Z">
              <w:r>
                <w:rPr>
                  <w:rFonts w:ascii="Cambria" w:hAnsi="Cambria" w:cs="Arial"/>
                </w:rPr>
                <w:t>3. Lightly rub labels 20 times with gloved hand, which have been wiped with 70% IPA. Indicate “Yes” when complete.</w:t>
              </w:r>
            </w:ins>
          </w:p>
          <w:p w14:paraId="2A16A78A" w14:textId="77777777" w:rsidR="00503864" w:rsidRDefault="00503864" w:rsidP="00503864">
            <w:pPr>
              <w:tabs>
                <w:tab w:val="left" w:pos="245"/>
              </w:tabs>
              <w:rPr>
                <w:ins w:id="2982" w:author="Sasi Songthong" w:date="2022-06-23T12:54:00Z"/>
                <w:rFonts w:ascii="Cambria" w:hAnsi="Cambria" w:cs="Arial"/>
              </w:rPr>
            </w:pPr>
            <w:ins w:id="2983" w:author="Sasi Songthong" w:date="2022-06-23T12:54: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422621E3" w14:textId="02334199" w:rsidR="00503864" w:rsidRDefault="00503864" w:rsidP="00503864">
            <w:pPr>
              <w:tabs>
                <w:tab w:val="left" w:pos="245"/>
              </w:tabs>
              <w:rPr>
                <w:ins w:id="2984" w:author="Sasi Songthong" w:date="2022-06-23T12:54:00Z"/>
                <w:rFonts w:ascii="Cambria" w:hAnsi="Cambria" w:cs="Arial"/>
              </w:rPr>
            </w:pPr>
            <w:ins w:id="2985" w:author="Sasi Songthong" w:date="2022-06-23T12:54:00Z">
              <w:r>
                <w:rPr>
                  <w:rFonts w:ascii="Cambria" w:hAnsi="Cambria" w:cs="Arial"/>
                </w:rPr>
                <w:t xml:space="preserve">5. Lightly rub labels 20 times with gloved hand, which have been wiped with </w:t>
              </w:r>
            </w:ins>
            <w:proofErr w:type="spellStart"/>
            <w:ins w:id="2986"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2987" w:author="Sasi Songthong" w:date="2022-06-23T12:54:00Z">
              <w:r>
                <w:rPr>
                  <w:rFonts w:ascii="Cambria" w:hAnsi="Cambria" w:cs="Arial"/>
                </w:rPr>
                <w:t>.</w:t>
              </w:r>
              <w:proofErr w:type="gramEnd"/>
              <w:r>
                <w:rPr>
                  <w:rFonts w:ascii="Cambria" w:hAnsi="Cambria" w:cs="Arial"/>
                </w:rPr>
                <w:t xml:space="preserve"> Indicate “Yes” when complete.</w:t>
              </w:r>
            </w:ins>
          </w:p>
          <w:p w14:paraId="4BEEE99D" w14:textId="77777777" w:rsidR="00503864" w:rsidRDefault="00503864" w:rsidP="00503864">
            <w:pPr>
              <w:tabs>
                <w:tab w:val="left" w:pos="245"/>
              </w:tabs>
              <w:rPr>
                <w:ins w:id="2988" w:author="Sasi Songthong" w:date="2022-06-23T12:54:00Z"/>
                <w:rFonts w:ascii="Cambria" w:hAnsi="Cambria" w:cs="Arial"/>
              </w:rPr>
            </w:pPr>
            <w:ins w:id="2989" w:author="Sasi Songthong" w:date="2022-06-23T12:54:00Z">
              <w:r>
                <w:rPr>
                  <w:rFonts w:ascii="Cambria" w:hAnsi="Cambria" w:cs="Arial"/>
                </w:rPr>
                <w:t>6. Shuffled / rub with each package with 1 or more other package 20 times.  Indicate “Yes” when complete.</w:t>
              </w:r>
            </w:ins>
          </w:p>
          <w:p w14:paraId="2785184F" w14:textId="77777777" w:rsidR="00503864" w:rsidRDefault="00503864" w:rsidP="00503864">
            <w:pPr>
              <w:tabs>
                <w:tab w:val="left" w:pos="245"/>
              </w:tabs>
              <w:rPr>
                <w:ins w:id="2990" w:author="Sasi Songthong" w:date="2022-06-23T12:54:00Z"/>
                <w:rFonts w:ascii="Cambria" w:hAnsi="Cambria" w:cs="Arial"/>
              </w:rPr>
            </w:pPr>
            <w:ins w:id="2991" w:author="Sasi Songthong" w:date="2022-06-23T12:54:00Z">
              <w:r>
                <w:rPr>
                  <w:rFonts w:ascii="Cambria" w:hAnsi="Cambria" w:cs="Arial"/>
                </w:rPr>
                <w:t>7. Visually Inspect legibility of each label and verify presence of 3 labels on each package.  Document results.</w:t>
              </w:r>
            </w:ins>
          </w:p>
          <w:p w14:paraId="3802543C" w14:textId="77777777" w:rsidR="00503864" w:rsidRPr="00890057" w:rsidRDefault="00503864" w:rsidP="00503864">
            <w:pPr>
              <w:tabs>
                <w:tab w:val="left" w:pos="245"/>
              </w:tabs>
              <w:rPr>
                <w:ins w:id="2992" w:author="Sasi Songthong" w:date="2022-06-23T12:54:00Z"/>
                <w:rFonts w:ascii="Cambria" w:hAnsi="Cambria" w:cs="Arial"/>
                <w:noProof/>
              </w:rPr>
            </w:pPr>
            <w:ins w:id="2993" w:author="Sasi Songthong" w:date="2022-06-23T12:54:00Z">
              <w:r>
                <w:rPr>
                  <w:rFonts w:ascii="Cambria" w:hAnsi="Cambria" w:cs="Arial"/>
                </w:rPr>
                <w:t>8. Specify P (Pass) if “Yes” is indicated in the results column.</w:t>
              </w:r>
            </w:ins>
          </w:p>
          <w:p w14:paraId="6A771D44" w14:textId="4C664ADA" w:rsidR="003A261C" w:rsidDel="00503864" w:rsidRDefault="00503864" w:rsidP="00503864">
            <w:pPr>
              <w:tabs>
                <w:tab w:val="left" w:pos="245"/>
              </w:tabs>
              <w:rPr>
                <w:del w:id="2994" w:author="Sasi Songthong" w:date="2022-06-23T12:54:00Z"/>
                <w:rFonts w:ascii="Cambria" w:hAnsi="Cambria" w:cs="Arial"/>
              </w:rPr>
            </w:pPr>
            <w:ins w:id="2995" w:author="Sasi Songthong" w:date="2022-06-23T12:54:00Z">
              <w:r>
                <w:rPr>
                  <w:rFonts w:ascii="Cambria" w:hAnsi="Cambria" w:cs="Arial"/>
                </w:rPr>
                <w:t>9</w:t>
              </w:r>
              <w:r w:rsidRPr="00890057">
                <w:rPr>
                  <w:rFonts w:ascii="Cambria" w:hAnsi="Cambria" w:cs="Arial"/>
                </w:rPr>
                <w:t>. Record comments and additional information in the “Comments” section or N/A.</w:t>
              </w:r>
            </w:ins>
            <w:del w:id="2996" w:author="Sasi Songthong" w:date="2022-06-23T12:54:00Z">
              <w:r w:rsidR="003A261C" w:rsidDel="00503864">
                <w:rPr>
                  <w:rFonts w:ascii="Cambria" w:hAnsi="Cambria" w:cs="Arial"/>
                </w:rPr>
                <w:delText>3. Lightly rub labels 20 times with gloved hand, which have been exposed to 70% IPA. Indicate “Yes” when complete.</w:delText>
              </w:r>
            </w:del>
          </w:p>
          <w:p w14:paraId="76AAA0BA" w14:textId="700BBD06" w:rsidR="003A261C" w:rsidDel="00503864" w:rsidRDefault="003A261C" w:rsidP="000047FC">
            <w:pPr>
              <w:tabs>
                <w:tab w:val="left" w:pos="245"/>
              </w:tabs>
              <w:rPr>
                <w:del w:id="2997" w:author="Sasi Songthong" w:date="2022-06-23T12:54:00Z"/>
                <w:rFonts w:ascii="Cambria" w:hAnsi="Cambria" w:cs="Arial"/>
              </w:rPr>
            </w:pPr>
            <w:del w:id="2998" w:author="Sasi Songthong" w:date="2022-06-23T12:54:00Z">
              <w:r w:rsidDel="00503864">
                <w:rPr>
                  <w:rFonts w:ascii="Cambria" w:hAnsi="Cambria" w:cs="Arial"/>
                </w:rPr>
                <w:delText>4. Lightly rub labels 20 times with gloved hand, which have been exposed to prepared Vesphene III.  Indicate “Yes” when complete.</w:delText>
              </w:r>
            </w:del>
          </w:p>
          <w:p w14:paraId="0AE4F669" w14:textId="72474E5A" w:rsidR="003A261C" w:rsidDel="00503864" w:rsidRDefault="003A261C" w:rsidP="000047FC">
            <w:pPr>
              <w:tabs>
                <w:tab w:val="left" w:pos="245"/>
              </w:tabs>
              <w:rPr>
                <w:del w:id="2999" w:author="Sasi Songthong" w:date="2022-06-23T12:54:00Z"/>
                <w:rFonts w:ascii="Cambria" w:hAnsi="Cambria" w:cs="Arial"/>
              </w:rPr>
            </w:pPr>
            <w:del w:id="3000" w:author="Sasi Songthong" w:date="2022-06-23T12:54:00Z">
              <w:r w:rsidDel="00503864">
                <w:rPr>
                  <w:rFonts w:ascii="Cambria" w:hAnsi="Cambria" w:cs="Arial"/>
                </w:rPr>
                <w:delText>5. Lightly rub labels 20 times with gloved hand, which have been exposed to Spore-Klenz. Indicate “Yes” when complete.</w:delText>
              </w:r>
            </w:del>
          </w:p>
          <w:p w14:paraId="0CCDD0EC" w14:textId="7294D5A0" w:rsidR="003A261C" w:rsidDel="00503864" w:rsidRDefault="003A261C" w:rsidP="000047FC">
            <w:pPr>
              <w:tabs>
                <w:tab w:val="left" w:pos="245"/>
              </w:tabs>
              <w:rPr>
                <w:del w:id="3001" w:author="Sasi Songthong" w:date="2022-06-23T12:54:00Z"/>
                <w:rFonts w:ascii="Cambria" w:hAnsi="Cambria" w:cs="Arial"/>
              </w:rPr>
            </w:pPr>
            <w:del w:id="3002" w:author="Sasi Songthong" w:date="2022-06-23T12:54:00Z">
              <w:r w:rsidDel="00503864">
                <w:rPr>
                  <w:rFonts w:ascii="Cambria" w:hAnsi="Cambria" w:cs="Arial"/>
                </w:rPr>
                <w:delText>6. Shuffled / rub with each package with 1 or more other package 20 times.  Indicate “Yes” when complete.</w:delText>
              </w:r>
            </w:del>
          </w:p>
          <w:p w14:paraId="4ED498BE" w14:textId="423D3208" w:rsidR="003A261C" w:rsidDel="00503864" w:rsidRDefault="003A261C" w:rsidP="000047FC">
            <w:pPr>
              <w:tabs>
                <w:tab w:val="left" w:pos="245"/>
              </w:tabs>
              <w:rPr>
                <w:del w:id="3003" w:author="Sasi Songthong" w:date="2022-06-23T12:54:00Z"/>
                <w:rFonts w:ascii="Cambria" w:hAnsi="Cambria" w:cs="Arial"/>
              </w:rPr>
            </w:pPr>
            <w:del w:id="3004" w:author="Sasi Songthong" w:date="2022-06-23T12:54:00Z">
              <w:r w:rsidDel="00503864">
                <w:rPr>
                  <w:rFonts w:ascii="Cambria" w:hAnsi="Cambria" w:cs="Arial"/>
                </w:rPr>
                <w:delText>7. Visually Inspect legibility of each label and verify the label remains securely affixed to the package.  Document results.</w:delText>
              </w:r>
            </w:del>
          </w:p>
          <w:p w14:paraId="4CF494E7" w14:textId="043E40D6" w:rsidR="003A261C" w:rsidRPr="00890057" w:rsidDel="00503864" w:rsidRDefault="003A261C" w:rsidP="000047FC">
            <w:pPr>
              <w:tabs>
                <w:tab w:val="left" w:pos="245"/>
              </w:tabs>
              <w:rPr>
                <w:del w:id="3005" w:author="Sasi Songthong" w:date="2022-06-23T12:54:00Z"/>
                <w:rFonts w:ascii="Cambria" w:hAnsi="Cambria" w:cs="Arial"/>
                <w:noProof/>
              </w:rPr>
            </w:pPr>
            <w:del w:id="3006" w:author="Sasi Songthong" w:date="2022-06-23T12:54:00Z">
              <w:r w:rsidDel="00503864">
                <w:rPr>
                  <w:rFonts w:ascii="Cambria" w:hAnsi="Cambria" w:cs="Arial"/>
                </w:rPr>
                <w:delText>8. Specify P (Pass) if “Yes” is indicated in the results column.</w:delText>
              </w:r>
            </w:del>
          </w:p>
          <w:p w14:paraId="5E0140A0" w14:textId="2AB3FBA3" w:rsidR="003A261C" w:rsidRDefault="003A261C" w:rsidP="000047FC">
            <w:pPr>
              <w:rPr>
                <w:rFonts w:ascii="Cambria" w:hAnsi="Cambria" w:cs="Arial"/>
              </w:rPr>
            </w:pPr>
            <w:del w:id="3007" w:author="Sasi Songthong" w:date="2022-06-23T12:54: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8E004E" w:rsidRPr="00894548" w14:paraId="08EBF1E7" w14:textId="77777777" w:rsidTr="008E004E">
        <w:tblPrEx>
          <w:tblW w:w="12865" w:type="dxa"/>
          <w:tblLayout w:type="fixed"/>
          <w:tblPrExChange w:id="3008" w:author="Sasi Songthong" w:date="2022-06-23T13:04:00Z">
            <w:tblPrEx>
              <w:tblW w:w="12865" w:type="dxa"/>
              <w:tblLayout w:type="fixed"/>
            </w:tblPrEx>
          </w:tblPrExChange>
        </w:tblPrEx>
        <w:trPr>
          <w:trHeight w:val="288"/>
          <w:trPrChange w:id="3009" w:author="Sasi Songthong" w:date="2022-06-23T13:04:00Z">
            <w:trPr>
              <w:trHeight w:val="288"/>
            </w:trPr>
          </w:trPrChange>
        </w:trPr>
        <w:tc>
          <w:tcPr>
            <w:tcW w:w="805" w:type="dxa"/>
            <w:shd w:val="clear" w:color="auto" w:fill="F2F2F2" w:themeFill="background1" w:themeFillShade="F2"/>
            <w:vAlign w:val="center"/>
            <w:tcPrChange w:id="3010" w:author="Sasi Songthong" w:date="2022-06-23T13:04:00Z">
              <w:tcPr>
                <w:tcW w:w="805" w:type="dxa"/>
                <w:shd w:val="clear" w:color="auto" w:fill="F2F2F2" w:themeFill="background1" w:themeFillShade="F2"/>
                <w:vAlign w:val="center"/>
              </w:tcPr>
            </w:tcPrChange>
          </w:tcPr>
          <w:p w14:paraId="6D899516"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011" w:author="Sasi Songthong" w:date="2022-06-23T13:04:00Z">
              <w:tcPr>
                <w:tcW w:w="1800" w:type="dxa"/>
                <w:shd w:val="clear" w:color="auto" w:fill="F2F2F2" w:themeFill="background1" w:themeFillShade="F2"/>
                <w:vAlign w:val="center"/>
              </w:tcPr>
            </w:tcPrChange>
          </w:tcPr>
          <w:p w14:paraId="522953B8"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012" w:author="Sasi Songthong" w:date="2022-06-23T13:04:00Z">
              <w:tcPr>
                <w:tcW w:w="1800" w:type="dxa"/>
                <w:gridSpan w:val="2"/>
                <w:shd w:val="clear" w:color="auto" w:fill="F2F2F2" w:themeFill="background1" w:themeFillShade="F2"/>
                <w:vAlign w:val="center"/>
              </w:tcPr>
            </w:tcPrChange>
          </w:tcPr>
          <w:p w14:paraId="167D94E2"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013" w:author="Sasi Songthong" w:date="2022-06-23T13:04:00Z">
              <w:tcPr>
                <w:tcW w:w="1800" w:type="dxa"/>
                <w:shd w:val="clear" w:color="auto" w:fill="F2F2F2" w:themeFill="background1" w:themeFillShade="F2"/>
                <w:vAlign w:val="center"/>
              </w:tcPr>
            </w:tcPrChange>
          </w:tcPr>
          <w:p w14:paraId="6AC5702D"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014" w:author="Sasi Songthong" w:date="2022-06-23T13:04:00Z">
              <w:tcPr>
                <w:tcW w:w="1800" w:type="dxa"/>
                <w:shd w:val="clear" w:color="auto" w:fill="F2F2F2" w:themeFill="background1" w:themeFillShade="F2"/>
                <w:vAlign w:val="center"/>
              </w:tcPr>
            </w:tcPrChange>
          </w:tcPr>
          <w:p w14:paraId="336D5287" w14:textId="03684495" w:rsidR="008E004E" w:rsidRPr="00894548" w:rsidRDefault="008E004E" w:rsidP="008E004E">
            <w:pPr>
              <w:jc w:val="center"/>
              <w:rPr>
                <w:rFonts w:ascii="Cambria" w:hAnsi="Cambria" w:cs="Arial"/>
                <w:b/>
                <w:bCs/>
              </w:rPr>
            </w:pPr>
            <w:r>
              <w:rPr>
                <w:rFonts w:ascii="Cambria" w:hAnsi="Cambria" w:cs="Arial"/>
                <w:b/>
                <w:bCs/>
              </w:rPr>
              <w:t xml:space="preserve">20 x </w:t>
            </w:r>
            <w:del w:id="3015" w:author="Sasi Songthong" w:date="2022-06-23T13:07:00Z">
              <w:r w:rsidDel="00FF2FDD">
                <w:rPr>
                  <w:rFonts w:ascii="Cambria" w:hAnsi="Cambria" w:cs="Arial"/>
                  <w:b/>
                  <w:bCs/>
                </w:rPr>
                <w:delText>Spore-Klenz</w:delText>
              </w:r>
            </w:del>
            <w:proofErr w:type="spellStart"/>
            <w:ins w:id="3016"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017" w:author="Sasi Songthong" w:date="2022-06-23T13:04:00Z">
              <w:tcPr>
                <w:tcW w:w="1800" w:type="dxa"/>
                <w:shd w:val="clear" w:color="auto" w:fill="F2F2F2" w:themeFill="background1" w:themeFillShade="F2"/>
                <w:vAlign w:val="center"/>
              </w:tcPr>
            </w:tcPrChange>
          </w:tcPr>
          <w:p w14:paraId="0403D957"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018" w:author="Sasi Songthong" w:date="2022-06-23T13:04:00Z">
              <w:tcPr>
                <w:tcW w:w="900" w:type="dxa"/>
                <w:shd w:val="clear" w:color="auto" w:fill="F2F2F2" w:themeFill="background1" w:themeFillShade="F2"/>
                <w:vAlign w:val="center"/>
              </w:tcPr>
            </w:tcPrChange>
          </w:tcPr>
          <w:p w14:paraId="4E3414F0" w14:textId="77777777" w:rsidR="008E004E" w:rsidRPr="001E738F" w:rsidRDefault="008E004E" w:rsidP="008E004E">
            <w:pPr>
              <w:jc w:val="center"/>
              <w:rPr>
                <w:ins w:id="3019" w:author="Sasi Songthong" w:date="2022-06-23T13:04:00Z"/>
                <w:rFonts w:ascii="Cambria" w:hAnsi="Cambria" w:cs="Arial"/>
                <w:b/>
                <w:bCs/>
              </w:rPr>
            </w:pPr>
            <w:ins w:id="3020" w:author="Sasi Songthong" w:date="2022-06-23T13:04:00Z">
              <w:r w:rsidRPr="001E738F">
                <w:rPr>
                  <w:rFonts w:ascii="Cambria" w:hAnsi="Cambria" w:cs="Arial"/>
                  <w:b/>
                  <w:bCs/>
                </w:rPr>
                <w:t>Results:</w:t>
              </w:r>
            </w:ins>
          </w:p>
          <w:p w14:paraId="79E87A33" w14:textId="3F1410E8" w:rsidR="008E004E" w:rsidDel="00503864" w:rsidRDefault="008E004E" w:rsidP="008E004E">
            <w:pPr>
              <w:jc w:val="center"/>
              <w:rPr>
                <w:rFonts w:ascii="Cambria" w:hAnsi="Cambria" w:cs="Arial"/>
                <w:b/>
                <w:bCs/>
              </w:rPr>
            </w:pPr>
            <w:ins w:id="3021" w:author="Sasi Songthong" w:date="2022-06-23T13:04:00Z">
              <w:r w:rsidRPr="001E738F">
                <w:rPr>
                  <w:rFonts w:ascii="Cambria" w:hAnsi="Cambria" w:cs="Arial"/>
                  <w:b/>
                  <w:bCs/>
                </w:rPr>
                <w:t>Label legible?</w:t>
              </w:r>
            </w:ins>
            <w:del w:id="3022"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3023" w:author="Sasi Songthong" w:date="2022-06-23T13:04:00Z">
              <w:tcPr>
                <w:tcW w:w="900" w:type="dxa"/>
                <w:shd w:val="clear" w:color="auto" w:fill="F2F2F2" w:themeFill="background1" w:themeFillShade="F2"/>
                <w:vAlign w:val="center"/>
              </w:tcPr>
            </w:tcPrChange>
          </w:tcPr>
          <w:p w14:paraId="7FD96653" w14:textId="77777777" w:rsidR="008E004E" w:rsidRPr="001E738F" w:rsidRDefault="008E004E" w:rsidP="008E004E">
            <w:pPr>
              <w:jc w:val="center"/>
              <w:rPr>
                <w:ins w:id="3024" w:author="Sasi Songthong" w:date="2022-06-23T13:04:00Z"/>
                <w:rFonts w:ascii="Cambria" w:hAnsi="Cambria" w:cs="Arial"/>
                <w:b/>
                <w:bCs/>
              </w:rPr>
            </w:pPr>
            <w:ins w:id="3025" w:author="Sasi Songthong" w:date="2022-06-23T13:04:00Z">
              <w:r w:rsidRPr="001E738F">
                <w:rPr>
                  <w:rFonts w:ascii="Cambria" w:hAnsi="Cambria" w:cs="Arial"/>
                  <w:b/>
                  <w:bCs/>
                </w:rPr>
                <w:t>Results:</w:t>
              </w:r>
            </w:ins>
          </w:p>
          <w:p w14:paraId="2CAECA69" w14:textId="52377A62" w:rsidR="008E004E" w:rsidRPr="00894548" w:rsidRDefault="008E004E" w:rsidP="008E004E">
            <w:pPr>
              <w:jc w:val="center"/>
              <w:rPr>
                <w:rFonts w:ascii="Cambria" w:hAnsi="Cambria" w:cs="Arial"/>
                <w:b/>
                <w:bCs/>
              </w:rPr>
            </w:pPr>
            <w:ins w:id="3026" w:author="Sasi Songthong" w:date="2022-06-23T13:04:00Z">
              <w:r w:rsidRPr="001E738F">
                <w:rPr>
                  <w:rFonts w:ascii="Cambria" w:hAnsi="Cambria" w:cs="Arial"/>
                  <w:b/>
                  <w:bCs/>
                </w:rPr>
                <w:t>Label Present?</w:t>
              </w:r>
            </w:ins>
            <w:del w:id="3027"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3028" w:author="Sasi Songthong" w:date="2022-06-23T13:04:00Z">
              <w:tcPr>
                <w:tcW w:w="1260" w:type="dxa"/>
                <w:shd w:val="clear" w:color="auto" w:fill="F2F2F2" w:themeFill="background1" w:themeFillShade="F2"/>
                <w:vAlign w:val="center"/>
              </w:tcPr>
            </w:tcPrChange>
          </w:tcPr>
          <w:p w14:paraId="4897F702"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4760B01E" w14:textId="77777777" w:rsidTr="008E004E">
        <w:tblPrEx>
          <w:tblW w:w="12865" w:type="dxa"/>
          <w:tblLayout w:type="fixed"/>
          <w:tblPrExChange w:id="3029" w:author="Sasi Songthong" w:date="2022-06-23T13:04:00Z">
            <w:tblPrEx>
              <w:tblW w:w="12865" w:type="dxa"/>
              <w:tblLayout w:type="fixed"/>
            </w:tblPrEx>
          </w:tblPrExChange>
        </w:tblPrEx>
        <w:trPr>
          <w:trHeight w:val="404"/>
          <w:trPrChange w:id="3030" w:author="Sasi Songthong" w:date="2022-06-23T13:04:00Z">
            <w:trPr>
              <w:trHeight w:val="404"/>
            </w:trPr>
          </w:trPrChange>
        </w:trPr>
        <w:tc>
          <w:tcPr>
            <w:tcW w:w="805" w:type="dxa"/>
            <w:vAlign w:val="center"/>
            <w:tcPrChange w:id="3031" w:author="Sasi Songthong" w:date="2022-06-23T13:04:00Z">
              <w:tcPr>
                <w:tcW w:w="805" w:type="dxa"/>
                <w:vAlign w:val="center"/>
              </w:tcPr>
            </w:tcPrChange>
          </w:tcPr>
          <w:p w14:paraId="5EABED27" w14:textId="38F517D5" w:rsidR="008E004E" w:rsidRPr="000047FC" w:rsidRDefault="008E004E" w:rsidP="008E004E">
            <w:pPr>
              <w:jc w:val="center"/>
              <w:rPr>
                <w:rFonts w:ascii="Cambria" w:hAnsi="Cambria" w:cs="Arial"/>
                <w:b/>
                <w:bCs/>
              </w:rPr>
            </w:pPr>
            <w:r>
              <w:rPr>
                <w:rFonts w:ascii="Cambria" w:hAnsi="Cambria" w:cs="Arial"/>
                <w:b/>
                <w:bCs/>
              </w:rPr>
              <w:t>65</w:t>
            </w:r>
          </w:p>
        </w:tc>
        <w:tc>
          <w:tcPr>
            <w:tcW w:w="1542" w:type="dxa"/>
            <w:vAlign w:val="center"/>
            <w:tcPrChange w:id="3032" w:author="Sasi Songthong" w:date="2022-06-23T13:04:00Z">
              <w:tcPr>
                <w:tcW w:w="1800" w:type="dxa"/>
                <w:vAlign w:val="center"/>
              </w:tcPr>
            </w:tcPrChange>
          </w:tcPr>
          <w:p w14:paraId="04B5E0E4"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3033" w:author="Sasi Songthong" w:date="2022-06-23T13:04:00Z">
              <w:tcPr>
                <w:tcW w:w="1800" w:type="dxa"/>
                <w:gridSpan w:val="2"/>
                <w:vAlign w:val="center"/>
              </w:tcPr>
            </w:tcPrChange>
          </w:tcPr>
          <w:p w14:paraId="508137A2"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034" w:author="Sasi Songthong" w:date="2022-06-23T13:04:00Z">
              <w:tcPr>
                <w:tcW w:w="1800" w:type="dxa"/>
                <w:vAlign w:val="center"/>
              </w:tcPr>
            </w:tcPrChange>
          </w:tcPr>
          <w:p w14:paraId="08403386"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035" w:author="Sasi Songthong" w:date="2022-06-23T13:04:00Z">
              <w:tcPr>
                <w:tcW w:w="1800" w:type="dxa"/>
                <w:vAlign w:val="center"/>
              </w:tcPr>
            </w:tcPrChange>
          </w:tcPr>
          <w:p w14:paraId="22053DD9"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036" w:author="Sasi Songthong" w:date="2022-06-23T13:04:00Z">
              <w:tcPr>
                <w:tcW w:w="1800" w:type="dxa"/>
                <w:vAlign w:val="center"/>
              </w:tcPr>
            </w:tcPrChange>
          </w:tcPr>
          <w:p w14:paraId="3E228114"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037" w:author="Sasi Songthong" w:date="2022-06-23T13:04:00Z">
              <w:tcPr>
                <w:tcW w:w="900" w:type="dxa"/>
                <w:vAlign w:val="center"/>
              </w:tcPr>
            </w:tcPrChange>
          </w:tcPr>
          <w:p w14:paraId="1A0EFEBC" w14:textId="355EE1BC" w:rsidR="008E004E" w:rsidDel="006402E7" w:rsidRDefault="008E004E" w:rsidP="008E004E">
            <w:pPr>
              <w:jc w:val="center"/>
              <w:rPr>
                <w:del w:id="3038" w:author="Sasi Songthong" w:date="2022-06-23T12:57:00Z"/>
                <w:rFonts w:ascii="Cambria" w:hAnsi="Cambria" w:cs="Arial"/>
              </w:rPr>
            </w:pPr>
            <w:ins w:id="3039" w:author="Sasi Songthong" w:date="2022-06-23T13:04:00Z">
              <w:r>
                <w:rPr>
                  <w:rFonts w:ascii="Cambria" w:hAnsi="Cambria" w:cs="Arial"/>
                </w:rPr>
                <w:t>Yes / No</w:t>
              </w:r>
            </w:ins>
            <w:del w:id="3040" w:author="Sasi Songthong" w:date="2022-06-23T12:54:00Z">
              <w:r w:rsidDel="00503864">
                <w:rPr>
                  <w:rFonts w:ascii="Cambria" w:hAnsi="Cambria" w:cs="Arial"/>
                </w:rPr>
                <w:delText>Yes / No</w:delText>
              </w:r>
            </w:del>
          </w:p>
          <w:p w14:paraId="4C4F3309" w14:textId="680E3B2A" w:rsidR="008E004E" w:rsidDel="006402E7" w:rsidRDefault="008E004E" w:rsidP="008E004E">
            <w:pPr>
              <w:jc w:val="center"/>
              <w:rPr>
                <w:del w:id="3041" w:author="Sasi Songthong" w:date="2022-06-23T12:57:00Z"/>
                <w:rFonts w:ascii="Cambria" w:hAnsi="Cambria" w:cs="Arial"/>
              </w:rPr>
            </w:pPr>
            <w:del w:id="3042" w:author="Sasi Songthong" w:date="2022-06-23T12:54:00Z">
              <w:r w:rsidRPr="00BF1CE3" w:rsidDel="00503864">
                <w:rPr>
                  <w:rFonts w:ascii="Cambria" w:hAnsi="Cambria" w:cs="Arial"/>
                </w:rPr>
                <w:delText>Yes / No</w:delText>
              </w:r>
            </w:del>
          </w:p>
          <w:p w14:paraId="1565B7B7" w14:textId="0500B4B2" w:rsidR="008E004E" w:rsidDel="006402E7" w:rsidRDefault="008E004E" w:rsidP="008E004E">
            <w:pPr>
              <w:jc w:val="center"/>
              <w:rPr>
                <w:del w:id="3043" w:author="Sasi Songthong" w:date="2022-06-23T12:57:00Z"/>
                <w:rFonts w:ascii="Cambria" w:hAnsi="Cambria" w:cs="Arial"/>
              </w:rPr>
            </w:pPr>
            <w:del w:id="3044" w:author="Sasi Songthong" w:date="2022-06-23T12:54:00Z">
              <w:r w:rsidRPr="00BF1CE3" w:rsidDel="00503864">
                <w:rPr>
                  <w:rFonts w:ascii="Cambria" w:hAnsi="Cambria" w:cs="Arial"/>
                </w:rPr>
                <w:delText>Yes / No</w:delText>
              </w:r>
            </w:del>
          </w:p>
          <w:p w14:paraId="0E5927B2" w14:textId="77777777" w:rsidR="008E004E" w:rsidRDefault="008E004E" w:rsidP="008E004E">
            <w:pPr>
              <w:jc w:val="center"/>
              <w:rPr>
                <w:rFonts w:ascii="Cambria" w:hAnsi="Cambria" w:cs="Arial"/>
              </w:rPr>
            </w:pPr>
            <w:del w:id="3045" w:author="Sasi Songthong" w:date="2022-06-23T12:54:00Z">
              <w:r w:rsidRPr="00BF1CE3" w:rsidDel="00503864">
                <w:rPr>
                  <w:rFonts w:ascii="Cambria" w:hAnsi="Cambria" w:cs="Arial"/>
                </w:rPr>
                <w:delText>Yes / No</w:delText>
              </w:r>
            </w:del>
          </w:p>
        </w:tc>
        <w:tc>
          <w:tcPr>
            <w:tcW w:w="1543" w:type="dxa"/>
            <w:vAlign w:val="center"/>
            <w:tcPrChange w:id="3046" w:author="Sasi Songthong" w:date="2022-06-23T13:04:00Z">
              <w:tcPr>
                <w:tcW w:w="900" w:type="dxa"/>
                <w:vAlign w:val="center"/>
              </w:tcPr>
            </w:tcPrChange>
          </w:tcPr>
          <w:p w14:paraId="5B311C5B" w14:textId="1406C4DD" w:rsidR="008E004E" w:rsidDel="006402E7" w:rsidRDefault="008E004E" w:rsidP="008E004E">
            <w:pPr>
              <w:jc w:val="center"/>
              <w:rPr>
                <w:del w:id="3047" w:author="Sasi Songthong" w:date="2022-06-23T12:57:00Z"/>
                <w:rFonts w:ascii="Cambria" w:hAnsi="Cambria" w:cs="Arial"/>
              </w:rPr>
            </w:pPr>
            <w:ins w:id="3048" w:author="Sasi Songthong" w:date="2022-06-23T13:04:00Z">
              <w:r>
                <w:rPr>
                  <w:rFonts w:ascii="Cambria" w:hAnsi="Cambria" w:cs="Arial"/>
                </w:rPr>
                <w:t>Yes / No</w:t>
              </w:r>
            </w:ins>
            <w:del w:id="3049" w:author="Sasi Songthong" w:date="2022-06-23T12:54:00Z">
              <w:r w:rsidRPr="00BF1CE3" w:rsidDel="00503864">
                <w:rPr>
                  <w:rFonts w:ascii="Cambria" w:hAnsi="Cambria" w:cs="Arial"/>
                </w:rPr>
                <w:delText>Yes / No</w:delText>
              </w:r>
            </w:del>
          </w:p>
          <w:p w14:paraId="0619B7BD" w14:textId="2EE8ED48" w:rsidR="008E004E" w:rsidDel="006402E7" w:rsidRDefault="008E004E" w:rsidP="008E004E">
            <w:pPr>
              <w:jc w:val="center"/>
              <w:rPr>
                <w:del w:id="3050" w:author="Sasi Songthong" w:date="2022-06-23T12:57:00Z"/>
                <w:rFonts w:ascii="Cambria" w:hAnsi="Cambria" w:cs="Arial"/>
              </w:rPr>
            </w:pPr>
            <w:del w:id="3051" w:author="Sasi Songthong" w:date="2022-06-23T12:54:00Z">
              <w:r w:rsidRPr="00BF1CE3" w:rsidDel="00503864">
                <w:rPr>
                  <w:rFonts w:ascii="Cambria" w:hAnsi="Cambria" w:cs="Arial"/>
                </w:rPr>
                <w:delText>Yes / No</w:delText>
              </w:r>
            </w:del>
          </w:p>
          <w:p w14:paraId="23AA779F" w14:textId="38E39F79" w:rsidR="008E004E" w:rsidDel="006402E7" w:rsidRDefault="008E004E" w:rsidP="008E004E">
            <w:pPr>
              <w:jc w:val="center"/>
              <w:rPr>
                <w:del w:id="3052" w:author="Sasi Songthong" w:date="2022-06-23T12:57:00Z"/>
                <w:rFonts w:ascii="Cambria" w:hAnsi="Cambria" w:cs="Arial"/>
              </w:rPr>
            </w:pPr>
            <w:del w:id="3053" w:author="Sasi Songthong" w:date="2022-06-23T12:54:00Z">
              <w:r w:rsidRPr="00BF1CE3" w:rsidDel="00503864">
                <w:rPr>
                  <w:rFonts w:ascii="Cambria" w:hAnsi="Cambria" w:cs="Arial"/>
                </w:rPr>
                <w:delText>Yes / No</w:delText>
              </w:r>
            </w:del>
          </w:p>
          <w:p w14:paraId="4CBEAE89" w14:textId="5DBBDDCF" w:rsidR="008E004E" w:rsidRDefault="008E004E" w:rsidP="008E004E">
            <w:pPr>
              <w:jc w:val="center"/>
              <w:rPr>
                <w:rFonts w:ascii="Cambria" w:hAnsi="Cambria" w:cs="Arial"/>
              </w:rPr>
            </w:pPr>
            <w:del w:id="3054" w:author="Sasi Songthong" w:date="2022-06-23T12:54:00Z">
              <w:r w:rsidRPr="00BF1CE3" w:rsidDel="00503864">
                <w:rPr>
                  <w:rFonts w:ascii="Cambria" w:hAnsi="Cambria" w:cs="Arial"/>
                </w:rPr>
                <w:delText>Yes / No</w:delText>
              </w:r>
            </w:del>
          </w:p>
        </w:tc>
        <w:tc>
          <w:tcPr>
            <w:tcW w:w="1260" w:type="dxa"/>
            <w:vAlign w:val="center"/>
            <w:tcPrChange w:id="3055" w:author="Sasi Songthong" w:date="2022-06-23T13:04:00Z">
              <w:tcPr>
                <w:tcW w:w="1260" w:type="dxa"/>
                <w:vAlign w:val="center"/>
              </w:tcPr>
            </w:tcPrChange>
          </w:tcPr>
          <w:p w14:paraId="4A3AA88B" w14:textId="77777777" w:rsidR="008E004E" w:rsidRDefault="008E004E" w:rsidP="008E004E">
            <w:pPr>
              <w:jc w:val="center"/>
              <w:rPr>
                <w:rFonts w:ascii="Cambria" w:hAnsi="Cambria" w:cs="Arial"/>
              </w:rPr>
            </w:pPr>
          </w:p>
        </w:tc>
      </w:tr>
      <w:tr w:rsidR="008E004E" w14:paraId="10892136" w14:textId="77777777" w:rsidTr="008E004E">
        <w:tblPrEx>
          <w:tblW w:w="12865" w:type="dxa"/>
          <w:tblLayout w:type="fixed"/>
          <w:tblPrExChange w:id="3056" w:author="Sasi Songthong" w:date="2022-06-23T13:04:00Z">
            <w:tblPrEx>
              <w:tblW w:w="12865" w:type="dxa"/>
              <w:tblLayout w:type="fixed"/>
            </w:tblPrEx>
          </w:tblPrExChange>
        </w:tblPrEx>
        <w:trPr>
          <w:trHeight w:val="392"/>
          <w:trPrChange w:id="3057" w:author="Sasi Songthong" w:date="2022-06-23T13:04:00Z">
            <w:trPr>
              <w:trHeight w:val="392"/>
            </w:trPr>
          </w:trPrChange>
        </w:trPr>
        <w:tc>
          <w:tcPr>
            <w:tcW w:w="805" w:type="dxa"/>
            <w:vAlign w:val="center"/>
            <w:tcPrChange w:id="3058" w:author="Sasi Songthong" w:date="2022-06-23T13:04:00Z">
              <w:tcPr>
                <w:tcW w:w="805" w:type="dxa"/>
                <w:vAlign w:val="center"/>
              </w:tcPr>
            </w:tcPrChange>
          </w:tcPr>
          <w:p w14:paraId="63513DA5" w14:textId="45EF9B40" w:rsidR="008E004E" w:rsidRPr="000047FC" w:rsidRDefault="008E004E" w:rsidP="008E004E">
            <w:pPr>
              <w:jc w:val="center"/>
              <w:rPr>
                <w:rFonts w:ascii="Cambria" w:hAnsi="Cambria" w:cs="Arial"/>
                <w:b/>
                <w:bCs/>
              </w:rPr>
            </w:pPr>
            <w:r>
              <w:rPr>
                <w:rFonts w:ascii="Cambria" w:hAnsi="Cambria" w:cs="Arial"/>
                <w:b/>
                <w:bCs/>
              </w:rPr>
              <w:t>66</w:t>
            </w:r>
          </w:p>
        </w:tc>
        <w:tc>
          <w:tcPr>
            <w:tcW w:w="1542" w:type="dxa"/>
            <w:vAlign w:val="center"/>
            <w:tcPrChange w:id="3059" w:author="Sasi Songthong" w:date="2022-06-23T13:04:00Z">
              <w:tcPr>
                <w:tcW w:w="1800" w:type="dxa"/>
                <w:vAlign w:val="center"/>
              </w:tcPr>
            </w:tcPrChange>
          </w:tcPr>
          <w:p w14:paraId="3EB6DF79"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060" w:author="Sasi Songthong" w:date="2022-06-23T13:04:00Z">
              <w:tcPr>
                <w:tcW w:w="1800" w:type="dxa"/>
                <w:gridSpan w:val="2"/>
                <w:vAlign w:val="center"/>
              </w:tcPr>
            </w:tcPrChange>
          </w:tcPr>
          <w:p w14:paraId="08A7FA7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61" w:author="Sasi Songthong" w:date="2022-06-23T13:04:00Z">
              <w:tcPr>
                <w:tcW w:w="1800" w:type="dxa"/>
                <w:vAlign w:val="center"/>
              </w:tcPr>
            </w:tcPrChange>
          </w:tcPr>
          <w:p w14:paraId="2F3FF14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62" w:author="Sasi Songthong" w:date="2022-06-23T13:04:00Z">
              <w:tcPr>
                <w:tcW w:w="1800" w:type="dxa"/>
                <w:vAlign w:val="center"/>
              </w:tcPr>
            </w:tcPrChange>
          </w:tcPr>
          <w:p w14:paraId="4318396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63" w:author="Sasi Songthong" w:date="2022-06-23T13:04:00Z">
              <w:tcPr>
                <w:tcW w:w="1800" w:type="dxa"/>
                <w:vAlign w:val="center"/>
              </w:tcPr>
            </w:tcPrChange>
          </w:tcPr>
          <w:p w14:paraId="135E69D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64" w:author="Sasi Songthong" w:date="2022-06-23T13:04:00Z">
              <w:tcPr>
                <w:tcW w:w="900" w:type="dxa"/>
                <w:vAlign w:val="center"/>
              </w:tcPr>
            </w:tcPrChange>
          </w:tcPr>
          <w:p w14:paraId="6B2D177E" w14:textId="62BB0469" w:rsidR="008E004E" w:rsidRDefault="008E004E" w:rsidP="008E004E">
            <w:pPr>
              <w:jc w:val="center"/>
              <w:rPr>
                <w:rFonts w:ascii="Cambria" w:hAnsi="Cambria" w:cs="Arial"/>
              </w:rPr>
            </w:pPr>
            <w:ins w:id="3065" w:author="Sasi Songthong" w:date="2022-06-23T13:04:00Z">
              <w:r w:rsidRPr="00BF1CE3">
                <w:rPr>
                  <w:rFonts w:ascii="Cambria" w:hAnsi="Cambria" w:cs="Arial"/>
                </w:rPr>
                <w:t>Yes / No</w:t>
              </w:r>
            </w:ins>
          </w:p>
        </w:tc>
        <w:tc>
          <w:tcPr>
            <w:tcW w:w="1543" w:type="dxa"/>
            <w:vAlign w:val="center"/>
            <w:tcPrChange w:id="3066" w:author="Sasi Songthong" w:date="2022-06-23T13:04:00Z">
              <w:tcPr>
                <w:tcW w:w="900" w:type="dxa"/>
                <w:vAlign w:val="center"/>
              </w:tcPr>
            </w:tcPrChange>
          </w:tcPr>
          <w:p w14:paraId="280E9BD8" w14:textId="3BA51DD7" w:rsidR="008E004E" w:rsidRDefault="008E004E" w:rsidP="008E004E">
            <w:pPr>
              <w:jc w:val="center"/>
              <w:rPr>
                <w:rFonts w:ascii="Cambria" w:hAnsi="Cambria" w:cs="Arial"/>
              </w:rPr>
            </w:pPr>
            <w:ins w:id="3067" w:author="Sasi Songthong" w:date="2022-06-23T13:04:00Z">
              <w:r w:rsidRPr="00BF1CE3">
                <w:rPr>
                  <w:rFonts w:ascii="Cambria" w:hAnsi="Cambria" w:cs="Arial"/>
                </w:rPr>
                <w:t>Yes / No</w:t>
              </w:r>
            </w:ins>
          </w:p>
        </w:tc>
        <w:tc>
          <w:tcPr>
            <w:tcW w:w="1260" w:type="dxa"/>
            <w:vAlign w:val="center"/>
            <w:tcPrChange w:id="3068" w:author="Sasi Songthong" w:date="2022-06-23T13:04:00Z">
              <w:tcPr>
                <w:tcW w:w="1260" w:type="dxa"/>
                <w:vAlign w:val="center"/>
              </w:tcPr>
            </w:tcPrChange>
          </w:tcPr>
          <w:p w14:paraId="537D7F4A" w14:textId="77777777" w:rsidR="008E004E" w:rsidRDefault="008E004E" w:rsidP="008E004E">
            <w:pPr>
              <w:jc w:val="center"/>
              <w:rPr>
                <w:rFonts w:ascii="Cambria" w:hAnsi="Cambria" w:cs="Arial"/>
              </w:rPr>
            </w:pPr>
          </w:p>
        </w:tc>
      </w:tr>
      <w:tr w:rsidR="008E004E" w14:paraId="2B1653BD" w14:textId="77777777" w:rsidTr="008E004E">
        <w:tblPrEx>
          <w:tblW w:w="12865" w:type="dxa"/>
          <w:tblLayout w:type="fixed"/>
          <w:tblPrExChange w:id="3069" w:author="Sasi Songthong" w:date="2022-06-23T13:04:00Z">
            <w:tblPrEx>
              <w:tblW w:w="12865" w:type="dxa"/>
              <w:tblLayout w:type="fixed"/>
            </w:tblPrEx>
          </w:tblPrExChange>
        </w:tblPrEx>
        <w:trPr>
          <w:trHeight w:val="392"/>
          <w:trPrChange w:id="3070" w:author="Sasi Songthong" w:date="2022-06-23T13:04:00Z">
            <w:trPr>
              <w:trHeight w:val="392"/>
            </w:trPr>
          </w:trPrChange>
        </w:trPr>
        <w:tc>
          <w:tcPr>
            <w:tcW w:w="805" w:type="dxa"/>
            <w:vAlign w:val="center"/>
            <w:tcPrChange w:id="3071" w:author="Sasi Songthong" w:date="2022-06-23T13:04:00Z">
              <w:tcPr>
                <w:tcW w:w="805" w:type="dxa"/>
                <w:vAlign w:val="center"/>
              </w:tcPr>
            </w:tcPrChange>
          </w:tcPr>
          <w:p w14:paraId="77CBDA99" w14:textId="394DF262" w:rsidR="008E004E" w:rsidRPr="000047FC" w:rsidRDefault="008E004E" w:rsidP="008E004E">
            <w:pPr>
              <w:jc w:val="center"/>
              <w:rPr>
                <w:rFonts w:ascii="Cambria" w:hAnsi="Cambria" w:cs="Arial"/>
                <w:b/>
                <w:bCs/>
              </w:rPr>
            </w:pPr>
            <w:r>
              <w:rPr>
                <w:rFonts w:ascii="Cambria" w:hAnsi="Cambria" w:cs="Arial"/>
                <w:b/>
                <w:bCs/>
              </w:rPr>
              <w:t>67</w:t>
            </w:r>
          </w:p>
        </w:tc>
        <w:tc>
          <w:tcPr>
            <w:tcW w:w="1542" w:type="dxa"/>
            <w:vAlign w:val="center"/>
            <w:tcPrChange w:id="3072" w:author="Sasi Songthong" w:date="2022-06-23T13:04:00Z">
              <w:tcPr>
                <w:tcW w:w="1800" w:type="dxa"/>
                <w:vAlign w:val="center"/>
              </w:tcPr>
            </w:tcPrChange>
          </w:tcPr>
          <w:p w14:paraId="628E1272"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073" w:author="Sasi Songthong" w:date="2022-06-23T13:04:00Z">
              <w:tcPr>
                <w:tcW w:w="1800" w:type="dxa"/>
                <w:gridSpan w:val="2"/>
                <w:vAlign w:val="center"/>
              </w:tcPr>
            </w:tcPrChange>
          </w:tcPr>
          <w:p w14:paraId="7F668AC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74" w:author="Sasi Songthong" w:date="2022-06-23T13:04:00Z">
              <w:tcPr>
                <w:tcW w:w="1800" w:type="dxa"/>
                <w:vAlign w:val="center"/>
              </w:tcPr>
            </w:tcPrChange>
          </w:tcPr>
          <w:p w14:paraId="1BE7260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75" w:author="Sasi Songthong" w:date="2022-06-23T13:04:00Z">
              <w:tcPr>
                <w:tcW w:w="1800" w:type="dxa"/>
                <w:vAlign w:val="center"/>
              </w:tcPr>
            </w:tcPrChange>
          </w:tcPr>
          <w:p w14:paraId="0DAA885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76" w:author="Sasi Songthong" w:date="2022-06-23T13:04:00Z">
              <w:tcPr>
                <w:tcW w:w="1800" w:type="dxa"/>
                <w:vAlign w:val="center"/>
              </w:tcPr>
            </w:tcPrChange>
          </w:tcPr>
          <w:p w14:paraId="623CB15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77" w:author="Sasi Songthong" w:date="2022-06-23T13:04:00Z">
              <w:tcPr>
                <w:tcW w:w="900" w:type="dxa"/>
                <w:vAlign w:val="center"/>
              </w:tcPr>
            </w:tcPrChange>
          </w:tcPr>
          <w:p w14:paraId="64DD2AA5" w14:textId="487697F2" w:rsidR="008E004E" w:rsidRDefault="008E004E" w:rsidP="008E004E">
            <w:pPr>
              <w:jc w:val="center"/>
              <w:rPr>
                <w:rFonts w:ascii="Cambria" w:hAnsi="Cambria" w:cs="Arial"/>
              </w:rPr>
            </w:pPr>
            <w:ins w:id="3078" w:author="Sasi Songthong" w:date="2022-06-23T13:04:00Z">
              <w:r w:rsidRPr="00BF1CE3">
                <w:rPr>
                  <w:rFonts w:ascii="Cambria" w:hAnsi="Cambria" w:cs="Arial"/>
                </w:rPr>
                <w:t>Yes / No</w:t>
              </w:r>
            </w:ins>
          </w:p>
        </w:tc>
        <w:tc>
          <w:tcPr>
            <w:tcW w:w="1543" w:type="dxa"/>
            <w:vAlign w:val="center"/>
            <w:tcPrChange w:id="3079" w:author="Sasi Songthong" w:date="2022-06-23T13:04:00Z">
              <w:tcPr>
                <w:tcW w:w="900" w:type="dxa"/>
                <w:vAlign w:val="center"/>
              </w:tcPr>
            </w:tcPrChange>
          </w:tcPr>
          <w:p w14:paraId="4D6B501C" w14:textId="08B00CC3" w:rsidR="008E004E" w:rsidRDefault="008E004E" w:rsidP="008E004E">
            <w:pPr>
              <w:jc w:val="center"/>
              <w:rPr>
                <w:rFonts w:ascii="Cambria" w:hAnsi="Cambria" w:cs="Arial"/>
              </w:rPr>
            </w:pPr>
            <w:ins w:id="3080" w:author="Sasi Songthong" w:date="2022-06-23T13:04:00Z">
              <w:r w:rsidRPr="00BF1CE3">
                <w:rPr>
                  <w:rFonts w:ascii="Cambria" w:hAnsi="Cambria" w:cs="Arial"/>
                </w:rPr>
                <w:t>Yes / No</w:t>
              </w:r>
            </w:ins>
          </w:p>
        </w:tc>
        <w:tc>
          <w:tcPr>
            <w:tcW w:w="1260" w:type="dxa"/>
            <w:vAlign w:val="center"/>
            <w:tcPrChange w:id="3081" w:author="Sasi Songthong" w:date="2022-06-23T13:04:00Z">
              <w:tcPr>
                <w:tcW w:w="1260" w:type="dxa"/>
                <w:vAlign w:val="center"/>
              </w:tcPr>
            </w:tcPrChange>
          </w:tcPr>
          <w:p w14:paraId="28ED1A4A" w14:textId="77777777" w:rsidR="008E004E" w:rsidRDefault="008E004E" w:rsidP="008E004E">
            <w:pPr>
              <w:jc w:val="center"/>
              <w:rPr>
                <w:rFonts w:ascii="Cambria" w:hAnsi="Cambria" w:cs="Arial"/>
              </w:rPr>
            </w:pPr>
          </w:p>
        </w:tc>
      </w:tr>
      <w:tr w:rsidR="008E004E" w14:paraId="78A5A1EC" w14:textId="77777777" w:rsidTr="008E004E">
        <w:tblPrEx>
          <w:tblW w:w="12865" w:type="dxa"/>
          <w:tblLayout w:type="fixed"/>
          <w:tblPrExChange w:id="3082" w:author="Sasi Songthong" w:date="2022-06-23T13:04:00Z">
            <w:tblPrEx>
              <w:tblW w:w="12865" w:type="dxa"/>
              <w:tblLayout w:type="fixed"/>
            </w:tblPrEx>
          </w:tblPrExChange>
        </w:tblPrEx>
        <w:trPr>
          <w:trHeight w:val="392"/>
          <w:trPrChange w:id="3083" w:author="Sasi Songthong" w:date="2022-06-23T13:04:00Z">
            <w:trPr>
              <w:trHeight w:val="392"/>
            </w:trPr>
          </w:trPrChange>
        </w:trPr>
        <w:tc>
          <w:tcPr>
            <w:tcW w:w="805" w:type="dxa"/>
            <w:vAlign w:val="center"/>
            <w:tcPrChange w:id="3084" w:author="Sasi Songthong" w:date="2022-06-23T13:04:00Z">
              <w:tcPr>
                <w:tcW w:w="805" w:type="dxa"/>
                <w:vAlign w:val="center"/>
              </w:tcPr>
            </w:tcPrChange>
          </w:tcPr>
          <w:p w14:paraId="12973EBF" w14:textId="21D02D8B" w:rsidR="008E004E" w:rsidRPr="000047FC" w:rsidRDefault="008E004E" w:rsidP="008E004E">
            <w:pPr>
              <w:jc w:val="center"/>
              <w:rPr>
                <w:rFonts w:ascii="Cambria" w:hAnsi="Cambria" w:cs="Arial"/>
                <w:b/>
                <w:bCs/>
              </w:rPr>
            </w:pPr>
            <w:r>
              <w:rPr>
                <w:rFonts w:ascii="Cambria" w:hAnsi="Cambria" w:cs="Arial"/>
                <w:b/>
                <w:bCs/>
              </w:rPr>
              <w:t>68</w:t>
            </w:r>
          </w:p>
        </w:tc>
        <w:tc>
          <w:tcPr>
            <w:tcW w:w="1542" w:type="dxa"/>
            <w:vAlign w:val="center"/>
            <w:tcPrChange w:id="3085" w:author="Sasi Songthong" w:date="2022-06-23T13:04:00Z">
              <w:tcPr>
                <w:tcW w:w="1800" w:type="dxa"/>
                <w:vAlign w:val="center"/>
              </w:tcPr>
            </w:tcPrChange>
          </w:tcPr>
          <w:p w14:paraId="4F4EEAF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086" w:author="Sasi Songthong" w:date="2022-06-23T13:04:00Z">
              <w:tcPr>
                <w:tcW w:w="1800" w:type="dxa"/>
                <w:gridSpan w:val="2"/>
                <w:vAlign w:val="center"/>
              </w:tcPr>
            </w:tcPrChange>
          </w:tcPr>
          <w:p w14:paraId="219A08A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87" w:author="Sasi Songthong" w:date="2022-06-23T13:04:00Z">
              <w:tcPr>
                <w:tcW w:w="1800" w:type="dxa"/>
                <w:vAlign w:val="center"/>
              </w:tcPr>
            </w:tcPrChange>
          </w:tcPr>
          <w:p w14:paraId="2D4B14E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88" w:author="Sasi Songthong" w:date="2022-06-23T13:04:00Z">
              <w:tcPr>
                <w:tcW w:w="1800" w:type="dxa"/>
                <w:vAlign w:val="center"/>
              </w:tcPr>
            </w:tcPrChange>
          </w:tcPr>
          <w:p w14:paraId="346EF0F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89" w:author="Sasi Songthong" w:date="2022-06-23T13:04:00Z">
              <w:tcPr>
                <w:tcW w:w="1800" w:type="dxa"/>
                <w:vAlign w:val="center"/>
              </w:tcPr>
            </w:tcPrChange>
          </w:tcPr>
          <w:p w14:paraId="1F1FDD6C"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090" w:author="Sasi Songthong" w:date="2022-06-23T13:04:00Z">
              <w:tcPr>
                <w:tcW w:w="900" w:type="dxa"/>
                <w:vAlign w:val="center"/>
              </w:tcPr>
            </w:tcPrChange>
          </w:tcPr>
          <w:p w14:paraId="3BFAD5DD" w14:textId="64E65341" w:rsidR="008E004E" w:rsidRDefault="008E004E" w:rsidP="008E004E">
            <w:pPr>
              <w:jc w:val="center"/>
              <w:rPr>
                <w:rFonts w:ascii="Cambria" w:hAnsi="Cambria" w:cs="Arial"/>
              </w:rPr>
            </w:pPr>
            <w:ins w:id="3091" w:author="Sasi Songthong" w:date="2022-06-23T13:04:00Z">
              <w:r w:rsidRPr="00BF1CE3">
                <w:rPr>
                  <w:rFonts w:ascii="Cambria" w:hAnsi="Cambria" w:cs="Arial"/>
                </w:rPr>
                <w:t>Yes / No</w:t>
              </w:r>
            </w:ins>
          </w:p>
        </w:tc>
        <w:tc>
          <w:tcPr>
            <w:tcW w:w="1543" w:type="dxa"/>
            <w:vAlign w:val="center"/>
            <w:tcPrChange w:id="3092" w:author="Sasi Songthong" w:date="2022-06-23T13:04:00Z">
              <w:tcPr>
                <w:tcW w:w="900" w:type="dxa"/>
                <w:vAlign w:val="center"/>
              </w:tcPr>
            </w:tcPrChange>
          </w:tcPr>
          <w:p w14:paraId="247E44F7" w14:textId="7314CA37" w:rsidR="008E004E" w:rsidRDefault="008E004E" w:rsidP="008E004E">
            <w:pPr>
              <w:jc w:val="center"/>
              <w:rPr>
                <w:rFonts w:ascii="Cambria" w:hAnsi="Cambria" w:cs="Arial"/>
              </w:rPr>
            </w:pPr>
            <w:ins w:id="3093" w:author="Sasi Songthong" w:date="2022-06-23T13:04:00Z">
              <w:r w:rsidRPr="00BF1CE3">
                <w:rPr>
                  <w:rFonts w:ascii="Cambria" w:hAnsi="Cambria" w:cs="Arial"/>
                </w:rPr>
                <w:t>Yes / No</w:t>
              </w:r>
            </w:ins>
          </w:p>
        </w:tc>
        <w:tc>
          <w:tcPr>
            <w:tcW w:w="1260" w:type="dxa"/>
            <w:vAlign w:val="center"/>
            <w:tcPrChange w:id="3094" w:author="Sasi Songthong" w:date="2022-06-23T13:04:00Z">
              <w:tcPr>
                <w:tcW w:w="1260" w:type="dxa"/>
                <w:vAlign w:val="center"/>
              </w:tcPr>
            </w:tcPrChange>
          </w:tcPr>
          <w:p w14:paraId="1B286B35" w14:textId="77777777" w:rsidR="008E004E" w:rsidRDefault="008E004E" w:rsidP="008E004E">
            <w:pPr>
              <w:jc w:val="center"/>
              <w:rPr>
                <w:rFonts w:ascii="Cambria" w:hAnsi="Cambria" w:cs="Arial"/>
              </w:rPr>
            </w:pPr>
          </w:p>
        </w:tc>
      </w:tr>
      <w:tr w:rsidR="008E004E" w14:paraId="3A1ADFE7" w14:textId="77777777" w:rsidTr="008E004E">
        <w:tblPrEx>
          <w:tblW w:w="12865" w:type="dxa"/>
          <w:tblLayout w:type="fixed"/>
          <w:tblPrExChange w:id="3095" w:author="Sasi Songthong" w:date="2022-06-23T13:04:00Z">
            <w:tblPrEx>
              <w:tblW w:w="12865" w:type="dxa"/>
              <w:tblLayout w:type="fixed"/>
            </w:tblPrEx>
          </w:tblPrExChange>
        </w:tblPrEx>
        <w:trPr>
          <w:trHeight w:val="392"/>
          <w:trPrChange w:id="3096" w:author="Sasi Songthong" w:date="2022-06-23T13:04:00Z">
            <w:trPr>
              <w:trHeight w:val="392"/>
            </w:trPr>
          </w:trPrChange>
        </w:trPr>
        <w:tc>
          <w:tcPr>
            <w:tcW w:w="805" w:type="dxa"/>
            <w:vAlign w:val="center"/>
            <w:tcPrChange w:id="3097" w:author="Sasi Songthong" w:date="2022-06-23T13:04:00Z">
              <w:tcPr>
                <w:tcW w:w="805" w:type="dxa"/>
                <w:vAlign w:val="center"/>
              </w:tcPr>
            </w:tcPrChange>
          </w:tcPr>
          <w:p w14:paraId="0541DA7E" w14:textId="45D38B8E" w:rsidR="008E004E" w:rsidRPr="000047FC" w:rsidRDefault="008E004E" w:rsidP="008E004E">
            <w:pPr>
              <w:jc w:val="center"/>
              <w:rPr>
                <w:rFonts w:ascii="Cambria" w:hAnsi="Cambria" w:cs="Arial"/>
                <w:b/>
                <w:bCs/>
              </w:rPr>
            </w:pPr>
            <w:r>
              <w:rPr>
                <w:rFonts w:ascii="Cambria" w:hAnsi="Cambria" w:cs="Arial"/>
                <w:b/>
                <w:bCs/>
              </w:rPr>
              <w:t>69</w:t>
            </w:r>
          </w:p>
        </w:tc>
        <w:tc>
          <w:tcPr>
            <w:tcW w:w="1542" w:type="dxa"/>
            <w:vAlign w:val="center"/>
            <w:tcPrChange w:id="3098" w:author="Sasi Songthong" w:date="2022-06-23T13:04:00Z">
              <w:tcPr>
                <w:tcW w:w="1800" w:type="dxa"/>
                <w:vAlign w:val="center"/>
              </w:tcPr>
            </w:tcPrChange>
          </w:tcPr>
          <w:p w14:paraId="4A67BBB6"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099" w:author="Sasi Songthong" w:date="2022-06-23T13:04:00Z">
              <w:tcPr>
                <w:tcW w:w="1800" w:type="dxa"/>
                <w:gridSpan w:val="2"/>
                <w:vAlign w:val="center"/>
              </w:tcPr>
            </w:tcPrChange>
          </w:tcPr>
          <w:p w14:paraId="089907D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00" w:author="Sasi Songthong" w:date="2022-06-23T13:04:00Z">
              <w:tcPr>
                <w:tcW w:w="1800" w:type="dxa"/>
                <w:vAlign w:val="center"/>
              </w:tcPr>
            </w:tcPrChange>
          </w:tcPr>
          <w:p w14:paraId="71CE8AF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01" w:author="Sasi Songthong" w:date="2022-06-23T13:04:00Z">
              <w:tcPr>
                <w:tcW w:w="1800" w:type="dxa"/>
                <w:vAlign w:val="center"/>
              </w:tcPr>
            </w:tcPrChange>
          </w:tcPr>
          <w:p w14:paraId="1BB5E0A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02" w:author="Sasi Songthong" w:date="2022-06-23T13:04:00Z">
              <w:tcPr>
                <w:tcW w:w="1800" w:type="dxa"/>
                <w:vAlign w:val="center"/>
              </w:tcPr>
            </w:tcPrChange>
          </w:tcPr>
          <w:p w14:paraId="2B772B4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03" w:author="Sasi Songthong" w:date="2022-06-23T13:04:00Z">
              <w:tcPr>
                <w:tcW w:w="900" w:type="dxa"/>
                <w:vAlign w:val="center"/>
              </w:tcPr>
            </w:tcPrChange>
          </w:tcPr>
          <w:p w14:paraId="7859768C" w14:textId="7F9E8581" w:rsidR="008E004E" w:rsidRDefault="008E004E" w:rsidP="008E004E">
            <w:pPr>
              <w:jc w:val="center"/>
              <w:rPr>
                <w:rFonts w:ascii="Cambria" w:hAnsi="Cambria" w:cs="Arial"/>
              </w:rPr>
            </w:pPr>
            <w:ins w:id="3104" w:author="Sasi Songthong" w:date="2022-06-23T13:04:00Z">
              <w:r>
                <w:rPr>
                  <w:rFonts w:ascii="Cambria" w:hAnsi="Cambria" w:cs="Arial"/>
                </w:rPr>
                <w:t>Yes / No</w:t>
              </w:r>
            </w:ins>
          </w:p>
        </w:tc>
        <w:tc>
          <w:tcPr>
            <w:tcW w:w="1543" w:type="dxa"/>
            <w:vAlign w:val="center"/>
            <w:tcPrChange w:id="3105" w:author="Sasi Songthong" w:date="2022-06-23T13:04:00Z">
              <w:tcPr>
                <w:tcW w:w="900" w:type="dxa"/>
                <w:vAlign w:val="center"/>
              </w:tcPr>
            </w:tcPrChange>
          </w:tcPr>
          <w:p w14:paraId="15C3EB68" w14:textId="7F74AADC" w:rsidR="008E004E" w:rsidRDefault="008E004E" w:rsidP="008E004E">
            <w:pPr>
              <w:jc w:val="center"/>
              <w:rPr>
                <w:rFonts w:ascii="Cambria" w:hAnsi="Cambria" w:cs="Arial"/>
              </w:rPr>
            </w:pPr>
            <w:ins w:id="3106" w:author="Sasi Songthong" w:date="2022-06-23T13:04:00Z">
              <w:r>
                <w:rPr>
                  <w:rFonts w:ascii="Cambria" w:hAnsi="Cambria" w:cs="Arial"/>
                </w:rPr>
                <w:t>Yes / No</w:t>
              </w:r>
            </w:ins>
          </w:p>
        </w:tc>
        <w:tc>
          <w:tcPr>
            <w:tcW w:w="1260" w:type="dxa"/>
            <w:vAlign w:val="center"/>
            <w:tcPrChange w:id="3107" w:author="Sasi Songthong" w:date="2022-06-23T13:04:00Z">
              <w:tcPr>
                <w:tcW w:w="1260" w:type="dxa"/>
                <w:vAlign w:val="center"/>
              </w:tcPr>
            </w:tcPrChange>
          </w:tcPr>
          <w:p w14:paraId="182AB97E" w14:textId="77777777" w:rsidR="008E004E" w:rsidRDefault="008E004E" w:rsidP="008E004E">
            <w:pPr>
              <w:jc w:val="center"/>
              <w:rPr>
                <w:rFonts w:ascii="Cambria" w:hAnsi="Cambria" w:cs="Arial"/>
              </w:rPr>
            </w:pPr>
          </w:p>
        </w:tc>
      </w:tr>
      <w:tr w:rsidR="008E004E" w14:paraId="112AEB53" w14:textId="77777777" w:rsidTr="008E004E">
        <w:tblPrEx>
          <w:tblW w:w="12865" w:type="dxa"/>
          <w:tblLayout w:type="fixed"/>
          <w:tblPrExChange w:id="3108" w:author="Sasi Songthong" w:date="2022-06-23T13:04:00Z">
            <w:tblPrEx>
              <w:tblW w:w="12865" w:type="dxa"/>
              <w:tblLayout w:type="fixed"/>
            </w:tblPrEx>
          </w:tblPrExChange>
        </w:tblPrEx>
        <w:trPr>
          <w:trHeight w:val="392"/>
          <w:trPrChange w:id="3109" w:author="Sasi Songthong" w:date="2022-06-23T13:04:00Z">
            <w:trPr>
              <w:trHeight w:val="392"/>
            </w:trPr>
          </w:trPrChange>
        </w:trPr>
        <w:tc>
          <w:tcPr>
            <w:tcW w:w="805" w:type="dxa"/>
            <w:vAlign w:val="center"/>
            <w:tcPrChange w:id="3110" w:author="Sasi Songthong" w:date="2022-06-23T13:04:00Z">
              <w:tcPr>
                <w:tcW w:w="805" w:type="dxa"/>
                <w:vAlign w:val="center"/>
              </w:tcPr>
            </w:tcPrChange>
          </w:tcPr>
          <w:p w14:paraId="340C858C" w14:textId="3B265E08" w:rsidR="008E004E" w:rsidRPr="000047FC" w:rsidRDefault="008E004E" w:rsidP="008E004E">
            <w:pPr>
              <w:jc w:val="center"/>
              <w:rPr>
                <w:rFonts w:ascii="Cambria" w:hAnsi="Cambria" w:cs="Arial"/>
                <w:b/>
                <w:bCs/>
              </w:rPr>
            </w:pPr>
            <w:r>
              <w:rPr>
                <w:rFonts w:ascii="Cambria" w:hAnsi="Cambria" w:cs="Arial"/>
                <w:b/>
                <w:bCs/>
              </w:rPr>
              <w:t>70</w:t>
            </w:r>
          </w:p>
        </w:tc>
        <w:tc>
          <w:tcPr>
            <w:tcW w:w="1542" w:type="dxa"/>
            <w:vAlign w:val="center"/>
            <w:tcPrChange w:id="3111" w:author="Sasi Songthong" w:date="2022-06-23T13:04:00Z">
              <w:tcPr>
                <w:tcW w:w="1800" w:type="dxa"/>
                <w:vAlign w:val="center"/>
              </w:tcPr>
            </w:tcPrChange>
          </w:tcPr>
          <w:p w14:paraId="5F6C2386"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112" w:author="Sasi Songthong" w:date="2022-06-23T13:04:00Z">
              <w:tcPr>
                <w:tcW w:w="1800" w:type="dxa"/>
                <w:gridSpan w:val="2"/>
                <w:vAlign w:val="center"/>
              </w:tcPr>
            </w:tcPrChange>
          </w:tcPr>
          <w:p w14:paraId="529BB97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13" w:author="Sasi Songthong" w:date="2022-06-23T13:04:00Z">
              <w:tcPr>
                <w:tcW w:w="1800" w:type="dxa"/>
                <w:vAlign w:val="center"/>
              </w:tcPr>
            </w:tcPrChange>
          </w:tcPr>
          <w:p w14:paraId="3B264E9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14" w:author="Sasi Songthong" w:date="2022-06-23T13:04:00Z">
              <w:tcPr>
                <w:tcW w:w="1800" w:type="dxa"/>
                <w:vAlign w:val="center"/>
              </w:tcPr>
            </w:tcPrChange>
          </w:tcPr>
          <w:p w14:paraId="47A1BA3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15" w:author="Sasi Songthong" w:date="2022-06-23T13:04:00Z">
              <w:tcPr>
                <w:tcW w:w="1800" w:type="dxa"/>
                <w:vAlign w:val="center"/>
              </w:tcPr>
            </w:tcPrChange>
          </w:tcPr>
          <w:p w14:paraId="2271B52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16" w:author="Sasi Songthong" w:date="2022-06-23T13:04:00Z">
              <w:tcPr>
                <w:tcW w:w="900" w:type="dxa"/>
                <w:vAlign w:val="center"/>
              </w:tcPr>
            </w:tcPrChange>
          </w:tcPr>
          <w:p w14:paraId="0C33E979" w14:textId="39CBA3A5" w:rsidR="008E004E" w:rsidRDefault="008E004E" w:rsidP="008E004E">
            <w:pPr>
              <w:jc w:val="center"/>
              <w:rPr>
                <w:rFonts w:ascii="Cambria" w:hAnsi="Cambria" w:cs="Arial"/>
              </w:rPr>
            </w:pPr>
            <w:ins w:id="3117" w:author="Sasi Songthong" w:date="2022-06-23T13:04:00Z">
              <w:r w:rsidRPr="00BF1CE3">
                <w:rPr>
                  <w:rFonts w:ascii="Cambria" w:hAnsi="Cambria" w:cs="Arial"/>
                </w:rPr>
                <w:t>Yes / No</w:t>
              </w:r>
            </w:ins>
          </w:p>
        </w:tc>
        <w:tc>
          <w:tcPr>
            <w:tcW w:w="1543" w:type="dxa"/>
            <w:vAlign w:val="center"/>
            <w:tcPrChange w:id="3118" w:author="Sasi Songthong" w:date="2022-06-23T13:04:00Z">
              <w:tcPr>
                <w:tcW w:w="900" w:type="dxa"/>
                <w:vAlign w:val="center"/>
              </w:tcPr>
            </w:tcPrChange>
          </w:tcPr>
          <w:p w14:paraId="7F3EBB6E" w14:textId="5451D62B" w:rsidR="008E004E" w:rsidRDefault="008E004E" w:rsidP="008E004E">
            <w:pPr>
              <w:jc w:val="center"/>
              <w:rPr>
                <w:rFonts w:ascii="Cambria" w:hAnsi="Cambria" w:cs="Arial"/>
              </w:rPr>
            </w:pPr>
            <w:ins w:id="3119" w:author="Sasi Songthong" w:date="2022-06-23T13:04:00Z">
              <w:r w:rsidRPr="00BF1CE3">
                <w:rPr>
                  <w:rFonts w:ascii="Cambria" w:hAnsi="Cambria" w:cs="Arial"/>
                </w:rPr>
                <w:t>Yes / No</w:t>
              </w:r>
            </w:ins>
          </w:p>
        </w:tc>
        <w:tc>
          <w:tcPr>
            <w:tcW w:w="1260" w:type="dxa"/>
            <w:vAlign w:val="center"/>
            <w:tcPrChange w:id="3120" w:author="Sasi Songthong" w:date="2022-06-23T13:04:00Z">
              <w:tcPr>
                <w:tcW w:w="1260" w:type="dxa"/>
                <w:vAlign w:val="center"/>
              </w:tcPr>
            </w:tcPrChange>
          </w:tcPr>
          <w:p w14:paraId="24A96240" w14:textId="77777777" w:rsidR="008E004E" w:rsidRDefault="008E004E" w:rsidP="008E004E">
            <w:pPr>
              <w:jc w:val="center"/>
              <w:rPr>
                <w:rFonts w:ascii="Cambria" w:hAnsi="Cambria" w:cs="Arial"/>
              </w:rPr>
            </w:pPr>
          </w:p>
        </w:tc>
      </w:tr>
      <w:tr w:rsidR="008E004E" w14:paraId="24EABD69" w14:textId="77777777" w:rsidTr="008E004E">
        <w:tblPrEx>
          <w:tblW w:w="12865" w:type="dxa"/>
          <w:tblLayout w:type="fixed"/>
          <w:tblPrExChange w:id="3121" w:author="Sasi Songthong" w:date="2022-06-23T13:04:00Z">
            <w:tblPrEx>
              <w:tblW w:w="12865" w:type="dxa"/>
              <w:tblLayout w:type="fixed"/>
            </w:tblPrEx>
          </w:tblPrExChange>
        </w:tblPrEx>
        <w:trPr>
          <w:trHeight w:val="392"/>
          <w:trPrChange w:id="3122" w:author="Sasi Songthong" w:date="2022-06-23T13:04:00Z">
            <w:trPr>
              <w:trHeight w:val="392"/>
            </w:trPr>
          </w:trPrChange>
        </w:trPr>
        <w:tc>
          <w:tcPr>
            <w:tcW w:w="805" w:type="dxa"/>
            <w:tcBorders>
              <w:bottom w:val="single" w:sz="4" w:space="0" w:color="auto"/>
            </w:tcBorders>
            <w:vAlign w:val="center"/>
            <w:tcPrChange w:id="3123" w:author="Sasi Songthong" w:date="2022-06-23T13:04:00Z">
              <w:tcPr>
                <w:tcW w:w="805" w:type="dxa"/>
                <w:tcBorders>
                  <w:bottom w:val="single" w:sz="4" w:space="0" w:color="auto"/>
                </w:tcBorders>
                <w:vAlign w:val="center"/>
              </w:tcPr>
            </w:tcPrChange>
          </w:tcPr>
          <w:p w14:paraId="369279DD" w14:textId="6AF6620A" w:rsidR="008E004E" w:rsidRPr="000047FC" w:rsidRDefault="008E004E" w:rsidP="008E004E">
            <w:pPr>
              <w:jc w:val="center"/>
              <w:rPr>
                <w:rFonts w:ascii="Cambria" w:hAnsi="Cambria" w:cs="Arial"/>
                <w:b/>
                <w:bCs/>
              </w:rPr>
            </w:pPr>
            <w:r>
              <w:rPr>
                <w:rFonts w:ascii="Cambria" w:hAnsi="Cambria" w:cs="Arial"/>
                <w:b/>
                <w:bCs/>
              </w:rPr>
              <w:t>71</w:t>
            </w:r>
          </w:p>
        </w:tc>
        <w:tc>
          <w:tcPr>
            <w:tcW w:w="1542" w:type="dxa"/>
            <w:tcBorders>
              <w:bottom w:val="single" w:sz="4" w:space="0" w:color="auto"/>
            </w:tcBorders>
            <w:vAlign w:val="center"/>
            <w:tcPrChange w:id="3124" w:author="Sasi Songthong" w:date="2022-06-23T13:04:00Z">
              <w:tcPr>
                <w:tcW w:w="1800" w:type="dxa"/>
                <w:tcBorders>
                  <w:bottom w:val="single" w:sz="4" w:space="0" w:color="auto"/>
                </w:tcBorders>
                <w:vAlign w:val="center"/>
              </w:tcPr>
            </w:tcPrChange>
          </w:tcPr>
          <w:p w14:paraId="2C59DB4B"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125" w:author="Sasi Songthong" w:date="2022-06-23T13:04:00Z">
              <w:tcPr>
                <w:tcW w:w="1800" w:type="dxa"/>
                <w:gridSpan w:val="2"/>
                <w:tcBorders>
                  <w:bottom w:val="single" w:sz="4" w:space="0" w:color="auto"/>
                </w:tcBorders>
                <w:vAlign w:val="center"/>
              </w:tcPr>
            </w:tcPrChange>
          </w:tcPr>
          <w:p w14:paraId="0E3E951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26" w:author="Sasi Songthong" w:date="2022-06-23T13:04:00Z">
              <w:tcPr>
                <w:tcW w:w="1800" w:type="dxa"/>
                <w:tcBorders>
                  <w:bottom w:val="single" w:sz="4" w:space="0" w:color="auto"/>
                </w:tcBorders>
                <w:vAlign w:val="center"/>
              </w:tcPr>
            </w:tcPrChange>
          </w:tcPr>
          <w:p w14:paraId="11E9E90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27" w:author="Sasi Songthong" w:date="2022-06-23T13:04:00Z">
              <w:tcPr>
                <w:tcW w:w="1800" w:type="dxa"/>
                <w:tcBorders>
                  <w:bottom w:val="single" w:sz="4" w:space="0" w:color="auto"/>
                </w:tcBorders>
                <w:vAlign w:val="center"/>
              </w:tcPr>
            </w:tcPrChange>
          </w:tcPr>
          <w:p w14:paraId="559D4CF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28" w:author="Sasi Songthong" w:date="2022-06-23T13:04:00Z">
              <w:tcPr>
                <w:tcW w:w="1800" w:type="dxa"/>
                <w:tcBorders>
                  <w:bottom w:val="single" w:sz="4" w:space="0" w:color="auto"/>
                </w:tcBorders>
                <w:vAlign w:val="center"/>
              </w:tcPr>
            </w:tcPrChange>
          </w:tcPr>
          <w:p w14:paraId="0E9E8C0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129" w:author="Sasi Songthong" w:date="2022-06-23T13:04:00Z">
              <w:tcPr>
                <w:tcW w:w="900" w:type="dxa"/>
                <w:vAlign w:val="center"/>
              </w:tcPr>
            </w:tcPrChange>
          </w:tcPr>
          <w:p w14:paraId="58EE9D97" w14:textId="629218AB" w:rsidR="008E004E" w:rsidRDefault="008E004E" w:rsidP="008E004E">
            <w:pPr>
              <w:jc w:val="center"/>
              <w:rPr>
                <w:rFonts w:ascii="Cambria" w:hAnsi="Cambria" w:cs="Arial"/>
              </w:rPr>
            </w:pPr>
            <w:ins w:id="3130" w:author="Sasi Songthong" w:date="2022-06-23T13:04:00Z">
              <w:r w:rsidRPr="00BF1CE3">
                <w:rPr>
                  <w:rFonts w:ascii="Cambria" w:hAnsi="Cambria" w:cs="Arial"/>
                </w:rPr>
                <w:t>Yes / No</w:t>
              </w:r>
            </w:ins>
          </w:p>
        </w:tc>
        <w:tc>
          <w:tcPr>
            <w:tcW w:w="1543" w:type="dxa"/>
            <w:vAlign w:val="center"/>
            <w:tcPrChange w:id="3131" w:author="Sasi Songthong" w:date="2022-06-23T13:04:00Z">
              <w:tcPr>
                <w:tcW w:w="900" w:type="dxa"/>
                <w:vAlign w:val="center"/>
              </w:tcPr>
            </w:tcPrChange>
          </w:tcPr>
          <w:p w14:paraId="736DC7E5" w14:textId="19C94B4A" w:rsidR="008E004E" w:rsidRDefault="008E004E" w:rsidP="008E004E">
            <w:pPr>
              <w:jc w:val="center"/>
              <w:rPr>
                <w:rFonts w:ascii="Cambria" w:hAnsi="Cambria" w:cs="Arial"/>
              </w:rPr>
            </w:pPr>
            <w:ins w:id="3132" w:author="Sasi Songthong" w:date="2022-06-23T13:04:00Z">
              <w:r w:rsidRPr="00BF1CE3">
                <w:rPr>
                  <w:rFonts w:ascii="Cambria" w:hAnsi="Cambria" w:cs="Arial"/>
                </w:rPr>
                <w:t>Yes / No</w:t>
              </w:r>
            </w:ins>
          </w:p>
        </w:tc>
        <w:tc>
          <w:tcPr>
            <w:tcW w:w="1260" w:type="dxa"/>
            <w:tcBorders>
              <w:bottom w:val="single" w:sz="4" w:space="0" w:color="auto"/>
            </w:tcBorders>
            <w:vAlign w:val="center"/>
            <w:tcPrChange w:id="3133" w:author="Sasi Songthong" w:date="2022-06-23T13:04:00Z">
              <w:tcPr>
                <w:tcW w:w="1260" w:type="dxa"/>
                <w:tcBorders>
                  <w:bottom w:val="single" w:sz="4" w:space="0" w:color="auto"/>
                </w:tcBorders>
                <w:vAlign w:val="center"/>
              </w:tcPr>
            </w:tcPrChange>
          </w:tcPr>
          <w:p w14:paraId="559A8B9C" w14:textId="77777777" w:rsidR="008E004E" w:rsidRDefault="008E004E" w:rsidP="008E004E">
            <w:pPr>
              <w:jc w:val="center"/>
              <w:rPr>
                <w:rFonts w:ascii="Cambria" w:hAnsi="Cambria" w:cs="Arial"/>
              </w:rPr>
            </w:pPr>
          </w:p>
        </w:tc>
      </w:tr>
      <w:tr w:rsidR="008E004E" w14:paraId="0FADA442" w14:textId="77777777" w:rsidTr="008E004E">
        <w:tblPrEx>
          <w:tblW w:w="12865" w:type="dxa"/>
          <w:tblLayout w:type="fixed"/>
          <w:tblPrExChange w:id="3134" w:author="Sasi Songthong" w:date="2022-06-23T13:04:00Z">
            <w:tblPrEx>
              <w:tblW w:w="12865" w:type="dxa"/>
              <w:tblLayout w:type="fixed"/>
            </w:tblPrEx>
          </w:tblPrExChange>
        </w:tblPrEx>
        <w:trPr>
          <w:trHeight w:val="392"/>
          <w:trPrChange w:id="3135" w:author="Sasi Songthong" w:date="2022-06-23T13:04:00Z">
            <w:trPr>
              <w:trHeight w:val="392"/>
            </w:trPr>
          </w:trPrChange>
        </w:trPr>
        <w:tc>
          <w:tcPr>
            <w:tcW w:w="805" w:type="dxa"/>
            <w:tcBorders>
              <w:bottom w:val="single" w:sz="4" w:space="0" w:color="auto"/>
            </w:tcBorders>
            <w:vAlign w:val="center"/>
            <w:tcPrChange w:id="3136" w:author="Sasi Songthong" w:date="2022-06-23T13:04:00Z">
              <w:tcPr>
                <w:tcW w:w="805" w:type="dxa"/>
                <w:tcBorders>
                  <w:bottom w:val="single" w:sz="4" w:space="0" w:color="auto"/>
                </w:tcBorders>
                <w:vAlign w:val="center"/>
              </w:tcPr>
            </w:tcPrChange>
          </w:tcPr>
          <w:p w14:paraId="5C712189" w14:textId="14E18676" w:rsidR="008E004E" w:rsidRPr="000047FC" w:rsidRDefault="008E004E" w:rsidP="008E004E">
            <w:pPr>
              <w:jc w:val="center"/>
              <w:rPr>
                <w:rFonts w:ascii="Cambria" w:hAnsi="Cambria" w:cs="Arial"/>
                <w:b/>
                <w:bCs/>
              </w:rPr>
            </w:pPr>
            <w:r>
              <w:rPr>
                <w:rFonts w:ascii="Cambria" w:hAnsi="Cambria" w:cs="Arial"/>
                <w:b/>
                <w:bCs/>
              </w:rPr>
              <w:t>72</w:t>
            </w:r>
          </w:p>
        </w:tc>
        <w:tc>
          <w:tcPr>
            <w:tcW w:w="1542" w:type="dxa"/>
            <w:tcBorders>
              <w:bottom w:val="single" w:sz="4" w:space="0" w:color="auto"/>
            </w:tcBorders>
            <w:vAlign w:val="center"/>
            <w:tcPrChange w:id="3137" w:author="Sasi Songthong" w:date="2022-06-23T13:04:00Z">
              <w:tcPr>
                <w:tcW w:w="1800" w:type="dxa"/>
                <w:tcBorders>
                  <w:bottom w:val="single" w:sz="4" w:space="0" w:color="auto"/>
                </w:tcBorders>
                <w:vAlign w:val="center"/>
              </w:tcPr>
            </w:tcPrChange>
          </w:tcPr>
          <w:p w14:paraId="7B206E0A"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138" w:author="Sasi Songthong" w:date="2022-06-23T13:04:00Z">
              <w:tcPr>
                <w:tcW w:w="1800" w:type="dxa"/>
                <w:gridSpan w:val="2"/>
                <w:tcBorders>
                  <w:bottom w:val="single" w:sz="4" w:space="0" w:color="auto"/>
                </w:tcBorders>
                <w:vAlign w:val="center"/>
              </w:tcPr>
            </w:tcPrChange>
          </w:tcPr>
          <w:p w14:paraId="262A7DB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39" w:author="Sasi Songthong" w:date="2022-06-23T13:04:00Z">
              <w:tcPr>
                <w:tcW w:w="1800" w:type="dxa"/>
                <w:tcBorders>
                  <w:bottom w:val="single" w:sz="4" w:space="0" w:color="auto"/>
                </w:tcBorders>
                <w:vAlign w:val="center"/>
              </w:tcPr>
            </w:tcPrChange>
          </w:tcPr>
          <w:p w14:paraId="472536D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40" w:author="Sasi Songthong" w:date="2022-06-23T13:04:00Z">
              <w:tcPr>
                <w:tcW w:w="1800" w:type="dxa"/>
                <w:tcBorders>
                  <w:bottom w:val="single" w:sz="4" w:space="0" w:color="auto"/>
                </w:tcBorders>
                <w:vAlign w:val="center"/>
              </w:tcPr>
            </w:tcPrChange>
          </w:tcPr>
          <w:p w14:paraId="79B57E6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141" w:author="Sasi Songthong" w:date="2022-06-23T13:04:00Z">
              <w:tcPr>
                <w:tcW w:w="1800" w:type="dxa"/>
                <w:tcBorders>
                  <w:bottom w:val="single" w:sz="4" w:space="0" w:color="auto"/>
                </w:tcBorders>
                <w:vAlign w:val="center"/>
              </w:tcPr>
            </w:tcPrChange>
          </w:tcPr>
          <w:p w14:paraId="42BF9E1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nil"/>
            </w:tcBorders>
            <w:vAlign w:val="center"/>
            <w:tcPrChange w:id="3142" w:author="Sasi Songthong" w:date="2022-06-23T13:04:00Z">
              <w:tcPr>
                <w:tcW w:w="900" w:type="dxa"/>
                <w:tcBorders>
                  <w:bottom w:val="nil"/>
                </w:tcBorders>
                <w:vAlign w:val="center"/>
              </w:tcPr>
            </w:tcPrChange>
          </w:tcPr>
          <w:p w14:paraId="1575536A" w14:textId="5A5A1053" w:rsidR="008E004E" w:rsidRDefault="008E004E" w:rsidP="008E004E">
            <w:pPr>
              <w:jc w:val="center"/>
              <w:rPr>
                <w:rFonts w:ascii="Cambria" w:hAnsi="Cambria" w:cs="Arial"/>
              </w:rPr>
            </w:pPr>
            <w:ins w:id="3143" w:author="Sasi Songthong" w:date="2022-06-23T13:04:00Z">
              <w:r w:rsidRPr="00BF1CE3">
                <w:rPr>
                  <w:rFonts w:ascii="Cambria" w:hAnsi="Cambria" w:cs="Arial"/>
                </w:rPr>
                <w:t>Yes / No</w:t>
              </w:r>
            </w:ins>
          </w:p>
        </w:tc>
        <w:tc>
          <w:tcPr>
            <w:tcW w:w="1543" w:type="dxa"/>
            <w:tcBorders>
              <w:bottom w:val="nil"/>
            </w:tcBorders>
            <w:vAlign w:val="center"/>
            <w:tcPrChange w:id="3144" w:author="Sasi Songthong" w:date="2022-06-23T13:04:00Z">
              <w:tcPr>
                <w:tcW w:w="900" w:type="dxa"/>
                <w:tcBorders>
                  <w:bottom w:val="nil"/>
                </w:tcBorders>
                <w:vAlign w:val="center"/>
              </w:tcPr>
            </w:tcPrChange>
          </w:tcPr>
          <w:p w14:paraId="4C1FF23A" w14:textId="4C313411" w:rsidR="008E004E" w:rsidRDefault="008E004E" w:rsidP="008E004E">
            <w:pPr>
              <w:jc w:val="center"/>
              <w:rPr>
                <w:rFonts w:ascii="Cambria" w:hAnsi="Cambria" w:cs="Arial"/>
              </w:rPr>
            </w:pPr>
            <w:ins w:id="3145" w:author="Sasi Songthong" w:date="2022-06-23T13:04:00Z">
              <w:r w:rsidRPr="00BF1CE3">
                <w:rPr>
                  <w:rFonts w:ascii="Cambria" w:hAnsi="Cambria" w:cs="Arial"/>
                </w:rPr>
                <w:t>Yes / No</w:t>
              </w:r>
            </w:ins>
          </w:p>
        </w:tc>
        <w:tc>
          <w:tcPr>
            <w:tcW w:w="1260" w:type="dxa"/>
            <w:tcBorders>
              <w:bottom w:val="nil"/>
            </w:tcBorders>
            <w:vAlign w:val="center"/>
            <w:tcPrChange w:id="3146" w:author="Sasi Songthong" w:date="2022-06-23T13:04:00Z">
              <w:tcPr>
                <w:tcW w:w="1260" w:type="dxa"/>
                <w:tcBorders>
                  <w:bottom w:val="nil"/>
                </w:tcBorders>
                <w:vAlign w:val="center"/>
              </w:tcPr>
            </w:tcPrChange>
          </w:tcPr>
          <w:p w14:paraId="009C852C" w14:textId="77777777" w:rsidR="008E004E" w:rsidRDefault="008E004E" w:rsidP="008E004E">
            <w:pPr>
              <w:jc w:val="center"/>
              <w:rPr>
                <w:rFonts w:ascii="Cambria" w:hAnsi="Cambria" w:cs="Arial"/>
              </w:rPr>
            </w:pPr>
          </w:p>
        </w:tc>
      </w:tr>
      <w:tr w:rsidR="003A261C" w:rsidRPr="00894548" w14:paraId="284C93A8" w14:textId="77777777" w:rsidTr="00173BEC">
        <w:trPr>
          <w:trHeight w:val="720"/>
        </w:trPr>
        <w:tc>
          <w:tcPr>
            <w:tcW w:w="12865" w:type="dxa"/>
            <w:gridSpan w:val="10"/>
            <w:tcBorders>
              <w:top w:val="single" w:sz="4" w:space="0" w:color="auto"/>
            </w:tcBorders>
          </w:tcPr>
          <w:p w14:paraId="13831F18" w14:textId="77777777" w:rsidR="003A261C" w:rsidRPr="00894548" w:rsidRDefault="003A261C" w:rsidP="000047FC">
            <w:pPr>
              <w:rPr>
                <w:rFonts w:ascii="Cambria" w:hAnsi="Cambria" w:cs="Arial"/>
                <w:b/>
                <w:bCs/>
                <w:highlight w:val="yellow"/>
              </w:rPr>
            </w:pPr>
            <w:r w:rsidRPr="00894548">
              <w:rPr>
                <w:rFonts w:ascii="Cambria" w:hAnsi="Cambria" w:cs="Arial"/>
                <w:b/>
                <w:bCs/>
              </w:rPr>
              <w:t>Comments:</w:t>
            </w:r>
          </w:p>
        </w:tc>
      </w:tr>
      <w:tr w:rsidR="003A261C" w14:paraId="51FDBBA4" w14:textId="77777777" w:rsidTr="000047FC">
        <w:trPr>
          <w:trHeight w:val="360"/>
        </w:trPr>
        <w:tc>
          <w:tcPr>
            <w:tcW w:w="3055" w:type="dxa"/>
            <w:gridSpan w:val="3"/>
            <w:shd w:val="clear" w:color="auto" w:fill="F2F2F2" w:themeFill="background1" w:themeFillShade="F2"/>
            <w:vAlign w:val="center"/>
          </w:tcPr>
          <w:p w14:paraId="1CC94B25" w14:textId="77777777" w:rsidR="003A261C" w:rsidRPr="00894548" w:rsidRDefault="003A261C"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715481A0" w14:textId="77777777" w:rsidR="003A261C" w:rsidRDefault="003A261C" w:rsidP="000047FC">
            <w:pPr>
              <w:rPr>
                <w:rFonts w:ascii="Cambria" w:hAnsi="Cambria" w:cs="Arial"/>
              </w:rPr>
            </w:pPr>
          </w:p>
        </w:tc>
      </w:tr>
      <w:tr w:rsidR="003A261C" w14:paraId="5F158243" w14:textId="77777777" w:rsidTr="000047FC">
        <w:trPr>
          <w:trHeight w:val="360"/>
        </w:trPr>
        <w:tc>
          <w:tcPr>
            <w:tcW w:w="3055" w:type="dxa"/>
            <w:gridSpan w:val="3"/>
            <w:shd w:val="clear" w:color="auto" w:fill="F2F2F2" w:themeFill="background1" w:themeFillShade="F2"/>
            <w:vAlign w:val="center"/>
          </w:tcPr>
          <w:p w14:paraId="0E146304" w14:textId="386E4B29" w:rsidR="003A261C"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3F273B2A" w14:textId="77777777" w:rsidR="003A261C" w:rsidRDefault="003A261C" w:rsidP="000047FC">
            <w:pPr>
              <w:rPr>
                <w:rFonts w:ascii="Cambria" w:hAnsi="Cambria" w:cs="Arial"/>
              </w:rPr>
            </w:pPr>
          </w:p>
        </w:tc>
      </w:tr>
    </w:tbl>
    <w:p w14:paraId="381566DA" w14:textId="77777777" w:rsidR="006C36A9" w:rsidRDefault="006C36A9" w:rsidP="006C36A9">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147">
          <w:tblGrid>
            <w:gridCol w:w="805"/>
            <w:gridCol w:w="1800"/>
            <w:gridCol w:w="450"/>
            <w:gridCol w:w="1350"/>
            <w:gridCol w:w="1800"/>
            <w:gridCol w:w="1800"/>
            <w:gridCol w:w="1800"/>
            <w:gridCol w:w="900"/>
            <w:gridCol w:w="900"/>
            <w:gridCol w:w="1260"/>
          </w:tblGrid>
        </w:tblGridChange>
      </w:tblGrid>
      <w:tr w:rsidR="006C36A9" w:rsidRPr="00AC51DF" w14:paraId="2B3434A9" w14:textId="77777777" w:rsidTr="000047FC">
        <w:trPr>
          <w:trHeight w:val="256"/>
        </w:trPr>
        <w:tc>
          <w:tcPr>
            <w:tcW w:w="12865" w:type="dxa"/>
            <w:gridSpan w:val="10"/>
            <w:shd w:val="clear" w:color="auto" w:fill="F2F2F2" w:themeFill="background1" w:themeFillShade="F2"/>
            <w:vAlign w:val="center"/>
          </w:tcPr>
          <w:p w14:paraId="28179176" w14:textId="0389F022" w:rsidR="006C36A9" w:rsidRPr="00AC51DF" w:rsidRDefault="006C36A9" w:rsidP="000047FC">
            <w:pPr>
              <w:jc w:val="center"/>
              <w:rPr>
                <w:rFonts w:ascii="Cambria" w:hAnsi="Cambria" w:cs="Arial"/>
                <w:b/>
                <w:bCs/>
              </w:rPr>
            </w:pPr>
            <w:r>
              <w:rPr>
                <w:rFonts w:ascii="Cambria" w:hAnsi="Cambria" w:cs="Arial"/>
                <w:b/>
                <w:bCs/>
              </w:rPr>
              <w:t>Labels 73-80</w:t>
            </w:r>
          </w:p>
        </w:tc>
      </w:tr>
      <w:tr w:rsidR="006C36A9" w14:paraId="3C63C312" w14:textId="77777777" w:rsidTr="000047FC">
        <w:trPr>
          <w:trHeight w:val="256"/>
        </w:trPr>
        <w:tc>
          <w:tcPr>
            <w:tcW w:w="12865" w:type="dxa"/>
            <w:gridSpan w:val="10"/>
            <w:vAlign w:val="center"/>
          </w:tcPr>
          <w:p w14:paraId="0CD4F43D" w14:textId="77777777" w:rsidR="006C36A9" w:rsidRPr="00894548" w:rsidRDefault="006C36A9" w:rsidP="000047FC">
            <w:pPr>
              <w:rPr>
                <w:rFonts w:ascii="Cambria" w:hAnsi="Cambria" w:cs="Arial"/>
                <w:b/>
                <w:bCs/>
              </w:rPr>
            </w:pPr>
            <w:r w:rsidRPr="00894548">
              <w:rPr>
                <w:rFonts w:ascii="Cambria" w:hAnsi="Cambria" w:cs="Arial"/>
                <w:b/>
                <w:bCs/>
              </w:rPr>
              <w:t>Instructions:</w:t>
            </w:r>
          </w:p>
          <w:p w14:paraId="60AA8E84" w14:textId="1E020B6C" w:rsidR="006C36A9" w:rsidRDefault="006C36A9"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73 through 80.</w:t>
            </w:r>
          </w:p>
          <w:p w14:paraId="0A2A4D4D" w14:textId="77777777" w:rsidR="006C36A9" w:rsidRDefault="006C36A9" w:rsidP="000047FC">
            <w:pPr>
              <w:tabs>
                <w:tab w:val="left" w:pos="245"/>
              </w:tabs>
              <w:rPr>
                <w:rFonts w:ascii="Cambria" w:hAnsi="Cambria" w:cs="Arial"/>
              </w:rPr>
            </w:pPr>
            <w:r>
              <w:rPr>
                <w:rFonts w:ascii="Cambria" w:hAnsi="Cambria" w:cs="Arial"/>
              </w:rPr>
              <w:t>2. Lightly rub labels 20 times with gloved hand.  Indicate “Yes” when complete.</w:t>
            </w:r>
          </w:p>
          <w:p w14:paraId="03802503" w14:textId="77777777" w:rsidR="00503864" w:rsidRDefault="00503864" w:rsidP="00503864">
            <w:pPr>
              <w:tabs>
                <w:tab w:val="left" w:pos="245"/>
              </w:tabs>
              <w:rPr>
                <w:ins w:id="3148" w:author="Sasi Songthong" w:date="2022-06-23T12:54:00Z"/>
                <w:rFonts w:ascii="Cambria" w:hAnsi="Cambria" w:cs="Arial"/>
              </w:rPr>
            </w:pPr>
            <w:ins w:id="3149" w:author="Sasi Songthong" w:date="2022-06-23T12:54:00Z">
              <w:r>
                <w:rPr>
                  <w:rFonts w:ascii="Cambria" w:hAnsi="Cambria" w:cs="Arial"/>
                </w:rPr>
                <w:t>3. Lightly rub labels 20 times with gloved hand, which have been wiped with 70% IPA. Indicate “Yes” when complete.</w:t>
              </w:r>
            </w:ins>
          </w:p>
          <w:p w14:paraId="66189DEF" w14:textId="77777777" w:rsidR="00503864" w:rsidRDefault="00503864" w:rsidP="00503864">
            <w:pPr>
              <w:tabs>
                <w:tab w:val="left" w:pos="245"/>
              </w:tabs>
              <w:rPr>
                <w:ins w:id="3150" w:author="Sasi Songthong" w:date="2022-06-23T12:54:00Z"/>
                <w:rFonts w:ascii="Cambria" w:hAnsi="Cambria" w:cs="Arial"/>
              </w:rPr>
            </w:pPr>
            <w:ins w:id="3151" w:author="Sasi Songthong" w:date="2022-06-23T12:54: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596FBC5B" w14:textId="0A9D6D23" w:rsidR="00503864" w:rsidRDefault="00503864" w:rsidP="00503864">
            <w:pPr>
              <w:tabs>
                <w:tab w:val="left" w:pos="245"/>
              </w:tabs>
              <w:rPr>
                <w:ins w:id="3152" w:author="Sasi Songthong" w:date="2022-06-23T12:54:00Z"/>
                <w:rFonts w:ascii="Cambria" w:hAnsi="Cambria" w:cs="Arial"/>
              </w:rPr>
            </w:pPr>
            <w:ins w:id="3153" w:author="Sasi Songthong" w:date="2022-06-23T12:54:00Z">
              <w:r>
                <w:rPr>
                  <w:rFonts w:ascii="Cambria" w:hAnsi="Cambria" w:cs="Arial"/>
                </w:rPr>
                <w:t xml:space="preserve">5. Lightly rub labels 20 times with gloved hand, which have been wiped with </w:t>
              </w:r>
            </w:ins>
            <w:proofErr w:type="spellStart"/>
            <w:ins w:id="3154"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155" w:author="Sasi Songthong" w:date="2022-06-23T12:54:00Z">
              <w:r>
                <w:rPr>
                  <w:rFonts w:ascii="Cambria" w:hAnsi="Cambria" w:cs="Arial"/>
                </w:rPr>
                <w:t>.</w:t>
              </w:r>
              <w:proofErr w:type="gramEnd"/>
              <w:r>
                <w:rPr>
                  <w:rFonts w:ascii="Cambria" w:hAnsi="Cambria" w:cs="Arial"/>
                </w:rPr>
                <w:t xml:space="preserve"> Indicate “Yes” when complete.</w:t>
              </w:r>
            </w:ins>
          </w:p>
          <w:p w14:paraId="2E99C36E" w14:textId="77777777" w:rsidR="00503864" w:rsidRDefault="00503864" w:rsidP="00503864">
            <w:pPr>
              <w:tabs>
                <w:tab w:val="left" w:pos="245"/>
              </w:tabs>
              <w:rPr>
                <w:ins w:id="3156" w:author="Sasi Songthong" w:date="2022-06-23T12:54:00Z"/>
                <w:rFonts w:ascii="Cambria" w:hAnsi="Cambria" w:cs="Arial"/>
              </w:rPr>
            </w:pPr>
            <w:ins w:id="3157" w:author="Sasi Songthong" w:date="2022-06-23T12:54:00Z">
              <w:r>
                <w:rPr>
                  <w:rFonts w:ascii="Cambria" w:hAnsi="Cambria" w:cs="Arial"/>
                </w:rPr>
                <w:t>6. Shuffled / rub with each package with 1 or more other package 20 times.  Indicate “Yes” when complete.</w:t>
              </w:r>
            </w:ins>
          </w:p>
          <w:p w14:paraId="5BEB1AAA" w14:textId="77777777" w:rsidR="00503864" w:rsidRDefault="00503864" w:rsidP="00503864">
            <w:pPr>
              <w:tabs>
                <w:tab w:val="left" w:pos="245"/>
              </w:tabs>
              <w:rPr>
                <w:ins w:id="3158" w:author="Sasi Songthong" w:date="2022-06-23T12:54:00Z"/>
                <w:rFonts w:ascii="Cambria" w:hAnsi="Cambria" w:cs="Arial"/>
              </w:rPr>
            </w:pPr>
            <w:ins w:id="3159" w:author="Sasi Songthong" w:date="2022-06-23T12:54:00Z">
              <w:r>
                <w:rPr>
                  <w:rFonts w:ascii="Cambria" w:hAnsi="Cambria" w:cs="Arial"/>
                </w:rPr>
                <w:t>7. Visually Inspect legibility of each label and verify presence of 3 labels on each package.  Document results.</w:t>
              </w:r>
            </w:ins>
          </w:p>
          <w:p w14:paraId="656AE570" w14:textId="77777777" w:rsidR="00503864" w:rsidRPr="00890057" w:rsidRDefault="00503864" w:rsidP="00503864">
            <w:pPr>
              <w:tabs>
                <w:tab w:val="left" w:pos="245"/>
              </w:tabs>
              <w:rPr>
                <w:ins w:id="3160" w:author="Sasi Songthong" w:date="2022-06-23T12:54:00Z"/>
                <w:rFonts w:ascii="Cambria" w:hAnsi="Cambria" w:cs="Arial"/>
                <w:noProof/>
              </w:rPr>
            </w:pPr>
            <w:ins w:id="3161" w:author="Sasi Songthong" w:date="2022-06-23T12:54:00Z">
              <w:r>
                <w:rPr>
                  <w:rFonts w:ascii="Cambria" w:hAnsi="Cambria" w:cs="Arial"/>
                </w:rPr>
                <w:t>8. Specify P (Pass) if “Yes” is indicated in the results column.</w:t>
              </w:r>
            </w:ins>
          </w:p>
          <w:p w14:paraId="13E4334E" w14:textId="50F0F94A" w:rsidR="006C36A9" w:rsidDel="00503864" w:rsidRDefault="00503864" w:rsidP="00503864">
            <w:pPr>
              <w:tabs>
                <w:tab w:val="left" w:pos="245"/>
              </w:tabs>
              <w:rPr>
                <w:del w:id="3162" w:author="Sasi Songthong" w:date="2022-06-23T12:54:00Z"/>
                <w:rFonts w:ascii="Cambria" w:hAnsi="Cambria" w:cs="Arial"/>
              </w:rPr>
            </w:pPr>
            <w:ins w:id="3163" w:author="Sasi Songthong" w:date="2022-06-23T12:54:00Z">
              <w:r>
                <w:rPr>
                  <w:rFonts w:ascii="Cambria" w:hAnsi="Cambria" w:cs="Arial"/>
                </w:rPr>
                <w:t>9</w:t>
              </w:r>
              <w:r w:rsidRPr="00890057">
                <w:rPr>
                  <w:rFonts w:ascii="Cambria" w:hAnsi="Cambria" w:cs="Arial"/>
                </w:rPr>
                <w:t>. Record comments and additional information in the “Comments” section or N/A.</w:t>
              </w:r>
            </w:ins>
            <w:del w:id="3164" w:author="Sasi Songthong" w:date="2022-06-23T12:54:00Z">
              <w:r w:rsidR="006C36A9" w:rsidDel="00503864">
                <w:rPr>
                  <w:rFonts w:ascii="Cambria" w:hAnsi="Cambria" w:cs="Arial"/>
                </w:rPr>
                <w:delText>3. Lightly rub labels 20 times with gloved hand, which have been exposed to 70% IPA. Indicate “Yes” when complete.</w:delText>
              </w:r>
            </w:del>
          </w:p>
          <w:p w14:paraId="3490F0E2" w14:textId="18578E4F" w:rsidR="006C36A9" w:rsidDel="00503864" w:rsidRDefault="006C36A9" w:rsidP="000047FC">
            <w:pPr>
              <w:tabs>
                <w:tab w:val="left" w:pos="245"/>
              </w:tabs>
              <w:rPr>
                <w:del w:id="3165" w:author="Sasi Songthong" w:date="2022-06-23T12:54:00Z"/>
                <w:rFonts w:ascii="Cambria" w:hAnsi="Cambria" w:cs="Arial"/>
              </w:rPr>
            </w:pPr>
            <w:del w:id="3166" w:author="Sasi Songthong" w:date="2022-06-23T12:54:00Z">
              <w:r w:rsidDel="00503864">
                <w:rPr>
                  <w:rFonts w:ascii="Cambria" w:hAnsi="Cambria" w:cs="Arial"/>
                </w:rPr>
                <w:delText>4. Lightly rub labels 20 times with gloved hand, which have been exposed to prepared Vesphene III.  Indicate “Yes” when complete.</w:delText>
              </w:r>
            </w:del>
          </w:p>
          <w:p w14:paraId="3775D4C3" w14:textId="4D6C8939" w:rsidR="006C36A9" w:rsidDel="00503864" w:rsidRDefault="006C36A9" w:rsidP="000047FC">
            <w:pPr>
              <w:tabs>
                <w:tab w:val="left" w:pos="245"/>
              </w:tabs>
              <w:rPr>
                <w:del w:id="3167" w:author="Sasi Songthong" w:date="2022-06-23T12:54:00Z"/>
                <w:rFonts w:ascii="Cambria" w:hAnsi="Cambria" w:cs="Arial"/>
              </w:rPr>
            </w:pPr>
            <w:del w:id="3168" w:author="Sasi Songthong" w:date="2022-06-23T12:54:00Z">
              <w:r w:rsidDel="00503864">
                <w:rPr>
                  <w:rFonts w:ascii="Cambria" w:hAnsi="Cambria" w:cs="Arial"/>
                </w:rPr>
                <w:delText>5. Lightly rub labels 20 times with gloved hand, which have been exposed to Spore-Klenz. Indicate “Yes” when complete.</w:delText>
              </w:r>
            </w:del>
          </w:p>
          <w:p w14:paraId="3E6FFB55" w14:textId="3FC2C10D" w:rsidR="006C36A9" w:rsidDel="00503864" w:rsidRDefault="006C36A9" w:rsidP="000047FC">
            <w:pPr>
              <w:tabs>
                <w:tab w:val="left" w:pos="245"/>
              </w:tabs>
              <w:rPr>
                <w:del w:id="3169" w:author="Sasi Songthong" w:date="2022-06-23T12:54:00Z"/>
                <w:rFonts w:ascii="Cambria" w:hAnsi="Cambria" w:cs="Arial"/>
              </w:rPr>
            </w:pPr>
            <w:del w:id="3170" w:author="Sasi Songthong" w:date="2022-06-23T12:54:00Z">
              <w:r w:rsidDel="00503864">
                <w:rPr>
                  <w:rFonts w:ascii="Cambria" w:hAnsi="Cambria" w:cs="Arial"/>
                </w:rPr>
                <w:delText>6. Shuffled / rub with each package with 1 or more other package 20 times.  Indicate “Yes” when complete.</w:delText>
              </w:r>
            </w:del>
          </w:p>
          <w:p w14:paraId="6909B216" w14:textId="347199B7" w:rsidR="006C36A9" w:rsidDel="00503864" w:rsidRDefault="006C36A9" w:rsidP="000047FC">
            <w:pPr>
              <w:tabs>
                <w:tab w:val="left" w:pos="245"/>
              </w:tabs>
              <w:rPr>
                <w:del w:id="3171" w:author="Sasi Songthong" w:date="2022-06-23T12:54:00Z"/>
                <w:rFonts w:ascii="Cambria" w:hAnsi="Cambria" w:cs="Arial"/>
              </w:rPr>
            </w:pPr>
            <w:del w:id="3172" w:author="Sasi Songthong" w:date="2022-06-23T12:54:00Z">
              <w:r w:rsidDel="00503864">
                <w:rPr>
                  <w:rFonts w:ascii="Cambria" w:hAnsi="Cambria" w:cs="Arial"/>
                </w:rPr>
                <w:delText>7. Visually Inspect legibility of each label and verify the label remains securely affixed to the package.  Document results.</w:delText>
              </w:r>
            </w:del>
          </w:p>
          <w:p w14:paraId="3401D766" w14:textId="25CEA441" w:rsidR="006C36A9" w:rsidRPr="00890057" w:rsidDel="00503864" w:rsidRDefault="006C36A9" w:rsidP="000047FC">
            <w:pPr>
              <w:tabs>
                <w:tab w:val="left" w:pos="245"/>
              </w:tabs>
              <w:rPr>
                <w:del w:id="3173" w:author="Sasi Songthong" w:date="2022-06-23T12:54:00Z"/>
                <w:rFonts w:ascii="Cambria" w:hAnsi="Cambria" w:cs="Arial"/>
                <w:noProof/>
              </w:rPr>
            </w:pPr>
            <w:del w:id="3174" w:author="Sasi Songthong" w:date="2022-06-23T12:54:00Z">
              <w:r w:rsidDel="00503864">
                <w:rPr>
                  <w:rFonts w:ascii="Cambria" w:hAnsi="Cambria" w:cs="Arial"/>
                </w:rPr>
                <w:delText>8. Specify P (Pass) if “Yes” is indicated in the results column.</w:delText>
              </w:r>
            </w:del>
          </w:p>
          <w:p w14:paraId="45B142FD" w14:textId="77777777" w:rsidR="006C36A9" w:rsidRDefault="006C36A9" w:rsidP="000047FC">
            <w:pPr>
              <w:rPr>
                <w:rFonts w:ascii="Cambria" w:hAnsi="Cambria" w:cs="Arial"/>
              </w:rPr>
            </w:pPr>
            <w:r>
              <w:rPr>
                <w:rFonts w:ascii="Cambria" w:hAnsi="Cambria" w:cs="Arial"/>
              </w:rPr>
              <w:t>9</w:t>
            </w:r>
            <w:r w:rsidRPr="00890057">
              <w:rPr>
                <w:rFonts w:ascii="Cambria" w:hAnsi="Cambria" w:cs="Arial"/>
              </w:rPr>
              <w:t>. Record comments and additional information in the “Comments” section or N/A.</w:t>
            </w:r>
          </w:p>
        </w:tc>
      </w:tr>
      <w:tr w:rsidR="008E004E" w:rsidRPr="00894548" w14:paraId="1E87E58B" w14:textId="77777777" w:rsidTr="008E004E">
        <w:tblPrEx>
          <w:tblW w:w="12865" w:type="dxa"/>
          <w:tblLayout w:type="fixed"/>
          <w:tblPrExChange w:id="3175" w:author="Sasi Songthong" w:date="2022-06-23T13:04:00Z">
            <w:tblPrEx>
              <w:tblW w:w="12865" w:type="dxa"/>
              <w:tblLayout w:type="fixed"/>
            </w:tblPrEx>
          </w:tblPrExChange>
        </w:tblPrEx>
        <w:trPr>
          <w:trHeight w:val="288"/>
          <w:trPrChange w:id="3176" w:author="Sasi Songthong" w:date="2022-06-23T13:04:00Z">
            <w:trPr>
              <w:trHeight w:val="288"/>
            </w:trPr>
          </w:trPrChange>
        </w:trPr>
        <w:tc>
          <w:tcPr>
            <w:tcW w:w="805" w:type="dxa"/>
            <w:shd w:val="clear" w:color="auto" w:fill="F2F2F2" w:themeFill="background1" w:themeFillShade="F2"/>
            <w:vAlign w:val="center"/>
            <w:tcPrChange w:id="3177" w:author="Sasi Songthong" w:date="2022-06-23T13:04:00Z">
              <w:tcPr>
                <w:tcW w:w="805" w:type="dxa"/>
                <w:shd w:val="clear" w:color="auto" w:fill="F2F2F2" w:themeFill="background1" w:themeFillShade="F2"/>
                <w:vAlign w:val="center"/>
              </w:tcPr>
            </w:tcPrChange>
          </w:tcPr>
          <w:p w14:paraId="5A3F573D"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178" w:author="Sasi Songthong" w:date="2022-06-23T13:04:00Z">
              <w:tcPr>
                <w:tcW w:w="1800" w:type="dxa"/>
                <w:shd w:val="clear" w:color="auto" w:fill="F2F2F2" w:themeFill="background1" w:themeFillShade="F2"/>
                <w:vAlign w:val="center"/>
              </w:tcPr>
            </w:tcPrChange>
          </w:tcPr>
          <w:p w14:paraId="4B02A6DC"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179" w:author="Sasi Songthong" w:date="2022-06-23T13:04:00Z">
              <w:tcPr>
                <w:tcW w:w="1800" w:type="dxa"/>
                <w:gridSpan w:val="2"/>
                <w:shd w:val="clear" w:color="auto" w:fill="F2F2F2" w:themeFill="background1" w:themeFillShade="F2"/>
                <w:vAlign w:val="center"/>
              </w:tcPr>
            </w:tcPrChange>
          </w:tcPr>
          <w:p w14:paraId="3FC82EBF"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180" w:author="Sasi Songthong" w:date="2022-06-23T13:04:00Z">
              <w:tcPr>
                <w:tcW w:w="1800" w:type="dxa"/>
                <w:shd w:val="clear" w:color="auto" w:fill="F2F2F2" w:themeFill="background1" w:themeFillShade="F2"/>
                <w:vAlign w:val="center"/>
              </w:tcPr>
            </w:tcPrChange>
          </w:tcPr>
          <w:p w14:paraId="7DB633A5"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181" w:author="Sasi Songthong" w:date="2022-06-23T13:04:00Z">
              <w:tcPr>
                <w:tcW w:w="1800" w:type="dxa"/>
                <w:shd w:val="clear" w:color="auto" w:fill="F2F2F2" w:themeFill="background1" w:themeFillShade="F2"/>
                <w:vAlign w:val="center"/>
              </w:tcPr>
            </w:tcPrChange>
          </w:tcPr>
          <w:p w14:paraId="51E82E1C" w14:textId="547087D1" w:rsidR="008E004E" w:rsidRPr="00894548" w:rsidRDefault="008E004E" w:rsidP="008E004E">
            <w:pPr>
              <w:jc w:val="center"/>
              <w:rPr>
                <w:rFonts w:ascii="Cambria" w:hAnsi="Cambria" w:cs="Arial"/>
                <w:b/>
                <w:bCs/>
              </w:rPr>
            </w:pPr>
            <w:r>
              <w:rPr>
                <w:rFonts w:ascii="Cambria" w:hAnsi="Cambria" w:cs="Arial"/>
                <w:b/>
                <w:bCs/>
              </w:rPr>
              <w:t xml:space="preserve">20 x </w:t>
            </w:r>
            <w:del w:id="3182" w:author="Sasi Songthong" w:date="2022-06-23T13:07:00Z">
              <w:r w:rsidDel="00FF2FDD">
                <w:rPr>
                  <w:rFonts w:ascii="Cambria" w:hAnsi="Cambria" w:cs="Arial"/>
                  <w:b/>
                  <w:bCs/>
                </w:rPr>
                <w:delText>Spore-Klenz</w:delText>
              </w:r>
            </w:del>
            <w:proofErr w:type="spellStart"/>
            <w:ins w:id="3183"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184" w:author="Sasi Songthong" w:date="2022-06-23T13:04:00Z">
              <w:tcPr>
                <w:tcW w:w="1800" w:type="dxa"/>
                <w:shd w:val="clear" w:color="auto" w:fill="F2F2F2" w:themeFill="background1" w:themeFillShade="F2"/>
                <w:vAlign w:val="center"/>
              </w:tcPr>
            </w:tcPrChange>
          </w:tcPr>
          <w:p w14:paraId="533DDB09"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185" w:author="Sasi Songthong" w:date="2022-06-23T13:04:00Z">
              <w:tcPr>
                <w:tcW w:w="900" w:type="dxa"/>
                <w:shd w:val="clear" w:color="auto" w:fill="F2F2F2" w:themeFill="background1" w:themeFillShade="F2"/>
                <w:vAlign w:val="center"/>
              </w:tcPr>
            </w:tcPrChange>
          </w:tcPr>
          <w:p w14:paraId="1FED34C7" w14:textId="77777777" w:rsidR="008E004E" w:rsidRPr="001E738F" w:rsidRDefault="008E004E" w:rsidP="008E004E">
            <w:pPr>
              <w:jc w:val="center"/>
              <w:rPr>
                <w:ins w:id="3186" w:author="Sasi Songthong" w:date="2022-06-23T13:04:00Z"/>
                <w:rFonts w:ascii="Cambria" w:hAnsi="Cambria" w:cs="Arial"/>
                <w:b/>
                <w:bCs/>
              </w:rPr>
            </w:pPr>
            <w:ins w:id="3187" w:author="Sasi Songthong" w:date="2022-06-23T13:04:00Z">
              <w:r w:rsidRPr="001E738F">
                <w:rPr>
                  <w:rFonts w:ascii="Cambria" w:hAnsi="Cambria" w:cs="Arial"/>
                  <w:b/>
                  <w:bCs/>
                </w:rPr>
                <w:t>Results:</w:t>
              </w:r>
            </w:ins>
          </w:p>
          <w:p w14:paraId="02CD3077" w14:textId="6A0E7648" w:rsidR="008E004E" w:rsidDel="00503864" w:rsidRDefault="008E004E" w:rsidP="008E004E">
            <w:pPr>
              <w:jc w:val="center"/>
              <w:rPr>
                <w:rFonts w:ascii="Cambria" w:hAnsi="Cambria" w:cs="Arial"/>
                <w:b/>
                <w:bCs/>
              </w:rPr>
            </w:pPr>
            <w:ins w:id="3188" w:author="Sasi Songthong" w:date="2022-06-23T13:04:00Z">
              <w:r w:rsidRPr="001E738F">
                <w:rPr>
                  <w:rFonts w:ascii="Cambria" w:hAnsi="Cambria" w:cs="Arial"/>
                  <w:b/>
                  <w:bCs/>
                </w:rPr>
                <w:t>Label legible?</w:t>
              </w:r>
            </w:ins>
            <w:del w:id="3189"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3190" w:author="Sasi Songthong" w:date="2022-06-23T13:04:00Z">
              <w:tcPr>
                <w:tcW w:w="900" w:type="dxa"/>
                <w:shd w:val="clear" w:color="auto" w:fill="F2F2F2" w:themeFill="background1" w:themeFillShade="F2"/>
                <w:vAlign w:val="center"/>
              </w:tcPr>
            </w:tcPrChange>
          </w:tcPr>
          <w:p w14:paraId="47DC86A4" w14:textId="77777777" w:rsidR="008E004E" w:rsidRPr="001E738F" w:rsidRDefault="008E004E" w:rsidP="008E004E">
            <w:pPr>
              <w:jc w:val="center"/>
              <w:rPr>
                <w:ins w:id="3191" w:author="Sasi Songthong" w:date="2022-06-23T13:04:00Z"/>
                <w:rFonts w:ascii="Cambria" w:hAnsi="Cambria" w:cs="Arial"/>
                <w:b/>
                <w:bCs/>
              </w:rPr>
            </w:pPr>
            <w:ins w:id="3192" w:author="Sasi Songthong" w:date="2022-06-23T13:04:00Z">
              <w:r w:rsidRPr="001E738F">
                <w:rPr>
                  <w:rFonts w:ascii="Cambria" w:hAnsi="Cambria" w:cs="Arial"/>
                  <w:b/>
                  <w:bCs/>
                </w:rPr>
                <w:t>Results:</w:t>
              </w:r>
            </w:ins>
          </w:p>
          <w:p w14:paraId="78A93FB5" w14:textId="72261D4A" w:rsidR="008E004E" w:rsidRPr="00894548" w:rsidRDefault="008E004E" w:rsidP="008E004E">
            <w:pPr>
              <w:jc w:val="center"/>
              <w:rPr>
                <w:rFonts w:ascii="Cambria" w:hAnsi="Cambria" w:cs="Arial"/>
                <w:b/>
                <w:bCs/>
              </w:rPr>
            </w:pPr>
            <w:ins w:id="3193" w:author="Sasi Songthong" w:date="2022-06-23T13:04:00Z">
              <w:r w:rsidRPr="001E738F">
                <w:rPr>
                  <w:rFonts w:ascii="Cambria" w:hAnsi="Cambria" w:cs="Arial"/>
                  <w:b/>
                  <w:bCs/>
                </w:rPr>
                <w:t>Label Present?</w:t>
              </w:r>
            </w:ins>
            <w:del w:id="3194"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3195" w:author="Sasi Songthong" w:date="2022-06-23T13:04:00Z">
              <w:tcPr>
                <w:tcW w:w="1260" w:type="dxa"/>
                <w:shd w:val="clear" w:color="auto" w:fill="F2F2F2" w:themeFill="background1" w:themeFillShade="F2"/>
                <w:vAlign w:val="center"/>
              </w:tcPr>
            </w:tcPrChange>
          </w:tcPr>
          <w:p w14:paraId="0FFE0163"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7D9A5C25" w14:textId="77777777" w:rsidTr="008E004E">
        <w:tblPrEx>
          <w:tblW w:w="12865" w:type="dxa"/>
          <w:tblLayout w:type="fixed"/>
          <w:tblPrExChange w:id="3196" w:author="Sasi Songthong" w:date="2022-06-23T13:04:00Z">
            <w:tblPrEx>
              <w:tblW w:w="12865" w:type="dxa"/>
              <w:tblLayout w:type="fixed"/>
            </w:tblPrEx>
          </w:tblPrExChange>
        </w:tblPrEx>
        <w:trPr>
          <w:trHeight w:val="404"/>
          <w:trPrChange w:id="3197" w:author="Sasi Songthong" w:date="2022-06-23T13:04:00Z">
            <w:trPr>
              <w:trHeight w:val="404"/>
            </w:trPr>
          </w:trPrChange>
        </w:trPr>
        <w:tc>
          <w:tcPr>
            <w:tcW w:w="805" w:type="dxa"/>
            <w:vAlign w:val="center"/>
            <w:tcPrChange w:id="3198" w:author="Sasi Songthong" w:date="2022-06-23T13:04:00Z">
              <w:tcPr>
                <w:tcW w:w="805" w:type="dxa"/>
                <w:vAlign w:val="center"/>
              </w:tcPr>
            </w:tcPrChange>
          </w:tcPr>
          <w:p w14:paraId="5E7DD046" w14:textId="3CFD30C6" w:rsidR="008E004E" w:rsidRPr="000047FC" w:rsidRDefault="008E004E" w:rsidP="008E004E">
            <w:pPr>
              <w:jc w:val="center"/>
              <w:rPr>
                <w:rFonts w:ascii="Cambria" w:hAnsi="Cambria" w:cs="Arial"/>
                <w:b/>
                <w:bCs/>
              </w:rPr>
            </w:pPr>
            <w:r>
              <w:rPr>
                <w:rFonts w:ascii="Cambria" w:hAnsi="Cambria" w:cs="Arial"/>
                <w:b/>
                <w:bCs/>
              </w:rPr>
              <w:t>73</w:t>
            </w:r>
          </w:p>
        </w:tc>
        <w:tc>
          <w:tcPr>
            <w:tcW w:w="1542" w:type="dxa"/>
            <w:vAlign w:val="center"/>
            <w:tcPrChange w:id="3199" w:author="Sasi Songthong" w:date="2022-06-23T13:04:00Z">
              <w:tcPr>
                <w:tcW w:w="1800" w:type="dxa"/>
                <w:vAlign w:val="center"/>
              </w:tcPr>
            </w:tcPrChange>
          </w:tcPr>
          <w:p w14:paraId="1BABF1E9"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3200" w:author="Sasi Songthong" w:date="2022-06-23T13:04:00Z">
              <w:tcPr>
                <w:tcW w:w="1800" w:type="dxa"/>
                <w:gridSpan w:val="2"/>
                <w:vAlign w:val="center"/>
              </w:tcPr>
            </w:tcPrChange>
          </w:tcPr>
          <w:p w14:paraId="2E6C4160"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201" w:author="Sasi Songthong" w:date="2022-06-23T13:04:00Z">
              <w:tcPr>
                <w:tcW w:w="1800" w:type="dxa"/>
                <w:vAlign w:val="center"/>
              </w:tcPr>
            </w:tcPrChange>
          </w:tcPr>
          <w:p w14:paraId="0A14CF87"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202" w:author="Sasi Songthong" w:date="2022-06-23T13:04:00Z">
              <w:tcPr>
                <w:tcW w:w="1800" w:type="dxa"/>
                <w:vAlign w:val="center"/>
              </w:tcPr>
            </w:tcPrChange>
          </w:tcPr>
          <w:p w14:paraId="5B6A24BD"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203" w:author="Sasi Songthong" w:date="2022-06-23T13:04:00Z">
              <w:tcPr>
                <w:tcW w:w="1800" w:type="dxa"/>
                <w:vAlign w:val="center"/>
              </w:tcPr>
            </w:tcPrChange>
          </w:tcPr>
          <w:p w14:paraId="1210576E"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204" w:author="Sasi Songthong" w:date="2022-06-23T13:04:00Z">
              <w:tcPr>
                <w:tcW w:w="900" w:type="dxa"/>
                <w:vAlign w:val="center"/>
              </w:tcPr>
            </w:tcPrChange>
          </w:tcPr>
          <w:p w14:paraId="3FC95A59" w14:textId="3B3E864F" w:rsidR="008E004E" w:rsidDel="006402E7" w:rsidRDefault="008E004E" w:rsidP="008E004E">
            <w:pPr>
              <w:jc w:val="center"/>
              <w:rPr>
                <w:del w:id="3205" w:author="Sasi Songthong" w:date="2022-06-23T12:57:00Z"/>
                <w:rFonts w:ascii="Cambria" w:hAnsi="Cambria" w:cs="Arial"/>
              </w:rPr>
            </w:pPr>
            <w:ins w:id="3206" w:author="Sasi Songthong" w:date="2022-06-23T13:04:00Z">
              <w:r>
                <w:rPr>
                  <w:rFonts w:ascii="Cambria" w:hAnsi="Cambria" w:cs="Arial"/>
                </w:rPr>
                <w:t>Yes / No</w:t>
              </w:r>
            </w:ins>
            <w:del w:id="3207" w:author="Sasi Songthong" w:date="2022-06-23T12:54:00Z">
              <w:r w:rsidDel="00503864">
                <w:rPr>
                  <w:rFonts w:ascii="Cambria" w:hAnsi="Cambria" w:cs="Arial"/>
                </w:rPr>
                <w:delText>Yes / No</w:delText>
              </w:r>
            </w:del>
          </w:p>
          <w:p w14:paraId="2A9BE71E" w14:textId="244E8F62" w:rsidR="008E004E" w:rsidDel="006402E7" w:rsidRDefault="008E004E" w:rsidP="008E004E">
            <w:pPr>
              <w:jc w:val="center"/>
              <w:rPr>
                <w:del w:id="3208" w:author="Sasi Songthong" w:date="2022-06-23T12:57:00Z"/>
                <w:rFonts w:ascii="Cambria" w:hAnsi="Cambria" w:cs="Arial"/>
              </w:rPr>
            </w:pPr>
            <w:del w:id="3209" w:author="Sasi Songthong" w:date="2022-06-23T12:54:00Z">
              <w:r w:rsidRPr="00BF1CE3" w:rsidDel="00503864">
                <w:rPr>
                  <w:rFonts w:ascii="Cambria" w:hAnsi="Cambria" w:cs="Arial"/>
                </w:rPr>
                <w:delText>Yes / No</w:delText>
              </w:r>
            </w:del>
          </w:p>
          <w:p w14:paraId="39FE3B1F" w14:textId="74DF68CE" w:rsidR="008E004E" w:rsidDel="006402E7" w:rsidRDefault="008E004E" w:rsidP="008E004E">
            <w:pPr>
              <w:jc w:val="center"/>
              <w:rPr>
                <w:del w:id="3210" w:author="Sasi Songthong" w:date="2022-06-23T12:57:00Z"/>
                <w:rFonts w:ascii="Cambria" w:hAnsi="Cambria" w:cs="Arial"/>
              </w:rPr>
            </w:pPr>
            <w:del w:id="3211" w:author="Sasi Songthong" w:date="2022-06-23T12:54:00Z">
              <w:r w:rsidRPr="00BF1CE3" w:rsidDel="00503864">
                <w:rPr>
                  <w:rFonts w:ascii="Cambria" w:hAnsi="Cambria" w:cs="Arial"/>
                </w:rPr>
                <w:delText>Yes / No</w:delText>
              </w:r>
            </w:del>
          </w:p>
          <w:p w14:paraId="523E63C1" w14:textId="77777777" w:rsidR="008E004E" w:rsidRDefault="008E004E" w:rsidP="008E004E">
            <w:pPr>
              <w:jc w:val="center"/>
              <w:rPr>
                <w:rFonts w:ascii="Cambria" w:hAnsi="Cambria" w:cs="Arial"/>
              </w:rPr>
            </w:pPr>
            <w:del w:id="3212" w:author="Sasi Songthong" w:date="2022-06-23T12:54:00Z">
              <w:r w:rsidRPr="00BF1CE3" w:rsidDel="00503864">
                <w:rPr>
                  <w:rFonts w:ascii="Cambria" w:hAnsi="Cambria" w:cs="Arial"/>
                </w:rPr>
                <w:delText>Yes / No</w:delText>
              </w:r>
            </w:del>
          </w:p>
        </w:tc>
        <w:tc>
          <w:tcPr>
            <w:tcW w:w="1543" w:type="dxa"/>
            <w:vAlign w:val="center"/>
            <w:tcPrChange w:id="3213" w:author="Sasi Songthong" w:date="2022-06-23T13:04:00Z">
              <w:tcPr>
                <w:tcW w:w="900" w:type="dxa"/>
                <w:vAlign w:val="center"/>
              </w:tcPr>
            </w:tcPrChange>
          </w:tcPr>
          <w:p w14:paraId="47DBB3D8" w14:textId="68B36A3A" w:rsidR="008E004E" w:rsidDel="006402E7" w:rsidRDefault="008E004E" w:rsidP="008E004E">
            <w:pPr>
              <w:jc w:val="center"/>
              <w:rPr>
                <w:del w:id="3214" w:author="Sasi Songthong" w:date="2022-06-23T12:57:00Z"/>
                <w:rFonts w:ascii="Cambria" w:hAnsi="Cambria" w:cs="Arial"/>
              </w:rPr>
            </w:pPr>
            <w:ins w:id="3215" w:author="Sasi Songthong" w:date="2022-06-23T13:04:00Z">
              <w:r>
                <w:rPr>
                  <w:rFonts w:ascii="Cambria" w:hAnsi="Cambria" w:cs="Arial"/>
                </w:rPr>
                <w:t>Yes / No</w:t>
              </w:r>
            </w:ins>
            <w:del w:id="3216" w:author="Sasi Songthong" w:date="2022-06-23T12:54:00Z">
              <w:r w:rsidRPr="00BF1CE3" w:rsidDel="00503864">
                <w:rPr>
                  <w:rFonts w:ascii="Cambria" w:hAnsi="Cambria" w:cs="Arial"/>
                </w:rPr>
                <w:delText>Yes / No</w:delText>
              </w:r>
            </w:del>
          </w:p>
          <w:p w14:paraId="528F2EF9" w14:textId="53C7B5B6" w:rsidR="008E004E" w:rsidDel="006402E7" w:rsidRDefault="008E004E" w:rsidP="008E004E">
            <w:pPr>
              <w:jc w:val="center"/>
              <w:rPr>
                <w:del w:id="3217" w:author="Sasi Songthong" w:date="2022-06-23T12:57:00Z"/>
                <w:rFonts w:ascii="Cambria" w:hAnsi="Cambria" w:cs="Arial"/>
              </w:rPr>
            </w:pPr>
            <w:del w:id="3218" w:author="Sasi Songthong" w:date="2022-06-23T12:54:00Z">
              <w:r w:rsidRPr="00BF1CE3" w:rsidDel="00503864">
                <w:rPr>
                  <w:rFonts w:ascii="Cambria" w:hAnsi="Cambria" w:cs="Arial"/>
                </w:rPr>
                <w:delText>Yes / No</w:delText>
              </w:r>
            </w:del>
          </w:p>
          <w:p w14:paraId="5A09E790" w14:textId="2F92E707" w:rsidR="008E004E" w:rsidDel="006402E7" w:rsidRDefault="008E004E" w:rsidP="008E004E">
            <w:pPr>
              <w:jc w:val="center"/>
              <w:rPr>
                <w:del w:id="3219" w:author="Sasi Songthong" w:date="2022-06-23T12:57:00Z"/>
                <w:rFonts w:ascii="Cambria" w:hAnsi="Cambria" w:cs="Arial"/>
              </w:rPr>
            </w:pPr>
            <w:del w:id="3220" w:author="Sasi Songthong" w:date="2022-06-23T12:54:00Z">
              <w:r w:rsidRPr="00BF1CE3" w:rsidDel="00503864">
                <w:rPr>
                  <w:rFonts w:ascii="Cambria" w:hAnsi="Cambria" w:cs="Arial"/>
                </w:rPr>
                <w:delText>Yes / No</w:delText>
              </w:r>
            </w:del>
          </w:p>
          <w:p w14:paraId="17F6D89A" w14:textId="490568BD" w:rsidR="008E004E" w:rsidRDefault="008E004E" w:rsidP="008E004E">
            <w:pPr>
              <w:jc w:val="center"/>
              <w:rPr>
                <w:rFonts w:ascii="Cambria" w:hAnsi="Cambria" w:cs="Arial"/>
              </w:rPr>
            </w:pPr>
            <w:del w:id="3221" w:author="Sasi Songthong" w:date="2022-06-23T12:54:00Z">
              <w:r w:rsidRPr="00BF1CE3" w:rsidDel="00503864">
                <w:rPr>
                  <w:rFonts w:ascii="Cambria" w:hAnsi="Cambria" w:cs="Arial"/>
                </w:rPr>
                <w:delText>Yes / No</w:delText>
              </w:r>
            </w:del>
          </w:p>
        </w:tc>
        <w:tc>
          <w:tcPr>
            <w:tcW w:w="1260" w:type="dxa"/>
            <w:vAlign w:val="center"/>
            <w:tcPrChange w:id="3222" w:author="Sasi Songthong" w:date="2022-06-23T13:04:00Z">
              <w:tcPr>
                <w:tcW w:w="1260" w:type="dxa"/>
                <w:vAlign w:val="center"/>
              </w:tcPr>
            </w:tcPrChange>
          </w:tcPr>
          <w:p w14:paraId="73E043EA" w14:textId="77777777" w:rsidR="008E004E" w:rsidRDefault="008E004E" w:rsidP="008E004E">
            <w:pPr>
              <w:jc w:val="center"/>
              <w:rPr>
                <w:rFonts w:ascii="Cambria" w:hAnsi="Cambria" w:cs="Arial"/>
              </w:rPr>
            </w:pPr>
          </w:p>
        </w:tc>
      </w:tr>
      <w:tr w:rsidR="008E004E" w14:paraId="47C32705" w14:textId="77777777" w:rsidTr="008E004E">
        <w:tblPrEx>
          <w:tblW w:w="12865" w:type="dxa"/>
          <w:tblLayout w:type="fixed"/>
          <w:tblPrExChange w:id="3223" w:author="Sasi Songthong" w:date="2022-06-23T13:04:00Z">
            <w:tblPrEx>
              <w:tblW w:w="12865" w:type="dxa"/>
              <w:tblLayout w:type="fixed"/>
            </w:tblPrEx>
          </w:tblPrExChange>
        </w:tblPrEx>
        <w:trPr>
          <w:trHeight w:val="392"/>
          <w:trPrChange w:id="3224" w:author="Sasi Songthong" w:date="2022-06-23T13:04:00Z">
            <w:trPr>
              <w:trHeight w:val="392"/>
            </w:trPr>
          </w:trPrChange>
        </w:trPr>
        <w:tc>
          <w:tcPr>
            <w:tcW w:w="805" w:type="dxa"/>
            <w:vAlign w:val="center"/>
            <w:tcPrChange w:id="3225" w:author="Sasi Songthong" w:date="2022-06-23T13:04:00Z">
              <w:tcPr>
                <w:tcW w:w="805" w:type="dxa"/>
                <w:vAlign w:val="center"/>
              </w:tcPr>
            </w:tcPrChange>
          </w:tcPr>
          <w:p w14:paraId="25CDE643" w14:textId="6A08278E" w:rsidR="008E004E" w:rsidRPr="000047FC" w:rsidRDefault="008E004E" w:rsidP="008E004E">
            <w:pPr>
              <w:jc w:val="center"/>
              <w:rPr>
                <w:rFonts w:ascii="Cambria" w:hAnsi="Cambria" w:cs="Arial"/>
                <w:b/>
                <w:bCs/>
              </w:rPr>
            </w:pPr>
            <w:r>
              <w:rPr>
                <w:rFonts w:ascii="Cambria" w:hAnsi="Cambria" w:cs="Arial"/>
                <w:b/>
                <w:bCs/>
              </w:rPr>
              <w:t>74</w:t>
            </w:r>
          </w:p>
        </w:tc>
        <w:tc>
          <w:tcPr>
            <w:tcW w:w="1542" w:type="dxa"/>
            <w:vAlign w:val="center"/>
            <w:tcPrChange w:id="3226" w:author="Sasi Songthong" w:date="2022-06-23T13:04:00Z">
              <w:tcPr>
                <w:tcW w:w="1800" w:type="dxa"/>
                <w:vAlign w:val="center"/>
              </w:tcPr>
            </w:tcPrChange>
          </w:tcPr>
          <w:p w14:paraId="670764B1"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227" w:author="Sasi Songthong" w:date="2022-06-23T13:04:00Z">
              <w:tcPr>
                <w:tcW w:w="1800" w:type="dxa"/>
                <w:gridSpan w:val="2"/>
                <w:vAlign w:val="center"/>
              </w:tcPr>
            </w:tcPrChange>
          </w:tcPr>
          <w:p w14:paraId="21AEB7A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28" w:author="Sasi Songthong" w:date="2022-06-23T13:04:00Z">
              <w:tcPr>
                <w:tcW w:w="1800" w:type="dxa"/>
                <w:vAlign w:val="center"/>
              </w:tcPr>
            </w:tcPrChange>
          </w:tcPr>
          <w:p w14:paraId="46C8B4AC"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29" w:author="Sasi Songthong" w:date="2022-06-23T13:04:00Z">
              <w:tcPr>
                <w:tcW w:w="1800" w:type="dxa"/>
                <w:vAlign w:val="center"/>
              </w:tcPr>
            </w:tcPrChange>
          </w:tcPr>
          <w:p w14:paraId="1CC8020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30" w:author="Sasi Songthong" w:date="2022-06-23T13:04:00Z">
              <w:tcPr>
                <w:tcW w:w="1800" w:type="dxa"/>
                <w:vAlign w:val="center"/>
              </w:tcPr>
            </w:tcPrChange>
          </w:tcPr>
          <w:p w14:paraId="400199D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31" w:author="Sasi Songthong" w:date="2022-06-23T13:04:00Z">
              <w:tcPr>
                <w:tcW w:w="900" w:type="dxa"/>
                <w:vAlign w:val="center"/>
              </w:tcPr>
            </w:tcPrChange>
          </w:tcPr>
          <w:p w14:paraId="15893D7A" w14:textId="45FF11A1" w:rsidR="008E004E" w:rsidRDefault="008E004E" w:rsidP="008E004E">
            <w:pPr>
              <w:jc w:val="center"/>
              <w:rPr>
                <w:rFonts w:ascii="Cambria" w:hAnsi="Cambria" w:cs="Arial"/>
              </w:rPr>
            </w:pPr>
            <w:ins w:id="3232" w:author="Sasi Songthong" w:date="2022-06-23T13:04:00Z">
              <w:r w:rsidRPr="00BF1CE3">
                <w:rPr>
                  <w:rFonts w:ascii="Cambria" w:hAnsi="Cambria" w:cs="Arial"/>
                </w:rPr>
                <w:t>Yes / No</w:t>
              </w:r>
            </w:ins>
          </w:p>
        </w:tc>
        <w:tc>
          <w:tcPr>
            <w:tcW w:w="1543" w:type="dxa"/>
            <w:vAlign w:val="center"/>
            <w:tcPrChange w:id="3233" w:author="Sasi Songthong" w:date="2022-06-23T13:04:00Z">
              <w:tcPr>
                <w:tcW w:w="900" w:type="dxa"/>
                <w:vAlign w:val="center"/>
              </w:tcPr>
            </w:tcPrChange>
          </w:tcPr>
          <w:p w14:paraId="1877666F" w14:textId="6554302B" w:rsidR="008E004E" w:rsidRDefault="008E004E" w:rsidP="008E004E">
            <w:pPr>
              <w:jc w:val="center"/>
              <w:rPr>
                <w:rFonts w:ascii="Cambria" w:hAnsi="Cambria" w:cs="Arial"/>
              </w:rPr>
            </w:pPr>
            <w:ins w:id="3234" w:author="Sasi Songthong" w:date="2022-06-23T13:04:00Z">
              <w:r w:rsidRPr="00BF1CE3">
                <w:rPr>
                  <w:rFonts w:ascii="Cambria" w:hAnsi="Cambria" w:cs="Arial"/>
                </w:rPr>
                <w:t>Yes / No</w:t>
              </w:r>
            </w:ins>
          </w:p>
        </w:tc>
        <w:tc>
          <w:tcPr>
            <w:tcW w:w="1260" w:type="dxa"/>
            <w:vAlign w:val="center"/>
            <w:tcPrChange w:id="3235" w:author="Sasi Songthong" w:date="2022-06-23T13:04:00Z">
              <w:tcPr>
                <w:tcW w:w="1260" w:type="dxa"/>
                <w:vAlign w:val="center"/>
              </w:tcPr>
            </w:tcPrChange>
          </w:tcPr>
          <w:p w14:paraId="37A172F0" w14:textId="77777777" w:rsidR="008E004E" w:rsidRDefault="008E004E" w:rsidP="008E004E">
            <w:pPr>
              <w:jc w:val="center"/>
              <w:rPr>
                <w:rFonts w:ascii="Cambria" w:hAnsi="Cambria" w:cs="Arial"/>
              </w:rPr>
            </w:pPr>
          </w:p>
        </w:tc>
      </w:tr>
      <w:tr w:rsidR="008E004E" w14:paraId="63334F10" w14:textId="77777777" w:rsidTr="008E004E">
        <w:tblPrEx>
          <w:tblW w:w="12865" w:type="dxa"/>
          <w:tblLayout w:type="fixed"/>
          <w:tblPrExChange w:id="3236" w:author="Sasi Songthong" w:date="2022-06-23T13:04:00Z">
            <w:tblPrEx>
              <w:tblW w:w="12865" w:type="dxa"/>
              <w:tblLayout w:type="fixed"/>
            </w:tblPrEx>
          </w:tblPrExChange>
        </w:tblPrEx>
        <w:trPr>
          <w:trHeight w:val="392"/>
          <w:trPrChange w:id="3237" w:author="Sasi Songthong" w:date="2022-06-23T13:04:00Z">
            <w:trPr>
              <w:trHeight w:val="392"/>
            </w:trPr>
          </w:trPrChange>
        </w:trPr>
        <w:tc>
          <w:tcPr>
            <w:tcW w:w="805" w:type="dxa"/>
            <w:vAlign w:val="center"/>
            <w:tcPrChange w:id="3238" w:author="Sasi Songthong" w:date="2022-06-23T13:04:00Z">
              <w:tcPr>
                <w:tcW w:w="805" w:type="dxa"/>
                <w:vAlign w:val="center"/>
              </w:tcPr>
            </w:tcPrChange>
          </w:tcPr>
          <w:p w14:paraId="24BCCFBF" w14:textId="665B5A9A" w:rsidR="008E004E" w:rsidRPr="000047FC" w:rsidRDefault="008E004E" w:rsidP="008E004E">
            <w:pPr>
              <w:jc w:val="center"/>
              <w:rPr>
                <w:rFonts w:ascii="Cambria" w:hAnsi="Cambria" w:cs="Arial"/>
                <w:b/>
                <w:bCs/>
              </w:rPr>
            </w:pPr>
            <w:r>
              <w:rPr>
                <w:rFonts w:ascii="Cambria" w:hAnsi="Cambria" w:cs="Arial"/>
                <w:b/>
                <w:bCs/>
              </w:rPr>
              <w:t>75</w:t>
            </w:r>
          </w:p>
        </w:tc>
        <w:tc>
          <w:tcPr>
            <w:tcW w:w="1542" w:type="dxa"/>
            <w:vAlign w:val="center"/>
            <w:tcPrChange w:id="3239" w:author="Sasi Songthong" w:date="2022-06-23T13:04:00Z">
              <w:tcPr>
                <w:tcW w:w="1800" w:type="dxa"/>
                <w:vAlign w:val="center"/>
              </w:tcPr>
            </w:tcPrChange>
          </w:tcPr>
          <w:p w14:paraId="7A7A9F8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240" w:author="Sasi Songthong" w:date="2022-06-23T13:04:00Z">
              <w:tcPr>
                <w:tcW w:w="1800" w:type="dxa"/>
                <w:gridSpan w:val="2"/>
                <w:vAlign w:val="center"/>
              </w:tcPr>
            </w:tcPrChange>
          </w:tcPr>
          <w:p w14:paraId="4D48349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41" w:author="Sasi Songthong" w:date="2022-06-23T13:04:00Z">
              <w:tcPr>
                <w:tcW w:w="1800" w:type="dxa"/>
                <w:vAlign w:val="center"/>
              </w:tcPr>
            </w:tcPrChange>
          </w:tcPr>
          <w:p w14:paraId="6616B0F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42" w:author="Sasi Songthong" w:date="2022-06-23T13:04:00Z">
              <w:tcPr>
                <w:tcW w:w="1800" w:type="dxa"/>
                <w:vAlign w:val="center"/>
              </w:tcPr>
            </w:tcPrChange>
          </w:tcPr>
          <w:p w14:paraId="0F8FD65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43" w:author="Sasi Songthong" w:date="2022-06-23T13:04:00Z">
              <w:tcPr>
                <w:tcW w:w="1800" w:type="dxa"/>
                <w:vAlign w:val="center"/>
              </w:tcPr>
            </w:tcPrChange>
          </w:tcPr>
          <w:p w14:paraId="1C1E7C9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44" w:author="Sasi Songthong" w:date="2022-06-23T13:04:00Z">
              <w:tcPr>
                <w:tcW w:w="900" w:type="dxa"/>
                <w:vAlign w:val="center"/>
              </w:tcPr>
            </w:tcPrChange>
          </w:tcPr>
          <w:p w14:paraId="59DB2667" w14:textId="69C8C3ED" w:rsidR="008E004E" w:rsidRDefault="008E004E" w:rsidP="008E004E">
            <w:pPr>
              <w:jc w:val="center"/>
              <w:rPr>
                <w:rFonts w:ascii="Cambria" w:hAnsi="Cambria" w:cs="Arial"/>
              </w:rPr>
            </w:pPr>
            <w:ins w:id="3245" w:author="Sasi Songthong" w:date="2022-06-23T13:04:00Z">
              <w:r w:rsidRPr="00BF1CE3">
                <w:rPr>
                  <w:rFonts w:ascii="Cambria" w:hAnsi="Cambria" w:cs="Arial"/>
                </w:rPr>
                <w:t>Yes / No</w:t>
              </w:r>
            </w:ins>
          </w:p>
        </w:tc>
        <w:tc>
          <w:tcPr>
            <w:tcW w:w="1543" w:type="dxa"/>
            <w:vAlign w:val="center"/>
            <w:tcPrChange w:id="3246" w:author="Sasi Songthong" w:date="2022-06-23T13:04:00Z">
              <w:tcPr>
                <w:tcW w:w="900" w:type="dxa"/>
                <w:vAlign w:val="center"/>
              </w:tcPr>
            </w:tcPrChange>
          </w:tcPr>
          <w:p w14:paraId="589E23B7" w14:textId="561140ED" w:rsidR="008E004E" w:rsidRDefault="008E004E" w:rsidP="008E004E">
            <w:pPr>
              <w:jc w:val="center"/>
              <w:rPr>
                <w:rFonts w:ascii="Cambria" w:hAnsi="Cambria" w:cs="Arial"/>
              </w:rPr>
            </w:pPr>
            <w:ins w:id="3247" w:author="Sasi Songthong" w:date="2022-06-23T13:04:00Z">
              <w:r w:rsidRPr="00BF1CE3">
                <w:rPr>
                  <w:rFonts w:ascii="Cambria" w:hAnsi="Cambria" w:cs="Arial"/>
                </w:rPr>
                <w:t>Yes / No</w:t>
              </w:r>
            </w:ins>
          </w:p>
        </w:tc>
        <w:tc>
          <w:tcPr>
            <w:tcW w:w="1260" w:type="dxa"/>
            <w:vAlign w:val="center"/>
            <w:tcPrChange w:id="3248" w:author="Sasi Songthong" w:date="2022-06-23T13:04:00Z">
              <w:tcPr>
                <w:tcW w:w="1260" w:type="dxa"/>
                <w:vAlign w:val="center"/>
              </w:tcPr>
            </w:tcPrChange>
          </w:tcPr>
          <w:p w14:paraId="45CCF72D" w14:textId="77777777" w:rsidR="008E004E" w:rsidRDefault="008E004E" w:rsidP="008E004E">
            <w:pPr>
              <w:jc w:val="center"/>
              <w:rPr>
                <w:rFonts w:ascii="Cambria" w:hAnsi="Cambria" w:cs="Arial"/>
              </w:rPr>
            </w:pPr>
          </w:p>
        </w:tc>
      </w:tr>
      <w:tr w:rsidR="008E004E" w14:paraId="59709F64" w14:textId="77777777" w:rsidTr="008E004E">
        <w:tblPrEx>
          <w:tblW w:w="12865" w:type="dxa"/>
          <w:tblLayout w:type="fixed"/>
          <w:tblPrExChange w:id="3249" w:author="Sasi Songthong" w:date="2022-06-23T13:04:00Z">
            <w:tblPrEx>
              <w:tblW w:w="12865" w:type="dxa"/>
              <w:tblLayout w:type="fixed"/>
            </w:tblPrEx>
          </w:tblPrExChange>
        </w:tblPrEx>
        <w:trPr>
          <w:trHeight w:val="392"/>
          <w:trPrChange w:id="3250" w:author="Sasi Songthong" w:date="2022-06-23T13:04:00Z">
            <w:trPr>
              <w:trHeight w:val="392"/>
            </w:trPr>
          </w:trPrChange>
        </w:trPr>
        <w:tc>
          <w:tcPr>
            <w:tcW w:w="805" w:type="dxa"/>
            <w:vAlign w:val="center"/>
            <w:tcPrChange w:id="3251" w:author="Sasi Songthong" w:date="2022-06-23T13:04:00Z">
              <w:tcPr>
                <w:tcW w:w="805" w:type="dxa"/>
                <w:vAlign w:val="center"/>
              </w:tcPr>
            </w:tcPrChange>
          </w:tcPr>
          <w:p w14:paraId="426D1139" w14:textId="461DDF50" w:rsidR="008E004E" w:rsidRPr="000047FC" w:rsidRDefault="008E004E" w:rsidP="008E004E">
            <w:pPr>
              <w:jc w:val="center"/>
              <w:rPr>
                <w:rFonts w:ascii="Cambria" w:hAnsi="Cambria" w:cs="Arial"/>
                <w:b/>
                <w:bCs/>
              </w:rPr>
            </w:pPr>
            <w:r>
              <w:rPr>
                <w:rFonts w:ascii="Cambria" w:hAnsi="Cambria" w:cs="Arial"/>
                <w:b/>
                <w:bCs/>
              </w:rPr>
              <w:t>76</w:t>
            </w:r>
          </w:p>
        </w:tc>
        <w:tc>
          <w:tcPr>
            <w:tcW w:w="1542" w:type="dxa"/>
            <w:vAlign w:val="center"/>
            <w:tcPrChange w:id="3252" w:author="Sasi Songthong" w:date="2022-06-23T13:04:00Z">
              <w:tcPr>
                <w:tcW w:w="1800" w:type="dxa"/>
                <w:vAlign w:val="center"/>
              </w:tcPr>
            </w:tcPrChange>
          </w:tcPr>
          <w:p w14:paraId="6D3A8D93"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253" w:author="Sasi Songthong" w:date="2022-06-23T13:04:00Z">
              <w:tcPr>
                <w:tcW w:w="1800" w:type="dxa"/>
                <w:gridSpan w:val="2"/>
                <w:vAlign w:val="center"/>
              </w:tcPr>
            </w:tcPrChange>
          </w:tcPr>
          <w:p w14:paraId="7A56206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54" w:author="Sasi Songthong" w:date="2022-06-23T13:04:00Z">
              <w:tcPr>
                <w:tcW w:w="1800" w:type="dxa"/>
                <w:vAlign w:val="center"/>
              </w:tcPr>
            </w:tcPrChange>
          </w:tcPr>
          <w:p w14:paraId="552543A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55" w:author="Sasi Songthong" w:date="2022-06-23T13:04:00Z">
              <w:tcPr>
                <w:tcW w:w="1800" w:type="dxa"/>
                <w:vAlign w:val="center"/>
              </w:tcPr>
            </w:tcPrChange>
          </w:tcPr>
          <w:p w14:paraId="11A1B88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56" w:author="Sasi Songthong" w:date="2022-06-23T13:04:00Z">
              <w:tcPr>
                <w:tcW w:w="1800" w:type="dxa"/>
                <w:vAlign w:val="center"/>
              </w:tcPr>
            </w:tcPrChange>
          </w:tcPr>
          <w:p w14:paraId="0431293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57" w:author="Sasi Songthong" w:date="2022-06-23T13:04:00Z">
              <w:tcPr>
                <w:tcW w:w="900" w:type="dxa"/>
                <w:vAlign w:val="center"/>
              </w:tcPr>
            </w:tcPrChange>
          </w:tcPr>
          <w:p w14:paraId="36AADF6A" w14:textId="6EF4982A" w:rsidR="008E004E" w:rsidRDefault="008E004E" w:rsidP="008E004E">
            <w:pPr>
              <w:jc w:val="center"/>
              <w:rPr>
                <w:rFonts w:ascii="Cambria" w:hAnsi="Cambria" w:cs="Arial"/>
              </w:rPr>
            </w:pPr>
            <w:ins w:id="3258" w:author="Sasi Songthong" w:date="2022-06-23T13:04:00Z">
              <w:r w:rsidRPr="00BF1CE3">
                <w:rPr>
                  <w:rFonts w:ascii="Cambria" w:hAnsi="Cambria" w:cs="Arial"/>
                </w:rPr>
                <w:t>Yes / No</w:t>
              </w:r>
            </w:ins>
          </w:p>
        </w:tc>
        <w:tc>
          <w:tcPr>
            <w:tcW w:w="1543" w:type="dxa"/>
            <w:vAlign w:val="center"/>
            <w:tcPrChange w:id="3259" w:author="Sasi Songthong" w:date="2022-06-23T13:04:00Z">
              <w:tcPr>
                <w:tcW w:w="900" w:type="dxa"/>
                <w:vAlign w:val="center"/>
              </w:tcPr>
            </w:tcPrChange>
          </w:tcPr>
          <w:p w14:paraId="6D0663AA" w14:textId="387E7BD1" w:rsidR="008E004E" w:rsidRDefault="008E004E" w:rsidP="008E004E">
            <w:pPr>
              <w:jc w:val="center"/>
              <w:rPr>
                <w:rFonts w:ascii="Cambria" w:hAnsi="Cambria" w:cs="Arial"/>
              </w:rPr>
            </w:pPr>
            <w:ins w:id="3260" w:author="Sasi Songthong" w:date="2022-06-23T13:04:00Z">
              <w:r w:rsidRPr="00BF1CE3">
                <w:rPr>
                  <w:rFonts w:ascii="Cambria" w:hAnsi="Cambria" w:cs="Arial"/>
                </w:rPr>
                <w:t>Yes / No</w:t>
              </w:r>
            </w:ins>
          </w:p>
        </w:tc>
        <w:tc>
          <w:tcPr>
            <w:tcW w:w="1260" w:type="dxa"/>
            <w:vAlign w:val="center"/>
            <w:tcPrChange w:id="3261" w:author="Sasi Songthong" w:date="2022-06-23T13:04:00Z">
              <w:tcPr>
                <w:tcW w:w="1260" w:type="dxa"/>
                <w:vAlign w:val="center"/>
              </w:tcPr>
            </w:tcPrChange>
          </w:tcPr>
          <w:p w14:paraId="292A5E4E" w14:textId="77777777" w:rsidR="008E004E" w:rsidRDefault="008E004E" w:rsidP="008E004E">
            <w:pPr>
              <w:jc w:val="center"/>
              <w:rPr>
                <w:rFonts w:ascii="Cambria" w:hAnsi="Cambria" w:cs="Arial"/>
              </w:rPr>
            </w:pPr>
          </w:p>
        </w:tc>
      </w:tr>
      <w:tr w:rsidR="008E004E" w14:paraId="1B1B2829" w14:textId="77777777" w:rsidTr="008E004E">
        <w:tblPrEx>
          <w:tblW w:w="12865" w:type="dxa"/>
          <w:tblLayout w:type="fixed"/>
          <w:tblPrExChange w:id="3262" w:author="Sasi Songthong" w:date="2022-06-23T13:04:00Z">
            <w:tblPrEx>
              <w:tblW w:w="12865" w:type="dxa"/>
              <w:tblLayout w:type="fixed"/>
            </w:tblPrEx>
          </w:tblPrExChange>
        </w:tblPrEx>
        <w:trPr>
          <w:trHeight w:val="392"/>
          <w:trPrChange w:id="3263" w:author="Sasi Songthong" w:date="2022-06-23T13:04:00Z">
            <w:trPr>
              <w:trHeight w:val="392"/>
            </w:trPr>
          </w:trPrChange>
        </w:trPr>
        <w:tc>
          <w:tcPr>
            <w:tcW w:w="805" w:type="dxa"/>
            <w:vAlign w:val="center"/>
            <w:tcPrChange w:id="3264" w:author="Sasi Songthong" w:date="2022-06-23T13:04:00Z">
              <w:tcPr>
                <w:tcW w:w="805" w:type="dxa"/>
                <w:vAlign w:val="center"/>
              </w:tcPr>
            </w:tcPrChange>
          </w:tcPr>
          <w:p w14:paraId="509F9CFD" w14:textId="21D644A6" w:rsidR="008E004E" w:rsidRPr="000047FC" w:rsidRDefault="008E004E" w:rsidP="008E004E">
            <w:pPr>
              <w:jc w:val="center"/>
              <w:rPr>
                <w:rFonts w:ascii="Cambria" w:hAnsi="Cambria" w:cs="Arial"/>
                <w:b/>
                <w:bCs/>
              </w:rPr>
            </w:pPr>
            <w:r>
              <w:rPr>
                <w:rFonts w:ascii="Cambria" w:hAnsi="Cambria" w:cs="Arial"/>
                <w:b/>
                <w:bCs/>
              </w:rPr>
              <w:t>77</w:t>
            </w:r>
          </w:p>
        </w:tc>
        <w:tc>
          <w:tcPr>
            <w:tcW w:w="1542" w:type="dxa"/>
            <w:vAlign w:val="center"/>
            <w:tcPrChange w:id="3265" w:author="Sasi Songthong" w:date="2022-06-23T13:04:00Z">
              <w:tcPr>
                <w:tcW w:w="1800" w:type="dxa"/>
                <w:vAlign w:val="center"/>
              </w:tcPr>
            </w:tcPrChange>
          </w:tcPr>
          <w:p w14:paraId="165671B3"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266" w:author="Sasi Songthong" w:date="2022-06-23T13:04:00Z">
              <w:tcPr>
                <w:tcW w:w="1800" w:type="dxa"/>
                <w:gridSpan w:val="2"/>
                <w:vAlign w:val="center"/>
              </w:tcPr>
            </w:tcPrChange>
          </w:tcPr>
          <w:p w14:paraId="0D54A71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67" w:author="Sasi Songthong" w:date="2022-06-23T13:04:00Z">
              <w:tcPr>
                <w:tcW w:w="1800" w:type="dxa"/>
                <w:vAlign w:val="center"/>
              </w:tcPr>
            </w:tcPrChange>
          </w:tcPr>
          <w:p w14:paraId="0399CBC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68" w:author="Sasi Songthong" w:date="2022-06-23T13:04:00Z">
              <w:tcPr>
                <w:tcW w:w="1800" w:type="dxa"/>
                <w:vAlign w:val="center"/>
              </w:tcPr>
            </w:tcPrChange>
          </w:tcPr>
          <w:p w14:paraId="3E2B8F9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69" w:author="Sasi Songthong" w:date="2022-06-23T13:04:00Z">
              <w:tcPr>
                <w:tcW w:w="1800" w:type="dxa"/>
                <w:vAlign w:val="center"/>
              </w:tcPr>
            </w:tcPrChange>
          </w:tcPr>
          <w:p w14:paraId="2831AA0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70" w:author="Sasi Songthong" w:date="2022-06-23T13:04:00Z">
              <w:tcPr>
                <w:tcW w:w="900" w:type="dxa"/>
                <w:vAlign w:val="center"/>
              </w:tcPr>
            </w:tcPrChange>
          </w:tcPr>
          <w:p w14:paraId="5A62A779" w14:textId="6760E4CE" w:rsidR="008E004E" w:rsidRDefault="008E004E" w:rsidP="008E004E">
            <w:pPr>
              <w:jc w:val="center"/>
              <w:rPr>
                <w:rFonts w:ascii="Cambria" w:hAnsi="Cambria" w:cs="Arial"/>
              </w:rPr>
            </w:pPr>
            <w:ins w:id="3271" w:author="Sasi Songthong" w:date="2022-06-23T13:04:00Z">
              <w:r>
                <w:rPr>
                  <w:rFonts w:ascii="Cambria" w:hAnsi="Cambria" w:cs="Arial"/>
                </w:rPr>
                <w:t>Yes / No</w:t>
              </w:r>
            </w:ins>
          </w:p>
        </w:tc>
        <w:tc>
          <w:tcPr>
            <w:tcW w:w="1543" w:type="dxa"/>
            <w:vAlign w:val="center"/>
            <w:tcPrChange w:id="3272" w:author="Sasi Songthong" w:date="2022-06-23T13:04:00Z">
              <w:tcPr>
                <w:tcW w:w="900" w:type="dxa"/>
                <w:vAlign w:val="center"/>
              </w:tcPr>
            </w:tcPrChange>
          </w:tcPr>
          <w:p w14:paraId="14553553" w14:textId="0B36918D" w:rsidR="008E004E" w:rsidRDefault="008E004E" w:rsidP="008E004E">
            <w:pPr>
              <w:jc w:val="center"/>
              <w:rPr>
                <w:rFonts w:ascii="Cambria" w:hAnsi="Cambria" w:cs="Arial"/>
              </w:rPr>
            </w:pPr>
            <w:ins w:id="3273" w:author="Sasi Songthong" w:date="2022-06-23T13:04:00Z">
              <w:r>
                <w:rPr>
                  <w:rFonts w:ascii="Cambria" w:hAnsi="Cambria" w:cs="Arial"/>
                </w:rPr>
                <w:t>Yes / No</w:t>
              </w:r>
            </w:ins>
          </w:p>
        </w:tc>
        <w:tc>
          <w:tcPr>
            <w:tcW w:w="1260" w:type="dxa"/>
            <w:vAlign w:val="center"/>
            <w:tcPrChange w:id="3274" w:author="Sasi Songthong" w:date="2022-06-23T13:04:00Z">
              <w:tcPr>
                <w:tcW w:w="1260" w:type="dxa"/>
                <w:vAlign w:val="center"/>
              </w:tcPr>
            </w:tcPrChange>
          </w:tcPr>
          <w:p w14:paraId="23EB7603" w14:textId="77777777" w:rsidR="008E004E" w:rsidRDefault="008E004E" w:rsidP="008E004E">
            <w:pPr>
              <w:jc w:val="center"/>
              <w:rPr>
                <w:rFonts w:ascii="Cambria" w:hAnsi="Cambria" w:cs="Arial"/>
              </w:rPr>
            </w:pPr>
          </w:p>
        </w:tc>
      </w:tr>
      <w:tr w:rsidR="008E004E" w14:paraId="65D50D4B" w14:textId="77777777" w:rsidTr="008E004E">
        <w:tblPrEx>
          <w:tblW w:w="12865" w:type="dxa"/>
          <w:tblLayout w:type="fixed"/>
          <w:tblPrExChange w:id="3275" w:author="Sasi Songthong" w:date="2022-06-23T13:04:00Z">
            <w:tblPrEx>
              <w:tblW w:w="12865" w:type="dxa"/>
              <w:tblLayout w:type="fixed"/>
            </w:tblPrEx>
          </w:tblPrExChange>
        </w:tblPrEx>
        <w:trPr>
          <w:trHeight w:val="392"/>
          <w:trPrChange w:id="3276" w:author="Sasi Songthong" w:date="2022-06-23T13:04:00Z">
            <w:trPr>
              <w:trHeight w:val="392"/>
            </w:trPr>
          </w:trPrChange>
        </w:trPr>
        <w:tc>
          <w:tcPr>
            <w:tcW w:w="805" w:type="dxa"/>
            <w:vAlign w:val="center"/>
            <w:tcPrChange w:id="3277" w:author="Sasi Songthong" w:date="2022-06-23T13:04:00Z">
              <w:tcPr>
                <w:tcW w:w="805" w:type="dxa"/>
                <w:vAlign w:val="center"/>
              </w:tcPr>
            </w:tcPrChange>
          </w:tcPr>
          <w:p w14:paraId="7BE062EA" w14:textId="0BB06E34" w:rsidR="008E004E" w:rsidRPr="000047FC" w:rsidRDefault="008E004E" w:rsidP="008E004E">
            <w:pPr>
              <w:jc w:val="center"/>
              <w:rPr>
                <w:rFonts w:ascii="Cambria" w:hAnsi="Cambria" w:cs="Arial"/>
                <w:b/>
                <w:bCs/>
              </w:rPr>
            </w:pPr>
            <w:r>
              <w:rPr>
                <w:rFonts w:ascii="Cambria" w:hAnsi="Cambria" w:cs="Arial"/>
                <w:b/>
                <w:bCs/>
              </w:rPr>
              <w:t>78</w:t>
            </w:r>
          </w:p>
        </w:tc>
        <w:tc>
          <w:tcPr>
            <w:tcW w:w="1542" w:type="dxa"/>
            <w:vAlign w:val="center"/>
            <w:tcPrChange w:id="3278" w:author="Sasi Songthong" w:date="2022-06-23T13:04:00Z">
              <w:tcPr>
                <w:tcW w:w="1800" w:type="dxa"/>
                <w:vAlign w:val="center"/>
              </w:tcPr>
            </w:tcPrChange>
          </w:tcPr>
          <w:p w14:paraId="6A3FA9C9"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279" w:author="Sasi Songthong" w:date="2022-06-23T13:04:00Z">
              <w:tcPr>
                <w:tcW w:w="1800" w:type="dxa"/>
                <w:gridSpan w:val="2"/>
                <w:vAlign w:val="center"/>
              </w:tcPr>
            </w:tcPrChange>
          </w:tcPr>
          <w:p w14:paraId="27616AB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80" w:author="Sasi Songthong" w:date="2022-06-23T13:04:00Z">
              <w:tcPr>
                <w:tcW w:w="1800" w:type="dxa"/>
                <w:vAlign w:val="center"/>
              </w:tcPr>
            </w:tcPrChange>
          </w:tcPr>
          <w:p w14:paraId="5F48FC5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81" w:author="Sasi Songthong" w:date="2022-06-23T13:04:00Z">
              <w:tcPr>
                <w:tcW w:w="1800" w:type="dxa"/>
                <w:vAlign w:val="center"/>
              </w:tcPr>
            </w:tcPrChange>
          </w:tcPr>
          <w:p w14:paraId="0E05CFC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82" w:author="Sasi Songthong" w:date="2022-06-23T13:04:00Z">
              <w:tcPr>
                <w:tcW w:w="1800" w:type="dxa"/>
                <w:vAlign w:val="center"/>
              </w:tcPr>
            </w:tcPrChange>
          </w:tcPr>
          <w:p w14:paraId="1001D3C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83" w:author="Sasi Songthong" w:date="2022-06-23T13:04:00Z">
              <w:tcPr>
                <w:tcW w:w="900" w:type="dxa"/>
                <w:vAlign w:val="center"/>
              </w:tcPr>
            </w:tcPrChange>
          </w:tcPr>
          <w:p w14:paraId="372A8917" w14:textId="477A721D" w:rsidR="008E004E" w:rsidRDefault="008E004E" w:rsidP="008E004E">
            <w:pPr>
              <w:jc w:val="center"/>
              <w:rPr>
                <w:rFonts w:ascii="Cambria" w:hAnsi="Cambria" w:cs="Arial"/>
              </w:rPr>
            </w:pPr>
            <w:ins w:id="3284" w:author="Sasi Songthong" w:date="2022-06-23T13:04:00Z">
              <w:r w:rsidRPr="00BF1CE3">
                <w:rPr>
                  <w:rFonts w:ascii="Cambria" w:hAnsi="Cambria" w:cs="Arial"/>
                </w:rPr>
                <w:t>Yes / No</w:t>
              </w:r>
            </w:ins>
          </w:p>
        </w:tc>
        <w:tc>
          <w:tcPr>
            <w:tcW w:w="1543" w:type="dxa"/>
            <w:vAlign w:val="center"/>
            <w:tcPrChange w:id="3285" w:author="Sasi Songthong" w:date="2022-06-23T13:04:00Z">
              <w:tcPr>
                <w:tcW w:w="900" w:type="dxa"/>
                <w:vAlign w:val="center"/>
              </w:tcPr>
            </w:tcPrChange>
          </w:tcPr>
          <w:p w14:paraId="312626C7" w14:textId="3F789C99" w:rsidR="008E004E" w:rsidRDefault="008E004E" w:rsidP="008E004E">
            <w:pPr>
              <w:jc w:val="center"/>
              <w:rPr>
                <w:rFonts w:ascii="Cambria" w:hAnsi="Cambria" w:cs="Arial"/>
              </w:rPr>
            </w:pPr>
            <w:ins w:id="3286" w:author="Sasi Songthong" w:date="2022-06-23T13:04:00Z">
              <w:r w:rsidRPr="00BF1CE3">
                <w:rPr>
                  <w:rFonts w:ascii="Cambria" w:hAnsi="Cambria" w:cs="Arial"/>
                </w:rPr>
                <w:t>Yes / No</w:t>
              </w:r>
            </w:ins>
          </w:p>
        </w:tc>
        <w:tc>
          <w:tcPr>
            <w:tcW w:w="1260" w:type="dxa"/>
            <w:vAlign w:val="center"/>
            <w:tcPrChange w:id="3287" w:author="Sasi Songthong" w:date="2022-06-23T13:04:00Z">
              <w:tcPr>
                <w:tcW w:w="1260" w:type="dxa"/>
                <w:vAlign w:val="center"/>
              </w:tcPr>
            </w:tcPrChange>
          </w:tcPr>
          <w:p w14:paraId="1FAA5D96" w14:textId="77777777" w:rsidR="008E004E" w:rsidRDefault="008E004E" w:rsidP="008E004E">
            <w:pPr>
              <w:jc w:val="center"/>
              <w:rPr>
                <w:rFonts w:ascii="Cambria" w:hAnsi="Cambria" w:cs="Arial"/>
              </w:rPr>
            </w:pPr>
          </w:p>
        </w:tc>
      </w:tr>
      <w:tr w:rsidR="008E004E" w14:paraId="370EB741" w14:textId="77777777" w:rsidTr="008E004E">
        <w:tblPrEx>
          <w:tblW w:w="12865" w:type="dxa"/>
          <w:tblLayout w:type="fixed"/>
          <w:tblPrExChange w:id="3288" w:author="Sasi Songthong" w:date="2022-06-23T13:04:00Z">
            <w:tblPrEx>
              <w:tblW w:w="12865" w:type="dxa"/>
              <w:tblLayout w:type="fixed"/>
            </w:tblPrEx>
          </w:tblPrExChange>
        </w:tblPrEx>
        <w:trPr>
          <w:trHeight w:val="392"/>
          <w:trPrChange w:id="3289" w:author="Sasi Songthong" w:date="2022-06-23T13:04:00Z">
            <w:trPr>
              <w:trHeight w:val="392"/>
            </w:trPr>
          </w:trPrChange>
        </w:trPr>
        <w:tc>
          <w:tcPr>
            <w:tcW w:w="805" w:type="dxa"/>
            <w:tcBorders>
              <w:bottom w:val="single" w:sz="4" w:space="0" w:color="auto"/>
            </w:tcBorders>
            <w:vAlign w:val="center"/>
            <w:tcPrChange w:id="3290" w:author="Sasi Songthong" w:date="2022-06-23T13:04:00Z">
              <w:tcPr>
                <w:tcW w:w="805" w:type="dxa"/>
                <w:tcBorders>
                  <w:bottom w:val="single" w:sz="4" w:space="0" w:color="auto"/>
                </w:tcBorders>
                <w:vAlign w:val="center"/>
              </w:tcPr>
            </w:tcPrChange>
          </w:tcPr>
          <w:p w14:paraId="396BF33A" w14:textId="7B64DE2E" w:rsidR="008E004E" w:rsidRPr="000047FC" w:rsidRDefault="008E004E" w:rsidP="008E004E">
            <w:pPr>
              <w:jc w:val="center"/>
              <w:rPr>
                <w:rFonts w:ascii="Cambria" w:hAnsi="Cambria" w:cs="Arial"/>
                <w:b/>
                <w:bCs/>
              </w:rPr>
            </w:pPr>
            <w:r>
              <w:rPr>
                <w:rFonts w:ascii="Cambria" w:hAnsi="Cambria" w:cs="Arial"/>
                <w:b/>
                <w:bCs/>
              </w:rPr>
              <w:t>79</w:t>
            </w:r>
          </w:p>
        </w:tc>
        <w:tc>
          <w:tcPr>
            <w:tcW w:w="1542" w:type="dxa"/>
            <w:tcBorders>
              <w:bottom w:val="single" w:sz="4" w:space="0" w:color="auto"/>
            </w:tcBorders>
            <w:vAlign w:val="center"/>
            <w:tcPrChange w:id="3291" w:author="Sasi Songthong" w:date="2022-06-23T13:04:00Z">
              <w:tcPr>
                <w:tcW w:w="1800" w:type="dxa"/>
                <w:tcBorders>
                  <w:bottom w:val="single" w:sz="4" w:space="0" w:color="auto"/>
                </w:tcBorders>
                <w:vAlign w:val="center"/>
              </w:tcPr>
            </w:tcPrChange>
          </w:tcPr>
          <w:p w14:paraId="7D5ED102"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292" w:author="Sasi Songthong" w:date="2022-06-23T13:04:00Z">
              <w:tcPr>
                <w:tcW w:w="1800" w:type="dxa"/>
                <w:gridSpan w:val="2"/>
                <w:tcBorders>
                  <w:bottom w:val="single" w:sz="4" w:space="0" w:color="auto"/>
                </w:tcBorders>
                <w:vAlign w:val="center"/>
              </w:tcPr>
            </w:tcPrChange>
          </w:tcPr>
          <w:p w14:paraId="39852AD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293" w:author="Sasi Songthong" w:date="2022-06-23T13:04:00Z">
              <w:tcPr>
                <w:tcW w:w="1800" w:type="dxa"/>
                <w:tcBorders>
                  <w:bottom w:val="single" w:sz="4" w:space="0" w:color="auto"/>
                </w:tcBorders>
                <w:vAlign w:val="center"/>
              </w:tcPr>
            </w:tcPrChange>
          </w:tcPr>
          <w:p w14:paraId="44CA6B4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294" w:author="Sasi Songthong" w:date="2022-06-23T13:04:00Z">
              <w:tcPr>
                <w:tcW w:w="1800" w:type="dxa"/>
                <w:tcBorders>
                  <w:bottom w:val="single" w:sz="4" w:space="0" w:color="auto"/>
                </w:tcBorders>
                <w:vAlign w:val="center"/>
              </w:tcPr>
            </w:tcPrChange>
          </w:tcPr>
          <w:p w14:paraId="24825A7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295" w:author="Sasi Songthong" w:date="2022-06-23T13:04:00Z">
              <w:tcPr>
                <w:tcW w:w="1800" w:type="dxa"/>
                <w:tcBorders>
                  <w:bottom w:val="single" w:sz="4" w:space="0" w:color="auto"/>
                </w:tcBorders>
                <w:vAlign w:val="center"/>
              </w:tcPr>
            </w:tcPrChange>
          </w:tcPr>
          <w:p w14:paraId="37D5284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296" w:author="Sasi Songthong" w:date="2022-06-23T13:04:00Z">
              <w:tcPr>
                <w:tcW w:w="900" w:type="dxa"/>
                <w:vAlign w:val="center"/>
              </w:tcPr>
            </w:tcPrChange>
          </w:tcPr>
          <w:p w14:paraId="679BACA6" w14:textId="111C8029" w:rsidR="008E004E" w:rsidRDefault="008E004E" w:rsidP="008E004E">
            <w:pPr>
              <w:jc w:val="center"/>
              <w:rPr>
                <w:rFonts w:ascii="Cambria" w:hAnsi="Cambria" w:cs="Arial"/>
              </w:rPr>
            </w:pPr>
            <w:ins w:id="3297" w:author="Sasi Songthong" w:date="2022-06-23T13:04:00Z">
              <w:r w:rsidRPr="00BF1CE3">
                <w:rPr>
                  <w:rFonts w:ascii="Cambria" w:hAnsi="Cambria" w:cs="Arial"/>
                </w:rPr>
                <w:t>Yes / No</w:t>
              </w:r>
            </w:ins>
          </w:p>
        </w:tc>
        <w:tc>
          <w:tcPr>
            <w:tcW w:w="1543" w:type="dxa"/>
            <w:vAlign w:val="center"/>
            <w:tcPrChange w:id="3298" w:author="Sasi Songthong" w:date="2022-06-23T13:04:00Z">
              <w:tcPr>
                <w:tcW w:w="900" w:type="dxa"/>
                <w:vAlign w:val="center"/>
              </w:tcPr>
            </w:tcPrChange>
          </w:tcPr>
          <w:p w14:paraId="0776E33E" w14:textId="0D6D71ED" w:rsidR="008E004E" w:rsidRDefault="008E004E" w:rsidP="008E004E">
            <w:pPr>
              <w:jc w:val="center"/>
              <w:rPr>
                <w:rFonts w:ascii="Cambria" w:hAnsi="Cambria" w:cs="Arial"/>
              </w:rPr>
            </w:pPr>
            <w:ins w:id="3299" w:author="Sasi Songthong" w:date="2022-06-23T13:04:00Z">
              <w:r w:rsidRPr="00BF1CE3">
                <w:rPr>
                  <w:rFonts w:ascii="Cambria" w:hAnsi="Cambria" w:cs="Arial"/>
                </w:rPr>
                <w:t>Yes / No</w:t>
              </w:r>
            </w:ins>
          </w:p>
        </w:tc>
        <w:tc>
          <w:tcPr>
            <w:tcW w:w="1260" w:type="dxa"/>
            <w:tcBorders>
              <w:bottom w:val="single" w:sz="4" w:space="0" w:color="auto"/>
            </w:tcBorders>
            <w:vAlign w:val="center"/>
            <w:tcPrChange w:id="3300" w:author="Sasi Songthong" w:date="2022-06-23T13:04:00Z">
              <w:tcPr>
                <w:tcW w:w="1260" w:type="dxa"/>
                <w:tcBorders>
                  <w:bottom w:val="single" w:sz="4" w:space="0" w:color="auto"/>
                </w:tcBorders>
                <w:vAlign w:val="center"/>
              </w:tcPr>
            </w:tcPrChange>
          </w:tcPr>
          <w:p w14:paraId="76F884E2" w14:textId="77777777" w:rsidR="008E004E" w:rsidRDefault="008E004E" w:rsidP="008E004E">
            <w:pPr>
              <w:jc w:val="center"/>
              <w:rPr>
                <w:rFonts w:ascii="Cambria" w:hAnsi="Cambria" w:cs="Arial"/>
              </w:rPr>
            </w:pPr>
          </w:p>
        </w:tc>
      </w:tr>
      <w:tr w:rsidR="008E004E" w14:paraId="55895567" w14:textId="77777777" w:rsidTr="008E004E">
        <w:tblPrEx>
          <w:tblW w:w="12865" w:type="dxa"/>
          <w:tblLayout w:type="fixed"/>
          <w:tblPrExChange w:id="3301" w:author="Sasi Songthong" w:date="2022-06-23T13:04:00Z">
            <w:tblPrEx>
              <w:tblW w:w="12865" w:type="dxa"/>
              <w:tblLayout w:type="fixed"/>
            </w:tblPrEx>
          </w:tblPrExChange>
        </w:tblPrEx>
        <w:trPr>
          <w:trHeight w:val="392"/>
          <w:trPrChange w:id="3302" w:author="Sasi Songthong" w:date="2022-06-23T13:04:00Z">
            <w:trPr>
              <w:trHeight w:val="392"/>
            </w:trPr>
          </w:trPrChange>
        </w:trPr>
        <w:tc>
          <w:tcPr>
            <w:tcW w:w="805" w:type="dxa"/>
            <w:tcBorders>
              <w:bottom w:val="single" w:sz="4" w:space="0" w:color="auto"/>
            </w:tcBorders>
            <w:vAlign w:val="center"/>
            <w:tcPrChange w:id="3303" w:author="Sasi Songthong" w:date="2022-06-23T13:04:00Z">
              <w:tcPr>
                <w:tcW w:w="805" w:type="dxa"/>
                <w:tcBorders>
                  <w:bottom w:val="single" w:sz="4" w:space="0" w:color="auto"/>
                </w:tcBorders>
                <w:vAlign w:val="center"/>
              </w:tcPr>
            </w:tcPrChange>
          </w:tcPr>
          <w:p w14:paraId="4A991AD8" w14:textId="272E0535" w:rsidR="008E004E" w:rsidRPr="000047FC" w:rsidRDefault="008E004E" w:rsidP="008E004E">
            <w:pPr>
              <w:jc w:val="center"/>
              <w:rPr>
                <w:rFonts w:ascii="Cambria" w:hAnsi="Cambria" w:cs="Arial"/>
                <w:b/>
                <w:bCs/>
              </w:rPr>
            </w:pPr>
            <w:r>
              <w:rPr>
                <w:rFonts w:ascii="Cambria" w:hAnsi="Cambria" w:cs="Arial"/>
                <w:b/>
                <w:bCs/>
              </w:rPr>
              <w:t>80</w:t>
            </w:r>
          </w:p>
        </w:tc>
        <w:tc>
          <w:tcPr>
            <w:tcW w:w="1542" w:type="dxa"/>
            <w:tcBorders>
              <w:bottom w:val="single" w:sz="4" w:space="0" w:color="auto"/>
            </w:tcBorders>
            <w:vAlign w:val="center"/>
            <w:tcPrChange w:id="3304" w:author="Sasi Songthong" w:date="2022-06-23T13:04:00Z">
              <w:tcPr>
                <w:tcW w:w="1800" w:type="dxa"/>
                <w:tcBorders>
                  <w:bottom w:val="single" w:sz="4" w:space="0" w:color="auto"/>
                </w:tcBorders>
                <w:vAlign w:val="center"/>
              </w:tcPr>
            </w:tcPrChange>
          </w:tcPr>
          <w:p w14:paraId="6EA7AF53"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305" w:author="Sasi Songthong" w:date="2022-06-23T13:04:00Z">
              <w:tcPr>
                <w:tcW w:w="1800" w:type="dxa"/>
                <w:gridSpan w:val="2"/>
                <w:tcBorders>
                  <w:bottom w:val="single" w:sz="4" w:space="0" w:color="auto"/>
                </w:tcBorders>
                <w:vAlign w:val="center"/>
              </w:tcPr>
            </w:tcPrChange>
          </w:tcPr>
          <w:p w14:paraId="31FE01B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306" w:author="Sasi Songthong" w:date="2022-06-23T13:04:00Z">
              <w:tcPr>
                <w:tcW w:w="1800" w:type="dxa"/>
                <w:tcBorders>
                  <w:bottom w:val="single" w:sz="4" w:space="0" w:color="auto"/>
                </w:tcBorders>
                <w:vAlign w:val="center"/>
              </w:tcPr>
            </w:tcPrChange>
          </w:tcPr>
          <w:p w14:paraId="78944EA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307" w:author="Sasi Songthong" w:date="2022-06-23T13:04:00Z">
              <w:tcPr>
                <w:tcW w:w="1800" w:type="dxa"/>
                <w:tcBorders>
                  <w:bottom w:val="single" w:sz="4" w:space="0" w:color="auto"/>
                </w:tcBorders>
                <w:vAlign w:val="center"/>
              </w:tcPr>
            </w:tcPrChange>
          </w:tcPr>
          <w:p w14:paraId="6C9A249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308" w:author="Sasi Songthong" w:date="2022-06-23T13:04:00Z">
              <w:tcPr>
                <w:tcW w:w="1800" w:type="dxa"/>
                <w:tcBorders>
                  <w:bottom w:val="single" w:sz="4" w:space="0" w:color="auto"/>
                </w:tcBorders>
                <w:vAlign w:val="center"/>
              </w:tcPr>
            </w:tcPrChange>
          </w:tcPr>
          <w:p w14:paraId="707AE9C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309" w:author="Sasi Songthong" w:date="2022-06-23T13:04:00Z">
              <w:tcPr>
                <w:tcW w:w="900" w:type="dxa"/>
                <w:tcBorders>
                  <w:bottom w:val="single" w:sz="4" w:space="0" w:color="auto"/>
                </w:tcBorders>
                <w:vAlign w:val="center"/>
              </w:tcPr>
            </w:tcPrChange>
          </w:tcPr>
          <w:p w14:paraId="504BE1E7" w14:textId="3AB83A16" w:rsidR="008E004E" w:rsidRDefault="008E004E" w:rsidP="008E004E">
            <w:pPr>
              <w:jc w:val="center"/>
              <w:rPr>
                <w:rFonts w:ascii="Cambria" w:hAnsi="Cambria" w:cs="Arial"/>
              </w:rPr>
            </w:pPr>
            <w:ins w:id="3310" w:author="Sasi Songthong" w:date="2022-06-23T13:04:00Z">
              <w:r w:rsidRPr="00BF1CE3">
                <w:rPr>
                  <w:rFonts w:ascii="Cambria" w:hAnsi="Cambria" w:cs="Arial"/>
                </w:rPr>
                <w:t>Yes / No</w:t>
              </w:r>
            </w:ins>
          </w:p>
        </w:tc>
        <w:tc>
          <w:tcPr>
            <w:tcW w:w="1543" w:type="dxa"/>
            <w:tcBorders>
              <w:bottom w:val="single" w:sz="4" w:space="0" w:color="auto"/>
            </w:tcBorders>
            <w:vAlign w:val="center"/>
            <w:tcPrChange w:id="3311" w:author="Sasi Songthong" w:date="2022-06-23T13:04:00Z">
              <w:tcPr>
                <w:tcW w:w="900" w:type="dxa"/>
                <w:tcBorders>
                  <w:bottom w:val="single" w:sz="4" w:space="0" w:color="auto"/>
                </w:tcBorders>
                <w:vAlign w:val="center"/>
              </w:tcPr>
            </w:tcPrChange>
          </w:tcPr>
          <w:p w14:paraId="36687727" w14:textId="48991F2E" w:rsidR="008E004E" w:rsidRDefault="008E004E" w:rsidP="008E004E">
            <w:pPr>
              <w:jc w:val="center"/>
              <w:rPr>
                <w:rFonts w:ascii="Cambria" w:hAnsi="Cambria" w:cs="Arial"/>
              </w:rPr>
            </w:pPr>
            <w:ins w:id="3312" w:author="Sasi Songthong" w:date="2022-06-23T13:04:00Z">
              <w:r w:rsidRPr="00BF1CE3">
                <w:rPr>
                  <w:rFonts w:ascii="Cambria" w:hAnsi="Cambria" w:cs="Arial"/>
                </w:rPr>
                <w:t>Yes / No</w:t>
              </w:r>
            </w:ins>
          </w:p>
        </w:tc>
        <w:tc>
          <w:tcPr>
            <w:tcW w:w="1260" w:type="dxa"/>
            <w:tcBorders>
              <w:bottom w:val="single" w:sz="4" w:space="0" w:color="auto"/>
            </w:tcBorders>
            <w:vAlign w:val="center"/>
            <w:tcPrChange w:id="3313" w:author="Sasi Songthong" w:date="2022-06-23T13:04:00Z">
              <w:tcPr>
                <w:tcW w:w="1260" w:type="dxa"/>
                <w:tcBorders>
                  <w:bottom w:val="single" w:sz="4" w:space="0" w:color="auto"/>
                </w:tcBorders>
                <w:vAlign w:val="center"/>
              </w:tcPr>
            </w:tcPrChange>
          </w:tcPr>
          <w:p w14:paraId="60AFDB9F" w14:textId="77777777" w:rsidR="008E004E" w:rsidRDefault="008E004E" w:rsidP="008E004E">
            <w:pPr>
              <w:jc w:val="center"/>
              <w:rPr>
                <w:rFonts w:ascii="Cambria" w:hAnsi="Cambria" w:cs="Arial"/>
              </w:rPr>
            </w:pPr>
          </w:p>
        </w:tc>
      </w:tr>
      <w:tr w:rsidR="006C36A9" w:rsidRPr="00894548" w14:paraId="1E43BD9A" w14:textId="77777777" w:rsidTr="008E004E">
        <w:tblPrEx>
          <w:tblW w:w="12865" w:type="dxa"/>
          <w:tblLayout w:type="fixed"/>
          <w:tblPrExChange w:id="3314" w:author="Sasi Songthong" w:date="2022-06-23T13:04:00Z">
            <w:tblPrEx>
              <w:tblW w:w="12865" w:type="dxa"/>
              <w:tblLayout w:type="fixed"/>
            </w:tblPrEx>
          </w:tblPrExChange>
        </w:tblPrEx>
        <w:trPr>
          <w:trHeight w:val="432"/>
          <w:trPrChange w:id="3315" w:author="Sasi Songthong" w:date="2022-06-23T13:04:00Z">
            <w:trPr>
              <w:trHeight w:val="720"/>
            </w:trPr>
          </w:trPrChange>
        </w:trPr>
        <w:tc>
          <w:tcPr>
            <w:tcW w:w="12865" w:type="dxa"/>
            <w:gridSpan w:val="10"/>
            <w:tcBorders>
              <w:top w:val="single" w:sz="4" w:space="0" w:color="auto"/>
            </w:tcBorders>
            <w:tcPrChange w:id="3316" w:author="Sasi Songthong" w:date="2022-06-23T13:04:00Z">
              <w:tcPr>
                <w:tcW w:w="12865" w:type="dxa"/>
                <w:gridSpan w:val="10"/>
                <w:tcBorders>
                  <w:top w:val="single" w:sz="4" w:space="0" w:color="auto"/>
                </w:tcBorders>
              </w:tcPr>
            </w:tcPrChange>
          </w:tcPr>
          <w:p w14:paraId="109E26D0" w14:textId="77777777" w:rsidR="006C36A9" w:rsidRPr="00894548" w:rsidRDefault="006C36A9" w:rsidP="000047FC">
            <w:pPr>
              <w:rPr>
                <w:rFonts w:ascii="Cambria" w:hAnsi="Cambria" w:cs="Arial"/>
                <w:b/>
                <w:bCs/>
                <w:highlight w:val="yellow"/>
              </w:rPr>
            </w:pPr>
            <w:r w:rsidRPr="00894548">
              <w:rPr>
                <w:rFonts w:ascii="Cambria" w:hAnsi="Cambria" w:cs="Arial"/>
                <w:b/>
                <w:bCs/>
              </w:rPr>
              <w:t>Comments:</w:t>
            </w:r>
          </w:p>
        </w:tc>
      </w:tr>
      <w:tr w:rsidR="006C36A9" w14:paraId="3CCEA99B" w14:textId="77777777" w:rsidTr="000047FC">
        <w:trPr>
          <w:trHeight w:val="360"/>
        </w:trPr>
        <w:tc>
          <w:tcPr>
            <w:tcW w:w="3055" w:type="dxa"/>
            <w:gridSpan w:val="3"/>
            <w:shd w:val="clear" w:color="auto" w:fill="F2F2F2" w:themeFill="background1" w:themeFillShade="F2"/>
            <w:vAlign w:val="center"/>
          </w:tcPr>
          <w:p w14:paraId="27CD6DBA" w14:textId="77777777" w:rsidR="006C36A9" w:rsidRPr="00894548" w:rsidRDefault="006C36A9"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0EF73591" w14:textId="77777777" w:rsidR="006C36A9" w:rsidRDefault="006C36A9" w:rsidP="000047FC">
            <w:pPr>
              <w:rPr>
                <w:rFonts w:ascii="Cambria" w:hAnsi="Cambria" w:cs="Arial"/>
              </w:rPr>
            </w:pPr>
          </w:p>
        </w:tc>
      </w:tr>
      <w:tr w:rsidR="006C36A9" w14:paraId="3C22F05C" w14:textId="77777777" w:rsidTr="000047FC">
        <w:trPr>
          <w:trHeight w:val="360"/>
        </w:trPr>
        <w:tc>
          <w:tcPr>
            <w:tcW w:w="3055" w:type="dxa"/>
            <w:gridSpan w:val="3"/>
            <w:shd w:val="clear" w:color="auto" w:fill="F2F2F2" w:themeFill="background1" w:themeFillShade="F2"/>
            <w:vAlign w:val="center"/>
          </w:tcPr>
          <w:p w14:paraId="5F4D8669" w14:textId="74116316" w:rsidR="006C36A9"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3C2A4196" w14:textId="77777777" w:rsidR="006C36A9" w:rsidRDefault="006C36A9" w:rsidP="000047FC">
            <w:pPr>
              <w:rPr>
                <w:rFonts w:ascii="Cambria" w:hAnsi="Cambria" w:cs="Arial"/>
              </w:rPr>
            </w:pPr>
          </w:p>
        </w:tc>
      </w:tr>
    </w:tbl>
    <w:p w14:paraId="4C75F51B" w14:textId="77777777" w:rsidR="006C36A9" w:rsidRDefault="006C36A9" w:rsidP="006C36A9">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317">
          <w:tblGrid>
            <w:gridCol w:w="805"/>
            <w:gridCol w:w="1800"/>
            <w:gridCol w:w="450"/>
            <w:gridCol w:w="1350"/>
            <w:gridCol w:w="1800"/>
            <w:gridCol w:w="1800"/>
            <w:gridCol w:w="1800"/>
            <w:gridCol w:w="900"/>
            <w:gridCol w:w="900"/>
            <w:gridCol w:w="1260"/>
          </w:tblGrid>
        </w:tblGridChange>
      </w:tblGrid>
      <w:tr w:rsidR="006C36A9" w:rsidRPr="00AC51DF" w14:paraId="5E3DA386" w14:textId="77777777" w:rsidTr="000047FC">
        <w:trPr>
          <w:trHeight w:val="256"/>
        </w:trPr>
        <w:tc>
          <w:tcPr>
            <w:tcW w:w="12865" w:type="dxa"/>
            <w:gridSpan w:val="10"/>
            <w:shd w:val="clear" w:color="auto" w:fill="F2F2F2" w:themeFill="background1" w:themeFillShade="F2"/>
            <w:vAlign w:val="center"/>
          </w:tcPr>
          <w:p w14:paraId="6448F721" w14:textId="6E65A095" w:rsidR="006C36A9" w:rsidRPr="00AC51DF" w:rsidRDefault="006C36A9" w:rsidP="000047FC">
            <w:pPr>
              <w:jc w:val="center"/>
              <w:rPr>
                <w:rFonts w:ascii="Cambria" w:hAnsi="Cambria" w:cs="Arial"/>
                <w:b/>
                <w:bCs/>
              </w:rPr>
            </w:pPr>
            <w:r>
              <w:rPr>
                <w:rFonts w:ascii="Cambria" w:hAnsi="Cambria" w:cs="Arial"/>
                <w:b/>
                <w:bCs/>
              </w:rPr>
              <w:t xml:space="preserve">Labels </w:t>
            </w:r>
            <w:r w:rsidR="003A101F">
              <w:rPr>
                <w:rFonts w:ascii="Cambria" w:hAnsi="Cambria" w:cs="Arial"/>
                <w:b/>
                <w:bCs/>
              </w:rPr>
              <w:t>81</w:t>
            </w:r>
            <w:r>
              <w:rPr>
                <w:rFonts w:ascii="Cambria" w:hAnsi="Cambria" w:cs="Arial"/>
                <w:b/>
                <w:bCs/>
              </w:rPr>
              <w:t>-8</w:t>
            </w:r>
            <w:r w:rsidR="003A101F">
              <w:rPr>
                <w:rFonts w:ascii="Cambria" w:hAnsi="Cambria" w:cs="Arial"/>
                <w:b/>
                <w:bCs/>
              </w:rPr>
              <w:t>8</w:t>
            </w:r>
          </w:p>
        </w:tc>
      </w:tr>
      <w:tr w:rsidR="006C36A9" w14:paraId="48E7E16E" w14:textId="77777777" w:rsidTr="000047FC">
        <w:trPr>
          <w:trHeight w:val="256"/>
        </w:trPr>
        <w:tc>
          <w:tcPr>
            <w:tcW w:w="12865" w:type="dxa"/>
            <w:gridSpan w:val="10"/>
            <w:vAlign w:val="center"/>
          </w:tcPr>
          <w:p w14:paraId="7DB73327" w14:textId="77777777" w:rsidR="006C36A9" w:rsidRPr="00894548" w:rsidRDefault="006C36A9" w:rsidP="000047FC">
            <w:pPr>
              <w:rPr>
                <w:rFonts w:ascii="Cambria" w:hAnsi="Cambria" w:cs="Arial"/>
                <w:b/>
                <w:bCs/>
              </w:rPr>
            </w:pPr>
            <w:r w:rsidRPr="00894548">
              <w:rPr>
                <w:rFonts w:ascii="Cambria" w:hAnsi="Cambria" w:cs="Arial"/>
                <w:b/>
                <w:bCs/>
              </w:rPr>
              <w:t>Instructions:</w:t>
            </w:r>
          </w:p>
          <w:p w14:paraId="78325973" w14:textId="3E2EDCC4" w:rsidR="006C36A9" w:rsidRDefault="006C36A9"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w:t>
            </w:r>
            <w:r w:rsidR="003A101F">
              <w:rPr>
                <w:rFonts w:ascii="Cambria" w:hAnsi="Cambria" w:cs="Arial"/>
              </w:rPr>
              <w:t>81</w:t>
            </w:r>
            <w:r>
              <w:rPr>
                <w:rFonts w:ascii="Cambria" w:hAnsi="Cambria" w:cs="Arial"/>
              </w:rPr>
              <w:t xml:space="preserve"> through 8</w:t>
            </w:r>
            <w:r w:rsidR="003A101F">
              <w:rPr>
                <w:rFonts w:ascii="Cambria" w:hAnsi="Cambria" w:cs="Arial"/>
              </w:rPr>
              <w:t>8</w:t>
            </w:r>
            <w:r>
              <w:rPr>
                <w:rFonts w:ascii="Cambria" w:hAnsi="Cambria" w:cs="Arial"/>
              </w:rPr>
              <w:t>.</w:t>
            </w:r>
          </w:p>
          <w:p w14:paraId="3E9E7B67" w14:textId="77777777" w:rsidR="006C36A9" w:rsidRDefault="006C36A9" w:rsidP="000047FC">
            <w:pPr>
              <w:tabs>
                <w:tab w:val="left" w:pos="245"/>
              </w:tabs>
              <w:rPr>
                <w:rFonts w:ascii="Cambria" w:hAnsi="Cambria" w:cs="Arial"/>
              </w:rPr>
            </w:pPr>
            <w:r>
              <w:rPr>
                <w:rFonts w:ascii="Cambria" w:hAnsi="Cambria" w:cs="Arial"/>
              </w:rPr>
              <w:t>2. Lightly rub labels 20 times with gloved hand.  Indicate “Yes” when complete.</w:t>
            </w:r>
          </w:p>
          <w:p w14:paraId="60F0E42D" w14:textId="67FAEC4E" w:rsidR="006C36A9" w:rsidDel="00503864" w:rsidRDefault="006C36A9" w:rsidP="000047FC">
            <w:pPr>
              <w:tabs>
                <w:tab w:val="left" w:pos="245"/>
              </w:tabs>
              <w:rPr>
                <w:del w:id="3318" w:author="Sasi Songthong" w:date="2022-06-23T12:54:00Z"/>
                <w:rFonts w:ascii="Cambria" w:hAnsi="Cambria" w:cs="Arial"/>
              </w:rPr>
            </w:pPr>
            <w:del w:id="3319" w:author="Sasi Songthong" w:date="2022-06-23T12:54:00Z">
              <w:r w:rsidDel="00503864">
                <w:rPr>
                  <w:rFonts w:ascii="Cambria" w:hAnsi="Cambria" w:cs="Arial"/>
                </w:rPr>
                <w:delText>3. Lightly rub labels 20 times with gloved hand, which have been exposed to 70% IPA. Indicate “Yes” when complete.</w:delText>
              </w:r>
            </w:del>
          </w:p>
          <w:p w14:paraId="146E7050" w14:textId="130BD7BE" w:rsidR="006C36A9" w:rsidDel="00503864" w:rsidRDefault="006C36A9" w:rsidP="000047FC">
            <w:pPr>
              <w:tabs>
                <w:tab w:val="left" w:pos="245"/>
              </w:tabs>
              <w:rPr>
                <w:del w:id="3320" w:author="Sasi Songthong" w:date="2022-06-23T12:54:00Z"/>
                <w:rFonts w:ascii="Cambria" w:hAnsi="Cambria" w:cs="Arial"/>
              </w:rPr>
            </w:pPr>
            <w:del w:id="3321" w:author="Sasi Songthong" w:date="2022-06-23T12:54:00Z">
              <w:r w:rsidDel="00503864">
                <w:rPr>
                  <w:rFonts w:ascii="Cambria" w:hAnsi="Cambria" w:cs="Arial"/>
                </w:rPr>
                <w:delText>4. Lightly rub labels 20 times with gloved hand, which have been exposed to prepared Vesphene III.  Indicate “Yes” when complete.</w:delText>
              </w:r>
            </w:del>
          </w:p>
          <w:p w14:paraId="6BD757FE" w14:textId="4DAAB9A9" w:rsidR="006C36A9" w:rsidDel="00503864" w:rsidRDefault="006C36A9" w:rsidP="000047FC">
            <w:pPr>
              <w:tabs>
                <w:tab w:val="left" w:pos="245"/>
              </w:tabs>
              <w:rPr>
                <w:del w:id="3322" w:author="Sasi Songthong" w:date="2022-06-23T12:54:00Z"/>
                <w:rFonts w:ascii="Cambria" w:hAnsi="Cambria" w:cs="Arial"/>
              </w:rPr>
            </w:pPr>
            <w:del w:id="3323" w:author="Sasi Songthong" w:date="2022-06-23T12:54:00Z">
              <w:r w:rsidDel="00503864">
                <w:rPr>
                  <w:rFonts w:ascii="Cambria" w:hAnsi="Cambria" w:cs="Arial"/>
                </w:rPr>
                <w:delText>5. Lightly rub labels 20 times with gloved hand, which have been exposed to Spore-Klenz. Indicate “Yes” when complete.</w:delText>
              </w:r>
            </w:del>
          </w:p>
          <w:p w14:paraId="3F57AE8C" w14:textId="2D45A05C" w:rsidR="006C36A9" w:rsidDel="00503864" w:rsidRDefault="006C36A9" w:rsidP="000047FC">
            <w:pPr>
              <w:tabs>
                <w:tab w:val="left" w:pos="245"/>
              </w:tabs>
              <w:rPr>
                <w:del w:id="3324" w:author="Sasi Songthong" w:date="2022-06-23T12:54:00Z"/>
                <w:rFonts w:ascii="Cambria" w:hAnsi="Cambria" w:cs="Arial"/>
              </w:rPr>
            </w:pPr>
            <w:del w:id="3325" w:author="Sasi Songthong" w:date="2022-06-23T12:54:00Z">
              <w:r w:rsidDel="00503864">
                <w:rPr>
                  <w:rFonts w:ascii="Cambria" w:hAnsi="Cambria" w:cs="Arial"/>
                </w:rPr>
                <w:delText>6. Shuffled / rub with each package with 1 or more other package 20 times.  Indicate “Yes” when complete.</w:delText>
              </w:r>
            </w:del>
          </w:p>
          <w:p w14:paraId="21D013B1" w14:textId="7BE6BD5E" w:rsidR="006C36A9" w:rsidDel="00503864" w:rsidRDefault="006C36A9" w:rsidP="000047FC">
            <w:pPr>
              <w:tabs>
                <w:tab w:val="left" w:pos="245"/>
              </w:tabs>
              <w:rPr>
                <w:del w:id="3326" w:author="Sasi Songthong" w:date="2022-06-23T12:54:00Z"/>
                <w:rFonts w:ascii="Cambria" w:hAnsi="Cambria" w:cs="Arial"/>
              </w:rPr>
            </w:pPr>
            <w:del w:id="3327" w:author="Sasi Songthong" w:date="2022-06-23T12:54:00Z">
              <w:r w:rsidDel="00503864">
                <w:rPr>
                  <w:rFonts w:ascii="Cambria" w:hAnsi="Cambria" w:cs="Arial"/>
                </w:rPr>
                <w:delText>7. Visually Inspect legibility of each label and verify the label remains securely affixed to the package.  Document results.</w:delText>
              </w:r>
            </w:del>
          </w:p>
          <w:p w14:paraId="4690372E" w14:textId="1C3984D8" w:rsidR="006C36A9" w:rsidRPr="00890057" w:rsidDel="00503864" w:rsidRDefault="006C36A9" w:rsidP="000047FC">
            <w:pPr>
              <w:tabs>
                <w:tab w:val="left" w:pos="245"/>
              </w:tabs>
              <w:rPr>
                <w:del w:id="3328" w:author="Sasi Songthong" w:date="2022-06-23T12:54:00Z"/>
                <w:rFonts w:ascii="Cambria" w:hAnsi="Cambria" w:cs="Arial"/>
                <w:noProof/>
              </w:rPr>
            </w:pPr>
            <w:del w:id="3329" w:author="Sasi Songthong" w:date="2022-06-23T12:54:00Z">
              <w:r w:rsidDel="00503864">
                <w:rPr>
                  <w:rFonts w:ascii="Cambria" w:hAnsi="Cambria" w:cs="Arial"/>
                </w:rPr>
                <w:delText>8. Specify P (Pass) if “Yes” is indicated in the results column.</w:delText>
              </w:r>
            </w:del>
          </w:p>
          <w:p w14:paraId="4E26DC07" w14:textId="77777777" w:rsidR="00503864" w:rsidRDefault="006C36A9" w:rsidP="00503864">
            <w:pPr>
              <w:tabs>
                <w:tab w:val="left" w:pos="245"/>
              </w:tabs>
              <w:rPr>
                <w:ins w:id="3330" w:author="Sasi Songthong" w:date="2022-06-23T12:54:00Z"/>
                <w:rFonts w:ascii="Cambria" w:hAnsi="Cambria" w:cs="Arial"/>
              </w:rPr>
            </w:pPr>
            <w:del w:id="3331" w:author="Sasi Songthong" w:date="2022-06-23T12:54: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ins w:id="3332" w:author="Sasi Songthong" w:date="2022-06-23T12:54:00Z">
              <w:r w:rsidR="00503864">
                <w:rPr>
                  <w:rFonts w:ascii="Cambria" w:hAnsi="Cambria" w:cs="Arial"/>
                </w:rPr>
                <w:t>3. Lightly rub labels 20 times with gloved hand, which have been wiped with 70% IPA. Indicate “Yes” when complete.</w:t>
              </w:r>
            </w:ins>
          </w:p>
          <w:p w14:paraId="43D3D6BA" w14:textId="77777777" w:rsidR="00503864" w:rsidRDefault="00503864" w:rsidP="00503864">
            <w:pPr>
              <w:tabs>
                <w:tab w:val="left" w:pos="245"/>
              </w:tabs>
              <w:rPr>
                <w:ins w:id="3333" w:author="Sasi Songthong" w:date="2022-06-23T12:54:00Z"/>
                <w:rFonts w:ascii="Cambria" w:hAnsi="Cambria" w:cs="Arial"/>
              </w:rPr>
            </w:pPr>
            <w:ins w:id="3334" w:author="Sasi Songthong" w:date="2022-06-23T12:54: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30E183C6" w14:textId="25236645" w:rsidR="00503864" w:rsidRDefault="00503864" w:rsidP="00503864">
            <w:pPr>
              <w:tabs>
                <w:tab w:val="left" w:pos="245"/>
              </w:tabs>
              <w:rPr>
                <w:ins w:id="3335" w:author="Sasi Songthong" w:date="2022-06-23T12:54:00Z"/>
                <w:rFonts w:ascii="Cambria" w:hAnsi="Cambria" w:cs="Arial"/>
              </w:rPr>
            </w:pPr>
            <w:ins w:id="3336" w:author="Sasi Songthong" w:date="2022-06-23T12:54:00Z">
              <w:r>
                <w:rPr>
                  <w:rFonts w:ascii="Cambria" w:hAnsi="Cambria" w:cs="Arial"/>
                </w:rPr>
                <w:t xml:space="preserve">5. Lightly rub labels 20 times with gloved hand, which have been wiped with </w:t>
              </w:r>
            </w:ins>
            <w:proofErr w:type="spellStart"/>
            <w:ins w:id="3337"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338" w:author="Sasi Songthong" w:date="2022-06-23T12:54:00Z">
              <w:r>
                <w:rPr>
                  <w:rFonts w:ascii="Cambria" w:hAnsi="Cambria" w:cs="Arial"/>
                </w:rPr>
                <w:t>.</w:t>
              </w:r>
              <w:proofErr w:type="gramEnd"/>
              <w:r>
                <w:rPr>
                  <w:rFonts w:ascii="Cambria" w:hAnsi="Cambria" w:cs="Arial"/>
                </w:rPr>
                <w:t xml:space="preserve"> Indicate “Yes” when complete.</w:t>
              </w:r>
            </w:ins>
          </w:p>
          <w:p w14:paraId="5689137A" w14:textId="77777777" w:rsidR="00503864" w:rsidRDefault="00503864" w:rsidP="00503864">
            <w:pPr>
              <w:tabs>
                <w:tab w:val="left" w:pos="245"/>
              </w:tabs>
              <w:rPr>
                <w:ins w:id="3339" w:author="Sasi Songthong" w:date="2022-06-23T12:54:00Z"/>
                <w:rFonts w:ascii="Cambria" w:hAnsi="Cambria" w:cs="Arial"/>
              </w:rPr>
            </w:pPr>
            <w:ins w:id="3340" w:author="Sasi Songthong" w:date="2022-06-23T12:54:00Z">
              <w:r>
                <w:rPr>
                  <w:rFonts w:ascii="Cambria" w:hAnsi="Cambria" w:cs="Arial"/>
                </w:rPr>
                <w:t>6. Shuffled / rub with each package with 1 or more other package 20 times.  Indicate “Yes” when complete.</w:t>
              </w:r>
            </w:ins>
          </w:p>
          <w:p w14:paraId="63BD1346" w14:textId="77777777" w:rsidR="00503864" w:rsidRDefault="00503864" w:rsidP="00503864">
            <w:pPr>
              <w:tabs>
                <w:tab w:val="left" w:pos="245"/>
              </w:tabs>
              <w:rPr>
                <w:ins w:id="3341" w:author="Sasi Songthong" w:date="2022-06-23T12:54:00Z"/>
                <w:rFonts w:ascii="Cambria" w:hAnsi="Cambria" w:cs="Arial"/>
              </w:rPr>
            </w:pPr>
            <w:ins w:id="3342" w:author="Sasi Songthong" w:date="2022-06-23T12:54:00Z">
              <w:r>
                <w:rPr>
                  <w:rFonts w:ascii="Cambria" w:hAnsi="Cambria" w:cs="Arial"/>
                </w:rPr>
                <w:t>7. Visually Inspect legibility of each label and verify presence of 3 labels on each package.  Document results.</w:t>
              </w:r>
            </w:ins>
          </w:p>
          <w:p w14:paraId="67994A1B" w14:textId="77777777" w:rsidR="00503864" w:rsidRPr="00890057" w:rsidRDefault="00503864" w:rsidP="00503864">
            <w:pPr>
              <w:tabs>
                <w:tab w:val="left" w:pos="245"/>
              </w:tabs>
              <w:rPr>
                <w:ins w:id="3343" w:author="Sasi Songthong" w:date="2022-06-23T12:54:00Z"/>
                <w:rFonts w:ascii="Cambria" w:hAnsi="Cambria" w:cs="Arial"/>
                <w:noProof/>
              </w:rPr>
            </w:pPr>
            <w:ins w:id="3344" w:author="Sasi Songthong" w:date="2022-06-23T12:54:00Z">
              <w:r>
                <w:rPr>
                  <w:rFonts w:ascii="Cambria" w:hAnsi="Cambria" w:cs="Arial"/>
                </w:rPr>
                <w:t>8. Specify P (Pass) if “Yes” is indicated in the results column.</w:t>
              </w:r>
            </w:ins>
          </w:p>
          <w:p w14:paraId="25A1BD4C" w14:textId="7EBCDA4D" w:rsidR="006C36A9" w:rsidRDefault="00503864" w:rsidP="00503864">
            <w:pPr>
              <w:rPr>
                <w:rFonts w:ascii="Cambria" w:hAnsi="Cambria" w:cs="Arial"/>
              </w:rPr>
            </w:pPr>
            <w:ins w:id="3345" w:author="Sasi Songthong" w:date="2022-06-23T12:54:00Z">
              <w:r>
                <w:rPr>
                  <w:rFonts w:ascii="Cambria" w:hAnsi="Cambria" w:cs="Arial"/>
                </w:rPr>
                <w:t>9</w:t>
              </w:r>
              <w:r w:rsidRPr="00890057">
                <w:rPr>
                  <w:rFonts w:ascii="Cambria" w:hAnsi="Cambria" w:cs="Arial"/>
                </w:rPr>
                <w:t>. Record comments and additional information in the “Comments” section or N/A.</w:t>
              </w:r>
            </w:ins>
          </w:p>
        </w:tc>
      </w:tr>
      <w:tr w:rsidR="008E004E" w:rsidRPr="00894548" w14:paraId="443A1D03" w14:textId="77777777" w:rsidTr="008E004E">
        <w:tblPrEx>
          <w:tblW w:w="12865" w:type="dxa"/>
          <w:tblLayout w:type="fixed"/>
          <w:tblPrExChange w:id="3346" w:author="Sasi Songthong" w:date="2022-06-23T13:04:00Z">
            <w:tblPrEx>
              <w:tblW w:w="12865" w:type="dxa"/>
              <w:tblLayout w:type="fixed"/>
            </w:tblPrEx>
          </w:tblPrExChange>
        </w:tblPrEx>
        <w:trPr>
          <w:trHeight w:val="288"/>
          <w:trPrChange w:id="3347" w:author="Sasi Songthong" w:date="2022-06-23T13:04:00Z">
            <w:trPr>
              <w:trHeight w:val="288"/>
            </w:trPr>
          </w:trPrChange>
        </w:trPr>
        <w:tc>
          <w:tcPr>
            <w:tcW w:w="805" w:type="dxa"/>
            <w:shd w:val="clear" w:color="auto" w:fill="F2F2F2" w:themeFill="background1" w:themeFillShade="F2"/>
            <w:vAlign w:val="center"/>
            <w:tcPrChange w:id="3348" w:author="Sasi Songthong" w:date="2022-06-23T13:04:00Z">
              <w:tcPr>
                <w:tcW w:w="805" w:type="dxa"/>
                <w:shd w:val="clear" w:color="auto" w:fill="F2F2F2" w:themeFill="background1" w:themeFillShade="F2"/>
                <w:vAlign w:val="center"/>
              </w:tcPr>
            </w:tcPrChange>
          </w:tcPr>
          <w:p w14:paraId="02C0041E"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349" w:author="Sasi Songthong" w:date="2022-06-23T13:04:00Z">
              <w:tcPr>
                <w:tcW w:w="1800" w:type="dxa"/>
                <w:shd w:val="clear" w:color="auto" w:fill="F2F2F2" w:themeFill="background1" w:themeFillShade="F2"/>
                <w:vAlign w:val="center"/>
              </w:tcPr>
            </w:tcPrChange>
          </w:tcPr>
          <w:p w14:paraId="1B6AAD7F"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350" w:author="Sasi Songthong" w:date="2022-06-23T13:04:00Z">
              <w:tcPr>
                <w:tcW w:w="1800" w:type="dxa"/>
                <w:gridSpan w:val="2"/>
                <w:shd w:val="clear" w:color="auto" w:fill="F2F2F2" w:themeFill="background1" w:themeFillShade="F2"/>
                <w:vAlign w:val="center"/>
              </w:tcPr>
            </w:tcPrChange>
          </w:tcPr>
          <w:p w14:paraId="668E9643"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351" w:author="Sasi Songthong" w:date="2022-06-23T13:04:00Z">
              <w:tcPr>
                <w:tcW w:w="1800" w:type="dxa"/>
                <w:shd w:val="clear" w:color="auto" w:fill="F2F2F2" w:themeFill="background1" w:themeFillShade="F2"/>
                <w:vAlign w:val="center"/>
              </w:tcPr>
            </w:tcPrChange>
          </w:tcPr>
          <w:p w14:paraId="072770DE"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352" w:author="Sasi Songthong" w:date="2022-06-23T13:04:00Z">
              <w:tcPr>
                <w:tcW w:w="1800" w:type="dxa"/>
                <w:shd w:val="clear" w:color="auto" w:fill="F2F2F2" w:themeFill="background1" w:themeFillShade="F2"/>
                <w:vAlign w:val="center"/>
              </w:tcPr>
            </w:tcPrChange>
          </w:tcPr>
          <w:p w14:paraId="0F21B70A" w14:textId="5A17226E" w:rsidR="008E004E" w:rsidRPr="00894548" w:rsidRDefault="008E004E" w:rsidP="008E004E">
            <w:pPr>
              <w:jc w:val="center"/>
              <w:rPr>
                <w:rFonts w:ascii="Cambria" w:hAnsi="Cambria" w:cs="Arial"/>
                <w:b/>
                <w:bCs/>
              </w:rPr>
            </w:pPr>
            <w:r>
              <w:rPr>
                <w:rFonts w:ascii="Cambria" w:hAnsi="Cambria" w:cs="Arial"/>
                <w:b/>
                <w:bCs/>
              </w:rPr>
              <w:t xml:space="preserve">20 x </w:t>
            </w:r>
            <w:del w:id="3353" w:author="Sasi Songthong" w:date="2022-06-23T13:07:00Z">
              <w:r w:rsidDel="00FF2FDD">
                <w:rPr>
                  <w:rFonts w:ascii="Cambria" w:hAnsi="Cambria" w:cs="Arial"/>
                  <w:b/>
                  <w:bCs/>
                </w:rPr>
                <w:delText>Spore-Klenz</w:delText>
              </w:r>
            </w:del>
            <w:proofErr w:type="spellStart"/>
            <w:ins w:id="3354"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355" w:author="Sasi Songthong" w:date="2022-06-23T13:04:00Z">
              <w:tcPr>
                <w:tcW w:w="1800" w:type="dxa"/>
                <w:shd w:val="clear" w:color="auto" w:fill="F2F2F2" w:themeFill="background1" w:themeFillShade="F2"/>
                <w:vAlign w:val="center"/>
              </w:tcPr>
            </w:tcPrChange>
          </w:tcPr>
          <w:p w14:paraId="1B77AB90"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356" w:author="Sasi Songthong" w:date="2022-06-23T13:04:00Z">
              <w:tcPr>
                <w:tcW w:w="900" w:type="dxa"/>
                <w:shd w:val="clear" w:color="auto" w:fill="F2F2F2" w:themeFill="background1" w:themeFillShade="F2"/>
                <w:vAlign w:val="center"/>
              </w:tcPr>
            </w:tcPrChange>
          </w:tcPr>
          <w:p w14:paraId="742E35B0" w14:textId="77777777" w:rsidR="008E004E" w:rsidRPr="001E738F" w:rsidRDefault="008E004E" w:rsidP="008E004E">
            <w:pPr>
              <w:jc w:val="center"/>
              <w:rPr>
                <w:ins w:id="3357" w:author="Sasi Songthong" w:date="2022-06-23T13:04:00Z"/>
                <w:rFonts w:ascii="Cambria" w:hAnsi="Cambria" w:cs="Arial"/>
                <w:b/>
                <w:bCs/>
              </w:rPr>
            </w:pPr>
            <w:ins w:id="3358" w:author="Sasi Songthong" w:date="2022-06-23T13:04:00Z">
              <w:r w:rsidRPr="001E738F">
                <w:rPr>
                  <w:rFonts w:ascii="Cambria" w:hAnsi="Cambria" w:cs="Arial"/>
                  <w:b/>
                  <w:bCs/>
                </w:rPr>
                <w:t>Results:</w:t>
              </w:r>
            </w:ins>
          </w:p>
          <w:p w14:paraId="0A4D8853" w14:textId="2BCEA710" w:rsidR="008E004E" w:rsidDel="00503864" w:rsidRDefault="008E004E" w:rsidP="008E004E">
            <w:pPr>
              <w:jc w:val="center"/>
              <w:rPr>
                <w:rFonts w:ascii="Cambria" w:hAnsi="Cambria" w:cs="Arial"/>
                <w:b/>
                <w:bCs/>
              </w:rPr>
            </w:pPr>
            <w:ins w:id="3359" w:author="Sasi Songthong" w:date="2022-06-23T13:04:00Z">
              <w:r w:rsidRPr="001E738F">
                <w:rPr>
                  <w:rFonts w:ascii="Cambria" w:hAnsi="Cambria" w:cs="Arial"/>
                  <w:b/>
                  <w:bCs/>
                </w:rPr>
                <w:t>Label legible?</w:t>
              </w:r>
            </w:ins>
            <w:del w:id="3360" w:author="Sasi Songthong" w:date="2022-06-23T12:54:00Z">
              <w:r w:rsidDel="00503864">
                <w:rPr>
                  <w:rFonts w:ascii="Cambria" w:hAnsi="Cambria" w:cs="Arial"/>
                  <w:b/>
                  <w:bCs/>
                </w:rPr>
                <w:delText>Results:</w:delText>
              </w:r>
            </w:del>
          </w:p>
        </w:tc>
        <w:tc>
          <w:tcPr>
            <w:tcW w:w="1543" w:type="dxa"/>
            <w:shd w:val="clear" w:color="auto" w:fill="F2F2F2" w:themeFill="background1" w:themeFillShade="F2"/>
            <w:vAlign w:val="center"/>
            <w:tcPrChange w:id="3361" w:author="Sasi Songthong" w:date="2022-06-23T13:04:00Z">
              <w:tcPr>
                <w:tcW w:w="900" w:type="dxa"/>
                <w:shd w:val="clear" w:color="auto" w:fill="F2F2F2" w:themeFill="background1" w:themeFillShade="F2"/>
                <w:vAlign w:val="center"/>
              </w:tcPr>
            </w:tcPrChange>
          </w:tcPr>
          <w:p w14:paraId="31EBC9AF" w14:textId="77777777" w:rsidR="008E004E" w:rsidRPr="001E738F" w:rsidRDefault="008E004E" w:rsidP="008E004E">
            <w:pPr>
              <w:jc w:val="center"/>
              <w:rPr>
                <w:ins w:id="3362" w:author="Sasi Songthong" w:date="2022-06-23T13:04:00Z"/>
                <w:rFonts w:ascii="Cambria" w:hAnsi="Cambria" w:cs="Arial"/>
                <w:b/>
                <w:bCs/>
              </w:rPr>
            </w:pPr>
            <w:ins w:id="3363" w:author="Sasi Songthong" w:date="2022-06-23T13:04:00Z">
              <w:r w:rsidRPr="001E738F">
                <w:rPr>
                  <w:rFonts w:ascii="Cambria" w:hAnsi="Cambria" w:cs="Arial"/>
                  <w:b/>
                  <w:bCs/>
                </w:rPr>
                <w:t>Results:</w:t>
              </w:r>
            </w:ins>
          </w:p>
          <w:p w14:paraId="0FE0DC94" w14:textId="3DA5133E" w:rsidR="008E004E" w:rsidRPr="00894548" w:rsidRDefault="008E004E" w:rsidP="008E004E">
            <w:pPr>
              <w:jc w:val="center"/>
              <w:rPr>
                <w:rFonts w:ascii="Cambria" w:hAnsi="Cambria" w:cs="Arial"/>
                <w:b/>
                <w:bCs/>
              </w:rPr>
            </w:pPr>
            <w:ins w:id="3364" w:author="Sasi Songthong" w:date="2022-06-23T13:04:00Z">
              <w:r w:rsidRPr="001E738F">
                <w:rPr>
                  <w:rFonts w:ascii="Cambria" w:hAnsi="Cambria" w:cs="Arial"/>
                  <w:b/>
                  <w:bCs/>
                </w:rPr>
                <w:t>Label Present?</w:t>
              </w:r>
            </w:ins>
            <w:del w:id="3365" w:author="Sasi Songthong" w:date="2022-06-23T12:54: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3366" w:author="Sasi Songthong" w:date="2022-06-23T13:04:00Z">
              <w:tcPr>
                <w:tcW w:w="1260" w:type="dxa"/>
                <w:shd w:val="clear" w:color="auto" w:fill="F2F2F2" w:themeFill="background1" w:themeFillShade="F2"/>
                <w:vAlign w:val="center"/>
              </w:tcPr>
            </w:tcPrChange>
          </w:tcPr>
          <w:p w14:paraId="407ADB41"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312B1728" w14:textId="77777777" w:rsidTr="008E004E">
        <w:tblPrEx>
          <w:tblW w:w="12865" w:type="dxa"/>
          <w:tblLayout w:type="fixed"/>
          <w:tblPrExChange w:id="3367" w:author="Sasi Songthong" w:date="2022-06-23T13:04:00Z">
            <w:tblPrEx>
              <w:tblW w:w="12865" w:type="dxa"/>
              <w:tblLayout w:type="fixed"/>
            </w:tblPrEx>
          </w:tblPrExChange>
        </w:tblPrEx>
        <w:trPr>
          <w:trHeight w:val="404"/>
          <w:trPrChange w:id="3368" w:author="Sasi Songthong" w:date="2022-06-23T13:04:00Z">
            <w:trPr>
              <w:trHeight w:val="404"/>
            </w:trPr>
          </w:trPrChange>
        </w:trPr>
        <w:tc>
          <w:tcPr>
            <w:tcW w:w="805" w:type="dxa"/>
            <w:vAlign w:val="center"/>
            <w:tcPrChange w:id="3369" w:author="Sasi Songthong" w:date="2022-06-23T13:04:00Z">
              <w:tcPr>
                <w:tcW w:w="805" w:type="dxa"/>
                <w:vAlign w:val="center"/>
              </w:tcPr>
            </w:tcPrChange>
          </w:tcPr>
          <w:p w14:paraId="0477D21D" w14:textId="14263E44" w:rsidR="008E004E" w:rsidRPr="000047FC" w:rsidRDefault="008E004E" w:rsidP="008E004E">
            <w:pPr>
              <w:jc w:val="center"/>
              <w:rPr>
                <w:rFonts w:ascii="Cambria" w:hAnsi="Cambria" w:cs="Arial"/>
                <w:b/>
                <w:bCs/>
              </w:rPr>
            </w:pPr>
            <w:r>
              <w:rPr>
                <w:rFonts w:ascii="Cambria" w:hAnsi="Cambria" w:cs="Arial"/>
                <w:b/>
                <w:bCs/>
              </w:rPr>
              <w:t>81</w:t>
            </w:r>
          </w:p>
        </w:tc>
        <w:tc>
          <w:tcPr>
            <w:tcW w:w="1542" w:type="dxa"/>
            <w:vAlign w:val="center"/>
            <w:tcPrChange w:id="3370" w:author="Sasi Songthong" w:date="2022-06-23T13:04:00Z">
              <w:tcPr>
                <w:tcW w:w="1800" w:type="dxa"/>
                <w:vAlign w:val="center"/>
              </w:tcPr>
            </w:tcPrChange>
          </w:tcPr>
          <w:p w14:paraId="03C443BB"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3371" w:author="Sasi Songthong" w:date="2022-06-23T13:04:00Z">
              <w:tcPr>
                <w:tcW w:w="1800" w:type="dxa"/>
                <w:gridSpan w:val="2"/>
                <w:vAlign w:val="center"/>
              </w:tcPr>
            </w:tcPrChange>
          </w:tcPr>
          <w:p w14:paraId="1B672252"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372" w:author="Sasi Songthong" w:date="2022-06-23T13:04:00Z">
              <w:tcPr>
                <w:tcW w:w="1800" w:type="dxa"/>
                <w:vAlign w:val="center"/>
              </w:tcPr>
            </w:tcPrChange>
          </w:tcPr>
          <w:p w14:paraId="5E9C5EE8"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373" w:author="Sasi Songthong" w:date="2022-06-23T13:04:00Z">
              <w:tcPr>
                <w:tcW w:w="1800" w:type="dxa"/>
                <w:vAlign w:val="center"/>
              </w:tcPr>
            </w:tcPrChange>
          </w:tcPr>
          <w:p w14:paraId="2FF1D02F"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374" w:author="Sasi Songthong" w:date="2022-06-23T13:04:00Z">
              <w:tcPr>
                <w:tcW w:w="1800" w:type="dxa"/>
                <w:vAlign w:val="center"/>
              </w:tcPr>
            </w:tcPrChange>
          </w:tcPr>
          <w:p w14:paraId="6ACC761C"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375" w:author="Sasi Songthong" w:date="2022-06-23T13:04:00Z">
              <w:tcPr>
                <w:tcW w:w="900" w:type="dxa"/>
                <w:vAlign w:val="center"/>
              </w:tcPr>
            </w:tcPrChange>
          </w:tcPr>
          <w:p w14:paraId="3EC95033" w14:textId="00E0151B" w:rsidR="008E004E" w:rsidDel="006402E7" w:rsidRDefault="008E004E" w:rsidP="008E004E">
            <w:pPr>
              <w:jc w:val="center"/>
              <w:rPr>
                <w:del w:id="3376" w:author="Sasi Songthong" w:date="2022-06-23T12:57:00Z"/>
                <w:rFonts w:ascii="Cambria" w:hAnsi="Cambria" w:cs="Arial"/>
              </w:rPr>
            </w:pPr>
            <w:ins w:id="3377" w:author="Sasi Songthong" w:date="2022-06-23T13:04:00Z">
              <w:r>
                <w:rPr>
                  <w:rFonts w:ascii="Cambria" w:hAnsi="Cambria" w:cs="Arial"/>
                </w:rPr>
                <w:t>Yes / No</w:t>
              </w:r>
            </w:ins>
            <w:del w:id="3378" w:author="Sasi Songthong" w:date="2022-06-23T12:54:00Z">
              <w:r w:rsidDel="00503864">
                <w:rPr>
                  <w:rFonts w:ascii="Cambria" w:hAnsi="Cambria" w:cs="Arial"/>
                </w:rPr>
                <w:delText>Yes / No</w:delText>
              </w:r>
            </w:del>
          </w:p>
          <w:p w14:paraId="4C168B72" w14:textId="5975E8BF" w:rsidR="008E004E" w:rsidDel="006402E7" w:rsidRDefault="008E004E" w:rsidP="008E004E">
            <w:pPr>
              <w:jc w:val="center"/>
              <w:rPr>
                <w:del w:id="3379" w:author="Sasi Songthong" w:date="2022-06-23T12:57:00Z"/>
                <w:rFonts w:ascii="Cambria" w:hAnsi="Cambria" w:cs="Arial"/>
              </w:rPr>
            </w:pPr>
            <w:del w:id="3380" w:author="Sasi Songthong" w:date="2022-06-23T12:54:00Z">
              <w:r w:rsidRPr="00BF1CE3" w:rsidDel="00503864">
                <w:rPr>
                  <w:rFonts w:ascii="Cambria" w:hAnsi="Cambria" w:cs="Arial"/>
                </w:rPr>
                <w:delText>Yes / No</w:delText>
              </w:r>
            </w:del>
          </w:p>
          <w:p w14:paraId="17F062DE" w14:textId="1B6EC367" w:rsidR="008E004E" w:rsidDel="006402E7" w:rsidRDefault="008E004E" w:rsidP="008E004E">
            <w:pPr>
              <w:jc w:val="center"/>
              <w:rPr>
                <w:del w:id="3381" w:author="Sasi Songthong" w:date="2022-06-23T12:57:00Z"/>
                <w:rFonts w:ascii="Cambria" w:hAnsi="Cambria" w:cs="Arial"/>
              </w:rPr>
            </w:pPr>
            <w:del w:id="3382" w:author="Sasi Songthong" w:date="2022-06-23T12:54:00Z">
              <w:r w:rsidRPr="00BF1CE3" w:rsidDel="00503864">
                <w:rPr>
                  <w:rFonts w:ascii="Cambria" w:hAnsi="Cambria" w:cs="Arial"/>
                </w:rPr>
                <w:delText>Yes / No</w:delText>
              </w:r>
            </w:del>
          </w:p>
          <w:p w14:paraId="6FD9F4C1" w14:textId="77777777" w:rsidR="008E004E" w:rsidRDefault="008E004E" w:rsidP="008E004E">
            <w:pPr>
              <w:jc w:val="center"/>
              <w:rPr>
                <w:rFonts w:ascii="Cambria" w:hAnsi="Cambria" w:cs="Arial"/>
              </w:rPr>
            </w:pPr>
            <w:del w:id="3383" w:author="Sasi Songthong" w:date="2022-06-23T12:54:00Z">
              <w:r w:rsidRPr="00BF1CE3" w:rsidDel="00503864">
                <w:rPr>
                  <w:rFonts w:ascii="Cambria" w:hAnsi="Cambria" w:cs="Arial"/>
                </w:rPr>
                <w:delText>Yes / No</w:delText>
              </w:r>
            </w:del>
          </w:p>
        </w:tc>
        <w:tc>
          <w:tcPr>
            <w:tcW w:w="1543" w:type="dxa"/>
            <w:vAlign w:val="center"/>
            <w:tcPrChange w:id="3384" w:author="Sasi Songthong" w:date="2022-06-23T13:04:00Z">
              <w:tcPr>
                <w:tcW w:w="900" w:type="dxa"/>
                <w:vAlign w:val="center"/>
              </w:tcPr>
            </w:tcPrChange>
          </w:tcPr>
          <w:p w14:paraId="30B13B88" w14:textId="2F966FA5" w:rsidR="008E004E" w:rsidDel="006402E7" w:rsidRDefault="008E004E" w:rsidP="008E004E">
            <w:pPr>
              <w:jc w:val="center"/>
              <w:rPr>
                <w:del w:id="3385" w:author="Sasi Songthong" w:date="2022-06-23T12:57:00Z"/>
                <w:rFonts w:ascii="Cambria" w:hAnsi="Cambria" w:cs="Arial"/>
              </w:rPr>
            </w:pPr>
            <w:ins w:id="3386" w:author="Sasi Songthong" w:date="2022-06-23T13:04:00Z">
              <w:r>
                <w:rPr>
                  <w:rFonts w:ascii="Cambria" w:hAnsi="Cambria" w:cs="Arial"/>
                </w:rPr>
                <w:t>Yes / No</w:t>
              </w:r>
            </w:ins>
            <w:del w:id="3387" w:author="Sasi Songthong" w:date="2022-06-23T12:54:00Z">
              <w:r w:rsidRPr="00BF1CE3" w:rsidDel="00503864">
                <w:rPr>
                  <w:rFonts w:ascii="Cambria" w:hAnsi="Cambria" w:cs="Arial"/>
                </w:rPr>
                <w:delText>Yes / No</w:delText>
              </w:r>
            </w:del>
          </w:p>
          <w:p w14:paraId="1A458C20" w14:textId="4701DA8A" w:rsidR="008E004E" w:rsidDel="006402E7" w:rsidRDefault="008E004E" w:rsidP="008E004E">
            <w:pPr>
              <w:jc w:val="center"/>
              <w:rPr>
                <w:del w:id="3388" w:author="Sasi Songthong" w:date="2022-06-23T12:57:00Z"/>
                <w:rFonts w:ascii="Cambria" w:hAnsi="Cambria" w:cs="Arial"/>
              </w:rPr>
            </w:pPr>
            <w:del w:id="3389" w:author="Sasi Songthong" w:date="2022-06-23T12:54:00Z">
              <w:r w:rsidRPr="00BF1CE3" w:rsidDel="00503864">
                <w:rPr>
                  <w:rFonts w:ascii="Cambria" w:hAnsi="Cambria" w:cs="Arial"/>
                </w:rPr>
                <w:delText>Yes / No</w:delText>
              </w:r>
            </w:del>
          </w:p>
          <w:p w14:paraId="791D788B" w14:textId="2D29AD63" w:rsidR="008E004E" w:rsidDel="006402E7" w:rsidRDefault="008E004E" w:rsidP="008E004E">
            <w:pPr>
              <w:jc w:val="center"/>
              <w:rPr>
                <w:del w:id="3390" w:author="Sasi Songthong" w:date="2022-06-23T12:57:00Z"/>
                <w:rFonts w:ascii="Cambria" w:hAnsi="Cambria" w:cs="Arial"/>
              </w:rPr>
            </w:pPr>
            <w:del w:id="3391" w:author="Sasi Songthong" w:date="2022-06-23T12:54:00Z">
              <w:r w:rsidRPr="00BF1CE3" w:rsidDel="00503864">
                <w:rPr>
                  <w:rFonts w:ascii="Cambria" w:hAnsi="Cambria" w:cs="Arial"/>
                </w:rPr>
                <w:delText>Yes / No</w:delText>
              </w:r>
            </w:del>
          </w:p>
          <w:p w14:paraId="40DC049C" w14:textId="7AA6734A" w:rsidR="008E004E" w:rsidRDefault="008E004E" w:rsidP="008E004E">
            <w:pPr>
              <w:jc w:val="center"/>
              <w:rPr>
                <w:rFonts w:ascii="Cambria" w:hAnsi="Cambria" w:cs="Arial"/>
              </w:rPr>
            </w:pPr>
            <w:del w:id="3392" w:author="Sasi Songthong" w:date="2022-06-23T12:54:00Z">
              <w:r w:rsidRPr="00BF1CE3" w:rsidDel="00503864">
                <w:rPr>
                  <w:rFonts w:ascii="Cambria" w:hAnsi="Cambria" w:cs="Arial"/>
                </w:rPr>
                <w:delText>Yes / No</w:delText>
              </w:r>
            </w:del>
          </w:p>
        </w:tc>
        <w:tc>
          <w:tcPr>
            <w:tcW w:w="1260" w:type="dxa"/>
            <w:vAlign w:val="center"/>
            <w:tcPrChange w:id="3393" w:author="Sasi Songthong" w:date="2022-06-23T13:04:00Z">
              <w:tcPr>
                <w:tcW w:w="1260" w:type="dxa"/>
                <w:vAlign w:val="center"/>
              </w:tcPr>
            </w:tcPrChange>
          </w:tcPr>
          <w:p w14:paraId="53A9B900" w14:textId="77777777" w:rsidR="008E004E" w:rsidRDefault="008E004E" w:rsidP="008E004E">
            <w:pPr>
              <w:jc w:val="center"/>
              <w:rPr>
                <w:rFonts w:ascii="Cambria" w:hAnsi="Cambria" w:cs="Arial"/>
              </w:rPr>
            </w:pPr>
          </w:p>
        </w:tc>
      </w:tr>
      <w:tr w:rsidR="008E004E" w14:paraId="70BEE46D" w14:textId="77777777" w:rsidTr="008E004E">
        <w:tblPrEx>
          <w:tblW w:w="12865" w:type="dxa"/>
          <w:tblLayout w:type="fixed"/>
          <w:tblPrExChange w:id="3394" w:author="Sasi Songthong" w:date="2022-06-23T13:04:00Z">
            <w:tblPrEx>
              <w:tblW w:w="12865" w:type="dxa"/>
              <w:tblLayout w:type="fixed"/>
            </w:tblPrEx>
          </w:tblPrExChange>
        </w:tblPrEx>
        <w:trPr>
          <w:trHeight w:val="392"/>
          <w:trPrChange w:id="3395" w:author="Sasi Songthong" w:date="2022-06-23T13:04:00Z">
            <w:trPr>
              <w:trHeight w:val="392"/>
            </w:trPr>
          </w:trPrChange>
        </w:trPr>
        <w:tc>
          <w:tcPr>
            <w:tcW w:w="805" w:type="dxa"/>
            <w:vAlign w:val="center"/>
            <w:tcPrChange w:id="3396" w:author="Sasi Songthong" w:date="2022-06-23T13:04:00Z">
              <w:tcPr>
                <w:tcW w:w="805" w:type="dxa"/>
                <w:vAlign w:val="center"/>
              </w:tcPr>
            </w:tcPrChange>
          </w:tcPr>
          <w:p w14:paraId="5D24316C" w14:textId="2759E046" w:rsidR="008E004E" w:rsidRPr="000047FC" w:rsidRDefault="008E004E" w:rsidP="008E004E">
            <w:pPr>
              <w:jc w:val="center"/>
              <w:rPr>
                <w:rFonts w:ascii="Cambria" w:hAnsi="Cambria" w:cs="Arial"/>
                <w:b/>
                <w:bCs/>
              </w:rPr>
            </w:pPr>
            <w:r>
              <w:rPr>
                <w:rFonts w:ascii="Cambria" w:hAnsi="Cambria" w:cs="Arial"/>
                <w:b/>
                <w:bCs/>
              </w:rPr>
              <w:t>82</w:t>
            </w:r>
          </w:p>
        </w:tc>
        <w:tc>
          <w:tcPr>
            <w:tcW w:w="1542" w:type="dxa"/>
            <w:vAlign w:val="center"/>
            <w:tcPrChange w:id="3397" w:author="Sasi Songthong" w:date="2022-06-23T13:04:00Z">
              <w:tcPr>
                <w:tcW w:w="1800" w:type="dxa"/>
                <w:vAlign w:val="center"/>
              </w:tcPr>
            </w:tcPrChange>
          </w:tcPr>
          <w:p w14:paraId="5088D88C"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398" w:author="Sasi Songthong" w:date="2022-06-23T13:04:00Z">
              <w:tcPr>
                <w:tcW w:w="1800" w:type="dxa"/>
                <w:gridSpan w:val="2"/>
                <w:vAlign w:val="center"/>
              </w:tcPr>
            </w:tcPrChange>
          </w:tcPr>
          <w:p w14:paraId="2CE8444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399" w:author="Sasi Songthong" w:date="2022-06-23T13:04:00Z">
              <w:tcPr>
                <w:tcW w:w="1800" w:type="dxa"/>
                <w:vAlign w:val="center"/>
              </w:tcPr>
            </w:tcPrChange>
          </w:tcPr>
          <w:p w14:paraId="65914F2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00" w:author="Sasi Songthong" w:date="2022-06-23T13:04:00Z">
              <w:tcPr>
                <w:tcW w:w="1800" w:type="dxa"/>
                <w:vAlign w:val="center"/>
              </w:tcPr>
            </w:tcPrChange>
          </w:tcPr>
          <w:p w14:paraId="129798A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01" w:author="Sasi Songthong" w:date="2022-06-23T13:04:00Z">
              <w:tcPr>
                <w:tcW w:w="1800" w:type="dxa"/>
                <w:vAlign w:val="center"/>
              </w:tcPr>
            </w:tcPrChange>
          </w:tcPr>
          <w:p w14:paraId="5CC87C6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02" w:author="Sasi Songthong" w:date="2022-06-23T13:04:00Z">
              <w:tcPr>
                <w:tcW w:w="900" w:type="dxa"/>
                <w:vAlign w:val="center"/>
              </w:tcPr>
            </w:tcPrChange>
          </w:tcPr>
          <w:p w14:paraId="4E54A74D" w14:textId="3945E7AE" w:rsidR="008E004E" w:rsidRDefault="008E004E" w:rsidP="008E004E">
            <w:pPr>
              <w:jc w:val="center"/>
              <w:rPr>
                <w:rFonts w:ascii="Cambria" w:hAnsi="Cambria" w:cs="Arial"/>
              </w:rPr>
            </w:pPr>
            <w:ins w:id="3403" w:author="Sasi Songthong" w:date="2022-06-23T13:04:00Z">
              <w:r w:rsidRPr="00BF1CE3">
                <w:rPr>
                  <w:rFonts w:ascii="Cambria" w:hAnsi="Cambria" w:cs="Arial"/>
                </w:rPr>
                <w:t>Yes / No</w:t>
              </w:r>
            </w:ins>
          </w:p>
        </w:tc>
        <w:tc>
          <w:tcPr>
            <w:tcW w:w="1543" w:type="dxa"/>
            <w:vAlign w:val="center"/>
            <w:tcPrChange w:id="3404" w:author="Sasi Songthong" w:date="2022-06-23T13:04:00Z">
              <w:tcPr>
                <w:tcW w:w="900" w:type="dxa"/>
                <w:vAlign w:val="center"/>
              </w:tcPr>
            </w:tcPrChange>
          </w:tcPr>
          <w:p w14:paraId="1258B883" w14:textId="49D5E247" w:rsidR="008E004E" w:rsidRDefault="008E004E" w:rsidP="008E004E">
            <w:pPr>
              <w:jc w:val="center"/>
              <w:rPr>
                <w:rFonts w:ascii="Cambria" w:hAnsi="Cambria" w:cs="Arial"/>
              </w:rPr>
            </w:pPr>
            <w:ins w:id="3405" w:author="Sasi Songthong" w:date="2022-06-23T13:04:00Z">
              <w:r w:rsidRPr="00BF1CE3">
                <w:rPr>
                  <w:rFonts w:ascii="Cambria" w:hAnsi="Cambria" w:cs="Arial"/>
                </w:rPr>
                <w:t>Yes / No</w:t>
              </w:r>
            </w:ins>
          </w:p>
        </w:tc>
        <w:tc>
          <w:tcPr>
            <w:tcW w:w="1260" w:type="dxa"/>
            <w:vAlign w:val="center"/>
            <w:tcPrChange w:id="3406" w:author="Sasi Songthong" w:date="2022-06-23T13:04:00Z">
              <w:tcPr>
                <w:tcW w:w="1260" w:type="dxa"/>
                <w:vAlign w:val="center"/>
              </w:tcPr>
            </w:tcPrChange>
          </w:tcPr>
          <w:p w14:paraId="70AB2532" w14:textId="77777777" w:rsidR="008E004E" w:rsidRDefault="008E004E" w:rsidP="008E004E">
            <w:pPr>
              <w:jc w:val="center"/>
              <w:rPr>
                <w:rFonts w:ascii="Cambria" w:hAnsi="Cambria" w:cs="Arial"/>
              </w:rPr>
            </w:pPr>
          </w:p>
        </w:tc>
      </w:tr>
      <w:tr w:rsidR="008E004E" w14:paraId="4DB5D241" w14:textId="77777777" w:rsidTr="008E004E">
        <w:tblPrEx>
          <w:tblW w:w="12865" w:type="dxa"/>
          <w:tblLayout w:type="fixed"/>
          <w:tblPrExChange w:id="3407" w:author="Sasi Songthong" w:date="2022-06-23T13:04:00Z">
            <w:tblPrEx>
              <w:tblW w:w="12865" w:type="dxa"/>
              <w:tblLayout w:type="fixed"/>
            </w:tblPrEx>
          </w:tblPrExChange>
        </w:tblPrEx>
        <w:trPr>
          <w:trHeight w:val="392"/>
          <w:trPrChange w:id="3408" w:author="Sasi Songthong" w:date="2022-06-23T13:04:00Z">
            <w:trPr>
              <w:trHeight w:val="392"/>
            </w:trPr>
          </w:trPrChange>
        </w:trPr>
        <w:tc>
          <w:tcPr>
            <w:tcW w:w="805" w:type="dxa"/>
            <w:vAlign w:val="center"/>
            <w:tcPrChange w:id="3409" w:author="Sasi Songthong" w:date="2022-06-23T13:04:00Z">
              <w:tcPr>
                <w:tcW w:w="805" w:type="dxa"/>
                <w:vAlign w:val="center"/>
              </w:tcPr>
            </w:tcPrChange>
          </w:tcPr>
          <w:p w14:paraId="664E0DC6" w14:textId="46C92221" w:rsidR="008E004E" w:rsidRPr="000047FC" w:rsidRDefault="008E004E" w:rsidP="008E004E">
            <w:pPr>
              <w:jc w:val="center"/>
              <w:rPr>
                <w:rFonts w:ascii="Cambria" w:hAnsi="Cambria" w:cs="Arial"/>
                <w:b/>
                <w:bCs/>
              </w:rPr>
            </w:pPr>
            <w:r>
              <w:rPr>
                <w:rFonts w:ascii="Cambria" w:hAnsi="Cambria" w:cs="Arial"/>
                <w:b/>
                <w:bCs/>
              </w:rPr>
              <w:t>83</w:t>
            </w:r>
          </w:p>
        </w:tc>
        <w:tc>
          <w:tcPr>
            <w:tcW w:w="1542" w:type="dxa"/>
            <w:vAlign w:val="center"/>
            <w:tcPrChange w:id="3410" w:author="Sasi Songthong" w:date="2022-06-23T13:04:00Z">
              <w:tcPr>
                <w:tcW w:w="1800" w:type="dxa"/>
                <w:vAlign w:val="center"/>
              </w:tcPr>
            </w:tcPrChange>
          </w:tcPr>
          <w:p w14:paraId="5B735F96"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411" w:author="Sasi Songthong" w:date="2022-06-23T13:04:00Z">
              <w:tcPr>
                <w:tcW w:w="1800" w:type="dxa"/>
                <w:gridSpan w:val="2"/>
                <w:vAlign w:val="center"/>
              </w:tcPr>
            </w:tcPrChange>
          </w:tcPr>
          <w:p w14:paraId="7426E49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12" w:author="Sasi Songthong" w:date="2022-06-23T13:04:00Z">
              <w:tcPr>
                <w:tcW w:w="1800" w:type="dxa"/>
                <w:vAlign w:val="center"/>
              </w:tcPr>
            </w:tcPrChange>
          </w:tcPr>
          <w:p w14:paraId="131C72A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13" w:author="Sasi Songthong" w:date="2022-06-23T13:04:00Z">
              <w:tcPr>
                <w:tcW w:w="1800" w:type="dxa"/>
                <w:vAlign w:val="center"/>
              </w:tcPr>
            </w:tcPrChange>
          </w:tcPr>
          <w:p w14:paraId="4567965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14" w:author="Sasi Songthong" w:date="2022-06-23T13:04:00Z">
              <w:tcPr>
                <w:tcW w:w="1800" w:type="dxa"/>
                <w:vAlign w:val="center"/>
              </w:tcPr>
            </w:tcPrChange>
          </w:tcPr>
          <w:p w14:paraId="31FF2C0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15" w:author="Sasi Songthong" w:date="2022-06-23T13:04:00Z">
              <w:tcPr>
                <w:tcW w:w="900" w:type="dxa"/>
                <w:vAlign w:val="center"/>
              </w:tcPr>
            </w:tcPrChange>
          </w:tcPr>
          <w:p w14:paraId="6345E3F8" w14:textId="2D569AB5" w:rsidR="008E004E" w:rsidRDefault="008E004E" w:rsidP="008E004E">
            <w:pPr>
              <w:jc w:val="center"/>
              <w:rPr>
                <w:rFonts w:ascii="Cambria" w:hAnsi="Cambria" w:cs="Arial"/>
              </w:rPr>
            </w:pPr>
            <w:ins w:id="3416" w:author="Sasi Songthong" w:date="2022-06-23T13:04:00Z">
              <w:r w:rsidRPr="00BF1CE3">
                <w:rPr>
                  <w:rFonts w:ascii="Cambria" w:hAnsi="Cambria" w:cs="Arial"/>
                </w:rPr>
                <w:t>Yes / No</w:t>
              </w:r>
            </w:ins>
          </w:p>
        </w:tc>
        <w:tc>
          <w:tcPr>
            <w:tcW w:w="1543" w:type="dxa"/>
            <w:vAlign w:val="center"/>
            <w:tcPrChange w:id="3417" w:author="Sasi Songthong" w:date="2022-06-23T13:04:00Z">
              <w:tcPr>
                <w:tcW w:w="900" w:type="dxa"/>
                <w:vAlign w:val="center"/>
              </w:tcPr>
            </w:tcPrChange>
          </w:tcPr>
          <w:p w14:paraId="2548A04C" w14:textId="6E79CE38" w:rsidR="008E004E" w:rsidRDefault="008E004E" w:rsidP="008E004E">
            <w:pPr>
              <w:jc w:val="center"/>
              <w:rPr>
                <w:rFonts w:ascii="Cambria" w:hAnsi="Cambria" w:cs="Arial"/>
              </w:rPr>
            </w:pPr>
            <w:ins w:id="3418" w:author="Sasi Songthong" w:date="2022-06-23T13:04:00Z">
              <w:r w:rsidRPr="00BF1CE3">
                <w:rPr>
                  <w:rFonts w:ascii="Cambria" w:hAnsi="Cambria" w:cs="Arial"/>
                </w:rPr>
                <w:t>Yes / No</w:t>
              </w:r>
            </w:ins>
          </w:p>
        </w:tc>
        <w:tc>
          <w:tcPr>
            <w:tcW w:w="1260" w:type="dxa"/>
            <w:vAlign w:val="center"/>
            <w:tcPrChange w:id="3419" w:author="Sasi Songthong" w:date="2022-06-23T13:04:00Z">
              <w:tcPr>
                <w:tcW w:w="1260" w:type="dxa"/>
                <w:vAlign w:val="center"/>
              </w:tcPr>
            </w:tcPrChange>
          </w:tcPr>
          <w:p w14:paraId="6E3A4D56" w14:textId="77777777" w:rsidR="008E004E" w:rsidRDefault="008E004E" w:rsidP="008E004E">
            <w:pPr>
              <w:jc w:val="center"/>
              <w:rPr>
                <w:rFonts w:ascii="Cambria" w:hAnsi="Cambria" w:cs="Arial"/>
              </w:rPr>
            </w:pPr>
          </w:p>
        </w:tc>
      </w:tr>
      <w:tr w:rsidR="008E004E" w14:paraId="56CCED7B" w14:textId="77777777" w:rsidTr="008E004E">
        <w:tblPrEx>
          <w:tblW w:w="12865" w:type="dxa"/>
          <w:tblLayout w:type="fixed"/>
          <w:tblPrExChange w:id="3420" w:author="Sasi Songthong" w:date="2022-06-23T13:04:00Z">
            <w:tblPrEx>
              <w:tblW w:w="12865" w:type="dxa"/>
              <w:tblLayout w:type="fixed"/>
            </w:tblPrEx>
          </w:tblPrExChange>
        </w:tblPrEx>
        <w:trPr>
          <w:trHeight w:val="392"/>
          <w:trPrChange w:id="3421" w:author="Sasi Songthong" w:date="2022-06-23T13:04:00Z">
            <w:trPr>
              <w:trHeight w:val="392"/>
            </w:trPr>
          </w:trPrChange>
        </w:trPr>
        <w:tc>
          <w:tcPr>
            <w:tcW w:w="805" w:type="dxa"/>
            <w:vAlign w:val="center"/>
            <w:tcPrChange w:id="3422" w:author="Sasi Songthong" w:date="2022-06-23T13:04:00Z">
              <w:tcPr>
                <w:tcW w:w="805" w:type="dxa"/>
                <w:vAlign w:val="center"/>
              </w:tcPr>
            </w:tcPrChange>
          </w:tcPr>
          <w:p w14:paraId="534FE4C0" w14:textId="0621184D" w:rsidR="008E004E" w:rsidRPr="000047FC" w:rsidRDefault="008E004E" w:rsidP="008E004E">
            <w:pPr>
              <w:jc w:val="center"/>
              <w:rPr>
                <w:rFonts w:ascii="Cambria" w:hAnsi="Cambria" w:cs="Arial"/>
                <w:b/>
                <w:bCs/>
              </w:rPr>
            </w:pPr>
            <w:r>
              <w:rPr>
                <w:rFonts w:ascii="Cambria" w:hAnsi="Cambria" w:cs="Arial"/>
                <w:b/>
                <w:bCs/>
              </w:rPr>
              <w:t>84</w:t>
            </w:r>
          </w:p>
        </w:tc>
        <w:tc>
          <w:tcPr>
            <w:tcW w:w="1542" w:type="dxa"/>
            <w:vAlign w:val="center"/>
            <w:tcPrChange w:id="3423" w:author="Sasi Songthong" w:date="2022-06-23T13:04:00Z">
              <w:tcPr>
                <w:tcW w:w="1800" w:type="dxa"/>
                <w:vAlign w:val="center"/>
              </w:tcPr>
            </w:tcPrChange>
          </w:tcPr>
          <w:p w14:paraId="3B076B1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424" w:author="Sasi Songthong" w:date="2022-06-23T13:04:00Z">
              <w:tcPr>
                <w:tcW w:w="1800" w:type="dxa"/>
                <w:gridSpan w:val="2"/>
                <w:vAlign w:val="center"/>
              </w:tcPr>
            </w:tcPrChange>
          </w:tcPr>
          <w:p w14:paraId="26A5682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25" w:author="Sasi Songthong" w:date="2022-06-23T13:04:00Z">
              <w:tcPr>
                <w:tcW w:w="1800" w:type="dxa"/>
                <w:vAlign w:val="center"/>
              </w:tcPr>
            </w:tcPrChange>
          </w:tcPr>
          <w:p w14:paraId="32990BC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26" w:author="Sasi Songthong" w:date="2022-06-23T13:04:00Z">
              <w:tcPr>
                <w:tcW w:w="1800" w:type="dxa"/>
                <w:vAlign w:val="center"/>
              </w:tcPr>
            </w:tcPrChange>
          </w:tcPr>
          <w:p w14:paraId="34660EA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27" w:author="Sasi Songthong" w:date="2022-06-23T13:04:00Z">
              <w:tcPr>
                <w:tcW w:w="1800" w:type="dxa"/>
                <w:vAlign w:val="center"/>
              </w:tcPr>
            </w:tcPrChange>
          </w:tcPr>
          <w:p w14:paraId="4A4C5D4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28" w:author="Sasi Songthong" w:date="2022-06-23T13:04:00Z">
              <w:tcPr>
                <w:tcW w:w="900" w:type="dxa"/>
                <w:vAlign w:val="center"/>
              </w:tcPr>
            </w:tcPrChange>
          </w:tcPr>
          <w:p w14:paraId="01DAE87D" w14:textId="51E92A96" w:rsidR="008E004E" w:rsidRDefault="008E004E" w:rsidP="008E004E">
            <w:pPr>
              <w:jc w:val="center"/>
              <w:rPr>
                <w:rFonts w:ascii="Cambria" w:hAnsi="Cambria" w:cs="Arial"/>
              </w:rPr>
            </w:pPr>
            <w:ins w:id="3429" w:author="Sasi Songthong" w:date="2022-06-23T13:04:00Z">
              <w:r w:rsidRPr="00BF1CE3">
                <w:rPr>
                  <w:rFonts w:ascii="Cambria" w:hAnsi="Cambria" w:cs="Arial"/>
                </w:rPr>
                <w:t>Yes / No</w:t>
              </w:r>
            </w:ins>
          </w:p>
        </w:tc>
        <w:tc>
          <w:tcPr>
            <w:tcW w:w="1543" w:type="dxa"/>
            <w:vAlign w:val="center"/>
            <w:tcPrChange w:id="3430" w:author="Sasi Songthong" w:date="2022-06-23T13:04:00Z">
              <w:tcPr>
                <w:tcW w:w="900" w:type="dxa"/>
                <w:vAlign w:val="center"/>
              </w:tcPr>
            </w:tcPrChange>
          </w:tcPr>
          <w:p w14:paraId="6EA3535E" w14:textId="79139A39" w:rsidR="008E004E" w:rsidRDefault="008E004E" w:rsidP="008E004E">
            <w:pPr>
              <w:jc w:val="center"/>
              <w:rPr>
                <w:rFonts w:ascii="Cambria" w:hAnsi="Cambria" w:cs="Arial"/>
              </w:rPr>
            </w:pPr>
            <w:ins w:id="3431" w:author="Sasi Songthong" w:date="2022-06-23T13:04:00Z">
              <w:r w:rsidRPr="00BF1CE3">
                <w:rPr>
                  <w:rFonts w:ascii="Cambria" w:hAnsi="Cambria" w:cs="Arial"/>
                </w:rPr>
                <w:t>Yes / No</w:t>
              </w:r>
            </w:ins>
          </w:p>
        </w:tc>
        <w:tc>
          <w:tcPr>
            <w:tcW w:w="1260" w:type="dxa"/>
            <w:vAlign w:val="center"/>
            <w:tcPrChange w:id="3432" w:author="Sasi Songthong" w:date="2022-06-23T13:04:00Z">
              <w:tcPr>
                <w:tcW w:w="1260" w:type="dxa"/>
                <w:vAlign w:val="center"/>
              </w:tcPr>
            </w:tcPrChange>
          </w:tcPr>
          <w:p w14:paraId="0AC2308B" w14:textId="77777777" w:rsidR="008E004E" w:rsidRDefault="008E004E" w:rsidP="008E004E">
            <w:pPr>
              <w:jc w:val="center"/>
              <w:rPr>
                <w:rFonts w:ascii="Cambria" w:hAnsi="Cambria" w:cs="Arial"/>
              </w:rPr>
            </w:pPr>
          </w:p>
        </w:tc>
      </w:tr>
      <w:tr w:rsidR="008E004E" w14:paraId="28F4D898" w14:textId="77777777" w:rsidTr="008E004E">
        <w:tblPrEx>
          <w:tblW w:w="12865" w:type="dxa"/>
          <w:tblLayout w:type="fixed"/>
          <w:tblPrExChange w:id="3433" w:author="Sasi Songthong" w:date="2022-06-23T13:04:00Z">
            <w:tblPrEx>
              <w:tblW w:w="12865" w:type="dxa"/>
              <w:tblLayout w:type="fixed"/>
            </w:tblPrEx>
          </w:tblPrExChange>
        </w:tblPrEx>
        <w:trPr>
          <w:trHeight w:val="392"/>
          <w:trPrChange w:id="3434" w:author="Sasi Songthong" w:date="2022-06-23T13:04:00Z">
            <w:trPr>
              <w:trHeight w:val="392"/>
            </w:trPr>
          </w:trPrChange>
        </w:trPr>
        <w:tc>
          <w:tcPr>
            <w:tcW w:w="805" w:type="dxa"/>
            <w:vAlign w:val="center"/>
            <w:tcPrChange w:id="3435" w:author="Sasi Songthong" w:date="2022-06-23T13:04:00Z">
              <w:tcPr>
                <w:tcW w:w="805" w:type="dxa"/>
                <w:vAlign w:val="center"/>
              </w:tcPr>
            </w:tcPrChange>
          </w:tcPr>
          <w:p w14:paraId="0EBF6F3D" w14:textId="33DBE0DF" w:rsidR="008E004E" w:rsidRPr="000047FC" w:rsidRDefault="008E004E" w:rsidP="008E004E">
            <w:pPr>
              <w:jc w:val="center"/>
              <w:rPr>
                <w:rFonts w:ascii="Cambria" w:hAnsi="Cambria" w:cs="Arial"/>
                <w:b/>
                <w:bCs/>
              </w:rPr>
            </w:pPr>
            <w:r>
              <w:rPr>
                <w:rFonts w:ascii="Cambria" w:hAnsi="Cambria" w:cs="Arial"/>
                <w:b/>
                <w:bCs/>
              </w:rPr>
              <w:t>85</w:t>
            </w:r>
          </w:p>
        </w:tc>
        <w:tc>
          <w:tcPr>
            <w:tcW w:w="1542" w:type="dxa"/>
            <w:vAlign w:val="center"/>
            <w:tcPrChange w:id="3436" w:author="Sasi Songthong" w:date="2022-06-23T13:04:00Z">
              <w:tcPr>
                <w:tcW w:w="1800" w:type="dxa"/>
                <w:vAlign w:val="center"/>
              </w:tcPr>
            </w:tcPrChange>
          </w:tcPr>
          <w:p w14:paraId="611B2BA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437" w:author="Sasi Songthong" w:date="2022-06-23T13:04:00Z">
              <w:tcPr>
                <w:tcW w:w="1800" w:type="dxa"/>
                <w:gridSpan w:val="2"/>
                <w:vAlign w:val="center"/>
              </w:tcPr>
            </w:tcPrChange>
          </w:tcPr>
          <w:p w14:paraId="6A67BF1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38" w:author="Sasi Songthong" w:date="2022-06-23T13:04:00Z">
              <w:tcPr>
                <w:tcW w:w="1800" w:type="dxa"/>
                <w:vAlign w:val="center"/>
              </w:tcPr>
            </w:tcPrChange>
          </w:tcPr>
          <w:p w14:paraId="291A285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39" w:author="Sasi Songthong" w:date="2022-06-23T13:04:00Z">
              <w:tcPr>
                <w:tcW w:w="1800" w:type="dxa"/>
                <w:vAlign w:val="center"/>
              </w:tcPr>
            </w:tcPrChange>
          </w:tcPr>
          <w:p w14:paraId="6B89CB9F"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40" w:author="Sasi Songthong" w:date="2022-06-23T13:04:00Z">
              <w:tcPr>
                <w:tcW w:w="1800" w:type="dxa"/>
                <w:vAlign w:val="center"/>
              </w:tcPr>
            </w:tcPrChange>
          </w:tcPr>
          <w:p w14:paraId="205579F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41" w:author="Sasi Songthong" w:date="2022-06-23T13:04:00Z">
              <w:tcPr>
                <w:tcW w:w="900" w:type="dxa"/>
                <w:vAlign w:val="center"/>
              </w:tcPr>
            </w:tcPrChange>
          </w:tcPr>
          <w:p w14:paraId="2762E3B2" w14:textId="001085D4" w:rsidR="008E004E" w:rsidRDefault="008E004E" w:rsidP="008E004E">
            <w:pPr>
              <w:jc w:val="center"/>
              <w:rPr>
                <w:rFonts w:ascii="Cambria" w:hAnsi="Cambria" w:cs="Arial"/>
              </w:rPr>
            </w:pPr>
            <w:ins w:id="3442" w:author="Sasi Songthong" w:date="2022-06-23T13:04:00Z">
              <w:r>
                <w:rPr>
                  <w:rFonts w:ascii="Cambria" w:hAnsi="Cambria" w:cs="Arial"/>
                </w:rPr>
                <w:t>Yes / No</w:t>
              </w:r>
            </w:ins>
          </w:p>
        </w:tc>
        <w:tc>
          <w:tcPr>
            <w:tcW w:w="1543" w:type="dxa"/>
            <w:vAlign w:val="center"/>
            <w:tcPrChange w:id="3443" w:author="Sasi Songthong" w:date="2022-06-23T13:04:00Z">
              <w:tcPr>
                <w:tcW w:w="900" w:type="dxa"/>
                <w:vAlign w:val="center"/>
              </w:tcPr>
            </w:tcPrChange>
          </w:tcPr>
          <w:p w14:paraId="0A33CAAD" w14:textId="14EAD914" w:rsidR="008E004E" w:rsidRDefault="008E004E" w:rsidP="008E004E">
            <w:pPr>
              <w:jc w:val="center"/>
              <w:rPr>
                <w:rFonts w:ascii="Cambria" w:hAnsi="Cambria" w:cs="Arial"/>
              </w:rPr>
            </w:pPr>
            <w:ins w:id="3444" w:author="Sasi Songthong" w:date="2022-06-23T13:04:00Z">
              <w:r>
                <w:rPr>
                  <w:rFonts w:ascii="Cambria" w:hAnsi="Cambria" w:cs="Arial"/>
                </w:rPr>
                <w:t>Yes / No</w:t>
              </w:r>
            </w:ins>
          </w:p>
        </w:tc>
        <w:tc>
          <w:tcPr>
            <w:tcW w:w="1260" w:type="dxa"/>
            <w:vAlign w:val="center"/>
            <w:tcPrChange w:id="3445" w:author="Sasi Songthong" w:date="2022-06-23T13:04:00Z">
              <w:tcPr>
                <w:tcW w:w="1260" w:type="dxa"/>
                <w:vAlign w:val="center"/>
              </w:tcPr>
            </w:tcPrChange>
          </w:tcPr>
          <w:p w14:paraId="7FF30431" w14:textId="77777777" w:rsidR="008E004E" w:rsidRDefault="008E004E" w:rsidP="008E004E">
            <w:pPr>
              <w:jc w:val="center"/>
              <w:rPr>
                <w:rFonts w:ascii="Cambria" w:hAnsi="Cambria" w:cs="Arial"/>
              </w:rPr>
            </w:pPr>
          </w:p>
        </w:tc>
      </w:tr>
      <w:tr w:rsidR="008E004E" w14:paraId="26E46B0C" w14:textId="77777777" w:rsidTr="008E004E">
        <w:tblPrEx>
          <w:tblW w:w="12865" w:type="dxa"/>
          <w:tblLayout w:type="fixed"/>
          <w:tblPrExChange w:id="3446" w:author="Sasi Songthong" w:date="2022-06-23T13:04:00Z">
            <w:tblPrEx>
              <w:tblW w:w="12865" w:type="dxa"/>
              <w:tblLayout w:type="fixed"/>
            </w:tblPrEx>
          </w:tblPrExChange>
        </w:tblPrEx>
        <w:trPr>
          <w:trHeight w:val="392"/>
          <w:trPrChange w:id="3447" w:author="Sasi Songthong" w:date="2022-06-23T13:04:00Z">
            <w:trPr>
              <w:trHeight w:val="392"/>
            </w:trPr>
          </w:trPrChange>
        </w:trPr>
        <w:tc>
          <w:tcPr>
            <w:tcW w:w="805" w:type="dxa"/>
            <w:vAlign w:val="center"/>
            <w:tcPrChange w:id="3448" w:author="Sasi Songthong" w:date="2022-06-23T13:04:00Z">
              <w:tcPr>
                <w:tcW w:w="805" w:type="dxa"/>
                <w:vAlign w:val="center"/>
              </w:tcPr>
            </w:tcPrChange>
          </w:tcPr>
          <w:p w14:paraId="5425FE62" w14:textId="036AC424" w:rsidR="008E004E" w:rsidRPr="000047FC" w:rsidRDefault="008E004E" w:rsidP="008E004E">
            <w:pPr>
              <w:jc w:val="center"/>
              <w:rPr>
                <w:rFonts w:ascii="Cambria" w:hAnsi="Cambria" w:cs="Arial"/>
                <w:b/>
                <w:bCs/>
              </w:rPr>
            </w:pPr>
            <w:r>
              <w:rPr>
                <w:rFonts w:ascii="Cambria" w:hAnsi="Cambria" w:cs="Arial"/>
                <w:b/>
                <w:bCs/>
              </w:rPr>
              <w:t>86</w:t>
            </w:r>
          </w:p>
        </w:tc>
        <w:tc>
          <w:tcPr>
            <w:tcW w:w="1542" w:type="dxa"/>
            <w:vAlign w:val="center"/>
            <w:tcPrChange w:id="3449" w:author="Sasi Songthong" w:date="2022-06-23T13:04:00Z">
              <w:tcPr>
                <w:tcW w:w="1800" w:type="dxa"/>
                <w:vAlign w:val="center"/>
              </w:tcPr>
            </w:tcPrChange>
          </w:tcPr>
          <w:p w14:paraId="509CD429"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450" w:author="Sasi Songthong" w:date="2022-06-23T13:04:00Z">
              <w:tcPr>
                <w:tcW w:w="1800" w:type="dxa"/>
                <w:gridSpan w:val="2"/>
                <w:vAlign w:val="center"/>
              </w:tcPr>
            </w:tcPrChange>
          </w:tcPr>
          <w:p w14:paraId="2B840B9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51" w:author="Sasi Songthong" w:date="2022-06-23T13:04:00Z">
              <w:tcPr>
                <w:tcW w:w="1800" w:type="dxa"/>
                <w:vAlign w:val="center"/>
              </w:tcPr>
            </w:tcPrChange>
          </w:tcPr>
          <w:p w14:paraId="03BCE8B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52" w:author="Sasi Songthong" w:date="2022-06-23T13:04:00Z">
              <w:tcPr>
                <w:tcW w:w="1800" w:type="dxa"/>
                <w:vAlign w:val="center"/>
              </w:tcPr>
            </w:tcPrChange>
          </w:tcPr>
          <w:p w14:paraId="01384D9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53" w:author="Sasi Songthong" w:date="2022-06-23T13:04:00Z">
              <w:tcPr>
                <w:tcW w:w="1800" w:type="dxa"/>
                <w:vAlign w:val="center"/>
              </w:tcPr>
            </w:tcPrChange>
          </w:tcPr>
          <w:p w14:paraId="6805213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54" w:author="Sasi Songthong" w:date="2022-06-23T13:04:00Z">
              <w:tcPr>
                <w:tcW w:w="900" w:type="dxa"/>
                <w:vAlign w:val="center"/>
              </w:tcPr>
            </w:tcPrChange>
          </w:tcPr>
          <w:p w14:paraId="35D4E784" w14:textId="10969D8D" w:rsidR="008E004E" w:rsidRDefault="008E004E" w:rsidP="008E004E">
            <w:pPr>
              <w:jc w:val="center"/>
              <w:rPr>
                <w:rFonts w:ascii="Cambria" w:hAnsi="Cambria" w:cs="Arial"/>
              </w:rPr>
            </w:pPr>
            <w:ins w:id="3455" w:author="Sasi Songthong" w:date="2022-06-23T13:04:00Z">
              <w:r w:rsidRPr="00BF1CE3">
                <w:rPr>
                  <w:rFonts w:ascii="Cambria" w:hAnsi="Cambria" w:cs="Arial"/>
                </w:rPr>
                <w:t>Yes / No</w:t>
              </w:r>
            </w:ins>
          </w:p>
        </w:tc>
        <w:tc>
          <w:tcPr>
            <w:tcW w:w="1543" w:type="dxa"/>
            <w:vAlign w:val="center"/>
            <w:tcPrChange w:id="3456" w:author="Sasi Songthong" w:date="2022-06-23T13:04:00Z">
              <w:tcPr>
                <w:tcW w:w="900" w:type="dxa"/>
                <w:vAlign w:val="center"/>
              </w:tcPr>
            </w:tcPrChange>
          </w:tcPr>
          <w:p w14:paraId="27D773BA" w14:textId="7D26DDB7" w:rsidR="008E004E" w:rsidRDefault="008E004E" w:rsidP="008E004E">
            <w:pPr>
              <w:jc w:val="center"/>
              <w:rPr>
                <w:rFonts w:ascii="Cambria" w:hAnsi="Cambria" w:cs="Arial"/>
              </w:rPr>
            </w:pPr>
            <w:ins w:id="3457" w:author="Sasi Songthong" w:date="2022-06-23T13:04:00Z">
              <w:r w:rsidRPr="00BF1CE3">
                <w:rPr>
                  <w:rFonts w:ascii="Cambria" w:hAnsi="Cambria" w:cs="Arial"/>
                </w:rPr>
                <w:t>Yes / No</w:t>
              </w:r>
            </w:ins>
          </w:p>
        </w:tc>
        <w:tc>
          <w:tcPr>
            <w:tcW w:w="1260" w:type="dxa"/>
            <w:vAlign w:val="center"/>
            <w:tcPrChange w:id="3458" w:author="Sasi Songthong" w:date="2022-06-23T13:04:00Z">
              <w:tcPr>
                <w:tcW w:w="1260" w:type="dxa"/>
                <w:vAlign w:val="center"/>
              </w:tcPr>
            </w:tcPrChange>
          </w:tcPr>
          <w:p w14:paraId="0F7F6F7B" w14:textId="77777777" w:rsidR="008E004E" w:rsidRDefault="008E004E" w:rsidP="008E004E">
            <w:pPr>
              <w:jc w:val="center"/>
              <w:rPr>
                <w:rFonts w:ascii="Cambria" w:hAnsi="Cambria" w:cs="Arial"/>
              </w:rPr>
            </w:pPr>
          </w:p>
        </w:tc>
      </w:tr>
      <w:tr w:rsidR="008E004E" w14:paraId="744885CF" w14:textId="77777777" w:rsidTr="008E004E">
        <w:tblPrEx>
          <w:tblW w:w="12865" w:type="dxa"/>
          <w:tblLayout w:type="fixed"/>
          <w:tblPrExChange w:id="3459" w:author="Sasi Songthong" w:date="2022-06-23T13:04:00Z">
            <w:tblPrEx>
              <w:tblW w:w="12865" w:type="dxa"/>
              <w:tblLayout w:type="fixed"/>
            </w:tblPrEx>
          </w:tblPrExChange>
        </w:tblPrEx>
        <w:trPr>
          <w:trHeight w:val="392"/>
          <w:trPrChange w:id="3460" w:author="Sasi Songthong" w:date="2022-06-23T13:04:00Z">
            <w:trPr>
              <w:trHeight w:val="392"/>
            </w:trPr>
          </w:trPrChange>
        </w:trPr>
        <w:tc>
          <w:tcPr>
            <w:tcW w:w="805" w:type="dxa"/>
            <w:tcBorders>
              <w:bottom w:val="single" w:sz="4" w:space="0" w:color="auto"/>
            </w:tcBorders>
            <w:vAlign w:val="center"/>
            <w:tcPrChange w:id="3461" w:author="Sasi Songthong" w:date="2022-06-23T13:04:00Z">
              <w:tcPr>
                <w:tcW w:w="805" w:type="dxa"/>
                <w:tcBorders>
                  <w:bottom w:val="single" w:sz="4" w:space="0" w:color="auto"/>
                </w:tcBorders>
                <w:vAlign w:val="center"/>
              </w:tcPr>
            </w:tcPrChange>
          </w:tcPr>
          <w:p w14:paraId="23EB6907" w14:textId="5DC415A5" w:rsidR="008E004E" w:rsidRPr="000047FC" w:rsidRDefault="008E004E" w:rsidP="008E004E">
            <w:pPr>
              <w:jc w:val="center"/>
              <w:rPr>
                <w:rFonts w:ascii="Cambria" w:hAnsi="Cambria" w:cs="Arial"/>
                <w:b/>
                <w:bCs/>
              </w:rPr>
            </w:pPr>
            <w:r>
              <w:rPr>
                <w:rFonts w:ascii="Cambria" w:hAnsi="Cambria" w:cs="Arial"/>
                <w:b/>
                <w:bCs/>
              </w:rPr>
              <w:t>87</w:t>
            </w:r>
          </w:p>
        </w:tc>
        <w:tc>
          <w:tcPr>
            <w:tcW w:w="1542" w:type="dxa"/>
            <w:tcBorders>
              <w:bottom w:val="single" w:sz="4" w:space="0" w:color="auto"/>
            </w:tcBorders>
            <w:vAlign w:val="center"/>
            <w:tcPrChange w:id="3462" w:author="Sasi Songthong" w:date="2022-06-23T13:04:00Z">
              <w:tcPr>
                <w:tcW w:w="1800" w:type="dxa"/>
                <w:tcBorders>
                  <w:bottom w:val="single" w:sz="4" w:space="0" w:color="auto"/>
                </w:tcBorders>
                <w:vAlign w:val="center"/>
              </w:tcPr>
            </w:tcPrChange>
          </w:tcPr>
          <w:p w14:paraId="1928F7D4"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463" w:author="Sasi Songthong" w:date="2022-06-23T13:04:00Z">
              <w:tcPr>
                <w:tcW w:w="1800" w:type="dxa"/>
                <w:gridSpan w:val="2"/>
                <w:tcBorders>
                  <w:bottom w:val="single" w:sz="4" w:space="0" w:color="auto"/>
                </w:tcBorders>
                <w:vAlign w:val="center"/>
              </w:tcPr>
            </w:tcPrChange>
          </w:tcPr>
          <w:p w14:paraId="53B8420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64" w:author="Sasi Songthong" w:date="2022-06-23T13:04:00Z">
              <w:tcPr>
                <w:tcW w:w="1800" w:type="dxa"/>
                <w:tcBorders>
                  <w:bottom w:val="single" w:sz="4" w:space="0" w:color="auto"/>
                </w:tcBorders>
                <w:vAlign w:val="center"/>
              </w:tcPr>
            </w:tcPrChange>
          </w:tcPr>
          <w:p w14:paraId="5EC9E15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65" w:author="Sasi Songthong" w:date="2022-06-23T13:04:00Z">
              <w:tcPr>
                <w:tcW w:w="1800" w:type="dxa"/>
                <w:tcBorders>
                  <w:bottom w:val="single" w:sz="4" w:space="0" w:color="auto"/>
                </w:tcBorders>
                <w:vAlign w:val="center"/>
              </w:tcPr>
            </w:tcPrChange>
          </w:tcPr>
          <w:p w14:paraId="01D73F9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66" w:author="Sasi Songthong" w:date="2022-06-23T13:04:00Z">
              <w:tcPr>
                <w:tcW w:w="1800" w:type="dxa"/>
                <w:tcBorders>
                  <w:bottom w:val="single" w:sz="4" w:space="0" w:color="auto"/>
                </w:tcBorders>
                <w:vAlign w:val="center"/>
              </w:tcPr>
            </w:tcPrChange>
          </w:tcPr>
          <w:p w14:paraId="39AF746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467" w:author="Sasi Songthong" w:date="2022-06-23T13:04:00Z">
              <w:tcPr>
                <w:tcW w:w="900" w:type="dxa"/>
                <w:vAlign w:val="center"/>
              </w:tcPr>
            </w:tcPrChange>
          </w:tcPr>
          <w:p w14:paraId="50288963" w14:textId="5714A5AA" w:rsidR="008E004E" w:rsidRDefault="008E004E" w:rsidP="008E004E">
            <w:pPr>
              <w:jc w:val="center"/>
              <w:rPr>
                <w:rFonts w:ascii="Cambria" w:hAnsi="Cambria" w:cs="Arial"/>
              </w:rPr>
            </w:pPr>
            <w:ins w:id="3468" w:author="Sasi Songthong" w:date="2022-06-23T13:04:00Z">
              <w:r w:rsidRPr="00BF1CE3">
                <w:rPr>
                  <w:rFonts w:ascii="Cambria" w:hAnsi="Cambria" w:cs="Arial"/>
                </w:rPr>
                <w:t>Yes / No</w:t>
              </w:r>
            </w:ins>
          </w:p>
        </w:tc>
        <w:tc>
          <w:tcPr>
            <w:tcW w:w="1543" w:type="dxa"/>
            <w:vAlign w:val="center"/>
            <w:tcPrChange w:id="3469" w:author="Sasi Songthong" w:date="2022-06-23T13:04:00Z">
              <w:tcPr>
                <w:tcW w:w="900" w:type="dxa"/>
                <w:vAlign w:val="center"/>
              </w:tcPr>
            </w:tcPrChange>
          </w:tcPr>
          <w:p w14:paraId="1B114028" w14:textId="4E246005" w:rsidR="008E004E" w:rsidRDefault="008E004E" w:rsidP="008E004E">
            <w:pPr>
              <w:jc w:val="center"/>
              <w:rPr>
                <w:rFonts w:ascii="Cambria" w:hAnsi="Cambria" w:cs="Arial"/>
              </w:rPr>
            </w:pPr>
            <w:ins w:id="3470" w:author="Sasi Songthong" w:date="2022-06-23T13:04:00Z">
              <w:r w:rsidRPr="00BF1CE3">
                <w:rPr>
                  <w:rFonts w:ascii="Cambria" w:hAnsi="Cambria" w:cs="Arial"/>
                </w:rPr>
                <w:t>Yes / No</w:t>
              </w:r>
            </w:ins>
          </w:p>
        </w:tc>
        <w:tc>
          <w:tcPr>
            <w:tcW w:w="1260" w:type="dxa"/>
            <w:tcBorders>
              <w:bottom w:val="single" w:sz="4" w:space="0" w:color="auto"/>
            </w:tcBorders>
            <w:vAlign w:val="center"/>
            <w:tcPrChange w:id="3471" w:author="Sasi Songthong" w:date="2022-06-23T13:04:00Z">
              <w:tcPr>
                <w:tcW w:w="1260" w:type="dxa"/>
                <w:tcBorders>
                  <w:bottom w:val="single" w:sz="4" w:space="0" w:color="auto"/>
                </w:tcBorders>
                <w:vAlign w:val="center"/>
              </w:tcPr>
            </w:tcPrChange>
          </w:tcPr>
          <w:p w14:paraId="7FD6F381" w14:textId="77777777" w:rsidR="008E004E" w:rsidRDefault="008E004E" w:rsidP="008E004E">
            <w:pPr>
              <w:jc w:val="center"/>
              <w:rPr>
                <w:rFonts w:ascii="Cambria" w:hAnsi="Cambria" w:cs="Arial"/>
              </w:rPr>
            </w:pPr>
          </w:p>
        </w:tc>
      </w:tr>
      <w:tr w:rsidR="008E004E" w14:paraId="7E86A009" w14:textId="77777777" w:rsidTr="008E004E">
        <w:tblPrEx>
          <w:tblW w:w="12865" w:type="dxa"/>
          <w:tblLayout w:type="fixed"/>
          <w:tblPrExChange w:id="3472" w:author="Sasi Songthong" w:date="2022-06-23T13:04:00Z">
            <w:tblPrEx>
              <w:tblW w:w="12865" w:type="dxa"/>
              <w:tblLayout w:type="fixed"/>
            </w:tblPrEx>
          </w:tblPrExChange>
        </w:tblPrEx>
        <w:trPr>
          <w:trHeight w:val="392"/>
          <w:trPrChange w:id="3473" w:author="Sasi Songthong" w:date="2022-06-23T13:04:00Z">
            <w:trPr>
              <w:trHeight w:val="392"/>
            </w:trPr>
          </w:trPrChange>
        </w:trPr>
        <w:tc>
          <w:tcPr>
            <w:tcW w:w="805" w:type="dxa"/>
            <w:tcBorders>
              <w:bottom w:val="single" w:sz="4" w:space="0" w:color="auto"/>
            </w:tcBorders>
            <w:vAlign w:val="center"/>
            <w:tcPrChange w:id="3474" w:author="Sasi Songthong" w:date="2022-06-23T13:04:00Z">
              <w:tcPr>
                <w:tcW w:w="805" w:type="dxa"/>
                <w:tcBorders>
                  <w:bottom w:val="single" w:sz="4" w:space="0" w:color="auto"/>
                </w:tcBorders>
                <w:vAlign w:val="center"/>
              </w:tcPr>
            </w:tcPrChange>
          </w:tcPr>
          <w:p w14:paraId="1D425069" w14:textId="1AE1B9C5" w:rsidR="008E004E" w:rsidRPr="000047FC" w:rsidRDefault="008E004E" w:rsidP="008E004E">
            <w:pPr>
              <w:jc w:val="center"/>
              <w:rPr>
                <w:rFonts w:ascii="Cambria" w:hAnsi="Cambria" w:cs="Arial"/>
                <w:b/>
                <w:bCs/>
              </w:rPr>
            </w:pPr>
            <w:r>
              <w:rPr>
                <w:rFonts w:ascii="Cambria" w:hAnsi="Cambria" w:cs="Arial"/>
                <w:b/>
                <w:bCs/>
              </w:rPr>
              <w:t>88</w:t>
            </w:r>
          </w:p>
        </w:tc>
        <w:tc>
          <w:tcPr>
            <w:tcW w:w="1542" w:type="dxa"/>
            <w:tcBorders>
              <w:bottom w:val="single" w:sz="4" w:space="0" w:color="auto"/>
            </w:tcBorders>
            <w:vAlign w:val="center"/>
            <w:tcPrChange w:id="3475" w:author="Sasi Songthong" w:date="2022-06-23T13:04:00Z">
              <w:tcPr>
                <w:tcW w:w="1800" w:type="dxa"/>
                <w:tcBorders>
                  <w:bottom w:val="single" w:sz="4" w:space="0" w:color="auto"/>
                </w:tcBorders>
                <w:vAlign w:val="center"/>
              </w:tcPr>
            </w:tcPrChange>
          </w:tcPr>
          <w:p w14:paraId="14138984"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476" w:author="Sasi Songthong" w:date="2022-06-23T13:04:00Z">
              <w:tcPr>
                <w:tcW w:w="1800" w:type="dxa"/>
                <w:gridSpan w:val="2"/>
                <w:tcBorders>
                  <w:bottom w:val="single" w:sz="4" w:space="0" w:color="auto"/>
                </w:tcBorders>
                <w:vAlign w:val="center"/>
              </w:tcPr>
            </w:tcPrChange>
          </w:tcPr>
          <w:p w14:paraId="4C8F375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77" w:author="Sasi Songthong" w:date="2022-06-23T13:04:00Z">
              <w:tcPr>
                <w:tcW w:w="1800" w:type="dxa"/>
                <w:tcBorders>
                  <w:bottom w:val="single" w:sz="4" w:space="0" w:color="auto"/>
                </w:tcBorders>
                <w:vAlign w:val="center"/>
              </w:tcPr>
            </w:tcPrChange>
          </w:tcPr>
          <w:p w14:paraId="2D4BBD4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78" w:author="Sasi Songthong" w:date="2022-06-23T13:04:00Z">
              <w:tcPr>
                <w:tcW w:w="1800" w:type="dxa"/>
                <w:tcBorders>
                  <w:bottom w:val="single" w:sz="4" w:space="0" w:color="auto"/>
                </w:tcBorders>
                <w:vAlign w:val="center"/>
              </w:tcPr>
            </w:tcPrChange>
          </w:tcPr>
          <w:p w14:paraId="4DA94C7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79" w:author="Sasi Songthong" w:date="2022-06-23T13:04:00Z">
              <w:tcPr>
                <w:tcW w:w="1800" w:type="dxa"/>
                <w:tcBorders>
                  <w:bottom w:val="single" w:sz="4" w:space="0" w:color="auto"/>
                </w:tcBorders>
                <w:vAlign w:val="center"/>
              </w:tcPr>
            </w:tcPrChange>
          </w:tcPr>
          <w:p w14:paraId="72E7853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480" w:author="Sasi Songthong" w:date="2022-06-23T13:04:00Z">
              <w:tcPr>
                <w:tcW w:w="900" w:type="dxa"/>
                <w:tcBorders>
                  <w:bottom w:val="single" w:sz="4" w:space="0" w:color="auto"/>
                </w:tcBorders>
                <w:vAlign w:val="center"/>
              </w:tcPr>
            </w:tcPrChange>
          </w:tcPr>
          <w:p w14:paraId="1BF84418" w14:textId="648483EB" w:rsidR="008E004E" w:rsidRDefault="008E004E" w:rsidP="008E004E">
            <w:pPr>
              <w:jc w:val="center"/>
              <w:rPr>
                <w:rFonts w:ascii="Cambria" w:hAnsi="Cambria" w:cs="Arial"/>
              </w:rPr>
            </w:pPr>
            <w:ins w:id="3481" w:author="Sasi Songthong" w:date="2022-06-23T13:04:00Z">
              <w:r w:rsidRPr="00BF1CE3">
                <w:rPr>
                  <w:rFonts w:ascii="Cambria" w:hAnsi="Cambria" w:cs="Arial"/>
                </w:rPr>
                <w:t>Yes / No</w:t>
              </w:r>
            </w:ins>
          </w:p>
        </w:tc>
        <w:tc>
          <w:tcPr>
            <w:tcW w:w="1543" w:type="dxa"/>
            <w:tcBorders>
              <w:bottom w:val="single" w:sz="4" w:space="0" w:color="auto"/>
            </w:tcBorders>
            <w:vAlign w:val="center"/>
            <w:tcPrChange w:id="3482" w:author="Sasi Songthong" w:date="2022-06-23T13:04:00Z">
              <w:tcPr>
                <w:tcW w:w="900" w:type="dxa"/>
                <w:tcBorders>
                  <w:bottom w:val="single" w:sz="4" w:space="0" w:color="auto"/>
                </w:tcBorders>
                <w:vAlign w:val="center"/>
              </w:tcPr>
            </w:tcPrChange>
          </w:tcPr>
          <w:p w14:paraId="36EE5EDB" w14:textId="4AC5C1FC" w:rsidR="008E004E" w:rsidRDefault="008E004E" w:rsidP="008E004E">
            <w:pPr>
              <w:jc w:val="center"/>
              <w:rPr>
                <w:rFonts w:ascii="Cambria" w:hAnsi="Cambria" w:cs="Arial"/>
              </w:rPr>
            </w:pPr>
            <w:ins w:id="3483" w:author="Sasi Songthong" w:date="2022-06-23T13:04:00Z">
              <w:r w:rsidRPr="00BF1CE3">
                <w:rPr>
                  <w:rFonts w:ascii="Cambria" w:hAnsi="Cambria" w:cs="Arial"/>
                </w:rPr>
                <w:t>Yes / No</w:t>
              </w:r>
            </w:ins>
          </w:p>
        </w:tc>
        <w:tc>
          <w:tcPr>
            <w:tcW w:w="1260" w:type="dxa"/>
            <w:tcBorders>
              <w:bottom w:val="single" w:sz="4" w:space="0" w:color="auto"/>
            </w:tcBorders>
            <w:vAlign w:val="center"/>
            <w:tcPrChange w:id="3484" w:author="Sasi Songthong" w:date="2022-06-23T13:04:00Z">
              <w:tcPr>
                <w:tcW w:w="1260" w:type="dxa"/>
                <w:tcBorders>
                  <w:bottom w:val="single" w:sz="4" w:space="0" w:color="auto"/>
                </w:tcBorders>
                <w:vAlign w:val="center"/>
              </w:tcPr>
            </w:tcPrChange>
          </w:tcPr>
          <w:p w14:paraId="71B9C34F" w14:textId="77777777" w:rsidR="008E004E" w:rsidRDefault="008E004E" w:rsidP="008E004E">
            <w:pPr>
              <w:jc w:val="center"/>
              <w:rPr>
                <w:rFonts w:ascii="Cambria" w:hAnsi="Cambria" w:cs="Arial"/>
              </w:rPr>
            </w:pPr>
          </w:p>
        </w:tc>
      </w:tr>
      <w:tr w:rsidR="006C36A9" w:rsidRPr="00894548" w14:paraId="2D72DC4A" w14:textId="77777777" w:rsidTr="00173BEC">
        <w:trPr>
          <w:trHeight w:val="720"/>
        </w:trPr>
        <w:tc>
          <w:tcPr>
            <w:tcW w:w="12865" w:type="dxa"/>
            <w:gridSpan w:val="10"/>
            <w:tcBorders>
              <w:top w:val="single" w:sz="4" w:space="0" w:color="auto"/>
            </w:tcBorders>
          </w:tcPr>
          <w:p w14:paraId="0DB680AB" w14:textId="77777777" w:rsidR="006C36A9" w:rsidRPr="00894548" w:rsidRDefault="006C36A9" w:rsidP="000047FC">
            <w:pPr>
              <w:rPr>
                <w:rFonts w:ascii="Cambria" w:hAnsi="Cambria" w:cs="Arial"/>
                <w:b/>
                <w:bCs/>
                <w:highlight w:val="yellow"/>
              </w:rPr>
            </w:pPr>
            <w:r w:rsidRPr="00894548">
              <w:rPr>
                <w:rFonts w:ascii="Cambria" w:hAnsi="Cambria" w:cs="Arial"/>
                <w:b/>
                <w:bCs/>
              </w:rPr>
              <w:t>Comments:</w:t>
            </w:r>
          </w:p>
        </w:tc>
      </w:tr>
      <w:tr w:rsidR="006C36A9" w14:paraId="006A3D1D" w14:textId="77777777" w:rsidTr="000047FC">
        <w:trPr>
          <w:trHeight w:val="360"/>
        </w:trPr>
        <w:tc>
          <w:tcPr>
            <w:tcW w:w="3055" w:type="dxa"/>
            <w:gridSpan w:val="3"/>
            <w:shd w:val="clear" w:color="auto" w:fill="F2F2F2" w:themeFill="background1" w:themeFillShade="F2"/>
            <w:vAlign w:val="center"/>
          </w:tcPr>
          <w:p w14:paraId="2A79D741" w14:textId="77777777" w:rsidR="006C36A9" w:rsidRPr="00894548" w:rsidRDefault="006C36A9"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1F43A052" w14:textId="77777777" w:rsidR="006C36A9" w:rsidRDefault="006C36A9" w:rsidP="000047FC">
            <w:pPr>
              <w:rPr>
                <w:rFonts w:ascii="Cambria" w:hAnsi="Cambria" w:cs="Arial"/>
              </w:rPr>
            </w:pPr>
          </w:p>
        </w:tc>
      </w:tr>
      <w:tr w:rsidR="006C36A9" w14:paraId="07DA1F9C" w14:textId="77777777" w:rsidTr="000047FC">
        <w:trPr>
          <w:trHeight w:val="360"/>
        </w:trPr>
        <w:tc>
          <w:tcPr>
            <w:tcW w:w="3055" w:type="dxa"/>
            <w:gridSpan w:val="3"/>
            <w:shd w:val="clear" w:color="auto" w:fill="F2F2F2" w:themeFill="background1" w:themeFillShade="F2"/>
            <w:vAlign w:val="center"/>
          </w:tcPr>
          <w:p w14:paraId="06B7346A" w14:textId="2EACB66E" w:rsidR="006C36A9"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3D6286CC" w14:textId="77777777" w:rsidR="006C36A9" w:rsidRDefault="006C36A9" w:rsidP="000047FC">
            <w:pPr>
              <w:rPr>
                <w:rFonts w:ascii="Cambria" w:hAnsi="Cambria" w:cs="Arial"/>
              </w:rPr>
            </w:pPr>
          </w:p>
        </w:tc>
      </w:tr>
    </w:tbl>
    <w:p w14:paraId="1967DC4E" w14:textId="77777777" w:rsidR="003A101F" w:rsidRDefault="003A101F" w:rsidP="003A101F">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485">
          <w:tblGrid>
            <w:gridCol w:w="805"/>
            <w:gridCol w:w="1800"/>
            <w:gridCol w:w="450"/>
            <w:gridCol w:w="1350"/>
            <w:gridCol w:w="1800"/>
            <w:gridCol w:w="1800"/>
            <w:gridCol w:w="1800"/>
            <w:gridCol w:w="900"/>
            <w:gridCol w:w="900"/>
            <w:gridCol w:w="1260"/>
          </w:tblGrid>
        </w:tblGridChange>
      </w:tblGrid>
      <w:tr w:rsidR="003A101F" w:rsidRPr="00AC51DF" w14:paraId="54E87949" w14:textId="77777777" w:rsidTr="000047FC">
        <w:trPr>
          <w:trHeight w:val="256"/>
        </w:trPr>
        <w:tc>
          <w:tcPr>
            <w:tcW w:w="12865" w:type="dxa"/>
            <w:gridSpan w:val="10"/>
            <w:shd w:val="clear" w:color="auto" w:fill="F2F2F2" w:themeFill="background1" w:themeFillShade="F2"/>
            <w:vAlign w:val="center"/>
          </w:tcPr>
          <w:p w14:paraId="407B4A91" w14:textId="030AB6E3" w:rsidR="003A101F" w:rsidRPr="00AC51DF" w:rsidRDefault="003A101F" w:rsidP="000047FC">
            <w:pPr>
              <w:jc w:val="center"/>
              <w:rPr>
                <w:rFonts w:ascii="Cambria" w:hAnsi="Cambria" w:cs="Arial"/>
                <w:b/>
                <w:bCs/>
              </w:rPr>
            </w:pPr>
            <w:r>
              <w:rPr>
                <w:rFonts w:ascii="Cambria" w:hAnsi="Cambria" w:cs="Arial"/>
                <w:b/>
                <w:bCs/>
              </w:rPr>
              <w:t>Labels 8</w:t>
            </w:r>
            <w:r w:rsidR="00226220">
              <w:rPr>
                <w:rFonts w:ascii="Cambria" w:hAnsi="Cambria" w:cs="Arial"/>
                <w:b/>
                <w:bCs/>
              </w:rPr>
              <w:t>9</w:t>
            </w:r>
            <w:r>
              <w:rPr>
                <w:rFonts w:ascii="Cambria" w:hAnsi="Cambria" w:cs="Arial"/>
                <w:b/>
                <w:bCs/>
              </w:rPr>
              <w:t>-</w:t>
            </w:r>
            <w:r w:rsidR="00226220">
              <w:rPr>
                <w:rFonts w:ascii="Cambria" w:hAnsi="Cambria" w:cs="Arial"/>
                <w:b/>
                <w:bCs/>
              </w:rPr>
              <w:t>96</w:t>
            </w:r>
          </w:p>
        </w:tc>
      </w:tr>
      <w:tr w:rsidR="003A101F" w14:paraId="1128CD13" w14:textId="77777777" w:rsidTr="000047FC">
        <w:trPr>
          <w:trHeight w:val="256"/>
        </w:trPr>
        <w:tc>
          <w:tcPr>
            <w:tcW w:w="12865" w:type="dxa"/>
            <w:gridSpan w:val="10"/>
            <w:vAlign w:val="center"/>
          </w:tcPr>
          <w:p w14:paraId="7581D2D6" w14:textId="77777777" w:rsidR="003A101F" w:rsidRPr="00894548" w:rsidRDefault="003A101F" w:rsidP="000047FC">
            <w:pPr>
              <w:rPr>
                <w:rFonts w:ascii="Cambria" w:hAnsi="Cambria" w:cs="Arial"/>
                <w:b/>
                <w:bCs/>
              </w:rPr>
            </w:pPr>
            <w:r w:rsidRPr="00894548">
              <w:rPr>
                <w:rFonts w:ascii="Cambria" w:hAnsi="Cambria" w:cs="Arial"/>
                <w:b/>
                <w:bCs/>
              </w:rPr>
              <w:t>Instructions:</w:t>
            </w:r>
          </w:p>
          <w:p w14:paraId="10825C79" w14:textId="3D98893A" w:rsidR="003A101F" w:rsidRDefault="003A101F"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8</w:t>
            </w:r>
            <w:r w:rsidR="00226220">
              <w:rPr>
                <w:rFonts w:ascii="Cambria" w:hAnsi="Cambria" w:cs="Arial"/>
              </w:rPr>
              <w:t>9</w:t>
            </w:r>
            <w:r>
              <w:rPr>
                <w:rFonts w:ascii="Cambria" w:hAnsi="Cambria" w:cs="Arial"/>
              </w:rPr>
              <w:t xml:space="preserve"> through </w:t>
            </w:r>
            <w:r w:rsidR="00226220">
              <w:rPr>
                <w:rFonts w:ascii="Cambria" w:hAnsi="Cambria" w:cs="Arial"/>
              </w:rPr>
              <w:t>96.</w:t>
            </w:r>
          </w:p>
          <w:p w14:paraId="742243D4" w14:textId="77777777" w:rsidR="003A101F" w:rsidRDefault="003A101F" w:rsidP="000047FC">
            <w:pPr>
              <w:tabs>
                <w:tab w:val="left" w:pos="245"/>
              </w:tabs>
              <w:rPr>
                <w:rFonts w:ascii="Cambria" w:hAnsi="Cambria" w:cs="Arial"/>
              </w:rPr>
            </w:pPr>
            <w:r>
              <w:rPr>
                <w:rFonts w:ascii="Cambria" w:hAnsi="Cambria" w:cs="Arial"/>
              </w:rPr>
              <w:t>2. Lightly rub labels 20 times with gloved hand.  Indicate “Yes” when complete.</w:t>
            </w:r>
          </w:p>
          <w:p w14:paraId="1EE4F2F2" w14:textId="77777777" w:rsidR="00503864" w:rsidRDefault="00503864" w:rsidP="00503864">
            <w:pPr>
              <w:tabs>
                <w:tab w:val="left" w:pos="245"/>
              </w:tabs>
              <w:rPr>
                <w:ins w:id="3486" w:author="Sasi Songthong" w:date="2022-06-23T12:55:00Z"/>
                <w:rFonts w:ascii="Cambria" w:hAnsi="Cambria" w:cs="Arial"/>
              </w:rPr>
            </w:pPr>
            <w:ins w:id="3487" w:author="Sasi Songthong" w:date="2022-06-23T12:55:00Z">
              <w:r>
                <w:rPr>
                  <w:rFonts w:ascii="Cambria" w:hAnsi="Cambria" w:cs="Arial"/>
                </w:rPr>
                <w:t>3. Lightly rub labels 20 times with gloved hand, which have been wiped with 70% IPA. Indicate “Yes” when complete.</w:t>
              </w:r>
            </w:ins>
          </w:p>
          <w:p w14:paraId="5048EB48" w14:textId="77777777" w:rsidR="00503864" w:rsidRDefault="00503864" w:rsidP="00503864">
            <w:pPr>
              <w:tabs>
                <w:tab w:val="left" w:pos="245"/>
              </w:tabs>
              <w:rPr>
                <w:ins w:id="3488" w:author="Sasi Songthong" w:date="2022-06-23T12:55:00Z"/>
                <w:rFonts w:ascii="Cambria" w:hAnsi="Cambria" w:cs="Arial"/>
              </w:rPr>
            </w:pPr>
            <w:ins w:id="3489"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1876F9EF" w14:textId="02190A95" w:rsidR="00503864" w:rsidRDefault="00503864" w:rsidP="00503864">
            <w:pPr>
              <w:tabs>
                <w:tab w:val="left" w:pos="245"/>
              </w:tabs>
              <w:rPr>
                <w:ins w:id="3490" w:author="Sasi Songthong" w:date="2022-06-23T12:55:00Z"/>
                <w:rFonts w:ascii="Cambria" w:hAnsi="Cambria" w:cs="Arial"/>
              </w:rPr>
            </w:pPr>
            <w:ins w:id="3491" w:author="Sasi Songthong" w:date="2022-06-23T12:55:00Z">
              <w:r>
                <w:rPr>
                  <w:rFonts w:ascii="Cambria" w:hAnsi="Cambria" w:cs="Arial"/>
                </w:rPr>
                <w:t xml:space="preserve">5. Lightly rub labels 20 times with gloved hand, which have been wiped with </w:t>
              </w:r>
            </w:ins>
            <w:proofErr w:type="spellStart"/>
            <w:ins w:id="3492"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493" w:author="Sasi Songthong" w:date="2022-06-23T12:55:00Z">
              <w:r>
                <w:rPr>
                  <w:rFonts w:ascii="Cambria" w:hAnsi="Cambria" w:cs="Arial"/>
                </w:rPr>
                <w:t>.</w:t>
              </w:r>
              <w:proofErr w:type="gramEnd"/>
              <w:r>
                <w:rPr>
                  <w:rFonts w:ascii="Cambria" w:hAnsi="Cambria" w:cs="Arial"/>
                </w:rPr>
                <w:t xml:space="preserve"> Indicate “Yes” when complete.</w:t>
              </w:r>
            </w:ins>
          </w:p>
          <w:p w14:paraId="275EF1F5" w14:textId="77777777" w:rsidR="00503864" w:rsidRDefault="00503864" w:rsidP="00503864">
            <w:pPr>
              <w:tabs>
                <w:tab w:val="left" w:pos="245"/>
              </w:tabs>
              <w:rPr>
                <w:ins w:id="3494" w:author="Sasi Songthong" w:date="2022-06-23T12:55:00Z"/>
                <w:rFonts w:ascii="Cambria" w:hAnsi="Cambria" w:cs="Arial"/>
              </w:rPr>
            </w:pPr>
            <w:ins w:id="3495" w:author="Sasi Songthong" w:date="2022-06-23T12:55:00Z">
              <w:r>
                <w:rPr>
                  <w:rFonts w:ascii="Cambria" w:hAnsi="Cambria" w:cs="Arial"/>
                </w:rPr>
                <w:t>6. Shuffled / rub with each package with 1 or more other package 20 times.  Indicate “Yes” when complete.</w:t>
              </w:r>
            </w:ins>
          </w:p>
          <w:p w14:paraId="00751D53" w14:textId="77777777" w:rsidR="00503864" w:rsidRDefault="00503864" w:rsidP="00503864">
            <w:pPr>
              <w:tabs>
                <w:tab w:val="left" w:pos="245"/>
              </w:tabs>
              <w:rPr>
                <w:ins w:id="3496" w:author="Sasi Songthong" w:date="2022-06-23T12:55:00Z"/>
                <w:rFonts w:ascii="Cambria" w:hAnsi="Cambria" w:cs="Arial"/>
              </w:rPr>
            </w:pPr>
            <w:ins w:id="3497" w:author="Sasi Songthong" w:date="2022-06-23T12:55:00Z">
              <w:r>
                <w:rPr>
                  <w:rFonts w:ascii="Cambria" w:hAnsi="Cambria" w:cs="Arial"/>
                </w:rPr>
                <w:t>7. Visually Inspect legibility of each label and verify presence of 3 labels on each package.  Document results.</w:t>
              </w:r>
            </w:ins>
          </w:p>
          <w:p w14:paraId="27F29A0C" w14:textId="77777777" w:rsidR="00503864" w:rsidRPr="00890057" w:rsidRDefault="00503864" w:rsidP="00503864">
            <w:pPr>
              <w:tabs>
                <w:tab w:val="left" w:pos="245"/>
              </w:tabs>
              <w:rPr>
                <w:ins w:id="3498" w:author="Sasi Songthong" w:date="2022-06-23T12:55:00Z"/>
                <w:rFonts w:ascii="Cambria" w:hAnsi="Cambria" w:cs="Arial"/>
                <w:noProof/>
              </w:rPr>
            </w:pPr>
            <w:ins w:id="3499" w:author="Sasi Songthong" w:date="2022-06-23T12:55:00Z">
              <w:r>
                <w:rPr>
                  <w:rFonts w:ascii="Cambria" w:hAnsi="Cambria" w:cs="Arial"/>
                </w:rPr>
                <w:t>8. Specify P (Pass) if “Yes” is indicated in the results column.</w:t>
              </w:r>
            </w:ins>
          </w:p>
          <w:p w14:paraId="61910CDB" w14:textId="210C8E3C" w:rsidR="003A101F" w:rsidDel="00503864" w:rsidRDefault="00503864" w:rsidP="00503864">
            <w:pPr>
              <w:tabs>
                <w:tab w:val="left" w:pos="245"/>
              </w:tabs>
              <w:rPr>
                <w:del w:id="3500" w:author="Sasi Songthong" w:date="2022-06-23T12:55:00Z"/>
                <w:rFonts w:ascii="Cambria" w:hAnsi="Cambria" w:cs="Arial"/>
              </w:rPr>
            </w:pPr>
            <w:ins w:id="3501"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3502" w:author="Sasi Songthong" w:date="2022-06-23T12:55:00Z">
              <w:r w:rsidR="003A101F" w:rsidDel="00503864">
                <w:rPr>
                  <w:rFonts w:ascii="Cambria" w:hAnsi="Cambria" w:cs="Arial"/>
                </w:rPr>
                <w:delText>3. Lightly rub labels 20 times with gloved hand, which have been exposed to 70% IPA. Indicate “Yes” when complete.</w:delText>
              </w:r>
            </w:del>
          </w:p>
          <w:p w14:paraId="14A71CAE" w14:textId="1C73D1BE" w:rsidR="003A101F" w:rsidDel="00503864" w:rsidRDefault="003A101F" w:rsidP="000047FC">
            <w:pPr>
              <w:tabs>
                <w:tab w:val="left" w:pos="245"/>
              </w:tabs>
              <w:rPr>
                <w:del w:id="3503" w:author="Sasi Songthong" w:date="2022-06-23T12:55:00Z"/>
                <w:rFonts w:ascii="Cambria" w:hAnsi="Cambria" w:cs="Arial"/>
              </w:rPr>
            </w:pPr>
            <w:del w:id="3504" w:author="Sasi Songthong" w:date="2022-06-23T12:55:00Z">
              <w:r w:rsidDel="00503864">
                <w:rPr>
                  <w:rFonts w:ascii="Cambria" w:hAnsi="Cambria" w:cs="Arial"/>
                </w:rPr>
                <w:delText>4. Lightly rub labels 20 times with gloved hand, which have been exposed to prepared Vesphene III.  Indicate “Yes” when complete.</w:delText>
              </w:r>
            </w:del>
          </w:p>
          <w:p w14:paraId="6A0400FF" w14:textId="385507E4" w:rsidR="003A101F" w:rsidDel="00503864" w:rsidRDefault="003A101F" w:rsidP="000047FC">
            <w:pPr>
              <w:tabs>
                <w:tab w:val="left" w:pos="245"/>
              </w:tabs>
              <w:rPr>
                <w:del w:id="3505" w:author="Sasi Songthong" w:date="2022-06-23T12:55:00Z"/>
                <w:rFonts w:ascii="Cambria" w:hAnsi="Cambria" w:cs="Arial"/>
              </w:rPr>
            </w:pPr>
            <w:del w:id="3506" w:author="Sasi Songthong" w:date="2022-06-23T12:55:00Z">
              <w:r w:rsidDel="00503864">
                <w:rPr>
                  <w:rFonts w:ascii="Cambria" w:hAnsi="Cambria" w:cs="Arial"/>
                </w:rPr>
                <w:delText>5. Lightly rub labels 20 times with gloved hand, which have been exposed to Spore-Klenz. Indicate “Yes” when complete.</w:delText>
              </w:r>
            </w:del>
          </w:p>
          <w:p w14:paraId="36A722E9" w14:textId="30501E54" w:rsidR="003A101F" w:rsidDel="00503864" w:rsidRDefault="003A101F" w:rsidP="000047FC">
            <w:pPr>
              <w:tabs>
                <w:tab w:val="left" w:pos="245"/>
              </w:tabs>
              <w:rPr>
                <w:del w:id="3507" w:author="Sasi Songthong" w:date="2022-06-23T12:55:00Z"/>
                <w:rFonts w:ascii="Cambria" w:hAnsi="Cambria" w:cs="Arial"/>
              </w:rPr>
            </w:pPr>
            <w:del w:id="3508" w:author="Sasi Songthong" w:date="2022-06-23T12:55:00Z">
              <w:r w:rsidDel="00503864">
                <w:rPr>
                  <w:rFonts w:ascii="Cambria" w:hAnsi="Cambria" w:cs="Arial"/>
                </w:rPr>
                <w:delText>6. Shuffled / rub with each package with 1 or more other package 20 times.  Indicate “Yes” when complete.</w:delText>
              </w:r>
            </w:del>
          </w:p>
          <w:p w14:paraId="44F30A2E" w14:textId="54BD76C1" w:rsidR="003A101F" w:rsidDel="00503864" w:rsidRDefault="003A101F" w:rsidP="000047FC">
            <w:pPr>
              <w:tabs>
                <w:tab w:val="left" w:pos="245"/>
              </w:tabs>
              <w:rPr>
                <w:del w:id="3509" w:author="Sasi Songthong" w:date="2022-06-23T12:55:00Z"/>
                <w:rFonts w:ascii="Cambria" w:hAnsi="Cambria" w:cs="Arial"/>
              </w:rPr>
            </w:pPr>
            <w:del w:id="3510" w:author="Sasi Songthong" w:date="2022-06-23T12:55:00Z">
              <w:r w:rsidDel="00503864">
                <w:rPr>
                  <w:rFonts w:ascii="Cambria" w:hAnsi="Cambria" w:cs="Arial"/>
                </w:rPr>
                <w:delText>7. Visually Inspect legibility of each label and verify the label remains securely affixed to the package.  Document results.</w:delText>
              </w:r>
            </w:del>
          </w:p>
          <w:p w14:paraId="3ADA4FC4" w14:textId="1E3C87AC" w:rsidR="003A101F" w:rsidRPr="00890057" w:rsidDel="00503864" w:rsidRDefault="003A101F" w:rsidP="000047FC">
            <w:pPr>
              <w:tabs>
                <w:tab w:val="left" w:pos="245"/>
              </w:tabs>
              <w:rPr>
                <w:del w:id="3511" w:author="Sasi Songthong" w:date="2022-06-23T12:55:00Z"/>
                <w:rFonts w:ascii="Cambria" w:hAnsi="Cambria" w:cs="Arial"/>
                <w:noProof/>
              </w:rPr>
            </w:pPr>
            <w:del w:id="3512" w:author="Sasi Songthong" w:date="2022-06-23T12:55:00Z">
              <w:r w:rsidDel="00503864">
                <w:rPr>
                  <w:rFonts w:ascii="Cambria" w:hAnsi="Cambria" w:cs="Arial"/>
                </w:rPr>
                <w:delText>8. Specify P (Pass) if “Yes” is indicated in the results column.</w:delText>
              </w:r>
            </w:del>
          </w:p>
          <w:p w14:paraId="6432EFDD" w14:textId="53D148DC" w:rsidR="003A101F" w:rsidRDefault="003A101F" w:rsidP="000047FC">
            <w:pPr>
              <w:rPr>
                <w:rFonts w:ascii="Cambria" w:hAnsi="Cambria" w:cs="Arial"/>
              </w:rPr>
            </w:pPr>
            <w:del w:id="3513" w:author="Sasi Songthong" w:date="2022-06-23T12:55:00Z">
              <w:r w:rsidDel="00503864">
                <w:rPr>
                  <w:rFonts w:ascii="Cambria" w:hAnsi="Cambria" w:cs="Arial"/>
                </w:rPr>
                <w:delText>9</w:delText>
              </w:r>
              <w:r w:rsidRPr="00890057" w:rsidDel="00503864">
                <w:rPr>
                  <w:rFonts w:ascii="Cambria" w:hAnsi="Cambria" w:cs="Arial"/>
                </w:rPr>
                <w:delText>. Record comments and additional information in the “Comments” section or N/A.</w:delText>
              </w:r>
            </w:del>
          </w:p>
        </w:tc>
      </w:tr>
      <w:tr w:rsidR="008E004E" w:rsidRPr="00894548" w14:paraId="15650520" w14:textId="77777777" w:rsidTr="008E004E">
        <w:tblPrEx>
          <w:tblW w:w="12865" w:type="dxa"/>
          <w:tblLayout w:type="fixed"/>
          <w:tblPrExChange w:id="3514" w:author="Sasi Songthong" w:date="2022-06-23T13:04:00Z">
            <w:tblPrEx>
              <w:tblW w:w="12865" w:type="dxa"/>
              <w:tblLayout w:type="fixed"/>
            </w:tblPrEx>
          </w:tblPrExChange>
        </w:tblPrEx>
        <w:trPr>
          <w:trHeight w:val="288"/>
          <w:trPrChange w:id="3515" w:author="Sasi Songthong" w:date="2022-06-23T13:04:00Z">
            <w:trPr>
              <w:trHeight w:val="288"/>
            </w:trPr>
          </w:trPrChange>
        </w:trPr>
        <w:tc>
          <w:tcPr>
            <w:tcW w:w="805" w:type="dxa"/>
            <w:shd w:val="clear" w:color="auto" w:fill="F2F2F2" w:themeFill="background1" w:themeFillShade="F2"/>
            <w:vAlign w:val="center"/>
            <w:tcPrChange w:id="3516" w:author="Sasi Songthong" w:date="2022-06-23T13:04:00Z">
              <w:tcPr>
                <w:tcW w:w="805" w:type="dxa"/>
                <w:shd w:val="clear" w:color="auto" w:fill="F2F2F2" w:themeFill="background1" w:themeFillShade="F2"/>
                <w:vAlign w:val="center"/>
              </w:tcPr>
            </w:tcPrChange>
          </w:tcPr>
          <w:p w14:paraId="655018EF" w14:textId="77777777" w:rsidR="008E004E" w:rsidRPr="00894548" w:rsidRDefault="008E004E" w:rsidP="008E004E">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517" w:author="Sasi Songthong" w:date="2022-06-23T13:04:00Z">
              <w:tcPr>
                <w:tcW w:w="1800" w:type="dxa"/>
                <w:shd w:val="clear" w:color="auto" w:fill="F2F2F2" w:themeFill="background1" w:themeFillShade="F2"/>
                <w:vAlign w:val="center"/>
              </w:tcPr>
            </w:tcPrChange>
          </w:tcPr>
          <w:p w14:paraId="4CD96A28" w14:textId="77777777" w:rsidR="008E004E" w:rsidRPr="00894548" w:rsidRDefault="008E004E" w:rsidP="008E004E">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518" w:author="Sasi Songthong" w:date="2022-06-23T13:04:00Z">
              <w:tcPr>
                <w:tcW w:w="1800" w:type="dxa"/>
                <w:gridSpan w:val="2"/>
                <w:shd w:val="clear" w:color="auto" w:fill="F2F2F2" w:themeFill="background1" w:themeFillShade="F2"/>
                <w:vAlign w:val="center"/>
              </w:tcPr>
            </w:tcPrChange>
          </w:tcPr>
          <w:p w14:paraId="4BCA587F" w14:textId="77777777" w:rsidR="008E004E" w:rsidRPr="00894548" w:rsidRDefault="008E004E" w:rsidP="008E004E">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519" w:author="Sasi Songthong" w:date="2022-06-23T13:04:00Z">
              <w:tcPr>
                <w:tcW w:w="1800" w:type="dxa"/>
                <w:shd w:val="clear" w:color="auto" w:fill="F2F2F2" w:themeFill="background1" w:themeFillShade="F2"/>
                <w:vAlign w:val="center"/>
              </w:tcPr>
            </w:tcPrChange>
          </w:tcPr>
          <w:p w14:paraId="2CB1E36B" w14:textId="77777777" w:rsidR="008E004E" w:rsidRPr="00894548" w:rsidRDefault="008E004E" w:rsidP="008E004E">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520" w:author="Sasi Songthong" w:date="2022-06-23T13:04:00Z">
              <w:tcPr>
                <w:tcW w:w="1800" w:type="dxa"/>
                <w:shd w:val="clear" w:color="auto" w:fill="F2F2F2" w:themeFill="background1" w:themeFillShade="F2"/>
                <w:vAlign w:val="center"/>
              </w:tcPr>
            </w:tcPrChange>
          </w:tcPr>
          <w:p w14:paraId="3F6E4D33" w14:textId="15B7A915" w:rsidR="008E004E" w:rsidRPr="00894548" w:rsidRDefault="008E004E" w:rsidP="008E004E">
            <w:pPr>
              <w:jc w:val="center"/>
              <w:rPr>
                <w:rFonts w:ascii="Cambria" w:hAnsi="Cambria" w:cs="Arial"/>
                <w:b/>
                <w:bCs/>
              </w:rPr>
            </w:pPr>
            <w:r>
              <w:rPr>
                <w:rFonts w:ascii="Cambria" w:hAnsi="Cambria" w:cs="Arial"/>
                <w:b/>
                <w:bCs/>
              </w:rPr>
              <w:t xml:space="preserve">20 x </w:t>
            </w:r>
            <w:del w:id="3521" w:author="Sasi Songthong" w:date="2022-06-23T13:07:00Z">
              <w:r w:rsidDel="00FF2FDD">
                <w:rPr>
                  <w:rFonts w:ascii="Cambria" w:hAnsi="Cambria" w:cs="Arial"/>
                  <w:b/>
                  <w:bCs/>
                </w:rPr>
                <w:delText>Spore-Klenz</w:delText>
              </w:r>
            </w:del>
            <w:proofErr w:type="spellStart"/>
            <w:ins w:id="3522"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523" w:author="Sasi Songthong" w:date="2022-06-23T13:04:00Z">
              <w:tcPr>
                <w:tcW w:w="1800" w:type="dxa"/>
                <w:shd w:val="clear" w:color="auto" w:fill="F2F2F2" w:themeFill="background1" w:themeFillShade="F2"/>
                <w:vAlign w:val="center"/>
              </w:tcPr>
            </w:tcPrChange>
          </w:tcPr>
          <w:p w14:paraId="05946264" w14:textId="77777777" w:rsidR="008E004E" w:rsidRPr="00894548" w:rsidRDefault="008E004E" w:rsidP="008E004E">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524" w:author="Sasi Songthong" w:date="2022-06-23T13:04:00Z">
              <w:tcPr>
                <w:tcW w:w="900" w:type="dxa"/>
                <w:shd w:val="clear" w:color="auto" w:fill="F2F2F2" w:themeFill="background1" w:themeFillShade="F2"/>
                <w:vAlign w:val="center"/>
              </w:tcPr>
            </w:tcPrChange>
          </w:tcPr>
          <w:p w14:paraId="0253725B" w14:textId="77777777" w:rsidR="008E004E" w:rsidRPr="001E738F" w:rsidRDefault="008E004E" w:rsidP="008E004E">
            <w:pPr>
              <w:jc w:val="center"/>
              <w:rPr>
                <w:ins w:id="3525" w:author="Sasi Songthong" w:date="2022-06-23T13:04:00Z"/>
                <w:rFonts w:ascii="Cambria" w:hAnsi="Cambria" w:cs="Arial"/>
                <w:b/>
                <w:bCs/>
              </w:rPr>
            </w:pPr>
            <w:ins w:id="3526" w:author="Sasi Songthong" w:date="2022-06-23T13:04:00Z">
              <w:r w:rsidRPr="001E738F">
                <w:rPr>
                  <w:rFonts w:ascii="Cambria" w:hAnsi="Cambria" w:cs="Arial"/>
                  <w:b/>
                  <w:bCs/>
                </w:rPr>
                <w:t>Results:</w:t>
              </w:r>
            </w:ins>
          </w:p>
          <w:p w14:paraId="21E36837" w14:textId="5656C255" w:rsidR="008E004E" w:rsidDel="00503864" w:rsidRDefault="008E004E" w:rsidP="008E004E">
            <w:pPr>
              <w:jc w:val="center"/>
              <w:rPr>
                <w:rFonts w:ascii="Cambria" w:hAnsi="Cambria" w:cs="Arial"/>
                <w:b/>
                <w:bCs/>
              </w:rPr>
            </w:pPr>
            <w:ins w:id="3527" w:author="Sasi Songthong" w:date="2022-06-23T13:04:00Z">
              <w:r w:rsidRPr="001E738F">
                <w:rPr>
                  <w:rFonts w:ascii="Cambria" w:hAnsi="Cambria" w:cs="Arial"/>
                  <w:b/>
                  <w:bCs/>
                </w:rPr>
                <w:t>Label legible?</w:t>
              </w:r>
            </w:ins>
            <w:del w:id="3528" w:author="Sasi Songthong" w:date="2022-06-23T12:55:00Z">
              <w:r w:rsidDel="00503864">
                <w:rPr>
                  <w:rFonts w:ascii="Cambria" w:hAnsi="Cambria" w:cs="Arial"/>
                  <w:b/>
                  <w:bCs/>
                </w:rPr>
                <w:delText>Results:</w:delText>
              </w:r>
            </w:del>
          </w:p>
        </w:tc>
        <w:tc>
          <w:tcPr>
            <w:tcW w:w="1543" w:type="dxa"/>
            <w:shd w:val="clear" w:color="auto" w:fill="F2F2F2" w:themeFill="background1" w:themeFillShade="F2"/>
            <w:vAlign w:val="center"/>
            <w:tcPrChange w:id="3529" w:author="Sasi Songthong" w:date="2022-06-23T13:04:00Z">
              <w:tcPr>
                <w:tcW w:w="900" w:type="dxa"/>
                <w:shd w:val="clear" w:color="auto" w:fill="F2F2F2" w:themeFill="background1" w:themeFillShade="F2"/>
                <w:vAlign w:val="center"/>
              </w:tcPr>
            </w:tcPrChange>
          </w:tcPr>
          <w:p w14:paraId="596A1657" w14:textId="77777777" w:rsidR="008E004E" w:rsidRPr="001E738F" w:rsidRDefault="008E004E" w:rsidP="008E004E">
            <w:pPr>
              <w:jc w:val="center"/>
              <w:rPr>
                <w:ins w:id="3530" w:author="Sasi Songthong" w:date="2022-06-23T13:04:00Z"/>
                <w:rFonts w:ascii="Cambria" w:hAnsi="Cambria" w:cs="Arial"/>
                <w:b/>
                <w:bCs/>
              </w:rPr>
            </w:pPr>
            <w:ins w:id="3531" w:author="Sasi Songthong" w:date="2022-06-23T13:04:00Z">
              <w:r w:rsidRPr="001E738F">
                <w:rPr>
                  <w:rFonts w:ascii="Cambria" w:hAnsi="Cambria" w:cs="Arial"/>
                  <w:b/>
                  <w:bCs/>
                </w:rPr>
                <w:t>Results:</w:t>
              </w:r>
            </w:ins>
          </w:p>
          <w:p w14:paraId="1BA4DA4C" w14:textId="55E7E1D1" w:rsidR="008E004E" w:rsidRPr="00894548" w:rsidRDefault="008E004E" w:rsidP="008E004E">
            <w:pPr>
              <w:jc w:val="center"/>
              <w:rPr>
                <w:rFonts w:ascii="Cambria" w:hAnsi="Cambria" w:cs="Arial"/>
                <w:b/>
                <w:bCs/>
              </w:rPr>
            </w:pPr>
            <w:ins w:id="3532" w:author="Sasi Songthong" w:date="2022-06-23T13:04:00Z">
              <w:r w:rsidRPr="001E738F">
                <w:rPr>
                  <w:rFonts w:ascii="Cambria" w:hAnsi="Cambria" w:cs="Arial"/>
                  <w:b/>
                  <w:bCs/>
                </w:rPr>
                <w:t>Label Present?</w:t>
              </w:r>
            </w:ins>
            <w:del w:id="3533" w:author="Sasi Songthong" w:date="2022-06-23T12:55:00Z">
              <w:r w:rsidDel="00503864">
                <w:rPr>
                  <w:rFonts w:ascii="Cambria" w:hAnsi="Cambria" w:cs="Arial"/>
                  <w:b/>
                  <w:bCs/>
                </w:rPr>
                <w:delText>Label legible and remain affixed?</w:delText>
              </w:r>
            </w:del>
          </w:p>
        </w:tc>
        <w:tc>
          <w:tcPr>
            <w:tcW w:w="1260" w:type="dxa"/>
            <w:shd w:val="clear" w:color="auto" w:fill="F2F2F2" w:themeFill="background1" w:themeFillShade="F2"/>
            <w:vAlign w:val="center"/>
            <w:tcPrChange w:id="3534" w:author="Sasi Songthong" w:date="2022-06-23T13:04:00Z">
              <w:tcPr>
                <w:tcW w:w="1260" w:type="dxa"/>
                <w:shd w:val="clear" w:color="auto" w:fill="F2F2F2" w:themeFill="background1" w:themeFillShade="F2"/>
                <w:vAlign w:val="center"/>
              </w:tcPr>
            </w:tcPrChange>
          </w:tcPr>
          <w:p w14:paraId="1E5747AA" w14:textId="77777777" w:rsidR="008E004E" w:rsidRPr="00894548" w:rsidRDefault="008E004E" w:rsidP="008E004E">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8E004E" w14:paraId="53EF9630" w14:textId="77777777" w:rsidTr="008E004E">
        <w:tblPrEx>
          <w:tblW w:w="12865" w:type="dxa"/>
          <w:tblLayout w:type="fixed"/>
          <w:tblPrExChange w:id="3535" w:author="Sasi Songthong" w:date="2022-06-23T13:04:00Z">
            <w:tblPrEx>
              <w:tblW w:w="12865" w:type="dxa"/>
              <w:tblLayout w:type="fixed"/>
            </w:tblPrEx>
          </w:tblPrExChange>
        </w:tblPrEx>
        <w:trPr>
          <w:trHeight w:val="404"/>
          <w:trPrChange w:id="3536" w:author="Sasi Songthong" w:date="2022-06-23T13:04:00Z">
            <w:trPr>
              <w:trHeight w:val="404"/>
            </w:trPr>
          </w:trPrChange>
        </w:trPr>
        <w:tc>
          <w:tcPr>
            <w:tcW w:w="805" w:type="dxa"/>
            <w:vAlign w:val="center"/>
            <w:tcPrChange w:id="3537" w:author="Sasi Songthong" w:date="2022-06-23T13:04:00Z">
              <w:tcPr>
                <w:tcW w:w="805" w:type="dxa"/>
                <w:vAlign w:val="center"/>
              </w:tcPr>
            </w:tcPrChange>
          </w:tcPr>
          <w:p w14:paraId="5F825139" w14:textId="16F7C7A4" w:rsidR="008E004E" w:rsidRPr="000047FC" w:rsidRDefault="008E004E" w:rsidP="008E004E">
            <w:pPr>
              <w:jc w:val="center"/>
              <w:rPr>
                <w:rFonts w:ascii="Cambria" w:hAnsi="Cambria" w:cs="Arial"/>
                <w:b/>
                <w:bCs/>
              </w:rPr>
            </w:pPr>
            <w:r>
              <w:rPr>
                <w:rFonts w:ascii="Cambria" w:hAnsi="Cambria" w:cs="Arial"/>
                <w:b/>
                <w:bCs/>
              </w:rPr>
              <w:t>89</w:t>
            </w:r>
          </w:p>
        </w:tc>
        <w:tc>
          <w:tcPr>
            <w:tcW w:w="1542" w:type="dxa"/>
            <w:vAlign w:val="center"/>
            <w:tcPrChange w:id="3538" w:author="Sasi Songthong" w:date="2022-06-23T13:04:00Z">
              <w:tcPr>
                <w:tcW w:w="1800" w:type="dxa"/>
                <w:vAlign w:val="center"/>
              </w:tcPr>
            </w:tcPrChange>
          </w:tcPr>
          <w:p w14:paraId="2572E52E" w14:textId="77777777" w:rsidR="008E004E" w:rsidRDefault="008E004E" w:rsidP="008E004E">
            <w:pPr>
              <w:jc w:val="center"/>
              <w:rPr>
                <w:rFonts w:ascii="Cambria" w:hAnsi="Cambria" w:cs="Arial"/>
              </w:rPr>
            </w:pPr>
            <w:r>
              <w:rPr>
                <w:rFonts w:ascii="Cambria" w:hAnsi="Cambria" w:cs="Arial"/>
              </w:rPr>
              <w:t>Yes / No</w:t>
            </w:r>
          </w:p>
        </w:tc>
        <w:tc>
          <w:tcPr>
            <w:tcW w:w="1543" w:type="dxa"/>
            <w:gridSpan w:val="2"/>
            <w:vAlign w:val="center"/>
            <w:tcPrChange w:id="3539" w:author="Sasi Songthong" w:date="2022-06-23T13:04:00Z">
              <w:tcPr>
                <w:tcW w:w="1800" w:type="dxa"/>
                <w:gridSpan w:val="2"/>
                <w:vAlign w:val="center"/>
              </w:tcPr>
            </w:tcPrChange>
          </w:tcPr>
          <w:p w14:paraId="43CED7A6"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540" w:author="Sasi Songthong" w:date="2022-06-23T13:04:00Z">
              <w:tcPr>
                <w:tcW w:w="1800" w:type="dxa"/>
                <w:vAlign w:val="center"/>
              </w:tcPr>
            </w:tcPrChange>
          </w:tcPr>
          <w:p w14:paraId="7133CF26"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541" w:author="Sasi Songthong" w:date="2022-06-23T13:04:00Z">
              <w:tcPr>
                <w:tcW w:w="1800" w:type="dxa"/>
                <w:vAlign w:val="center"/>
              </w:tcPr>
            </w:tcPrChange>
          </w:tcPr>
          <w:p w14:paraId="6B9EC875"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542" w:author="Sasi Songthong" w:date="2022-06-23T13:04:00Z">
              <w:tcPr>
                <w:tcW w:w="1800" w:type="dxa"/>
                <w:vAlign w:val="center"/>
              </w:tcPr>
            </w:tcPrChange>
          </w:tcPr>
          <w:p w14:paraId="457D20D2" w14:textId="77777777" w:rsidR="008E004E" w:rsidRDefault="008E004E" w:rsidP="008E004E">
            <w:pPr>
              <w:jc w:val="center"/>
              <w:rPr>
                <w:rFonts w:ascii="Cambria" w:hAnsi="Cambria" w:cs="Arial"/>
              </w:rPr>
            </w:pPr>
            <w:r>
              <w:rPr>
                <w:rFonts w:ascii="Cambria" w:hAnsi="Cambria" w:cs="Arial"/>
              </w:rPr>
              <w:t>Yes / No</w:t>
            </w:r>
          </w:p>
        </w:tc>
        <w:tc>
          <w:tcPr>
            <w:tcW w:w="1543" w:type="dxa"/>
            <w:vAlign w:val="center"/>
            <w:tcPrChange w:id="3543" w:author="Sasi Songthong" w:date="2022-06-23T13:04:00Z">
              <w:tcPr>
                <w:tcW w:w="900" w:type="dxa"/>
                <w:vAlign w:val="center"/>
              </w:tcPr>
            </w:tcPrChange>
          </w:tcPr>
          <w:p w14:paraId="53847E22" w14:textId="3BCF0371" w:rsidR="008E004E" w:rsidDel="006402E7" w:rsidRDefault="008E004E" w:rsidP="008E004E">
            <w:pPr>
              <w:jc w:val="center"/>
              <w:rPr>
                <w:del w:id="3544" w:author="Sasi Songthong" w:date="2022-06-23T12:57:00Z"/>
                <w:rFonts w:ascii="Cambria" w:hAnsi="Cambria" w:cs="Arial"/>
              </w:rPr>
            </w:pPr>
            <w:ins w:id="3545" w:author="Sasi Songthong" w:date="2022-06-23T13:04:00Z">
              <w:r>
                <w:rPr>
                  <w:rFonts w:ascii="Cambria" w:hAnsi="Cambria" w:cs="Arial"/>
                </w:rPr>
                <w:t>Yes / No</w:t>
              </w:r>
            </w:ins>
            <w:del w:id="3546" w:author="Sasi Songthong" w:date="2022-06-23T12:55:00Z">
              <w:r w:rsidDel="00503864">
                <w:rPr>
                  <w:rFonts w:ascii="Cambria" w:hAnsi="Cambria" w:cs="Arial"/>
                </w:rPr>
                <w:delText>Yes / No</w:delText>
              </w:r>
            </w:del>
          </w:p>
          <w:p w14:paraId="1CE7C348" w14:textId="4F691327" w:rsidR="008E004E" w:rsidDel="006402E7" w:rsidRDefault="008E004E" w:rsidP="008E004E">
            <w:pPr>
              <w:jc w:val="center"/>
              <w:rPr>
                <w:del w:id="3547" w:author="Sasi Songthong" w:date="2022-06-23T12:57:00Z"/>
                <w:rFonts w:ascii="Cambria" w:hAnsi="Cambria" w:cs="Arial"/>
              </w:rPr>
            </w:pPr>
            <w:del w:id="3548" w:author="Sasi Songthong" w:date="2022-06-23T12:55:00Z">
              <w:r w:rsidRPr="00BF1CE3" w:rsidDel="00503864">
                <w:rPr>
                  <w:rFonts w:ascii="Cambria" w:hAnsi="Cambria" w:cs="Arial"/>
                </w:rPr>
                <w:delText>Yes / No</w:delText>
              </w:r>
            </w:del>
          </w:p>
          <w:p w14:paraId="023B6E56" w14:textId="0D109B68" w:rsidR="008E004E" w:rsidDel="006402E7" w:rsidRDefault="008E004E" w:rsidP="008E004E">
            <w:pPr>
              <w:jc w:val="center"/>
              <w:rPr>
                <w:del w:id="3549" w:author="Sasi Songthong" w:date="2022-06-23T12:57:00Z"/>
                <w:rFonts w:ascii="Cambria" w:hAnsi="Cambria" w:cs="Arial"/>
              </w:rPr>
            </w:pPr>
            <w:del w:id="3550" w:author="Sasi Songthong" w:date="2022-06-23T12:55:00Z">
              <w:r w:rsidRPr="00BF1CE3" w:rsidDel="00503864">
                <w:rPr>
                  <w:rFonts w:ascii="Cambria" w:hAnsi="Cambria" w:cs="Arial"/>
                </w:rPr>
                <w:delText>Yes / No</w:delText>
              </w:r>
            </w:del>
          </w:p>
          <w:p w14:paraId="417B850B" w14:textId="77777777" w:rsidR="008E004E" w:rsidRDefault="008E004E" w:rsidP="008E004E">
            <w:pPr>
              <w:jc w:val="center"/>
              <w:rPr>
                <w:rFonts w:ascii="Cambria" w:hAnsi="Cambria" w:cs="Arial"/>
              </w:rPr>
            </w:pPr>
            <w:del w:id="3551" w:author="Sasi Songthong" w:date="2022-06-23T12:55:00Z">
              <w:r w:rsidRPr="00BF1CE3" w:rsidDel="00503864">
                <w:rPr>
                  <w:rFonts w:ascii="Cambria" w:hAnsi="Cambria" w:cs="Arial"/>
                </w:rPr>
                <w:delText>Yes / No</w:delText>
              </w:r>
            </w:del>
          </w:p>
        </w:tc>
        <w:tc>
          <w:tcPr>
            <w:tcW w:w="1543" w:type="dxa"/>
            <w:vAlign w:val="center"/>
            <w:tcPrChange w:id="3552" w:author="Sasi Songthong" w:date="2022-06-23T13:04:00Z">
              <w:tcPr>
                <w:tcW w:w="900" w:type="dxa"/>
                <w:vAlign w:val="center"/>
              </w:tcPr>
            </w:tcPrChange>
          </w:tcPr>
          <w:p w14:paraId="731B7A91" w14:textId="0FC3CAD7" w:rsidR="008E004E" w:rsidDel="006402E7" w:rsidRDefault="008E004E" w:rsidP="008E004E">
            <w:pPr>
              <w:jc w:val="center"/>
              <w:rPr>
                <w:del w:id="3553" w:author="Sasi Songthong" w:date="2022-06-23T12:57:00Z"/>
                <w:rFonts w:ascii="Cambria" w:hAnsi="Cambria" w:cs="Arial"/>
              </w:rPr>
            </w:pPr>
            <w:ins w:id="3554" w:author="Sasi Songthong" w:date="2022-06-23T13:04:00Z">
              <w:r>
                <w:rPr>
                  <w:rFonts w:ascii="Cambria" w:hAnsi="Cambria" w:cs="Arial"/>
                </w:rPr>
                <w:t>Yes / No</w:t>
              </w:r>
            </w:ins>
            <w:del w:id="3555" w:author="Sasi Songthong" w:date="2022-06-23T12:55:00Z">
              <w:r w:rsidRPr="00BF1CE3" w:rsidDel="00503864">
                <w:rPr>
                  <w:rFonts w:ascii="Cambria" w:hAnsi="Cambria" w:cs="Arial"/>
                </w:rPr>
                <w:delText>Yes / No</w:delText>
              </w:r>
            </w:del>
          </w:p>
          <w:p w14:paraId="0039FF52" w14:textId="0564D27A" w:rsidR="008E004E" w:rsidDel="006402E7" w:rsidRDefault="008E004E" w:rsidP="008E004E">
            <w:pPr>
              <w:jc w:val="center"/>
              <w:rPr>
                <w:del w:id="3556" w:author="Sasi Songthong" w:date="2022-06-23T12:57:00Z"/>
                <w:rFonts w:ascii="Cambria" w:hAnsi="Cambria" w:cs="Arial"/>
              </w:rPr>
            </w:pPr>
            <w:del w:id="3557" w:author="Sasi Songthong" w:date="2022-06-23T12:55:00Z">
              <w:r w:rsidRPr="00BF1CE3" w:rsidDel="00503864">
                <w:rPr>
                  <w:rFonts w:ascii="Cambria" w:hAnsi="Cambria" w:cs="Arial"/>
                </w:rPr>
                <w:delText>Yes / No</w:delText>
              </w:r>
            </w:del>
          </w:p>
          <w:p w14:paraId="4C049CF8" w14:textId="07EB40EE" w:rsidR="008E004E" w:rsidDel="006402E7" w:rsidRDefault="008E004E" w:rsidP="008E004E">
            <w:pPr>
              <w:jc w:val="center"/>
              <w:rPr>
                <w:del w:id="3558" w:author="Sasi Songthong" w:date="2022-06-23T12:57:00Z"/>
                <w:rFonts w:ascii="Cambria" w:hAnsi="Cambria" w:cs="Arial"/>
              </w:rPr>
            </w:pPr>
            <w:del w:id="3559" w:author="Sasi Songthong" w:date="2022-06-23T12:55:00Z">
              <w:r w:rsidRPr="00BF1CE3" w:rsidDel="00503864">
                <w:rPr>
                  <w:rFonts w:ascii="Cambria" w:hAnsi="Cambria" w:cs="Arial"/>
                </w:rPr>
                <w:delText>Yes / No</w:delText>
              </w:r>
            </w:del>
          </w:p>
          <w:p w14:paraId="6C60FCEA" w14:textId="6806A811" w:rsidR="008E004E" w:rsidRDefault="008E004E" w:rsidP="008E004E">
            <w:pPr>
              <w:jc w:val="center"/>
              <w:rPr>
                <w:rFonts w:ascii="Cambria" w:hAnsi="Cambria" w:cs="Arial"/>
              </w:rPr>
            </w:pPr>
            <w:del w:id="3560" w:author="Sasi Songthong" w:date="2022-06-23T12:55:00Z">
              <w:r w:rsidRPr="00BF1CE3" w:rsidDel="00503864">
                <w:rPr>
                  <w:rFonts w:ascii="Cambria" w:hAnsi="Cambria" w:cs="Arial"/>
                </w:rPr>
                <w:delText>Yes / No</w:delText>
              </w:r>
            </w:del>
          </w:p>
        </w:tc>
        <w:tc>
          <w:tcPr>
            <w:tcW w:w="1260" w:type="dxa"/>
            <w:vAlign w:val="center"/>
            <w:tcPrChange w:id="3561" w:author="Sasi Songthong" w:date="2022-06-23T13:04:00Z">
              <w:tcPr>
                <w:tcW w:w="1260" w:type="dxa"/>
                <w:vAlign w:val="center"/>
              </w:tcPr>
            </w:tcPrChange>
          </w:tcPr>
          <w:p w14:paraId="5FD39B09" w14:textId="77777777" w:rsidR="008E004E" w:rsidRDefault="008E004E" w:rsidP="008E004E">
            <w:pPr>
              <w:jc w:val="center"/>
              <w:rPr>
                <w:rFonts w:ascii="Cambria" w:hAnsi="Cambria" w:cs="Arial"/>
              </w:rPr>
            </w:pPr>
          </w:p>
        </w:tc>
      </w:tr>
      <w:tr w:rsidR="008E004E" w14:paraId="519F8BC2" w14:textId="77777777" w:rsidTr="008E004E">
        <w:tblPrEx>
          <w:tblW w:w="12865" w:type="dxa"/>
          <w:tblLayout w:type="fixed"/>
          <w:tblPrExChange w:id="3562" w:author="Sasi Songthong" w:date="2022-06-23T13:04:00Z">
            <w:tblPrEx>
              <w:tblW w:w="12865" w:type="dxa"/>
              <w:tblLayout w:type="fixed"/>
            </w:tblPrEx>
          </w:tblPrExChange>
        </w:tblPrEx>
        <w:trPr>
          <w:trHeight w:val="392"/>
          <w:trPrChange w:id="3563" w:author="Sasi Songthong" w:date="2022-06-23T13:04:00Z">
            <w:trPr>
              <w:trHeight w:val="392"/>
            </w:trPr>
          </w:trPrChange>
        </w:trPr>
        <w:tc>
          <w:tcPr>
            <w:tcW w:w="805" w:type="dxa"/>
            <w:vAlign w:val="center"/>
            <w:tcPrChange w:id="3564" w:author="Sasi Songthong" w:date="2022-06-23T13:04:00Z">
              <w:tcPr>
                <w:tcW w:w="805" w:type="dxa"/>
                <w:vAlign w:val="center"/>
              </w:tcPr>
            </w:tcPrChange>
          </w:tcPr>
          <w:p w14:paraId="29619B30" w14:textId="6EBF7E96" w:rsidR="008E004E" w:rsidRPr="000047FC" w:rsidRDefault="008E004E" w:rsidP="008E004E">
            <w:pPr>
              <w:jc w:val="center"/>
              <w:rPr>
                <w:rFonts w:ascii="Cambria" w:hAnsi="Cambria" w:cs="Arial"/>
                <w:b/>
                <w:bCs/>
              </w:rPr>
            </w:pPr>
            <w:r>
              <w:rPr>
                <w:rFonts w:ascii="Cambria" w:hAnsi="Cambria" w:cs="Arial"/>
                <w:b/>
                <w:bCs/>
              </w:rPr>
              <w:t>90</w:t>
            </w:r>
          </w:p>
        </w:tc>
        <w:tc>
          <w:tcPr>
            <w:tcW w:w="1542" w:type="dxa"/>
            <w:vAlign w:val="center"/>
            <w:tcPrChange w:id="3565" w:author="Sasi Songthong" w:date="2022-06-23T13:04:00Z">
              <w:tcPr>
                <w:tcW w:w="1800" w:type="dxa"/>
                <w:vAlign w:val="center"/>
              </w:tcPr>
            </w:tcPrChange>
          </w:tcPr>
          <w:p w14:paraId="208B3B8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566" w:author="Sasi Songthong" w:date="2022-06-23T13:04:00Z">
              <w:tcPr>
                <w:tcW w:w="1800" w:type="dxa"/>
                <w:gridSpan w:val="2"/>
                <w:vAlign w:val="center"/>
              </w:tcPr>
            </w:tcPrChange>
          </w:tcPr>
          <w:p w14:paraId="18789C7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67" w:author="Sasi Songthong" w:date="2022-06-23T13:04:00Z">
              <w:tcPr>
                <w:tcW w:w="1800" w:type="dxa"/>
                <w:vAlign w:val="center"/>
              </w:tcPr>
            </w:tcPrChange>
          </w:tcPr>
          <w:p w14:paraId="6618427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68" w:author="Sasi Songthong" w:date="2022-06-23T13:04:00Z">
              <w:tcPr>
                <w:tcW w:w="1800" w:type="dxa"/>
                <w:vAlign w:val="center"/>
              </w:tcPr>
            </w:tcPrChange>
          </w:tcPr>
          <w:p w14:paraId="4BBA03D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69" w:author="Sasi Songthong" w:date="2022-06-23T13:04:00Z">
              <w:tcPr>
                <w:tcW w:w="1800" w:type="dxa"/>
                <w:vAlign w:val="center"/>
              </w:tcPr>
            </w:tcPrChange>
          </w:tcPr>
          <w:p w14:paraId="3A32A660"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70" w:author="Sasi Songthong" w:date="2022-06-23T13:04:00Z">
              <w:tcPr>
                <w:tcW w:w="900" w:type="dxa"/>
                <w:vAlign w:val="center"/>
              </w:tcPr>
            </w:tcPrChange>
          </w:tcPr>
          <w:p w14:paraId="57AA55C4" w14:textId="654943D7" w:rsidR="008E004E" w:rsidRDefault="008E004E" w:rsidP="008E004E">
            <w:pPr>
              <w:jc w:val="center"/>
              <w:rPr>
                <w:rFonts w:ascii="Cambria" w:hAnsi="Cambria" w:cs="Arial"/>
              </w:rPr>
            </w:pPr>
            <w:ins w:id="3571" w:author="Sasi Songthong" w:date="2022-06-23T13:04:00Z">
              <w:r w:rsidRPr="00BF1CE3">
                <w:rPr>
                  <w:rFonts w:ascii="Cambria" w:hAnsi="Cambria" w:cs="Arial"/>
                </w:rPr>
                <w:t>Yes / No</w:t>
              </w:r>
            </w:ins>
          </w:p>
        </w:tc>
        <w:tc>
          <w:tcPr>
            <w:tcW w:w="1543" w:type="dxa"/>
            <w:vAlign w:val="center"/>
            <w:tcPrChange w:id="3572" w:author="Sasi Songthong" w:date="2022-06-23T13:04:00Z">
              <w:tcPr>
                <w:tcW w:w="900" w:type="dxa"/>
                <w:vAlign w:val="center"/>
              </w:tcPr>
            </w:tcPrChange>
          </w:tcPr>
          <w:p w14:paraId="44258518" w14:textId="46BC6F9D" w:rsidR="008E004E" w:rsidRDefault="008E004E" w:rsidP="008E004E">
            <w:pPr>
              <w:jc w:val="center"/>
              <w:rPr>
                <w:rFonts w:ascii="Cambria" w:hAnsi="Cambria" w:cs="Arial"/>
              </w:rPr>
            </w:pPr>
            <w:ins w:id="3573" w:author="Sasi Songthong" w:date="2022-06-23T13:04:00Z">
              <w:r w:rsidRPr="00BF1CE3">
                <w:rPr>
                  <w:rFonts w:ascii="Cambria" w:hAnsi="Cambria" w:cs="Arial"/>
                </w:rPr>
                <w:t>Yes / No</w:t>
              </w:r>
            </w:ins>
          </w:p>
        </w:tc>
        <w:tc>
          <w:tcPr>
            <w:tcW w:w="1260" w:type="dxa"/>
            <w:vAlign w:val="center"/>
            <w:tcPrChange w:id="3574" w:author="Sasi Songthong" w:date="2022-06-23T13:04:00Z">
              <w:tcPr>
                <w:tcW w:w="1260" w:type="dxa"/>
                <w:vAlign w:val="center"/>
              </w:tcPr>
            </w:tcPrChange>
          </w:tcPr>
          <w:p w14:paraId="6E6FC9D9" w14:textId="77777777" w:rsidR="008E004E" w:rsidRDefault="008E004E" w:rsidP="008E004E">
            <w:pPr>
              <w:jc w:val="center"/>
              <w:rPr>
                <w:rFonts w:ascii="Cambria" w:hAnsi="Cambria" w:cs="Arial"/>
              </w:rPr>
            </w:pPr>
          </w:p>
        </w:tc>
      </w:tr>
      <w:tr w:rsidR="008E004E" w14:paraId="26016CA6" w14:textId="77777777" w:rsidTr="008E004E">
        <w:tblPrEx>
          <w:tblW w:w="12865" w:type="dxa"/>
          <w:tblLayout w:type="fixed"/>
          <w:tblPrExChange w:id="3575" w:author="Sasi Songthong" w:date="2022-06-23T13:04:00Z">
            <w:tblPrEx>
              <w:tblW w:w="12865" w:type="dxa"/>
              <w:tblLayout w:type="fixed"/>
            </w:tblPrEx>
          </w:tblPrExChange>
        </w:tblPrEx>
        <w:trPr>
          <w:trHeight w:val="392"/>
          <w:trPrChange w:id="3576" w:author="Sasi Songthong" w:date="2022-06-23T13:04:00Z">
            <w:trPr>
              <w:trHeight w:val="392"/>
            </w:trPr>
          </w:trPrChange>
        </w:trPr>
        <w:tc>
          <w:tcPr>
            <w:tcW w:w="805" w:type="dxa"/>
            <w:vAlign w:val="center"/>
            <w:tcPrChange w:id="3577" w:author="Sasi Songthong" w:date="2022-06-23T13:04:00Z">
              <w:tcPr>
                <w:tcW w:w="805" w:type="dxa"/>
                <w:vAlign w:val="center"/>
              </w:tcPr>
            </w:tcPrChange>
          </w:tcPr>
          <w:p w14:paraId="70C16A1D" w14:textId="0CA7368B" w:rsidR="008E004E" w:rsidRPr="000047FC" w:rsidRDefault="008E004E" w:rsidP="008E004E">
            <w:pPr>
              <w:jc w:val="center"/>
              <w:rPr>
                <w:rFonts w:ascii="Cambria" w:hAnsi="Cambria" w:cs="Arial"/>
                <w:b/>
                <w:bCs/>
              </w:rPr>
            </w:pPr>
            <w:r>
              <w:rPr>
                <w:rFonts w:ascii="Cambria" w:hAnsi="Cambria" w:cs="Arial"/>
                <w:b/>
                <w:bCs/>
              </w:rPr>
              <w:t>91</w:t>
            </w:r>
          </w:p>
        </w:tc>
        <w:tc>
          <w:tcPr>
            <w:tcW w:w="1542" w:type="dxa"/>
            <w:vAlign w:val="center"/>
            <w:tcPrChange w:id="3578" w:author="Sasi Songthong" w:date="2022-06-23T13:04:00Z">
              <w:tcPr>
                <w:tcW w:w="1800" w:type="dxa"/>
                <w:vAlign w:val="center"/>
              </w:tcPr>
            </w:tcPrChange>
          </w:tcPr>
          <w:p w14:paraId="4710D62B"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579" w:author="Sasi Songthong" w:date="2022-06-23T13:04:00Z">
              <w:tcPr>
                <w:tcW w:w="1800" w:type="dxa"/>
                <w:gridSpan w:val="2"/>
                <w:vAlign w:val="center"/>
              </w:tcPr>
            </w:tcPrChange>
          </w:tcPr>
          <w:p w14:paraId="6BF4FE5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80" w:author="Sasi Songthong" w:date="2022-06-23T13:04:00Z">
              <w:tcPr>
                <w:tcW w:w="1800" w:type="dxa"/>
                <w:vAlign w:val="center"/>
              </w:tcPr>
            </w:tcPrChange>
          </w:tcPr>
          <w:p w14:paraId="30CF58A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81" w:author="Sasi Songthong" w:date="2022-06-23T13:04:00Z">
              <w:tcPr>
                <w:tcW w:w="1800" w:type="dxa"/>
                <w:vAlign w:val="center"/>
              </w:tcPr>
            </w:tcPrChange>
          </w:tcPr>
          <w:p w14:paraId="1D89E0D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82" w:author="Sasi Songthong" w:date="2022-06-23T13:04:00Z">
              <w:tcPr>
                <w:tcW w:w="1800" w:type="dxa"/>
                <w:vAlign w:val="center"/>
              </w:tcPr>
            </w:tcPrChange>
          </w:tcPr>
          <w:p w14:paraId="4D83FCA3"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83" w:author="Sasi Songthong" w:date="2022-06-23T13:04:00Z">
              <w:tcPr>
                <w:tcW w:w="900" w:type="dxa"/>
                <w:vAlign w:val="center"/>
              </w:tcPr>
            </w:tcPrChange>
          </w:tcPr>
          <w:p w14:paraId="3072286E" w14:textId="4612B213" w:rsidR="008E004E" w:rsidRDefault="008E004E" w:rsidP="008E004E">
            <w:pPr>
              <w:jc w:val="center"/>
              <w:rPr>
                <w:rFonts w:ascii="Cambria" w:hAnsi="Cambria" w:cs="Arial"/>
              </w:rPr>
            </w:pPr>
            <w:ins w:id="3584" w:author="Sasi Songthong" w:date="2022-06-23T13:04:00Z">
              <w:r w:rsidRPr="00BF1CE3">
                <w:rPr>
                  <w:rFonts w:ascii="Cambria" w:hAnsi="Cambria" w:cs="Arial"/>
                </w:rPr>
                <w:t>Yes / No</w:t>
              </w:r>
            </w:ins>
          </w:p>
        </w:tc>
        <w:tc>
          <w:tcPr>
            <w:tcW w:w="1543" w:type="dxa"/>
            <w:vAlign w:val="center"/>
            <w:tcPrChange w:id="3585" w:author="Sasi Songthong" w:date="2022-06-23T13:04:00Z">
              <w:tcPr>
                <w:tcW w:w="900" w:type="dxa"/>
                <w:vAlign w:val="center"/>
              </w:tcPr>
            </w:tcPrChange>
          </w:tcPr>
          <w:p w14:paraId="5B7FD334" w14:textId="56466D26" w:rsidR="008E004E" w:rsidRDefault="008E004E" w:rsidP="008E004E">
            <w:pPr>
              <w:jc w:val="center"/>
              <w:rPr>
                <w:rFonts w:ascii="Cambria" w:hAnsi="Cambria" w:cs="Arial"/>
              </w:rPr>
            </w:pPr>
            <w:ins w:id="3586" w:author="Sasi Songthong" w:date="2022-06-23T13:04:00Z">
              <w:r w:rsidRPr="00BF1CE3">
                <w:rPr>
                  <w:rFonts w:ascii="Cambria" w:hAnsi="Cambria" w:cs="Arial"/>
                </w:rPr>
                <w:t>Yes / No</w:t>
              </w:r>
            </w:ins>
          </w:p>
        </w:tc>
        <w:tc>
          <w:tcPr>
            <w:tcW w:w="1260" w:type="dxa"/>
            <w:vAlign w:val="center"/>
            <w:tcPrChange w:id="3587" w:author="Sasi Songthong" w:date="2022-06-23T13:04:00Z">
              <w:tcPr>
                <w:tcW w:w="1260" w:type="dxa"/>
                <w:vAlign w:val="center"/>
              </w:tcPr>
            </w:tcPrChange>
          </w:tcPr>
          <w:p w14:paraId="51D65180" w14:textId="77777777" w:rsidR="008E004E" w:rsidRDefault="008E004E" w:rsidP="008E004E">
            <w:pPr>
              <w:jc w:val="center"/>
              <w:rPr>
                <w:rFonts w:ascii="Cambria" w:hAnsi="Cambria" w:cs="Arial"/>
              </w:rPr>
            </w:pPr>
          </w:p>
        </w:tc>
      </w:tr>
      <w:tr w:rsidR="008E004E" w14:paraId="45E4A103" w14:textId="77777777" w:rsidTr="008E004E">
        <w:tblPrEx>
          <w:tblW w:w="12865" w:type="dxa"/>
          <w:tblLayout w:type="fixed"/>
          <w:tblPrExChange w:id="3588" w:author="Sasi Songthong" w:date="2022-06-23T13:04:00Z">
            <w:tblPrEx>
              <w:tblW w:w="12865" w:type="dxa"/>
              <w:tblLayout w:type="fixed"/>
            </w:tblPrEx>
          </w:tblPrExChange>
        </w:tblPrEx>
        <w:trPr>
          <w:trHeight w:val="392"/>
          <w:trPrChange w:id="3589" w:author="Sasi Songthong" w:date="2022-06-23T13:04:00Z">
            <w:trPr>
              <w:trHeight w:val="392"/>
            </w:trPr>
          </w:trPrChange>
        </w:trPr>
        <w:tc>
          <w:tcPr>
            <w:tcW w:w="805" w:type="dxa"/>
            <w:vAlign w:val="center"/>
            <w:tcPrChange w:id="3590" w:author="Sasi Songthong" w:date="2022-06-23T13:04:00Z">
              <w:tcPr>
                <w:tcW w:w="805" w:type="dxa"/>
                <w:vAlign w:val="center"/>
              </w:tcPr>
            </w:tcPrChange>
          </w:tcPr>
          <w:p w14:paraId="1FB1EB48" w14:textId="48A1FBC4" w:rsidR="008E004E" w:rsidRPr="000047FC" w:rsidRDefault="008E004E" w:rsidP="008E004E">
            <w:pPr>
              <w:jc w:val="center"/>
              <w:rPr>
                <w:rFonts w:ascii="Cambria" w:hAnsi="Cambria" w:cs="Arial"/>
                <w:b/>
                <w:bCs/>
              </w:rPr>
            </w:pPr>
            <w:r>
              <w:rPr>
                <w:rFonts w:ascii="Cambria" w:hAnsi="Cambria" w:cs="Arial"/>
                <w:b/>
                <w:bCs/>
              </w:rPr>
              <w:t>92</w:t>
            </w:r>
          </w:p>
        </w:tc>
        <w:tc>
          <w:tcPr>
            <w:tcW w:w="1542" w:type="dxa"/>
            <w:vAlign w:val="center"/>
            <w:tcPrChange w:id="3591" w:author="Sasi Songthong" w:date="2022-06-23T13:04:00Z">
              <w:tcPr>
                <w:tcW w:w="1800" w:type="dxa"/>
                <w:vAlign w:val="center"/>
              </w:tcPr>
            </w:tcPrChange>
          </w:tcPr>
          <w:p w14:paraId="079BEDDF"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592" w:author="Sasi Songthong" w:date="2022-06-23T13:04:00Z">
              <w:tcPr>
                <w:tcW w:w="1800" w:type="dxa"/>
                <w:gridSpan w:val="2"/>
                <w:vAlign w:val="center"/>
              </w:tcPr>
            </w:tcPrChange>
          </w:tcPr>
          <w:p w14:paraId="040126C8"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93" w:author="Sasi Songthong" w:date="2022-06-23T13:04:00Z">
              <w:tcPr>
                <w:tcW w:w="1800" w:type="dxa"/>
                <w:vAlign w:val="center"/>
              </w:tcPr>
            </w:tcPrChange>
          </w:tcPr>
          <w:p w14:paraId="3B3984EC"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94" w:author="Sasi Songthong" w:date="2022-06-23T13:04:00Z">
              <w:tcPr>
                <w:tcW w:w="1800" w:type="dxa"/>
                <w:vAlign w:val="center"/>
              </w:tcPr>
            </w:tcPrChange>
          </w:tcPr>
          <w:p w14:paraId="28AD296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95" w:author="Sasi Songthong" w:date="2022-06-23T13:04:00Z">
              <w:tcPr>
                <w:tcW w:w="1800" w:type="dxa"/>
                <w:vAlign w:val="center"/>
              </w:tcPr>
            </w:tcPrChange>
          </w:tcPr>
          <w:p w14:paraId="161A1BD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596" w:author="Sasi Songthong" w:date="2022-06-23T13:04:00Z">
              <w:tcPr>
                <w:tcW w:w="900" w:type="dxa"/>
                <w:vAlign w:val="center"/>
              </w:tcPr>
            </w:tcPrChange>
          </w:tcPr>
          <w:p w14:paraId="6E81E5A3" w14:textId="66D63A5F" w:rsidR="008E004E" w:rsidRDefault="008E004E" w:rsidP="008E004E">
            <w:pPr>
              <w:jc w:val="center"/>
              <w:rPr>
                <w:rFonts w:ascii="Cambria" w:hAnsi="Cambria" w:cs="Arial"/>
              </w:rPr>
            </w:pPr>
            <w:ins w:id="3597" w:author="Sasi Songthong" w:date="2022-06-23T13:04:00Z">
              <w:r w:rsidRPr="00BF1CE3">
                <w:rPr>
                  <w:rFonts w:ascii="Cambria" w:hAnsi="Cambria" w:cs="Arial"/>
                </w:rPr>
                <w:t>Yes / No</w:t>
              </w:r>
            </w:ins>
          </w:p>
        </w:tc>
        <w:tc>
          <w:tcPr>
            <w:tcW w:w="1543" w:type="dxa"/>
            <w:vAlign w:val="center"/>
            <w:tcPrChange w:id="3598" w:author="Sasi Songthong" w:date="2022-06-23T13:04:00Z">
              <w:tcPr>
                <w:tcW w:w="900" w:type="dxa"/>
                <w:vAlign w:val="center"/>
              </w:tcPr>
            </w:tcPrChange>
          </w:tcPr>
          <w:p w14:paraId="02AA4B77" w14:textId="438A3A1C" w:rsidR="008E004E" w:rsidRDefault="008E004E" w:rsidP="008E004E">
            <w:pPr>
              <w:jc w:val="center"/>
              <w:rPr>
                <w:rFonts w:ascii="Cambria" w:hAnsi="Cambria" w:cs="Arial"/>
              </w:rPr>
            </w:pPr>
            <w:ins w:id="3599" w:author="Sasi Songthong" w:date="2022-06-23T13:04:00Z">
              <w:r w:rsidRPr="00BF1CE3">
                <w:rPr>
                  <w:rFonts w:ascii="Cambria" w:hAnsi="Cambria" w:cs="Arial"/>
                </w:rPr>
                <w:t>Yes / No</w:t>
              </w:r>
            </w:ins>
          </w:p>
        </w:tc>
        <w:tc>
          <w:tcPr>
            <w:tcW w:w="1260" w:type="dxa"/>
            <w:vAlign w:val="center"/>
            <w:tcPrChange w:id="3600" w:author="Sasi Songthong" w:date="2022-06-23T13:04:00Z">
              <w:tcPr>
                <w:tcW w:w="1260" w:type="dxa"/>
                <w:vAlign w:val="center"/>
              </w:tcPr>
            </w:tcPrChange>
          </w:tcPr>
          <w:p w14:paraId="5A1DD797" w14:textId="77777777" w:rsidR="008E004E" w:rsidRDefault="008E004E" w:rsidP="008E004E">
            <w:pPr>
              <w:jc w:val="center"/>
              <w:rPr>
                <w:rFonts w:ascii="Cambria" w:hAnsi="Cambria" w:cs="Arial"/>
              </w:rPr>
            </w:pPr>
          </w:p>
        </w:tc>
      </w:tr>
      <w:tr w:rsidR="008E004E" w14:paraId="36E50C77" w14:textId="77777777" w:rsidTr="008E004E">
        <w:tblPrEx>
          <w:tblW w:w="12865" w:type="dxa"/>
          <w:tblLayout w:type="fixed"/>
          <w:tblPrExChange w:id="3601" w:author="Sasi Songthong" w:date="2022-06-23T13:04:00Z">
            <w:tblPrEx>
              <w:tblW w:w="12865" w:type="dxa"/>
              <w:tblLayout w:type="fixed"/>
            </w:tblPrEx>
          </w:tblPrExChange>
        </w:tblPrEx>
        <w:trPr>
          <w:trHeight w:val="392"/>
          <w:trPrChange w:id="3602" w:author="Sasi Songthong" w:date="2022-06-23T13:04:00Z">
            <w:trPr>
              <w:trHeight w:val="392"/>
            </w:trPr>
          </w:trPrChange>
        </w:trPr>
        <w:tc>
          <w:tcPr>
            <w:tcW w:w="805" w:type="dxa"/>
            <w:vAlign w:val="center"/>
            <w:tcPrChange w:id="3603" w:author="Sasi Songthong" w:date="2022-06-23T13:04:00Z">
              <w:tcPr>
                <w:tcW w:w="805" w:type="dxa"/>
                <w:vAlign w:val="center"/>
              </w:tcPr>
            </w:tcPrChange>
          </w:tcPr>
          <w:p w14:paraId="6F01C2CF" w14:textId="22F60FEC" w:rsidR="008E004E" w:rsidRPr="000047FC" w:rsidRDefault="008E004E" w:rsidP="008E004E">
            <w:pPr>
              <w:jc w:val="center"/>
              <w:rPr>
                <w:rFonts w:ascii="Cambria" w:hAnsi="Cambria" w:cs="Arial"/>
                <w:b/>
                <w:bCs/>
              </w:rPr>
            </w:pPr>
            <w:r>
              <w:rPr>
                <w:rFonts w:ascii="Cambria" w:hAnsi="Cambria" w:cs="Arial"/>
                <w:b/>
                <w:bCs/>
              </w:rPr>
              <w:t>93</w:t>
            </w:r>
          </w:p>
        </w:tc>
        <w:tc>
          <w:tcPr>
            <w:tcW w:w="1542" w:type="dxa"/>
            <w:vAlign w:val="center"/>
            <w:tcPrChange w:id="3604" w:author="Sasi Songthong" w:date="2022-06-23T13:04:00Z">
              <w:tcPr>
                <w:tcW w:w="1800" w:type="dxa"/>
                <w:vAlign w:val="center"/>
              </w:tcPr>
            </w:tcPrChange>
          </w:tcPr>
          <w:p w14:paraId="319B6D6C"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605" w:author="Sasi Songthong" w:date="2022-06-23T13:04:00Z">
              <w:tcPr>
                <w:tcW w:w="1800" w:type="dxa"/>
                <w:gridSpan w:val="2"/>
                <w:vAlign w:val="center"/>
              </w:tcPr>
            </w:tcPrChange>
          </w:tcPr>
          <w:p w14:paraId="32C1833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06" w:author="Sasi Songthong" w:date="2022-06-23T13:04:00Z">
              <w:tcPr>
                <w:tcW w:w="1800" w:type="dxa"/>
                <w:vAlign w:val="center"/>
              </w:tcPr>
            </w:tcPrChange>
          </w:tcPr>
          <w:p w14:paraId="44D339DB"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07" w:author="Sasi Songthong" w:date="2022-06-23T13:04:00Z">
              <w:tcPr>
                <w:tcW w:w="1800" w:type="dxa"/>
                <w:vAlign w:val="center"/>
              </w:tcPr>
            </w:tcPrChange>
          </w:tcPr>
          <w:p w14:paraId="765F69D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08" w:author="Sasi Songthong" w:date="2022-06-23T13:04:00Z">
              <w:tcPr>
                <w:tcW w:w="1800" w:type="dxa"/>
                <w:vAlign w:val="center"/>
              </w:tcPr>
            </w:tcPrChange>
          </w:tcPr>
          <w:p w14:paraId="456C2A6E"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09" w:author="Sasi Songthong" w:date="2022-06-23T13:04:00Z">
              <w:tcPr>
                <w:tcW w:w="900" w:type="dxa"/>
                <w:vAlign w:val="center"/>
              </w:tcPr>
            </w:tcPrChange>
          </w:tcPr>
          <w:p w14:paraId="7828D888" w14:textId="28E417B8" w:rsidR="008E004E" w:rsidRDefault="008E004E" w:rsidP="008E004E">
            <w:pPr>
              <w:jc w:val="center"/>
              <w:rPr>
                <w:rFonts w:ascii="Cambria" w:hAnsi="Cambria" w:cs="Arial"/>
              </w:rPr>
            </w:pPr>
            <w:ins w:id="3610" w:author="Sasi Songthong" w:date="2022-06-23T13:04:00Z">
              <w:r>
                <w:rPr>
                  <w:rFonts w:ascii="Cambria" w:hAnsi="Cambria" w:cs="Arial"/>
                </w:rPr>
                <w:t>Yes / No</w:t>
              </w:r>
            </w:ins>
          </w:p>
        </w:tc>
        <w:tc>
          <w:tcPr>
            <w:tcW w:w="1543" w:type="dxa"/>
            <w:vAlign w:val="center"/>
            <w:tcPrChange w:id="3611" w:author="Sasi Songthong" w:date="2022-06-23T13:04:00Z">
              <w:tcPr>
                <w:tcW w:w="900" w:type="dxa"/>
                <w:vAlign w:val="center"/>
              </w:tcPr>
            </w:tcPrChange>
          </w:tcPr>
          <w:p w14:paraId="61A4A92E" w14:textId="516EB5A0" w:rsidR="008E004E" w:rsidRDefault="008E004E" w:rsidP="008E004E">
            <w:pPr>
              <w:jc w:val="center"/>
              <w:rPr>
                <w:rFonts w:ascii="Cambria" w:hAnsi="Cambria" w:cs="Arial"/>
              </w:rPr>
            </w:pPr>
            <w:ins w:id="3612" w:author="Sasi Songthong" w:date="2022-06-23T13:04:00Z">
              <w:r>
                <w:rPr>
                  <w:rFonts w:ascii="Cambria" w:hAnsi="Cambria" w:cs="Arial"/>
                </w:rPr>
                <w:t>Yes / No</w:t>
              </w:r>
            </w:ins>
          </w:p>
        </w:tc>
        <w:tc>
          <w:tcPr>
            <w:tcW w:w="1260" w:type="dxa"/>
            <w:vAlign w:val="center"/>
            <w:tcPrChange w:id="3613" w:author="Sasi Songthong" w:date="2022-06-23T13:04:00Z">
              <w:tcPr>
                <w:tcW w:w="1260" w:type="dxa"/>
                <w:vAlign w:val="center"/>
              </w:tcPr>
            </w:tcPrChange>
          </w:tcPr>
          <w:p w14:paraId="04FB4725" w14:textId="77777777" w:rsidR="008E004E" w:rsidRDefault="008E004E" w:rsidP="008E004E">
            <w:pPr>
              <w:jc w:val="center"/>
              <w:rPr>
                <w:rFonts w:ascii="Cambria" w:hAnsi="Cambria" w:cs="Arial"/>
              </w:rPr>
            </w:pPr>
          </w:p>
        </w:tc>
      </w:tr>
      <w:tr w:rsidR="008E004E" w14:paraId="7402B3F4" w14:textId="77777777" w:rsidTr="008E004E">
        <w:tblPrEx>
          <w:tblW w:w="12865" w:type="dxa"/>
          <w:tblLayout w:type="fixed"/>
          <w:tblPrExChange w:id="3614" w:author="Sasi Songthong" w:date="2022-06-23T13:04:00Z">
            <w:tblPrEx>
              <w:tblW w:w="12865" w:type="dxa"/>
              <w:tblLayout w:type="fixed"/>
            </w:tblPrEx>
          </w:tblPrExChange>
        </w:tblPrEx>
        <w:trPr>
          <w:trHeight w:val="392"/>
          <w:trPrChange w:id="3615" w:author="Sasi Songthong" w:date="2022-06-23T13:04:00Z">
            <w:trPr>
              <w:trHeight w:val="392"/>
            </w:trPr>
          </w:trPrChange>
        </w:trPr>
        <w:tc>
          <w:tcPr>
            <w:tcW w:w="805" w:type="dxa"/>
            <w:vAlign w:val="center"/>
            <w:tcPrChange w:id="3616" w:author="Sasi Songthong" w:date="2022-06-23T13:04:00Z">
              <w:tcPr>
                <w:tcW w:w="805" w:type="dxa"/>
                <w:vAlign w:val="center"/>
              </w:tcPr>
            </w:tcPrChange>
          </w:tcPr>
          <w:p w14:paraId="0C1C09A6" w14:textId="70214610" w:rsidR="008E004E" w:rsidRPr="000047FC" w:rsidRDefault="008E004E" w:rsidP="008E004E">
            <w:pPr>
              <w:jc w:val="center"/>
              <w:rPr>
                <w:rFonts w:ascii="Cambria" w:hAnsi="Cambria" w:cs="Arial"/>
                <w:b/>
                <w:bCs/>
              </w:rPr>
            </w:pPr>
            <w:r>
              <w:rPr>
                <w:rFonts w:ascii="Cambria" w:hAnsi="Cambria" w:cs="Arial"/>
                <w:b/>
                <w:bCs/>
              </w:rPr>
              <w:t>94</w:t>
            </w:r>
          </w:p>
        </w:tc>
        <w:tc>
          <w:tcPr>
            <w:tcW w:w="1542" w:type="dxa"/>
            <w:vAlign w:val="center"/>
            <w:tcPrChange w:id="3617" w:author="Sasi Songthong" w:date="2022-06-23T13:04:00Z">
              <w:tcPr>
                <w:tcW w:w="1800" w:type="dxa"/>
                <w:vAlign w:val="center"/>
              </w:tcPr>
            </w:tcPrChange>
          </w:tcPr>
          <w:p w14:paraId="2AAAE5AB"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vAlign w:val="center"/>
            <w:tcPrChange w:id="3618" w:author="Sasi Songthong" w:date="2022-06-23T13:04:00Z">
              <w:tcPr>
                <w:tcW w:w="1800" w:type="dxa"/>
                <w:gridSpan w:val="2"/>
                <w:vAlign w:val="center"/>
              </w:tcPr>
            </w:tcPrChange>
          </w:tcPr>
          <w:p w14:paraId="7939AC15"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19" w:author="Sasi Songthong" w:date="2022-06-23T13:04:00Z">
              <w:tcPr>
                <w:tcW w:w="1800" w:type="dxa"/>
                <w:vAlign w:val="center"/>
              </w:tcPr>
            </w:tcPrChange>
          </w:tcPr>
          <w:p w14:paraId="348B8F1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20" w:author="Sasi Songthong" w:date="2022-06-23T13:04:00Z">
              <w:tcPr>
                <w:tcW w:w="1800" w:type="dxa"/>
                <w:vAlign w:val="center"/>
              </w:tcPr>
            </w:tcPrChange>
          </w:tcPr>
          <w:p w14:paraId="68FD9A74"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21" w:author="Sasi Songthong" w:date="2022-06-23T13:04:00Z">
              <w:tcPr>
                <w:tcW w:w="1800" w:type="dxa"/>
                <w:vAlign w:val="center"/>
              </w:tcPr>
            </w:tcPrChange>
          </w:tcPr>
          <w:p w14:paraId="641B555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22" w:author="Sasi Songthong" w:date="2022-06-23T13:04:00Z">
              <w:tcPr>
                <w:tcW w:w="900" w:type="dxa"/>
                <w:vAlign w:val="center"/>
              </w:tcPr>
            </w:tcPrChange>
          </w:tcPr>
          <w:p w14:paraId="209A721B" w14:textId="1F3A956A" w:rsidR="008E004E" w:rsidRDefault="008E004E" w:rsidP="008E004E">
            <w:pPr>
              <w:jc w:val="center"/>
              <w:rPr>
                <w:rFonts w:ascii="Cambria" w:hAnsi="Cambria" w:cs="Arial"/>
              </w:rPr>
            </w:pPr>
            <w:ins w:id="3623" w:author="Sasi Songthong" w:date="2022-06-23T13:04:00Z">
              <w:r w:rsidRPr="00BF1CE3">
                <w:rPr>
                  <w:rFonts w:ascii="Cambria" w:hAnsi="Cambria" w:cs="Arial"/>
                </w:rPr>
                <w:t>Yes / No</w:t>
              </w:r>
            </w:ins>
          </w:p>
        </w:tc>
        <w:tc>
          <w:tcPr>
            <w:tcW w:w="1543" w:type="dxa"/>
            <w:vAlign w:val="center"/>
            <w:tcPrChange w:id="3624" w:author="Sasi Songthong" w:date="2022-06-23T13:04:00Z">
              <w:tcPr>
                <w:tcW w:w="900" w:type="dxa"/>
                <w:vAlign w:val="center"/>
              </w:tcPr>
            </w:tcPrChange>
          </w:tcPr>
          <w:p w14:paraId="07A4E3F7" w14:textId="2582D8A1" w:rsidR="008E004E" w:rsidRDefault="008E004E" w:rsidP="008E004E">
            <w:pPr>
              <w:jc w:val="center"/>
              <w:rPr>
                <w:rFonts w:ascii="Cambria" w:hAnsi="Cambria" w:cs="Arial"/>
              </w:rPr>
            </w:pPr>
            <w:ins w:id="3625" w:author="Sasi Songthong" w:date="2022-06-23T13:04:00Z">
              <w:r w:rsidRPr="00BF1CE3">
                <w:rPr>
                  <w:rFonts w:ascii="Cambria" w:hAnsi="Cambria" w:cs="Arial"/>
                </w:rPr>
                <w:t>Yes / No</w:t>
              </w:r>
            </w:ins>
          </w:p>
        </w:tc>
        <w:tc>
          <w:tcPr>
            <w:tcW w:w="1260" w:type="dxa"/>
            <w:vAlign w:val="center"/>
            <w:tcPrChange w:id="3626" w:author="Sasi Songthong" w:date="2022-06-23T13:04:00Z">
              <w:tcPr>
                <w:tcW w:w="1260" w:type="dxa"/>
                <w:vAlign w:val="center"/>
              </w:tcPr>
            </w:tcPrChange>
          </w:tcPr>
          <w:p w14:paraId="5BCA1E8B" w14:textId="77777777" w:rsidR="008E004E" w:rsidRDefault="008E004E" w:rsidP="008E004E">
            <w:pPr>
              <w:jc w:val="center"/>
              <w:rPr>
                <w:rFonts w:ascii="Cambria" w:hAnsi="Cambria" w:cs="Arial"/>
              </w:rPr>
            </w:pPr>
          </w:p>
        </w:tc>
      </w:tr>
      <w:tr w:rsidR="008E004E" w14:paraId="4EC5691A" w14:textId="77777777" w:rsidTr="008E004E">
        <w:tblPrEx>
          <w:tblW w:w="12865" w:type="dxa"/>
          <w:tblLayout w:type="fixed"/>
          <w:tblPrExChange w:id="3627" w:author="Sasi Songthong" w:date="2022-06-23T13:04:00Z">
            <w:tblPrEx>
              <w:tblW w:w="12865" w:type="dxa"/>
              <w:tblLayout w:type="fixed"/>
            </w:tblPrEx>
          </w:tblPrExChange>
        </w:tblPrEx>
        <w:trPr>
          <w:trHeight w:val="392"/>
          <w:trPrChange w:id="3628" w:author="Sasi Songthong" w:date="2022-06-23T13:04:00Z">
            <w:trPr>
              <w:trHeight w:val="392"/>
            </w:trPr>
          </w:trPrChange>
        </w:trPr>
        <w:tc>
          <w:tcPr>
            <w:tcW w:w="805" w:type="dxa"/>
            <w:tcBorders>
              <w:bottom w:val="single" w:sz="4" w:space="0" w:color="auto"/>
            </w:tcBorders>
            <w:vAlign w:val="center"/>
            <w:tcPrChange w:id="3629" w:author="Sasi Songthong" w:date="2022-06-23T13:04:00Z">
              <w:tcPr>
                <w:tcW w:w="805" w:type="dxa"/>
                <w:tcBorders>
                  <w:bottom w:val="single" w:sz="4" w:space="0" w:color="auto"/>
                </w:tcBorders>
                <w:vAlign w:val="center"/>
              </w:tcPr>
            </w:tcPrChange>
          </w:tcPr>
          <w:p w14:paraId="26BE8257" w14:textId="0E46C73D" w:rsidR="008E004E" w:rsidRPr="000047FC" w:rsidRDefault="008E004E" w:rsidP="008E004E">
            <w:pPr>
              <w:jc w:val="center"/>
              <w:rPr>
                <w:rFonts w:ascii="Cambria" w:hAnsi="Cambria" w:cs="Arial"/>
                <w:b/>
                <w:bCs/>
              </w:rPr>
            </w:pPr>
            <w:r>
              <w:rPr>
                <w:rFonts w:ascii="Cambria" w:hAnsi="Cambria" w:cs="Arial"/>
                <w:b/>
                <w:bCs/>
              </w:rPr>
              <w:t>95</w:t>
            </w:r>
          </w:p>
        </w:tc>
        <w:tc>
          <w:tcPr>
            <w:tcW w:w="1542" w:type="dxa"/>
            <w:tcBorders>
              <w:bottom w:val="single" w:sz="4" w:space="0" w:color="auto"/>
            </w:tcBorders>
            <w:vAlign w:val="center"/>
            <w:tcPrChange w:id="3630" w:author="Sasi Songthong" w:date="2022-06-23T13:04:00Z">
              <w:tcPr>
                <w:tcW w:w="1800" w:type="dxa"/>
                <w:tcBorders>
                  <w:bottom w:val="single" w:sz="4" w:space="0" w:color="auto"/>
                </w:tcBorders>
                <w:vAlign w:val="center"/>
              </w:tcPr>
            </w:tcPrChange>
          </w:tcPr>
          <w:p w14:paraId="759B1041"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631" w:author="Sasi Songthong" w:date="2022-06-23T13:04:00Z">
              <w:tcPr>
                <w:tcW w:w="1800" w:type="dxa"/>
                <w:gridSpan w:val="2"/>
                <w:tcBorders>
                  <w:bottom w:val="single" w:sz="4" w:space="0" w:color="auto"/>
                </w:tcBorders>
                <w:vAlign w:val="center"/>
              </w:tcPr>
            </w:tcPrChange>
          </w:tcPr>
          <w:p w14:paraId="58CB86D9"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32" w:author="Sasi Songthong" w:date="2022-06-23T13:04:00Z">
              <w:tcPr>
                <w:tcW w:w="1800" w:type="dxa"/>
                <w:tcBorders>
                  <w:bottom w:val="single" w:sz="4" w:space="0" w:color="auto"/>
                </w:tcBorders>
                <w:vAlign w:val="center"/>
              </w:tcPr>
            </w:tcPrChange>
          </w:tcPr>
          <w:p w14:paraId="130108C7"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33" w:author="Sasi Songthong" w:date="2022-06-23T13:04:00Z">
              <w:tcPr>
                <w:tcW w:w="1800" w:type="dxa"/>
                <w:tcBorders>
                  <w:bottom w:val="single" w:sz="4" w:space="0" w:color="auto"/>
                </w:tcBorders>
                <w:vAlign w:val="center"/>
              </w:tcPr>
            </w:tcPrChange>
          </w:tcPr>
          <w:p w14:paraId="29BA7AE2"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34" w:author="Sasi Songthong" w:date="2022-06-23T13:04:00Z">
              <w:tcPr>
                <w:tcW w:w="1800" w:type="dxa"/>
                <w:tcBorders>
                  <w:bottom w:val="single" w:sz="4" w:space="0" w:color="auto"/>
                </w:tcBorders>
                <w:vAlign w:val="center"/>
              </w:tcPr>
            </w:tcPrChange>
          </w:tcPr>
          <w:p w14:paraId="7208F99A"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vAlign w:val="center"/>
            <w:tcPrChange w:id="3635" w:author="Sasi Songthong" w:date="2022-06-23T13:04:00Z">
              <w:tcPr>
                <w:tcW w:w="900" w:type="dxa"/>
                <w:vAlign w:val="center"/>
              </w:tcPr>
            </w:tcPrChange>
          </w:tcPr>
          <w:p w14:paraId="046B48A8" w14:textId="27BD5927" w:rsidR="008E004E" w:rsidRDefault="008E004E" w:rsidP="008E004E">
            <w:pPr>
              <w:jc w:val="center"/>
              <w:rPr>
                <w:rFonts w:ascii="Cambria" w:hAnsi="Cambria" w:cs="Arial"/>
              </w:rPr>
            </w:pPr>
            <w:ins w:id="3636" w:author="Sasi Songthong" w:date="2022-06-23T13:04:00Z">
              <w:r w:rsidRPr="00BF1CE3">
                <w:rPr>
                  <w:rFonts w:ascii="Cambria" w:hAnsi="Cambria" w:cs="Arial"/>
                </w:rPr>
                <w:t>Yes / No</w:t>
              </w:r>
            </w:ins>
          </w:p>
        </w:tc>
        <w:tc>
          <w:tcPr>
            <w:tcW w:w="1543" w:type="dxa"/>
            <w:vAlign w:val="center"/>
            <w:tcPrChange w:id="3637" w:author="Sasi Songthong" w:date="2022-06-23T13:04:00Z">
              <w:tcPr>
                <w:tcW w:w="900" w:type="dxa"/>
                <w:vAlign w:val="center"/>
              </w:tcPr>
            </w:tcPrChange>
          </w:tcPr>
          <w:p w14:paraId="5D5C906A" w14:textId="2611FDA5" w:rsidR="008E004E" w:rsidRDefault="008E004E" w:rsidP="008E004E">
            <w:pPr>
              <w:jc w:val="center"/>
              <w:rPr>
                <w:rFonts w:ascii="Cambria" w:hAnsi="Cambria" w:cs="Arial"/>
              </w:rPr>
            </w:pPr>
            <w:ins w:id="3638" w:author="Sasi Songthong" w:date="2022-06-23T13:04:00Z">
              <w:r w:rsidRPr="00BF1CE3">
                <w:rPr>
                  <w:rFonts w:ascii="Cambria" w:hAnsi="Cambria" w:cs="Arial"/>
                </w:rPr>
                <w:t>Yes / No</w:t>
              </w:r>
            </w:ins>
          </w:p>
        </w:tc>
        <w:tc>
          <w:tcPr>
            <w:tcW w:w="1260" w:type="dxa"/>
            <w:tcBorders>
              <w:bottom w:val="single" w:sz="4" w:space="0" w:color="auto"/>
            </w:tcBorders>
            <w:vAlign w:val="center"/>
            <w:tcPrChange w:id="3639" w:author="Sasi Songthong" w:date="2022-06-23T13:04:00Z">
              <w:tcPr>
                <w:tcW w:w="1260" w:type="dxa"/>
                <w:tcBorders>
                  <w:bottom w:val="single" w:sz="4" w:space="0" w:color="auto"/>
                </w:tcBorders>
                <w:vAlign w:val="center"/>
              </w:tcPr>
            </w:tcPrChange>
          </w:tcPr>
          <w:p w14:paraId="431D1BEF" w14:textId="77777777" w:rsidR="008E004E" w:rsidRDefault="008E004E" w:rsidP="008E004E">
            <w:pPr>
              <w:jc w:val="center"/>
              <w:rPr>
                <w:rFonts w:ascii="Cambria" w:hAnsi="Cambria" w:cs="Arial"/>
              </w:rPr>
            </w:pPr>
          </w:p>
        </w:tc>
      </w:tr>
      <w:tr w:rsidR="008E004E" w14:paraId="43D6279F" w14:textId="77777777" w:rsidTr="008E004E">
        <w:tblPrEx>
          <w:tblW w:w="12865" w:type="dxa"/>
          <w:tblLayout w:type="fixed"/>
          <w:tblPrExChange w:id="3640" w:author="Sasi Songthong" w:date="2022-06-23T13:04:00Z">
            <w:tblPrEx>
              <w:tblW w:w="12865" w:type="dxa"/>
              <w:tblLayout w:type="fixed"/>
            </w:tblPrEx>
          </w:tblPrExChange>
        </w:tblPrEx>
        <w:trPr>
          <w:trHeight w:val="392"/>
          <w:trPrChange w:id="3641" w:author="Sasi Songthong" w:date="2022-06-23T13:04:00Z">
            <w:trPr>
              <w:trHeight w:val="392"/>
            </w:trPr>
          </w:trPrChange>
        </w:trPr>
        <w:tc>
          <w:tcPr>
            <w:tcW w:w="805" w:type="dxa"/>
            <w:tcBorders>
              <w:bottom w:val="single" w:sz="4" w:space="0" w:color="auto"/>
            </w:tcBorders>
            <w:vAlign w:val="center"/>
            <w:tcPrChange w:id="3642" w:author="Sasi Songthong" w:date="2022-06-23T13:04:00Z">
              <w:tcPr>
                <w:tcW w:w="805" w:type="dxa"/>
                <w:tcBorders>
                  <w:bottom w:val="single" w:sz="4" w:space="0" w:color="auto"/>
                </w:tcBorders>
                <w:vAlign w:val="center"/>
              </w:tcPr>
            </w:tcPrChange>
          </w:tcPr>
          <w:p w14:paraId="065DFD04" w14:textId="21FC9C0D" w:rsidR="008E004E" w:rsidRPr="000047FC" w:rsidRDefault="008E004E" w:rsidP="008E004E">
            <w:pPr>
              <w:jc w:val="center"/>
              <w:rPr>
                <w:rFonts w:ascii="Cambria" w:hAnsi="Cambria" w:cs="Arial"/>
                <w:b/>
                <w:bCs/>
              </w:rPr>
            </w:pPr>
            <w:r>
              <w:rPr>
                <w:rFonts w:ascii="Cambria" w:hAnsi="Cambria" w:cs="Arial"/>
                <w:b/>
                <w:bCs/>
              </w:rPr>
              <w:t>96</w:t>
            </w:r>
          </w:p>
        </w:tc>
        <w:tc>
          <w:tcPr>
            <w:tcW w:w="1542" w:type="dxa"/>
            <w:tcBorders>
              <w:bottom w:val="single" w:sz="4" w:space="0" w:color="auto"/>
            </w:tcBorders>
            <w:vAlign w:val="center"/>
            <w:tcPrChange w:id="3643" w:author="Sasi Songthong" w:date="2022-06-23T13:04:00Z">
              <w:tcPr>
                <w:tcW w:w="1800" w:type="dxa"/>
                <w:tcBorders>
                  <w:bottom w:val="single" w:sz="4" w:space="0" w:color="auto"/>
                </w:tcBorders>
                <w:vAlign w:val="center"/>
              </w:tcPr>
            </w:tcPrChange>
          </w:tcPr>
          <w:p w14:paraId="5EC02B83" w14:textId="77777777" w:rsidR="008E004E" w:rsidRPr="000047FC" w:rsidRDefault="008E004E" w:rsidP="008E004E">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644" w:author="Sasi Songthong" w:date="2022-06-23T13:04:00Z">
              <w:tcPr>
                <w:tcW w:w="1800" w:type="dxa"/>
                <w:gridSpan w:val="2"/>
                <w:tcBorders>
                  <w:bottom w:val="single" w:sz="4" w:space="0" w:color="auto"/>
                </w:tcBorders>
                <w:vAlign w:val="center"/>
              </w:tcPr>
            </w:tcPrChange>
          </w:tcPr>
          <w:p w14:paraId="0D522F1D"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45" w:author="Sasi Songthong" w:date="2022-06-23T13:04:00Z">
              <w:tcPr>
                <w:tcW w:w="1800" w:type="dxa"/>
                <w:tcBorders>
                  <w:bottom w:val="single" w:sz="4" w:space="0" w:color="auto"/>
                </w:tcBorders>
                <w:vAlign w:val="center"/>
              </w:tcPr>
            </w:tcPrChange>
          </w:tcPr>
          <w:p w14:paraId="24E61BF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46" w:author="Sasi Songthong" w:date="2022-06-23T13:04:00Z">
              <w:tcPr>
                <w:tcW w:w="1800" w:type="dxa"/>
                <w:tcBorders>
                  <w:bottom w:val="single" w:sz="4" w:space="0" w:color="auto"/>
                </w:tcBorders>
                <w:vAlign w:val="center"/>
              </w:tcPr>
            </w:tcPrChange>
          </w:tcPr>
          <w:p w14:paraId="2ACAAD11"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47" w:author="Sasi Songthong" w:date="2022-06-23T13:04:00Z">
              <w:tcPr>
                <w:tcW w:w="1800" w:type="dxa"/>
                <w:tcBorders>
                  <w:bottom w:val="single" w:sz="4" w:space="0" w:color="auto"/>
                </w:tcBorders>
                <w:vAlign w:val="center"/>
              </w:tcPr>
            </w:tcPrChange>
          </w:tcPr>
          <w:p w14:paraId="3C5E27B6" w14:textId="77777777" w:rsidR="008E004E" w:rsidRDefault="008E004E" w:rsidP="008E004E">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648" w:author="Sasi Songthong" w:date="2022-06-23T13:04:00Z">
              <w:tcPr>
                <w:tcW w:w="900" w:type="dxa"/>
                <w:tcBorders>
                  <w:bottom w:val="single" w:sz="4" w:space="0" w:color="auto"/>
                </w:tcBorders>
                <w:vAlign w:val="center"/>
              </w:tcPr>
            </w:tcPrChange>
          </w:tcPr>
          <w:p w14:paraId="3BE57F83" w14:textId="1B3C5991" w:rsidR="008E004E" w:rsidRDefault="008E004E" w:rsidP="008E004E">
            <w:pPr>
              <w:jc w:val="center"/>
              <w:rPr>
                <w:rFonts w:ascii="Cambria" w:hAnsi="Cambria" w:cs="Arial"/>
              </w:rPr>
            </w:pPr>
            <w:ins w:id="3649" w:author="Sasi Songthong" w:date="2022-06-23T13:04:00Z">
              <w:r w:rsidRPr="00BF1CE3">
                <w:rPr>
                  <w:rFonts w:ascii="Cambria" w:hAnsi="Cambria" w:cs="Arial"/>
                </w:rPr>
                <w:t>Yes / No</w:t>
              </w:r>
            </w:ins>
          </w:p>
        </w:tc>
        <w:tc>
          <w:tcPr>
            <w:tcW w:w="1543" w:type="dxa"/>
            <w:tcBorders>
              <w:bottom w:val="single" w:sz="4" w:space="0" w:color="auto"/>
            </w:tcBorders>
            <w:vAlign w:val="center"/>
            <w:tcPrChange w:id="3650" w:author="Sasi Songthong" w:date="2022-06-23T13:04:00Z">
              <w:tcPr>
                <w:tcW w:w="900" w:type="dxa"/>
                <w:tcBorders>
                  <w:bottom w:val="single" w:sz="4" w:space="0" w:color="auto"/>
                </w:tcBorders>
                <w:vAlign w:val="center"/>
              </w:tcPr>
            </w:tcPrChange>
          </w:tcPr>
          <w:p w14:paraId="03265659" w14:textId="7544D31C" w:rsidR="008E004E" w:rsidRDefault="008E004E" w:rsidP="008E004E">
            <w:pPr>
              <w:jc w:val="center"/>
              <w:rPr>
                <w:rFonts w:ascii="Cambria" w:hAnsi="Cambria" w:cs="Arial"/>
              </w:rPr>
            </w:pPr>
            <w:ins w:id="3651" w:author="Sasi Songthong" w:date="2022-06-23T13:04:00Z">
              <w:r w:rsidRPr="00BF1CE3">
                <w:rPr>
                  <w:rFonts w:ascii="Cambria" w:hAnsi="Cambria" w:cs="Arial"/>
                </w:rPr>
                <w:t>Yes / No</w:t>
              </w:r>
            </w:ins>
          </w:p>
        </w:tc>
        <w:tc>
          <w:tcPr>
            <w:tcW w:w="1260" w:type="dxa"/>
            <w:tcBorders>
              <w:bottom w:val="single" w:sz="4" w:space="0" w:color="auto"/>
            </w:tcBorders>
            <w:vAlign w:val="center"/>
            <w:tcPrChange w:id="3652" w:author="Sasi Songthong" w:date="2022-06-23T13:04:00Z">
              <w:tcPr>
                <w:tcW w:w="1260" w:type="dxa"/>
                <w:tcBorders>
                  <w:bottom w:val="single" w:sz="4" w:space="0" w:color="auto"/>
                </w:tcBorders>
                <w:vAlign w:val="center"/>
              </w:tcPr>
            </w:tcPrChange>
          </w:tcPr>
          <w:p w14:paraId="70CB5704" w14:textId="77777777" w:rsidR="008E004E" w:rsidRDefault="008E004E" w:rsidP="008E004E">
            <w:pPr>
              <w:jc w:val="center"/>
              <w:rPr>
                <w:rFonts w:ascii="Cambria" w:hAnsi="Cambria" w:cs="Arial"/>
              </w:rPr>
            </w:pPr>
          </w:p>
        </w:tc>
      </w:tr>
      <w:tr w:rsidR="003A101F" w:rsidRPr="00894548" w14:paraId="5ED26C1A" w14:textId="77777777" w:rsidTr="00173BEC">
        <w:trPr>
          <w:trHeight w:val="720"/>
        </w:trPr>
        <w:tc>
          <w:tcPr>
            <w:tcW w:w="12865" w:type="dxa"/>
            <w:gridSpan w:val="10"/>
            <w:tcBorders>
              <w:top w:val="single" w:sz="4" w:space="0" w:color="auto"/>
            </w:tcBorders>
          </w:tcPr>
          <w:p w14:paraId="09BAD036" w14:textId="77777777" w:rsidR="003A101F" w:rsidRPr="00894548" w:rsidRDefault="003A101F" w:rsidP="000047FC">
            <w:pPr>
              <w:rPr>
                <w:rFonts w:ascii="Cambria" w:hAnsi="Cambria" w:cs="Arial"/>
                <w:b/>
                <w:bCs/>
                <w:highlight w:val="yellow"/>
              </w:rPr>
            </w:pPr>
            <w:r w:rsidRPr="00894548">
              <w:rPr>
                <w:rFonts w:ascii="Cambria" w:hAnsi="Cambria" w:cs="Arial"/>
                <w:b/>
                <w:bCs/>
              </w:rPr>
              <w:t>Comments:</w:t>
            </w:r>
          </w:p>
        </w:tc>
      </w:tr>
      <w:tr w:rsidR="003A101F" w14:paraId="28E6E119" w14:textId="77777777" w:rsidTr="000047FC">
        <w:trPr>
          <w:trHeight w:val="360"/>
        </w:trPr>
        <w:tc>
          <w:tcPr>
            <w:tcW w:w="3055" w:type="dxa"/>
            <w:gridSpan w:val="3"/>
            <w:shd w:val="clear" w:color="auto" w:fill="F2F2F2" w:themeFill="background1" w:themeFillShade="F2"/>
            <w:vAlign w:val="center"/>
          </w:tcPr>
          <w:p w14:paraId="4989FC09" w14:textId="77777777" w:rsidR="003A101F" w:rsidRPr="00894548" w:rsidRDefault="003A101F"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4D96AFE6" w14:textId="77777777" w:rsidR="003A101F" w:rsidRDefault="003A101F" w:rsidP="000047FC">
            <w:pPr>
              <w:rPr>
                <w:rFonts w:ascii="Cambria" w:hAnsi="Cambria" w:cs="Arial"/>
              </w:rPr>
            </w:pPr>
          </w:p>
        </w:tc>
      </w:tr>
      <w:tr w:rsidR="003A101F" w14:paraId="6F3FD0A6" w14:textId="77777777" w:rsidTr="000047FC">
        <w:trPr>
          <w:trHeight w:val="360"/>
        </w:trPr>
        <w:tc>
          <w:tcPr>
            <w:tcW w:w="3055" w:type="dxa"/>
            <w:gridSpan w:val="3"/>
            <w:shd w:val="clear" w:color="auto" w:fill="F2F2F2" w:themeFill="background1" w:themeFillShade="F2"/>
            <w:vAlign w:val="center"/>
          </w:tcPr>
          <w:p w14:paraId="3C564E0E" w14:textId="41C36D23" w:rsidR="003A101F"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5FD3DFC" w14:textId="77777777" w:rsidR="003A101F" w:rsidRDefault="003A101F" w:rsidP="000047FC">
            <w:pPr>
              <w:rPr>
                <w:rFonts w:ascii="Cambria" w:hAnsi="Cambria" w:cs="Arial"/>
              </w:rPr>
            </w:pPr>
          </w:p>
        </w:tc>
      </w:tr>
    </w:tbl>
    <w:p w14:paraId="73F66AAA" w14:textId="77777777" w:rsidR="00931398" w:rsidRDefault="00931398" w:rsidP="00931398">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653">
          <w:tblGrid>
            <w:gridCol w:w="805"/>
            <w:gridCol w:w="1800"/>
            <w:gridCol w:w="450"/>
            <w:gridCol w:w="1350"/>
            <w:gridCol w:w="1800"/>
            <w:gridCol w:w="1800"/>
            <w:gridCol w:w="1800"/>
            <w:gridCol w:w="900"/>
            <w:gridCol w:w="900"/>
            <w:gridCol w:w="1260"/>
          </w:tblGrid>
        </w:tblGridChange>
      </w:tblGrid>
      <w:tr w:rsidR="00931398" w:rsidRPr="00AC51DF" w14:paraId="3DCE5340" w14:textId="77777777" w:rsidTr="000047FC">
        <w:trPr>
          <w:trHeight w:val="256"/>
        </w:trPr>
        <w:tc>
          <w:tcPr>
            <w:tcW w:w="12865" w:type="dxa"/>
            <w:gridSpan w:val="10"/>
            <w:shd w:val="clear" w:color="auto" w:fill="F2F2F2" w:themeFill="background1" w:themeFillShade="F2"/>
            <w:vAlign w:val="center"/>
          </w:tcPr>
          <w:p w14:paraId="4F670241" w14:textId="24EC1610" w:rsidR="00931398" w:rsidRPr="00AC51DF" w:rsidRDefault="00931398" w:rsidP="000047FC">
            <w:pPr>
              <w:jc w:val="center"/>
              <w:rPr>
                <w:rFonts w:ascii="Cambria" w:hAnsi="Cambria" w:cs="Arial"/>
                <w:b/>
                <w:bCs/>
              </w:rPr>
            </w:pPr>
            <w:r>
              <w:rPr>
                <w:rFonts w:ascii="Cambria" w:hAnsi="Cambria" w:cs="Arial"/>
                <w:b/>
                <w:bCs/>
              </w:rPr>
              <w:t>Labels 97-104</w:t>
            </w:r>
          </w:p>
        </w:tc>
      </w:tr>
      <w:tr w:rsidR="00931398" w14:paraId="4F968578" w14:textId="77777777" w:rsidTr="000047FC">
        <w:trPr>
          <w:trHeight w:val="256"/>
        </w:trPr>
        <w:tc>
          <w:tcPr>
            <w:tcW w:w="12865" w:type="dxa"/>
            <w:gridSpan w:val="10"/>
            <w:vAlign w:val="center"/>
          </w:tcPr>
          <w:p w14:paraId="2F5C9DB6" w14:textId="77777777" w:rsidR="00931398" w:rsidRPr="00894548" w:rsidRDefault="00931398" w:rsidP="000047FC">
            <w:pPr>
              <w:rPr>
                <w:rFonts w:ascii="Cambria" w:hAnsi="Cambria" w:cs="Arial"/>
                <w:b/>
                <w:bCs/>
              </w:rPr>
            </w:pPr>
            <w:r w:rsidRPr="00894548">
              <w:rPr>
                <w:rFonts w:ascii="Cambria" w:hAnsi="Cambria" w:cs="Arial"/>
                <w:b/>
                <w:bCs/>
              </w:rPr>
              <w:t>Instructions:</w:t>
            </w:r>
          </w:p>
          <w:p w14:paraId="0F1B1255" w14:textId="08AC14B8" w:rsidR="00931398" w:rsidRDefault="00931398"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97 through 104.</w:t>
            </w:r>
          </w:p>
          <w:p w14:paraId="1C9AF7BC" w14:textId="77777777" w:rsidR="00931398" w:rsidRDefault="00931398" w:rsidP="000047FC">
            <w:pPr>
              <w:tabs>
                <w:tab w:val="left" w:pos="245"/>
              </w:tabs>
              <w:rPr>
                <w:rFonts w:ascii="Cambria" w:hAnsi="Cambria" w:cs="Arial"/>
              </w:rPr>
            </w:pPr>
            <w:r>
              <w:rPr>
                <w:rFonts w:ascii="Cambria" w:hAnsi="Cambria" w:cs="Arial"/>
              </w:rPr>
              <w:t>2. Lightly rub labels 20 times with gloved hand.  Indicate “Yes” when complete.</w:t>
            </w:r>
          </w:p>
          <w:p w14:paraId="5BE8264A" w14:textId="77777777" w:rsidR="00503864" w:rsidRDefault="00503864" w:rsidP="00503864">
            <w:pPr>
              <w:tabs>
                <w:tab w:val="left" w:pos="245"/>
              </w:tabs>
              <w:rPr>
                <w:ins w:id="3654" w:author="Sasi Songthong" w:date="2022-06-23T12:55:00Z"/>
                <w:rFonts w:ascii="Cambria" w:hAnsi="Cambria" w:cs="Arial"/>
              </w:rPr>
            </w:pPr>
            <w:ins w:id="3655" w:author="Sasi Songthong" w:date="2022-06-23T12:55:00Z">
              <w:r>
                <w:rPr>
                  <w:rFonts w:ascii="Cambria" w:hAnsi="Cambria" w:cs="Arial"/>
                </w:rPr>
                <w:t>3. Lightly rub labels 20 times with gloved hand, which have been wiped with 70% IPA. Indicate “Yes” when complete.</w:t>
              </w:r>
            </w:ins>
          </w:p>
          <w:p w14:paraId="7411D439" w14:textId="77777777" w:rsidR="00503864" w:rsidRDefault="00503864" w:rsidP="00503864">
            <w:pPr>
              <w:tabs>
                <w:tab w:val="left" w:pos="245"/>
              </w:tabs>
              <w:rPr>
                <w:ins w:id="3656" w:author="Sasi Songthong" w:date="2022-06-23T12:55:00Z"/>
                <w:rFonts w:ascii="Cambria" w:hAnsi="Cambria" w:cs="Arial"/>
              </w:rPr>
            </w:pPr>
            <w:ins w:id="3657"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6B078BC3" w14:textId="08F85858" w:rsidR="00503864" w:rsidRDefault="00503864" w:rsidP="00503864">
            <w:pPr>
              <w:tabs>
                <w:tab w:val="left" w:pos="245"/>
              </w:tabs>
              <w:rPr>
                <w:ins w:id="3658" w:author="Sasi Songthong" w:date="2022-06-23T12:55:00Z"/>
                <w:rFonts w:ascii="Cambria" w:hAnsi="Cambria" w:cs="Arial"/>
              </w:rPr>
            </w:pPr>
            <w:ins w:id="3659" w:author="Sasi Songthong" w:date="2022-06-23T12:55:00Z">
              <w:r>
                <w:rPr>
                  <w:rFonts w:ascii="Cambria" w:hAnsi="Cambria" w:cs="Arial"/>
                </w:rPr>
                <w:t xml:space="preserve">5. Lightly rub labels 20 times with gloved hand, which have been wiped with </w:t>
              </w:r>
            </w:ins>
            <w:proofErr w:type="spellStart"/>
            <w:ins w:id="3660"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661" w:author="Sasi Songthong" w:date="2022-06-23T12:55:00Z">
              <w:r>
                <w:rPr>
                  <w:rFonts w:ascii="Cambria" w:hAnsi="Cambria" w:cs="Arial"/>
                </w:rPr>
                <w:t>.</w:t>
              </w:r>
              <w:proofErr w:type="gramEnd"/>
              <w:r>
                <w:rPr>
                  <w:rFonts w:ascii="Cambria" w:hAnsi="Cambria" w:cs="Arial"/>
                </w:rPr>
                <w:t xml:space="preserve"> Indicate “Yes” when complete.</w:t>
              </w:r>
            </w:ins>
          </w:p>
          <w:p w14:paraId="1B8997D3" w14:textId="77777777" w:rsidR="00503864" w:rsidRDefault="00503864" w:rsidP="00503864">
            <w:pPr>
              <w:tabs>
                <w:tab w:val="left" w:pos="245"/>
              </w:tabs>
              <w:rPr>
                <w:ins w:id="3662" w:author="Sasi Songthong" w:date="2022-06-23T12:55:00Z"/>
                <w:rFonts w:ascii="Cambria" w:hAnsi="Cambria" w:cs="Arial"/>
              </w:rPr>
            </w:pPr>
            <w:ins w:id="3663" w:author="Sasi Songthong" w:date="2022-06-23T12:55:00Z">
              <w:r>
                <w:rPr>
                  <w:rFonts w:ascii="Cambria" w:hAnsi="Cambria" w:cs="Arial"/>
                </w:rPr>
                <w:t>6. Shuffled / rub with each package with 1 or more other package 20 times.  Indicate “Yes” when complete.</w:t>
              </w:r>
            </w:ins>
          </w:p>
          <w:p w14:paraId="0892475B" w14:textId="77777777" w:rsidR="00503864" w:rsidRDefault="00503864" w:rsidP="00503864">
            <w:pPr>
              <w:tabs>
                <w:tab w:val="left" w:pos="245"/>
              </w:tabs>
              <w:rPr>
                <w:ins w:id="3664" w:author="Sasi Songthong" w:date="2022-06-23T12:55:00Z"/>
                <w:rFonts w:ascii="Cambria" w:hAnsi="Cambria" w:cs="Arial"/>
              </w:rPr>
            </w:pPr>
            <w:ins w:id="3665" w:author="Sasi Songthong" w:date="2022-06-23T12:55:00Z">
              <w:r>
                <w:rPr>
                  <w:rFonts w:ascii="Cambria" w:hAnsi="Cambria" w:cs="Arial"/>
                </w:rPr>
                <w:t>7. Visually Inspect legibility of each label and verify presence of 3 labels on each package.  Document results.</w:t>
              </w:r>
            </w:ins>
          </w:p>
          <w:p w14:paraId="6EC82F65" w14:textId="77777777" w:rsidR="00503864" w:rsidRPr="00890057" w:rsidRDefault="00503864" w:rsidP="00503864">
            <w:pPr>
              <w:tabs>
                <w:tab w:val="left" w:pos="245"/>
              </w:tabs>
              <w:rPr>
                <w:ins w:id="3666" w:author="Sasi Songthong" w:date="2022-06-23T12:55:00Z"/>
                <w:rFonts w:ascii="Cambria" w:hAnsi="Cambria" w:cs="Arial"/>
                <w:noProof/>
              </w:rPr>
            </w:pPr>
            <w:ins w:id="3667" w:author="Sasi Songthong" w:date="2022-06-23T12:55:00Z">
              <w:r>
                <w:rPr>
                  <w:rFonts w:ascii="Cambria" w:hAnsi="Cambria" w:cs="Arial"/>
                </w:rPr>
                <w:t>8. Specify P (Pass) if “Yes” is indicated in the results column.</w:t>
              </w:r>
            </w:ins>
          </w:p>
          <w:p w14:paraId="001EAB43" w14:textId="10CF1E85" w:rsidR="00931398" w:rsidDel="00503864" w:rsidRDefault="00503864" w:rsidP="00503864">
            <w:pPr>
              <w:tabs>
                <w:tab w:val="left" w:pos="245"/>
              </w:tabs>
              <w:rPr>
                <w:del w:id="3668" w:author="Sasi Songthong" w:date="2022-06-23T12:55:00Z"/>
                <w:rFonts w:ascii="Cambria" w:hAnsi="Cambria" w:cs="Arial"/>
              </w:rPr>
            </w:pPr>
            <w:ins w:id="3669"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3670" w:author="Sasi Songthong" w:date="2022-06-23T12:55:00Z">
              <w:r w:rsidR="00931398" w:rsidDel="00503864">
                <w:rPr>
                  <w:rFonts w:ascii="Cambria" w:hAnsi="Cambria" w:cs="Arial"/>
                </w:rPr>
                <w:delText>3. Lightly rub labels 20 times with gloved hand, which have been exposed to 70% IPA. Indicate “Yes” when complete.</w:delText>
              </w:r>
            </w:del>
          </w:p>
          <w:p w14:paraId="339CD327" w14:textId="18F61D49" w:rsidR="00931398" w:rsidDel="00503864" w:rsidRDefault="00931398" w:rsidP="000047FC">
            <w:pPr>
              <w:tabs>
                <w:tab w:val="left" w:pos="245"/>
              </w:tabs>
              <w:rPr>
                <w:del w:id="3671" w:author="Sasi Songthong" w:date="2022-06-23T12:55:00Z"/>
                <w:rFonts w:ascii="Cambria" w:hAnsi="Cambria" w:cs="Arial"/>
              </w:rPr>
            </w:pPr>
            <w:del w:id="3672" w:author="Sasi Songthong" w:date="2022-06-23T12:55:00Z">
              <w:r w:rsidDel="00503864">
                <w:rPr>
                  <w:rFonts w:ascii="Cambria" w:hAnsi="Cambria" w:cs="Arial"/>
                </w:rPr>
                <w:delText>4. Lightly rub labels 20 times with gloved hand, which have been exposed to prepared Vesphene III.  Indicate “Yes” when complete.</w:delText>
              </w:r>
            </w:del>
          </w:p>
          <w:p w14:paraId="225D4049" w14:textId="16220A7F" w:rsidR="00931398" w:rsidDel="00503864" w:rsidRDefault="00931398" w:rsidP="000047FC">
            <w:pPr>
              <w:tabs>
                <w:tab w:val="left" w:pos="245"/>
              </w:tabs>
              <w:rPr>
                <w:del w:id="3673" w:author="Sasi Songthong" w:date="2022-06-23T12:55:00Z"/>
                <w:rFonts w:ascii="Cambria" w:hAnsi="Cambria" w:cs="Arial"/>
              </w:rPr>
            </w:pPr>
            <w:del w:id="3674" w:author="Sasi Songthong" w:date="2022-06-23T12:55:00Z">
              <w:r w:rsidDel="00503864">
                <w:rPr>
                  <w:rFonts w:ascii="Cambria" w:hAnsi="Cambria" w:cs="Arial"/>
                </w:rPr>
                <w:delText>5. Lightly rub labels 20 times with gloved hand, which have been exposed to Spore-Klenz. Indicate “Yes” when complete.</w:delText>
              </w:r>
            </w:del>
          </w:p>
          <w:p w14:paraId="6E77EC76" w14:textId="264F21C4" w:rsidR="00931398" w:rsidDel="00503864" w:rsidRDefault="00931398" w:rsidP="000047FC">
            <w:pPr>
              <w:tabs>
                <w:tab w:val="left" w:pos="245"/>
              </w:tabs>
              <w:rPr>
                <w:del w:id="3675" w:author="Sasi Songthong" w:date="2022-06-23T12:55:00Z"/>
                <w:rFonts w:ascii="Cambria" w:hAnsi="Cambria" w:cs="Arial"/>
              </w:rPr>
            </w:pPr>
            <w:del w:id="3676" w:author="Sasi Songthong" w:date="2022-06-23T12:55:00Z">
              <w:r w:rsidDel="00503864">
                <w:rPr>
                  <w:rFonts w:ascii="Cambria" w:hAnsi="Cambria" w:cs="Arial"/>
                </w:rPr>
                <w:delText>6. Shuffled / rub with each package with 1 or more other package 20 times.  Indicate “Yes” when complete.</w:delText>
              </w:r>
            </w:del>
          </w:p>
          <w:p w14:paraId="09B750B3" w14:textId="31E3B304" w:rsidR="00931398" w:rsidDel="00503864" w:rsidRDefault="00931398" w:rsidP="000047FC">
            <w:pPr>
              <w:tabs>
                <w:tab w:val="left" w:pos="245"/>
              </w:tabs>
              <w:rPr>
                <w:del w:id="3677" w:author="Sasi Songthong" w:date="2022-06-23T12:55:00Z"/>
                <w:rFonts w:ascii="Cambria" w:hAnsi="Cambria" w:cs="Arial"/>
              </w:rPr>
            </w:pPr>
            <w:del w:id="3678" w:author="Sasi Songthong" w:date="2022-06-23T12:55:00Z">
              <w:r w:rsidDel="00503864">
                <w:rPr>
                  <w:rFonts w:ascii="Cambria" w:hAnsi="Cambria" w:cs="Arial"/>
                </w:rPr>
                <w:delText>7. Visually Inspect legibility of each label and verify the label remains securely affixed to the package.  Document results.</w:delText>
              </w:r>
            </w:del>
          </w:p>
          <w:p w14:paraId="589F90CF" w14:textId="41D322BB" w:rsidR="00931398" w:rsidRPr="00890057" w:rsidDel="00503864" w:rsidRDefault="00931398" w:rsidP="000047FC">
            <w:pPr>
              <w:tabs>
                <w:tab w:val="left" w:pos="245"/>
              </w:tabs>
              <w:rPr>
                <w:del w:id="3679" w:author="Sasi Songthong" w:date="2022-06-23T12:55:00Z"/>
                <w:rFonts w:ascii="Cambria" w:hAnsi="Cambria" w:cs="Arial"/>
                <w:noProof/>
              </w:rPr>
            </w:pPr>
            <w:del w:id="3680" w:author="Sasi Songthong" w:date="2022-06-23T12:55:00Z">
              <w:r w:rsidDel="00503864">
                <w:rPr>
                  <w:rFonts w:ascii="Cambria" w:hAnsi="Cambria" w:cs="Arial"/>
                </w:rPr>
                <w:delText>8. Specify P (Pass) if “Yes” is indicated in the results column.</w:delText>
              </w:r>
            </w:del>
          </w:p>
          <w:p w14:paraId="7C832E5C" w14:textId="6303070C" w:rsidR="00931398" w:rsidRDefault="00931398" w:rsidP="000047FC">
            <w:pPr>
              <w:rPr>
                <w:rFonts w:ascii="Cambria" w:hAnsi="Cambria" w:cs="Arial"/>
              </w:rPr>
            </w:pPr>
            <w:del w:id="3681" w:author="Sasi Songthong" w:date="2022-06-23T12:55:00Z">
              <w:r w:rsidDel="00261259">
                <w:rPr>
                  <w:rFonts w:ascii="Cambria" w:hAnsi="Cambria" w:cs="Arial"/>
                </w:rPr>
                <w:delText>9</w:delText>
              </w:r>
              <w:r w:rsidRPr="00890057" w:rsidDel="00261259">
                <w:rPr>
                  <w:rFonts w:ascii="Cambria" w:hAnsi="Cambria" w:cs="Arial"/>
                </w:rPr>
                <w:delText>. Record comments and additional information in the “Comments” section or N/A.</w:delText>
              </w:r>
            </w:del>
          </w:p>
        </w:tc>
      </w:tr>
      <w:tr w:rsidR="00E364B3" w:rsidRPr="00894548" w14:paraId="1FA445CA" w14:textId="77777777" w:rsidTr="00E364B3">
        <w:tblPrEx>
          <w:tblW w:w="12865" w:type="dxa"/>
          <w:tblLayout w:type="fixed"/>
          <w:tblPrExChange w:id="3682" w:author="Sasi Songthong" w:date="2022-06-23T13:05:00Z">
            <w:tblPrEx>
              <w:tblW w:w="12865" w:type="dxa"/>
              <w:tblLayout w:type="fixed"/>
            </w:tblPrEx>
          </w:tblPrExChange>
        </w:tblPrEx>
        <w:trPr>
          <w:trHeight w:val="288"/>
          <w:trPrChange w:id="3683" w:author="Sasi Songthong" w:date="2022-06-23T13:05:00Z">
            <w:trPr>
              <w:trHeight w:val="288"/>
            </w:trPr>
          </w:trPrChange>
        </w:trPr>
        <w:tc>
          <w:tcPr>
            <w:tcW w:w="805" w:type="dxa"/>
            <w:shd w:val="clear" w:color="auto" w:fill="F2F2F2" w:themeFill="background1" w:themeFillShade="F2"/>
            <w:vAlign w:val="center"/>
            <w:tcPrChange w:id="3684" w:author="Sasi Songthong" w:date="2022-06-23T13:05:00Z">
              <w:tcPr>
                <w:tcW w:w="805" w:type="dxa"/>
                <w:shd w:val="clear" w:color="auto" w:fill="F2F2F2" w:themeFill="background1" w:themeFillShade="F2"/>
                <w:vAlign w:val="center"/>
              </w:tcPr>
            </w:tcPrChange>
          </w:tcPr>
          <w:p w14:paraId="5C8B24C8" w14:textId="77777777" w:rsidR="00E364B3" w:rsidRPr="00894548" w:rsidRDefault="00E364B3" w:rsidP="00E364B3">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685" w:author="Sasi Songthong" w:date="2022-06-23T13:05:00Z">
              <w:tcPr>
                <w:tcW w:w="1800" w:type="dxa"/>
                <w:shd w:val="clear" w:color="auto" w:fill="F2F2F2" w:themeFill="background1" w:themeFillShade="F2"/>
                <w:vAlign w:val="center"/>
              </w:tcPr>
            </w:tcPrChange>
          </w:tcPr>
          <w:p w14:paraId="610F04D7" w14:textId="77777777" w:rsidR="00E364B3" w:rsidRPr="00894548" w:rsidRDefault="00E364B3" w:rsidP="00E364B3">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686" w:author="Sasi Songthong" w:date="2022-06-23T13:05:00Z">
              <w:tcPr>
                <w:tcW w:w="1800" w:type="dxa"/>
                <w:gridSpan w:val="2"/>
                <w:shd w:val="clear" w:color="auto" w:fill="F2F2F2" w:themeFill="background1" w:themeFillShade="F2"/>
                <w:vAlign w:val="center"/>
              </w:tcPr>
            </w:tcPrChange>
          </w:tcPr>
          <w:p w14:paraId="1839936F" w14:textId="77777777" w:rsidR="00E364B3" w:rsidRPr="00894548" w:rsidRDefault="00E364B3" w:rsidP="00E364B3">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687" w:author="Sasi Songthong" w:date="2022-06-23T13:05:00Z">
              <w:tcPr>
                <w:tcW w:w="1800" w:type="dxa"/>
                <w:shd w:val="clear" w:color="auto" w:fill="F2F2F2" w:themeFill="background1" w:themeFillShade="F2"/>
                <w:vAlign w:val="center"/>
              </w:tcPr>
            </w:tcPrChange>
          </w:tcPr>
          <w:p w14:paraId="73D9CF4E" w14:textId="77777777" w:rsidR="00E364B3" w:rsidRPr="00894548" w:rsidRDefault="00E364B3" w:rsidP="00E364B3">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688" w:author="Sasi Songthong" w:date="2022-06-23T13:05:00Z">
              <w:tcPr>
                <w:tcW w:w="1800" w:type="dxa"/>
                <w:shd w:val="clear" w:color="auto" w:fill="F2F2F2" w:themeFill="background1" w:themeFillShade="F2"/>
                <w:vAlign w:val="center"/>
              </w:tcPr>
            </w:tcPrChange>
          </w:tcPr>
          <w:p w14:paraId="05F2D634" w14:textId="3A61EA81" w:rsidR="00E364B3" w:rsidRPr="00894548" w:rsidRDefault="00E364B3" w:rsidP="00E364B3">
            <w:pPr>
              <w:jc w:val="center"/>
              <w:rPr>
                <w:rFonts w:ascii="Cambria" w:hAnsi="Cambria" w:cs="Arial"/>
                <w:b/>
                <w:bCs/>
              </w:rPr>
            </w:pPr>
            <w:r>
              <w:rPr>
                <w:rFonts w:ascii="Cambria" w:hAnsi="Cambria" w:cs="Arial"/>
                <w:b/>
                <w:bCs/>
              </w:rPr>
              <w:t xml:space="preserve">20 x </w:t>
            </w:r>
            <w:del w:id="3689" w:author="Sasi Songthong" w:date="2022-06-23T13:07:00Z">
              <w:r w:rsidDel="00FF2FDD">
                <w:rPr>
                  <w:rFonts w:ascii="Cambria" w:hAnsi="Cambria" w:cs="Arial"/>
                  <w:b/>
                  <w:bCs/>
                </w:rPr>
                <w:delText>Spore-Klenz</w:delText>
              </w:r>
            </w:del>
            <w:proofErr w:type="spellStart"/>
            <w:ins w:id="3690"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691" w:author="Sasi Songthong" w:date="2022-06-23T13:05:00Z">
              <w:tcPr>
                <w:tcW w:w="1800" w:type="dxa"/>
                <w:shd w:val="clear" w:color="auto" w:fill="F2F2F2" w:themeFill="background1" w:themeFillShade="F2"/>
                <w:vAlign w:val="center"/>
              </w:tcPr>
            </w:tcPrChange>
          </w:tcPr>
          <w:p w14:paraId="50104DE6" w14:textId="77777777" w:rsidR="00E364B3" w:rsidRPr="00894548" w:rsidRDefault="00E364B3" w:rsidP="00E364B3">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692" w:author="Sasi Songthong" w:date="2022-06-23T13:05:00Z">
              <w:tcPr>
                <w:tcW w:w="900" w:type="dxa"/>
                <w:shd w:val="clear" w:color="auto" w:fill="F2F2F2" w:themeFill="background1" w:themeFillShade="F2"/>
                <w:vAlign w:val="center"/>
              </w:tcPr>
            </w:tcPrChange>
          </w:tcPr>
          <w:p w14:paraId="522BDF4A" w14:textId="77777777" w:rsidR="00E364B3" w:rsidRPr="001E738F" w:rsidRDefault="00E364B3" w:rsidP="00E364B3">
            <w:pPr>
              <w:jc w:val="center"/>
              <w:rPr>
                <w:ins w:id="3693" w:author="Sasi Songthong" w:date="2022-06-23T13:05:00Z"/>
                <w:rFonts w:ascii="Cambria" w:hAnsi="Cambria" w:cs="Arial"/>
                <w:b/>
                <w:bCs/>
              </w:rPr>
            </w:pPr>
            <w:ins w:id="3694" w:author="Sasi Songthong" w:date="2022-06-23T13:05:00Z">
              <w:r w:rsidRPr="001E738F">
                <w:rPr>
                  <w:rFonts w:ascii="Cambria" w:hAnsi="Cambria" w:cs="Arial"/>
                  <w:b/>
                  <w:bCs/>
                </w:rPr>
                <w:t>Results:</w:t>
              </w:r>
            </w:ins>
          </w:p>
          <w:p w14:paraId="02CF9372" w14:textId="782205B4" w:rsidR="00E364B3" w:rsidDel="00261259" w:rsidRDefault="00E364B3" w:rsidP="00E364B3">
            <w:pPr>
              <w:jc w:val="center"/>
              <w:rPr>
                <w:rFonts w:ascii="Cambria" w:hAnsi="Cambria" w:cs="Arial"/>
                <w:b/>
                <w:bCs/>
              </w:rPr>
            </w:pPr>
            <w:ins w:id="3695" w:author="Sasi Songthong" w:date="2022-06-23T13:05:00Z">
              <w:r w:rsidRPr="001E738F">
                <w:rPr>
                  <w:rFonts w:ascii="Cambria" w:hAnsi="Cambria" w:cs="Arial"/>
                  <w:b/>
                  <w:bCs/>
                </w:rPr>
                <w:t>Label legible?</w:t>
              </w:r>
            </w:ins>
            <w:del w:id="3696" w:author="Sasi Songthong" w:date="2022-06-23T12:55:00Z">
              <w:r w:rsidDel="00261259">
                <w:rPr>
                  <w:rFonts w:ascii="Cambria" w:hAnsi="Cambria" w:cs="Arial"/>
                  <w:b/>
                  <w:bCs/>
                </w:rPr>
                <w:delText>Results:</w:delText>
              </w:r>
            </w:del>
          </w:p>
        </w:tc>
        <w:tc>
          <w:tcPr>
            <w:tcW w:w="1543" w:type="dxa"/>
            <w:shd w:val="clear" w:color="auto" w:fill="F2F2F2" w:themeFill="background1" w:themeFillShade="F2"/>
            <w:vAlign w:val="center"/>
            <w:tcPrChange w:id="3697" w:author="Sasi Songthong" w:date="2022-06-23T13:05:00Z">
              <w:tcPr>
                <w:tcW w:w="900" w:type="dxa"/>
                <w:shd w:val="clear" w:color="auto" w:fill="F2F2F2" w:themeFill="background1" w:themeFillShade="F2"/>
                <w:vAlign w:val="center"/>
              </w:tcPr>
            </w:tcPrChange>
          </w:tcPr>
          <w:p w14:paraId="4C41B2D7" w14:textId="77777777" w:rsidR="00E364B3" w:rsidRPr="001E738F" w:rsidRDefault="00E364B3" w:rsidP="00E364B3">
            <w:pPr>
              <w:jc w:val="center"/>
              <w:rPr>
                <w:ins w:id="3698" w:author="Sasi Songthong" w:date="2022-06-23T13:05:00Z"/>
                <w:rFonts w:ascii="Cambria" w:hAnsi="Cambria" w:cs="Arial"/>
                <w:b/>
                <w:bCs/>
              </w:rPr>
            </w:pPr>
            <w:ins w:id="3699" w:author="Sasi Songthong" w:date="2022-06-23T13:05:00Z">
              <w:r w:rsidRPr="001E738F">
                <w:rPr>
                  <w:rFonts w:ascii="Cambria" w:hAnsi="Cambria" w:cs="Arial"/>
                  <w:b/>
                  <w:bCs/>
                </w:rPr>
                <w:t>Results:</w:t>
              </w:r>
            </w:ins>
          </w:p>
          <w:p w14:paraId="5BA42318" w14:textId="0F76C40A" w:rsidR="00E364B3" w:rsidRPr="00894548" w:rsidRDefault="00E364B3" w:rsidP="00E364B3">
            <w:pPr>
              <w:jc w:val="center"/>
              <w:rPr>
                <w:rFonts w:ascii="Cambria" w:hAnsi="Cambria" w:cs="Arial"/>
                <w:b/>
                <w:bCs/>
              </w:rPr>
            </w:pPr>
            <w:ins w:id="3700" w:author="Sasi Songthong" w:date="2022-06-23T13:05:00Z">
              <w:r w:rsidRPr="001E738F">
                <w:rPr>
                  <w:rFonts w:ascii="Cambria" w:hAnsi="Cambria" w:cs="Arial"/>
                  <w:b/>
                  <w:bCs/>
                </w:rPr>
                <w:t>Label Present?</w:t>
              </w:r>
            </w:ins>
            <w:del w:id="3701" w:author="Sasi Songthong" w:date="2022-06-23T12:55:00Z">
              <w:r w:rsidDel="00261259">
                <w:rPr>
                  <w:rFonts w:ascii="Cambria" w:hAnsi="Cambria" w:cs="Arial"/>
                  <w:b/>
                  <w:bCs/>
                </w:rPr>
                <w:delText>Label legible and remain affixed?</w:delText>
              </w:r>
            </w:del>
          </w:p>
        </w:tc>
        <w:tc>
          <w:tcPr>
            <w:tcW w:w="1260" w:type="dxa"/>
            <w:shd w:val="clear" w:color="auto" w:fill="F2F2F2" w:themeFill="background1" w:themeFillShade="F2"/>
            <w:vAlign w:val="center"/>
            <w:tcPrChange w:id="3702" w:author="Sasi Songthong" w:date="2022-06-23T13:05:00Z">
              <w:tcPr>
                <w:tcW w:w="1260" w:type="dxa"/>
                <w:shd w:val="clear" w:color="auto" w:fill="F2F2F2" w:themeFill="background1" w:themeFillShade="F2"/>
                <w:vAlign w:val="center"/>
              </w:tcPr>
            </w:tcPrChange>
          </w:tcPr>
          <w:p w14:paraId="42E328E2" w14:textId="77777777" w:rsidR="00E364B3" w:rsidRPr="00894548" w:rsidRDefault="00E364B3" w:rsidP="00E364B3">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E364B3" w14:paraId="23203F42" w14:textId="77777777" w:rsidTr="00E364B3">
        <w:tblPrEx>
          <w:tblW w:w="12865" w:type="dxa"/>
          <w:tblLayout w:type="fixed"/>
          <w:tblPrExChange w:id="3703" w:author="Sasi Songthong" w:date="2022-06-23T13:05:00Z">
            <w:tblPrEx>
              <w:tblW w:w="12865" w:type="dxa"/>
              <w:tblLayout w:type="fixed"/>
            </w:tblPrEx>
          </w:tblPrExChange>
        </w:tblPrEx>
        <w:trPr>
          <w:trHeight w:val="404"/>
          <w:trPrChange w:id="3704" w:author="Sasi Songthong" w:date="2022-06-23T13:05:00Z">
            <w:trPr>
              <w:trHeight w:val="404"/>
            </w:trPr>
          </w:trPrChange>
        </w:trPr>
        <w:tc>
          <w:tcPr>
            <w:tcW w:w="805" w:type="dxa"/>
            <w:vAlign w:val="center"/>
            <w:tcPrChange w:id="3705" w:author="Sasi Songthong" w:date="2022-06-23T13:05:00Z">
              <w:tcPr>
                <w:tcW w:w="805" w:type="dxa"/>
                <w:vAlign w:val="center"/>
              </w:tcPr>
            </w:tcPrChange>
          </w:tcPr>
          <w:p w14:paraId="7C160822" w14:textId="100534D5" w:rsidR="00E364B3" w:rsidRPr="000047FC" w:rsidRDefault="00E364B3" w:rsidP="00E364B3">
            <w:pPr>
              <w:jc w:val="center"/>
              <w:rPr>
                <w:rFonts w:ascii="Cambria" w:hAnsi="Cambria" w:cs="Arial"/>
                <w:b/>
                <w:bCs/>
              </w:rPr>
            </w:pPr>
            <w:r>
              <w:rPr>
                <w:rFonts w:ascii="Cambria" w:hAnsi="Cambria" w:cs="Arial"/>
                <w:b/>
                <w:bCs/>
              </w:rPr>
              <w:t>97</w:t>
            </w:r>
          </w:p>
        </w:tc>
        <w:tc>
          <w:tcPr>
            <w:tcW w:w="1542" w:type="dxa"/>
            <w:vAlign w:val="center"/>
            <w:tcPrChange w:id="3706" w:author="Sasi Songthong" w:date="2022-06-23T13:05:00Z">
              <w:tcPr>
                <w:tcW w:w="1800" w:type="dxa"/>
                <w:vAlign w:val="center"/>
              </w:tcPr>
            </w:tcPrChange>
          </w:tcPr>
          <w:p w14:paraId="7442F191" w14:textId="77777777" w:rsidR="00E364B3" w:rsidRDefault="00E364B3" w:rsidP="00E364B3">
            <w:pPr>
              <w:jc w:val="center"/>
              <w:rPr>
                <w:rFonts w:ascii="Cambria" w:hAnsi="Cambria" w:cs="Arial"/>
              </w:rPr>
            </w:pPr>
            <w:r>
              <w:rPr>
                <w:rFonts w:ascii="Cambria" w:hAnsi="Cambria" w:cs="Arial"/>
              </w:rPr>
              <w:t>Yes / No</w:t>
            </w:r>
          </w:p>
        </w:tc>
        <w:tc>
          <w:tcPr>
            <w:tcW w:w="1543" w:type="dxa"/>
            <w:gridSpan w:val="2"/>
            <w:vAlign w:val="center"/>
            <w:tcPrChange w:id="3707" w:author="Sasi Songthong" w:date="2022-06-23T13:05:00Z">
              <w:tcPr>
                <w:tcW w:w="1800" w:type="dxa"/>
                <w:gridSpan w:val="2"/>
                <w:vAlign w:val="center"/>
              </w:tcPr>
            </w:tcPrChange>
          </w:tcPr>
          <w:p w14:paraId="473A3333" w14:textId="77777777" w:rsidR="00E364B3" w:rsidRDefault="00E364B3" w:rsidP="00E364B3">
            <w:pPr>
              <w:jc w:val="center"/>
              <w:rPr>
                <w:rFonts w:ascii="Cambria" w:hAnsi="Cambria" w:cs="Arial"/>
              </w:rPr>
            </w:pPr>
            <w:r>
              <w:rPr>
                <w:rFonts w:ascii="Cambria" w:hAnsi="Cambria" w:cs="Arial"/>
              </w:rPr>
              <w:t>Yes / No</w:t>
            </w:r>
          </w:p>
        </w:tc>
        <w:tc>
          <w:tcPr>
            <w:tcW w:w="1543" w:type="dxa"/>
            <w:vAlign w:val="center"/>
            <w:tcPrChange w:id="3708" w:author="Sasi Songthong" w:date="2022-06-23T13:05:00Z">
              <w:tcPr>
                <w:tcW w:w="1800" w:type="dxa"/>
                <w:vAlign w:val="center"/>
              </w:tcPr>
            </w:tcPrChange>
          </w:tcPr>
          <w:p w14:paraId="1ECAF82E" w14:textId="77777777" w:rsidR="00E364B3" w:rsidRDefault="00E364B3" w:rsidP="00E364B3">
            <w:pPr>
              <w:jc w:val="center"/>
              <w:rPr>
                <w:rFonts w:ascii="Cambria" w:hAnsi="Cambria" w:cs="Arial"/>
              </w:rPr>
            </w:pPr>
            <w:r>
              <w:rPr>
                <w:rFonts w:ascii="Cambria" w:hAnsi="Cambria" w:cs="Arial"/>
              </w:rPr>
              <w:t>Yes / No</w:t>
            </w:r>
          </w:p>
        </w:tc>
        <w:tc>
          <w:tcPr>
            <w:tcW w:w="1543" w:type="dxa"/>
            <w:vAlign w:val="center"/>
            <w:tcPrChange w:id="3709" w:author="Sasi Songthong" w:date="2022-06-23T13:05:00Z">
              <w:tcPr>
                <w:tcW w:w="1800" w:type="dxa"/>
                <w:vAlign w:val="center"/>
              </w:tcPr>
            </w:tcPrChange>
          </w:tcPr>
          <w:p w14:paraId="6B9FCF94" w14:textId="77777777" w:rsidR="00E364B3" w:rsidRDefault="00E364B3" w:rsidP="00E364B3">
            <w:pPr>
              <w:jc w:val="center"/>
              <w:rPr>
                <w:rFonts w:ascii="Cambria" w:hAnsi="Cambria" w:cs="Arial"/>
              </w:rPr>
            </w:pPr>
            <w:r>
              <w:rPr>
                <w:rFonts w:ascii="Cambria" w:hAnsi="Cambria" w:cs="Arial"/>
              </w:rPr>
              <w:t>Yes / No</w:t>
            </w:r>
          </w:p>
        </w:tc>
        <w:tc>
          <w:tcPr>
            <w:tcW w:w="1543" w:type="dxa"/>
            <w:vAlign w:val="center"/>
            <w:tcPrChange w:id="3710" w:author="Sasi Songthong" w:date="2022-06-23T13:05:00Z">
              <w:tcPr>
                <w:tcW w:w="1800" w:type="dxa"/>
                <w:vAlign w:val="center"/>
              </w:tcPr>
            </w:tcPrChange>
          </w:tcPr>
          <w:p w14:paraId="6CEB5CEB" w14:textId="77777777" w:rsidR="00E364B3" w:rsidRDefault="00E364B3" w:rsidP="00E364B3">
            <w:pPr>
              <w:jc w:val="center"/>
              <w:rPr>
                <w:rFonts w:ascii="Cambria" w:hAnsi="Cambria" w:cs="Arial"/>
              </w:rPr>
            </w:pPr>
            <w:r>
              <w:rPr>
                <w:rFonts w:ascii="Cambria" w:hAnsi="Cambria" w:cs="Arial"/>
              </w:rPr>
              <w:t>Yes / No</w:t>
            </w:r>
          </w:p>
        </w:tc>
        <w:tc>
          <w:tcPr>
            <w:tcW w:w="1543" w:type="dxa"/>
            <w:vAlign w:val="center"/>
            <w:tcPrChange w:id="3711" w:author="Sasi Songthong" w:date="2022-06-23T13:05:00Z">
              <w:tcPr>
                <w:tcW w:w="900" w:type="dxa"/>
                <w:vAlign w:val="center"/>
              </w:tcPr>
            </w:tcPrChange>
          </w:tcPr>
          <w:p w14:paraId="0D04B861" w14:textId="5A4B769E" w:rsidR="00E364B3" w:rsidDel="006402E7" w:rsidRDefault="00E364B3" w:rsidP="00E364B3">
            <w:pPr>
              <w:jc w:val="center"/>
              <w:rPr>
                <w:del w:id="3712" w:author="Sasi Songthong" w:date="2022-06-23T12:57:00Z"/>
                <w:rFonts w:ascii="Cambria" w:hAnsi="Cambria" w:cs="Arial"/>
              </w:rPr>
            </w:pPr>
            <w:ins w:id="3713" w:author="Sasi Songthong" w:date="2022-06-23T13:05:00Z">
              <w:r>
                <w:rPr>
                  <w:rFonts w:ascii="Cambria" w:hAnsi="Cambria" w:cs="Arial"/>
                </w:rPr>
                <w:t>Yes / No</w:t>
              </w:r>
            </w:ins>
            <w:del w:id="3714" w:author="Sasi Songthong" w:date="2022-06-23T12:55:00Z">
              <w:r w:rsidDel="00261259">
                <w:rPr>
                  <w:rFonts w:ascii="Cambria" w:hAnsi="Cambria" w:cs="Arial"/>
                </w:rPr>
                <w:delText>Yes / No</w:delText>
              </w:r>
            </w:del>
          </w:p>
          <w:p w14:paraId="0922261A" w14:textId="54684750" w:rsidR="00E364B3" w:rsidDel="006402E7" w:rsidRDefault="00E364B3" w:rsidP="00E364B3">
            <w:pPr>
              <w:jc w:val="center"/>
              <w:rPr>
                <w:del w:id="3715" w:author="Sasi Songthong" w:date="2022-06-23T12:57:00Z"/>
                <w:rFonts w:ascii="Cambria" w:hAnsi="Cambria" w:cs="Arial"/>
              </w:rPr>
            </w:pPr>
            <w:del w:id="3716" w:author="Sasi Songthong" w:date="2022-06-23T12:55:00Z">
              <w:r w:rsidRPr="00BF1CE3" w:rsidDel="00261259">
                <w:rPr>
                  <w:rFonts w:ascii="Cambria" w:hAnsi="Cambria" w:cs="Arial"/>
                </w:rPr>
                <w:delText>Yes / No</w:delText>
              </w:r>
            </w:del>
          </w:p>
          <w:p w14:paraId="7E1C6425" w14:textId="3F84A4E6" w:rsidR="00E364B3" w:rsidDel="006402E7" w:rsidRDefault="00E364B3" w:rsidP="00E364B3">
            <w:pPr>
              <w:jc w:val="center"/>
              <w:rPr>
                <w:del w:id="3717" w:author="Sasi Songthong" w:date="2022-06-23T12:57:00Z"/>
                <w:rFonts w:ascii="Cambria" w:hAnsi="Cambria" w:cs="Arial"/>
              </w:rPr>
            </w:pPr>
            <w:del w:id="3718" w:author="Sasi Songthong" w:date="2022-06-23T12:55:00Z">
              <w:r w:rsidRPr="00BF1CE3" w:rsidDel="00261259">
                <w:rPr>
                  <w:rFonts w:ascii="Cambria" w:hAnsi="Cambria" w:cs="Arial"/>
                </w:rPr>
                <w:delText>Yes / No</w:delText>
              </w:r>
            </w:del>
          </w:p>
          <w:p w14:paraId="20BAA34C" w14:textId="77777777" w:rsidR="00E364B3" w:rsidRDefault="00E364B3" w:rsidP="00E364B3">
            <w:pPr>
              <w:jc w:val="center"/>
              <w:rPr>
                <w:rFonts w:ascii="Cambria" w:hAnsi="Cambria" w:cs="Arial"/>
              </w:rPr>
            </w:pPr>
            <w:del w:id="3719" w:author="Sasi Songthong" w:date="2022-06-23T12:55:00Z">
              <w:r w:rsidRPr="00BF1CE3" w:rsidDel="00261259">
                <w:rPr>
                  <w:rFonts w:ascii="Cambria" w:hAnsi="Cambria" w:cs="Arial"/>
                </w:rPr>
                <w:delText>Yes / No</w:delText>
              </w:r>
            </w:del>
          </w:p>
        </w:tc>
        <w:tc>
          <w:tcPr>
            <w:tcW w:w="1543" w:type="dxa"/>
            <w:vAlign w:val="center"/>
            <w:tcPrChange w:id="3720" w:author="Sasi Songthong" w:date="2022-06-23T13:05:00Z">
              <w:tcPr>
                <w:tcW w:w="900" w:type="dxa"/>
                <w:vAlign w:val="center"/>
              </w:tcPr>
            </w:tcPrChange>
          </w:tcPr>
          <w:p w14:paraId="48044A4A" w14:textId="1C127413" w:rsidR="00E364B3" w:rsidDel="006402E7" w:rsidRDefault="00E364B3" w:rsidP="00E364B3">
            <w:pPr>
              <w:jc w:val="center"/>
              <w:rPr>
                <w:del w:id="3721" w:author="Sasi Songthong" w:date="2022-06-23T12:57:00Z"/>
                <w:rFonts w:ascii="Cambria" w:hAnsi="Cambria" w:cs="Arial"/>
              </w:rPr>
            </w:pPr>
            <w:ins w:id="3722" w:author="Sasi Songthong" w:date="2022-06-23T13:05:00Z">
              <w:r>
                <w:rPr>
                  <w:rFonts w:ascii="Cambria" w:hAnsi="Cambria" w:cs="Arial"/>
                </w:rPr>
                <w:t>Yes / No</w:t>
              </w:r>
            </w:ins>
            <w:del w:id="3723" w:author="Sasi Songthong" w:date="2022-06-23T12:55:00Z">
              <w:r w:rsidRPr="00BF1CE3" w:rsidDel="00261259">
                <w:rPr>
                  <w:rFonts w:ascii="Cambria" w:hAnsi="Cambria" w:cs="Arial"/>
                </w:rPr>
                <w:delText>Yes / No</w:delText>
              </w:r>
            </w:del>
          </w:p>
          <w:p w14:paraId="67A2E693" w14:textId="57AEC09C" w:rsidR="00E364B3" w:rsidDel="006402E7" w:rsidRDefault="00E364B3" w:rsidP="00E364B3">
            <w:pPr>
              <w:jc w:val="center"/>
              <w:rPr>
                <w:del w:id="3724" w:author="Sasi Songthong" w:date="2022-06-23T12:57:00Z"/>
                <w:rFonts w:ascii="Cambria" w:hAnsi="Cambria" w:cs="Arial"/>
              </w:rPr>
            </w:pPr>
            <w:del w:id="3725" w:author="Sasi Songthong" w:date="2022-06-23T12:55:00Z">
              <w:r w:rsidRPr="00BF1CE3" w:rsidDel="00261259">
                <w:rPr>
                  <w:rFonts w:ascii="Cambria" w:hAnsi="Cambria" w:cs="Arial"/>
                </w:rPr>
                <w:delText>Yes / No</w:delText>
              </w:r>
            </w:del>
          </w:p>
          <w:p w14:paraId="6F74929B" w14:textId="66200513" w:rsidR="00E364B3" w:rsidDel="006402E7" w:rsidRDefault="00E364B3" w:rsidP="00E364B3">
            <w:pPr>
              <w:jc w:val="center"/>
              <w:rPr>
                <w:del w:id="3726" w:author="Sasi Songthong" w:date="2022-06-23T12:57:00Z"/>
                <w:rFonts w:ascii="Cambria" w:hAnsi="Cambria" w:cs="Arial"/>
              </w:rPr>
            </w:pPr>
            <w:del w:id="3727" w:author="Sasi Songthong" w:date="2022-06-23T12:55:00Z">
              <w:r w:rsidRPr="00BF1CE3" w:rsidDel="00261259">
                <w:rPr>
                  <w:rFonts w:ascii="Cambria" w:hAnsi="Cambria" w:cs="Arial"/>
                </w:rPr>
                <w:delText>Yes / No</w:delText>
              </w:r>
            </w:del>
          </w:p>
          <w:p w14:paraId="1C58A2D4" w14:textId="66293227" w:rsidR="00E364B3" w:rsidRDefault="00E364B3" w:rsidP="00E364B3">
            <w:pPr>
              <w:jc w:val="center"/>
              <w:rPr>
                <w:rFonts w:ascii="Cambria" w:hAnsi="Cambria" w:cs="Arial"/>
              </w:rPr>
            </w:pPr>
            <w:del w:id="3728" w:author="Sasi Songthong" w:date="2022-06-23T12:55:00Z">
              <w:r w:rsidRPr="00BF1CE3" w:rsidDel="00261259">
                <w:rPr>
                  <w:rFonts w:ascii="Cambria" w:hAnsi="Cambria" w:cs="Arial"/>
                </w:rPr>
                <w:delText>Yes / No</w:delText>
              </w:r>
            </w:del>
          </w:p>
        </w:tc>
        <w:tc>
          <w:tcPr>
            <w:tcW w:w="1260" w:type="dxa"/>
            <w:vAlign w:val="center"/>
            <w:tcPrChange w:id="3729" w:author="Sasi Songthong" w:date="2022-06-23T13:05:00Z">
              <w:tcPr>
                <w:tcW w:w="1260" w:type="dxa"/>
                <w:vAlign w:val="center"/>
              </w:tcPr>
            </w:tcPrChange>
          </w:tcPr>
          <w:p w14:paraId="0F6B5172" w14:textId="77777777" w:rsidR="00E364B3" w:rsidRDefault="00E364B3" w:rsidP="00E364B3">
            <w:pPr>
              <w:jc w:val="center"/>
              <w:rPr>
                <w:rFonts w:ascii="Cambria" w:hAnsi="Cambria" w:cs="Arial"/>
              </w:rPr>
            </w:pPr>
          </w:p>
        </w:tc>
      </w:tr>
      <w:tr w:rsidR="00E364B3" w14:paraId="76F6DC6D" w14:textId="77777777" w:rsidTr="00E364B3">
        <w:tblPrEx>
          <w:tblW w:w="12865" w:type="dxa"/>
          <w:tblLayout w:type="fixed"/>
          <w:tblPrExChange w:id="3730" w:author="Sasi Songthong" w:date="2022-06-23T13:05:00Z">
            <w:tblPrEx>
              <w:tblW w:w="12865" w:type="dxa"/>
              <w:tblLayout w:type="fixed"/>
            </w:tblPrEx>
          </w:tblPrExChange>
        </w:tblPrEx>
        <w:trPr>
          <w:trHeight w:val="392"/>
          <w:trPrChange w:id="3731" w:author="Sasi Songthong" w:date="2022-06-23T13:05:00Z">
            <w:trPr>
              <w:trHeight w:val="392"/>
            </w:trPr>
          </w:trPrChange>
        </w:trPr>
        <w:tc>
          <w:tcPr>
            <w:tcW w:w="805" w:type="dxa"/>
            <w:vAlign w:val="center"/>
            <w:tcPrChange w:id="3732" w:author="Sasi Songthong" w:date="2022-06-23T13:05:00Z">
              <w:tcPr>
                <w:tcW w:w="805" w:type="dxa"/>
                <w:vAlign w:val="center"/>
              </w:tcPr>
            </w:tcPrChange>
          </w:tcPr>
          <w:p w14:paraId="27278D56" w14:textId="54533A92" w:rsidR="00E364B3" w:rsidRPr="000047FC" w:rsidRDefault="00E364B3" w:rsidP="00E364B3">
            <w:pPr>
              <w:jc w:val="center"/>
              <w:rPr>
                <w:rFonts w:ascii="Cambria" w:hAnsi="Cambria" w:cs="Arial"/>
                <w:b/>
                <w:bCs/>
              </w:rPr>
            </w:pPr>
            <w:r>
              <w:rPr>
                <w:rFonts w:ascii="Cambria" w:hAnsi="Cambria" w:cs="Arial"/>
                <w:b/>
                <w:bCs/>
              </w:rPr>
              <w:t>98</w:t>
            </w:r>
          </w:p>
        </w:tc>
        <w:tc>
          <w:tcPr>
            <w:tcW w:w="1542" w:type="dxa"/>
            <w:vAlign w:val="center"/>
            <w:tcPrChange w:id="3733" w:author="Sasi Songthong" w:date="2022-06-23T13:05:00Z">
              <w:tcPr>
                <w:tcW w:w="1800" w:type="dxa"/>
                <w:vAlign w:val="center"/>
              </w:tcPr>
            </w:tcPrChange>
          </w:tcPr>
          <w:p w14:paraId="3365E539"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vAlign w:val="center"/>
            <w:tcPrChange w:id="3734" w:author="Sasi Songthong" w:date="2022-06-23T13:05:00Z">
              <w:tcPr>
                <w:tcW w:w="1800" w:type="dxa"/>
                <w:gridSpan w:val="2"/>
                <w:vAlign w:val="center"/>
              </w:tcPr>
            </w:tcPrChange>
          </w:tcPr>
          <w:p w14:paraId="67179266"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35" w:author="Sasi Songthong" w:date="2022-06-23T13:05:00Z">
              <w:tcPr>
                <w:tcW w:w="1800" w:type="dxa"/>
                <w:vAlign w:val="center"/>
              </w:tcPr>
            </w:tcPrChange>
          </w:tcPr>
          <w:p w14:paraId="0E5832F7"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36" w:author="Sasi Songthong" w:date="2022-06-23T13:05:00Z">
              <w:tcPr>
                <w:tcW w:w="1800" w:type="dxa"/>
                <w:vAlign w:val="center"/>
              </w:tcPr>
            </w:tcPrChange>
          </w:tcPr>
          <w:p w14:paraId="68A7F463"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37" w:author="Sasi Songthong" w:date="2022-06-23T13:05:00Z">
              <w:tcPr>
                <w:tcW w:w="1800" w:type="dxa"/>
                <w:vAlign w:val="center"/>
              </w:tcPr>
            </w:tcPrChange>
          </w:tcPr>
          <w:p w14:paraId="0E575ED2"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38" w:author="Sasi Songthong" w:date="2022-06-23T13:05:00Z">
              <w:tcPr>
                <w:tcW w:w="900" w:type="dxa"/>
                <w:vAlign w:val="center"/>
              </w:tcPr>
            </w:tcPrChange>
          </w:tcPr>
          <w:p w14:paraId="378B9073" w14:textId="0AFBCD3B" w:rsidR="00E364B3" w:rsidRDefault="00E364B3" w:rsidP="00E364B3">
            <w:pPr>
              <w:jc w:val="center"/>
              <w:rPr>
                <w:rFonts w:ascii="Cambria" w:hAnsi="Cambria" w:cs="Arial"/>
              </w:rPr>
            </w:pPr>
            <w:ins w:id="3739" w:author="Sasi Songthong" w:date="2022-06-23T13:05:00Z">
              <w:r w:rsidRPr="00BF1CE3">
                <w:rPr>
                  <w:rFonts w:ascii="Cambria" w:hAnsi="Cambria" w:cs="Arial"/>
                </w:rPr>
                <w:t>Yes / No</w:t>
              </w:r>
            </w:ins>
          </w:p>
        </w:tc>
        <w:tc>
          <w:tcPr>
            <w:tcW w:w="1543" w:type="dxa"/>
            <w:vAlign w:val="center"/>
            <w:tcPrChange w:id="3740" w:author="Sasi Songthong" w:date="2022-06-23T13:05:00Z">
              <w:tcPr>
                <w:tcW w:w="900" w:type="dxa"/>
                <w:vAlign w:val="center"/>
              </w:tcPr>
            </w:tcPrChange>
          </w:tcPr>
          <w:p w14:paraId="48DD647F" w14:textId="78FCF91E" w:rsidR="00E364B3" w:rsidRDefault="00E364B3" w:rsidP="00E364B3">
            <w:pPr>
              <w:jc w:val="center"/>
              <w:rPr>
                <w:rFonts w:ascii="Cambria" w:hAnsi="Cambria" w:cs="Arial"/>
              </w:rPr>
            </w:pPr>
            <w:ins w:id="3741" w:author="Sasi Songthong" w:date="2022-06-23T13:05:00Z">
              <w:r w:rsidRPr="00BF1CE3">
                <w:rPr>
                  <w:rFonts w:ascii="Cambria" w:hAnsi="Cambria" w:cs="Arial"/>
                </w:rPr>
                <w:t>Yes / No</w:t>
              </w:r>
            </w:ins>
          </w:p>
        </w:tc>
        <w:tc>
          <w:tcPr>
            <w:tcW w:w="1260" w:type="dxa"/>
            <w:vAlign w:val="center"/>
            <w:tcPrChange w:id="3742" w:author="Sasi Songthong" w:date="2022-06-23T13:05:00Z">
              <w:tcPr>
                <w:tcW w:w="1260" w:type="dxa"/>
                <w:vAlign w:val="center"/>
              </w:tcPr>
            </w:tcPrChange>
          </w:tcPr>
          <w:p w14:paraId="70653D8A" w14:textId="77777777" w:rsidR="00E364B3" w:rsidRDefault="00E364B3" w:rsidP="00E364B3">
            <w:pPr>
              <w:jc w:val="center"/>
              <w:rPr>
                <w:rFonts w:ascii="Cambria" w:hAnsi="Cambria" w:cs="Arial"/>
              </w:rPr>
            </w:pPr>
          </w:p>
        </w:tc>
      </w:tr>
      <w:tr w:rsidR="00E364B3" w14:paraId="20962D06" w14:textId="77777777" w:rsidTr="00E364B3">
        <w:tblPrEx>
          <w:tblW w:w="12865" w:type="dxa"/>
          <w:tblLayout w:type="fixed"/>
          <w:tblPrExChange w:id="3743" w:author="Sasi Songthong" w:date="2022-06-23T13:05:00Z">
            <w:tblPrEx>
              <w:tblW w:w="12865" w:type="dxa"/>
              <w:tblLayout w:type="fixed"/>
            </w:tblPrEx>
          </w:tblPrExChange>
        </w:tblPrEx>
        <w:trPr>
          <w:trHeight w:val="392"/>
          <w:trPrChange w:id="3744" w:author="Sasi Songthong" w:date="2022-06-23T13:05:00Z">
            <w:trPr>
              <w:trHeight w:val="392"/>
            </w:trPr>
          </w:trPrChange>
        </w:trPr>
        <w:tc>
          <w:tcPr>
            <w:tcW w:w="805" w:type="dxa"/>
            <w:vAlign w:val="center"/>
            <w:tcPrChange w:id="3745" w:author="Sasi Songthong" w:date="2022-06-23T13:05:00Z">
              <w:tcPr>
                <w:tcW w:w="805" w:type="dxa"/>
                <w:vAlign w:val="center"/>
              </w:tcPr>
            </w:tcPrChange>
          </w:tcPr>
          <w:p w14:paraId="77734731" w14:textId="0CB7D839" w:rsidR="00E364B3" w:rsidRPr="000047FC" w:rsidRDefault="00E364B3" w:rsidP="00E364B3">
            <w:pPr>
              <w:jc w:val="center"/>
              <w:rPr>
                <w:rFonts w:ascii="Cambria" w:hAnsi="Cambria" w:cs="Arial"/>
                <w:b/>
                <w:bCs/>
              </w:rPr>
            </w:pPr>
            <w:r>
              <w:rPr>
                <w:rFonts w:ascii="Cambria" w:hAnsi="Cambria" w:cs="Arial"/>
                <w:b/>
                <w:bCs/>
              </w:rPr>
              <w:t>99</w:t>
            </w:r>
          </w:p>
        </w:tc>
        <w:tc>
          <w:tcPr>
            <w:tcW w:w="1542" w:type="dxa"/>
            <w:vAlign w:val="center"/>
            <w:tcPrChange w:id="3746" w:author="Sasi Songthong" w:date="2022-06-23T13:05:00Z">
              <w:tcPr>
                <w:tcW w:w="1800" w:type="dxa"/>
                <w:vAlign w:val="center"/>
              </w:tcPr>
            </w:tcPrChange>
          </w:tcPr>
          <w:p w14:paraId="1C7F1DE9"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vAlign w:val="center"/>
            <w:tcPrChange w:id="3747" w:author="Sasi Songthong" w:date="2022-06-23T13:05:00Z">
              <w:tcPr>
                <w:tcW w:w="1800" w:type="dxa"/>
                <w:gridSpan w:val="2"/>
                <w:vAlign w:val="center"/>
              </w:tcPr>
            </w:tcPrChange>
          </w:tcPr>
          <w:p w14:paraId="53AB37E7"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48" w:author="Sasi Songthong" w:date="2022-06-23T13:05:00Z">
              <w:tcPr>
                <w:tcW w:w="1800" w:type="dxa"/>
                <w:vAlign w:val="center"/>
              </w:tcPr>
            </w:tcPrChange>
          </w:tcPr>
          <w:p w14:paraId="6A8C84F6"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49" w:author="Sasi Songthong" w:date="2022-06-23T13:05:00Z">
              <w:tcPr>
                <w:tcW w:w="1800" w:type="dxa"/>
                <w:vAlign w:val="center"/>
              </w:tcPr>
            </w:tcPrChange>
          </w:tcPr>
          <w:p w14:paraId="2BD5CEB9"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50" w:author="Sasi Songthong" w:date="2022-06-23T13:05:00Z">
              <w:tcPr>
                <w:tcW w:w="1800" w:type="dxa"/>
                <w:vAlign w:val="center"/>
              </w:tcPr>
            </w:tcPrChange>
          </w:tcPr>
          <w:p w14:paraId="446864A0"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51" w:author="Sasi Songthong" w:date="2022-06-23T13:05:00Z">
              <w:tcPr>
                <w:tcW w:w="900" w:type="dxa"/>
                <w:vAlign w:val="center"/>
              </w:tcPr>
            </w:tcPrChange>
          </w:tcPr>
          <w:p w14:paraId="32AA94FB" w14:textId="1BEDE5F1" w:rsidR="00E364B3" w:rsidRDefault="00E364B3" w:rsidP="00E364B3">
            <w:pPr>
              <w:jc w:val="center"/>
              <w:rPr>
                <w:rFonts w:ascii="Cambria" w:hAnsi="Cambria" w:cs="Arial"/>
              </w:rPr>
            </w:pPr>
            <w:ins w:id="3752" w:author="Sasi Songthong" w:date="2022-06-23T13:05:00Z">
              <w:r w:rsidRPr="00BF1CE3">
                <w:rPr>
                  <w:rFonts w:ascii="Cambria" w:hAnsi="Cambria" w:cs="Arial"/>
                </w:rPr>
                <w:t>Yes / No</w:t>
              </w:r>
            </w:ins>
          </w:p>
        </w:tc>
        <w:tc>
          <w:tcPr>
            <w:tcW w:w="1543" w:type="dxa"/>
            <w:vAlign w:val="center"/>
            <w:tcPrChange w:id="3753" w:author="Sasi Songthong" w:date="2022-06-23T13:05:00Z">
              <w:tcPr>
                <w:tcW w:w="900" w:type="dxa"/>
                <w:vAlign w:val="center"/>
              </w:tcPr>
            </w:tcPrChange>
          </w:tcPr>
          <w:p w14:paraId="73E92AA9" w14:textId="109B13B6" w:rsidR="00E364B3" w:rsidRDefault="00E364B3" w:rsidP="00E364B3">
            <w:pPr>
              <w:jc w:val="center"/>
              <w:rPr>
                <w:rFonts w:ascii="Cambria" w:hAnsi="Cambria" w:cs="Arial"/>
              </w:rPr>
            </w:pPr>
            <w:ins w:id="3754" w:author="Sasi Songthong" w:date="2022-06-23T13:05:00Z">
              <w:r w:rsidRPr="00BF1CE3">
                <w:rPr>
                  <w:rFonts w:ascii="Cambria" w:hAnsi="Cambria" w:cs="Arial"/>
                </w:rPr>
                <w:t>Yes / No</w:t>
              </w:r>
            </w:ins>
          </w:p>
        </w:tc>
        <w:tc>
          <w:tcPr>
            <w:tcW w:w="1260" w:type="dxa"/>
            <w:vAlign w:val="center"/>
            <w:tcPrChange w:id="3755" w:author="Sasi Songthong" w:date="2022-06-23T13:05:00Z">
              <w:tcPr>
                <w:tcW w:w="1260" w:type="dxa"/>
                <w:vAlign w:val="center"/>
              </w:tcPr>
            </w:tcPrChange>
          </w:tcPr>
          <w:p w14:paraId="53167BBF" w14:textId="77777777" w:rsidR="00E364B3" w:rsidRDefault="00E364B3" w:rsidP="00E364B3">
            <w:pPr>
              <w:jc w:val="center"/>
              <w:rPr>
                <w:rFonts w:ascii="Cambria" w:hAnsi="Cambria" w:cs="Arial"/>
              </w:rPr>
            </w:pPr>
          </w:p>
        </w:tc>
      </w:tr>
      <w:tr w:rsidR="00E364B3" w14:paraId="697132B8" w14:textId="77777777" w:rsidTr="00E364B3">
        <w:tblPrEx>
          <w:tblW w:w="12865" w:type="dxa"/>
          <w:tblLayout w:type="fixed"/>
          <w:tblPrExChange w:id="3756" w:author="Sasi Songthong" w:date="2022-06-23T13:05:00Z">
            <w:tblPrEx>
              <w:tblW w:w="12865" w:type="dxa"/>
              <w:tblLayout w:type="fixed"/>
            </w:tblPrEx>
          </w:tblPrExChange>
        </w:tblPrEx>
        <w:trPr>
          <w:trHeight w:val="392"/>
          <w:trPrChange w:id="3757" w:author="Sasi Songthong" w:date="2022-06-23T13:05:00Z">
            <w:trPr>
              <w:trHeight w:val="392"/>
            </w:trPr>
          </w:trPrChange>
        </w:trPr>
        <w:tc>
          <w:tcPr>
            <w:tcW w:w="805" w:type="dxa"/>
            <w:vAlign w:val="center"/>
            <w:tcPrChange w:id="3758" w:author="Sasi Songthong" w:date="2022-06-23T13:05:00Z">
              <w:tcPr>
                <w:tcW w:w="805" w:type="dxa"/>
                <w:vAlign w:val="center"/>
              </w:tcPr>
            </w:tcPrChange>
          </w:tcPr>
          <w:p w14:paraId="3C4A0277" w14:textId="6539E906" w:rsidR="00E364B3" w:rsidRPr="000047FC" w:rsidRDefault="00E364B3" w:rsidP="00E364B3">
            <w:pPr>
              <w:jc w:val="center"/>
              <w:rPr>
                <w:rFonts w:ascii="Cambria" w:hAnsi="Cambria" w:cs="Arial"/>
                <w:b/>
                <w:bCs/>
              </w:rPr>
            </w:pPr>
            <w:r>
              <w:rPr>
                <w:rFonts w:ascii="Cambria" w:hAnsi="Cambria" w:cs="Arial"/>
                <w:b/>
                <w:bCs/>
              </w:rPr>
              <w:t>100</w:t>
            </w:r>
          </w:p>
        </w:tc>
        <w:tc>
          <w:tcPr>
            <w:tcW w:w="1542" w:type="dxa"/>
            <w:vAlign w:val="center"/>
            <w:tcPrChange w:id="3759" w:author="Sasi Songthong" w:date="2022-06-23T13:05:00Z">
              <w:tcPr>
                <w:tcW w:w="1800" w:type="dxa"/>
                <w:vAlign w:val="center"/>
              </w:tcPr>
            </w:tcPrChange>
          </w:tcPr>
          <w:p w14:paraId="7E4D6D69"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vAlign w:val="center"/>
            <w:tcPrChange w:id="3760" w:author="Sasi Songthong" w:date="2022-06-23T13:05:00Z">
              <w:tcPr>
                <w:tcW w:w="1800" w:type="dxa"/>
                <w:gridSpan w:val="2"/>
                <w:vAlign w:val="center"/>
              </w:tcPr>
            </w:tcPrChange>
          </w:tcPr>
          <w:p w14:paraId="7B6B61B5"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61" w:author="Sasi Songthong" w:date="2022-06-23T13:05:00Z">
              <w:tcPr>
                <w:tcW w:w="1800" w:type="dxa"/>
                <w:vAlign w:val="center"/>
              </w:tcPr>
            </w:tcPrChange>
          </w:tcPr>
          <w:p w14:paraId="619053AA"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62" w:author="Sasi Songthong" w:date="2022-06-23T13:05:00Z">
              <w:tcPr>
                <w:tcW w:w="1800" w:type="dxa"/>
                <w:vAlign w:val="center"/>
              </w:tcPr>
            </w:tcPrChange>
          </w:tcPr>
          <w:p w14:paraId="78E684C9"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63" w:author="Sasi Songthong" w:date="2022-06-23T13:05:00Z">
              <w:tcPr>
                <w:tcW w:w="1800" w:type="dxa"/>
                <w:vAlign w:val="center"/>
              </w:tcPr>
            </w:tcPrChange>
          </w:tcPr>
          <w:p w14:paraId="3E80FFAA"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64" w:author="Sasi Songthong" w:date="2022-06-23T13:05:00Z">
              <w:tcPr>
                <w:tcW w:w="900" w:type="dxa"/>
                <w:vAlign w:val="center"/>
              </w:tcPr>
            </w:tcPrChange>
          </w:tcPr>
          <w:p w14:paraId="49AB5730" w14:textId="284FF9B2" w:rsidR="00E364B3" w:rsidRDefault="00E364B3" w:rsidP="00E364B3">
            <w:pPr>
              <w:jc w:val="center"/>
              <w:rPr>
                <w:rFonts w:ascii="Cambria" w:hAnsi="Cambria" w:cs="Arial"/>
              </w:rPr>
            </w:pPr>
            <w:ins w:id="3765" w:author="Sasi Songthong" w:date="2022-06-23T13:05:00Z">
              <w:r w:rsidRPr="00BF1CE3">
                <w:rPr>
                  <w:rFonts w:ascii="Cambria" w:hAnsi="Cambria" w:cs="Arial"/>
                </w:rPr>
                <w:t>Yes / No</w:t>
              </w:r>
            </w:ins>
          </w:p>
        </w:tc>
        <w:tc>
          <w:tcPr>
            <w:tcW w:w="1543" w:type="dxa"/>
            <w:vAlign w:val="center"/>
            <w:tcPrChange w:id="3766" w:author="Sasi Songthong" w:date="2022-06-23T13:05:00Z">
              <w:tcPr>
                <w:tcW w:w="900" w:type="dxa"/>
                <w:vAlign w:val="center"/>
              </w:tcPr>
            </w:tcPrChange>
          </w:tcPr>
          <w:p w14:paraId="75DD0548" w14:textId="1F2AED92" w:rsidR="00E364B3" w:rsidRDefault="00E364B3" w:rsidP="00E364B3">
            <w:pPr>
              <w:jc w:val="center"/>
              <w:rPr>
                <w:rFonts w:ascii="Cambria" w:hAnsi="Cambria" w:cs="Arial"/>
              </w:rPr>
            </w:pPr>
            <w:ins w:id="3767" w:author="Sasi Songthong" w:date="2022-06-23T13:05:00Z">
              <w:r w:rsidRPr="00BF1CE3">
                <w:rPr>
                  <w:rFonts w:ascii="Cambria" w:hAnsi="Cambria" w:cs="Arial"/>
                </w:rPr>
                <w:t>Yes / No</w:t>
              </w:r>
            </w:ins>
          </w:p>
        </w:tc>
        <w:tc>
          <w:tcPr>
            <w:tcW w:w="1260" w:type="dxa"/>
            <w:vAlign w:val="center"/>
            <w:tcPrChange w:id="3768" w:author="Sasi Songthong" w:date="2022-06-23T13:05:00Z">
              <w:tcPr>
                <w:tcW w:w="1260" w:type="dxa"/>
                <w:vAlign w:val="center"/>
              </w:tcPr>
            </w:tcPrChange>
          </w:tcPr>
          <w:p w14:paraId="3B2083E8" w14:textId="77777777" w:rsidR="00E364B3" w:rsidRDefault="00E364B3" w:rsidP="00E364B3">
            <w:pPr>
              <w:jc w:val="center"/>
              <w:rPr>
                <w:rFonts w:ascii="Cambria" w:hAnsi="Cambria" w:cs="Arial"/>
              </w:rPr>
            </w:pPr>
          </w:p>
        </w:tc>
      </w:tr>
      <w:tr w:rsidR="00E364B3" w14:paraId="6D0B1D99" w14:textId="77777777" w:rsidTr="00E364B3">
        <w:tblPrEx>
          <w:tblW w:w="12865" w:type="dxa"/>
          <w:tblLayout w:type="fixed"/>
          <w:tblPrExChange w:id="3769" w:author="Sasi Songthong" w:date="2022-06-23T13:05:00Z">
            <w:tblPrEx>
              <w:tblW w:w="12865" w:type="dxa"/>
              <w:tblLayout w:type="fixed"/>
            </w:tblPrEx>
          </w:tblPrExChange>
        </w:tblPrEx>
        <w:trPr>
          <w:trHeight w:val="392"/>
          <w:trPrChange w:id="3770" w:author="Sasi Songthong" w:date="2022-06-23T13:05:00Z">
            <w:trPr>
              <w:trHeight w:val="392"/>
            </w:trPr>
          </w:trPrChange>
        </w:trPr>
        <w:tc>
          <w:tcPr>
            <w:tcW w:w="805" w:type="dxa"/>
            <w:vAlign w:val="center"/>
            <w:tcPrChange w:id="3771" w:author="Sasi Songthong" w:date="2022-06-23T13:05:00Z">
              <w:tcPr>
                <w:tcW w:w="805" w:type="dxa"/>
                <w:vAlign w:val="center"/>
              </w:tcPr>
            </w:tcPrChange>
          </w:tcPr>
          <w:p w14:paraId="36B3BC13" w14:textId="06C1BAEA" w:rsidR="00E364B3" w:rsidRPr="000047FC" w:rsidRDefault="00E364B3" w:rsidP="00E364B3">
            <w:pPr>
              <w:jc w:val="center"/>
              <w:rPr>
                <w:rFonts w:ascii="Cambria" w:hAnsi="Cambria" w:cs="Arial"/>
                <w:b/>
                <w:bCs/>
              </w:rPr>
            </w:pPr>
            <w:r>
              <w:rPr>
                <w:rFonts w:ascii="Cambria" w:hAnsi="Cambria" w:cs="Arial"/>
                <w:b/>
                <w:bCs/>
              </w:rPr>
              <w:t>101</w:t>
            </w:r>
          </w:p>
        </w:tc>
        <w:tc>
          <w:tcPr>
            <w:tcW w:w="1542" w:type="dxa"/>
            <w:vAlign w:val="center"/>
            <w:tcPrChange w:id="3772" w:author="Sasi Songthong" w:date="2022-06-23T13:05:00Z">
              <w:tcPr>
                <w:tcW w:w="1800" w:type="dxa"/>
                <w:vAlign w:val="center"/>
              </w:tcPr>
            </w:tcPrChange>
          </w:tcPr>
          <w:p w14:paraId="2842E8B7"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vAlign w:val="center"/>
            <w:tcPrChange w:id="3773" w:author="Sasi Songthong" w:date="2022-06-23T13:05:00Z">
              <w:tcPr>
                <w:tcW w:w="1800" w:type="dxa"/>
                <w:gridSpan w:val="2"/>
                <w:vAlign w:val="center"/>
              </w:tcPr>
            </w:tcPrChange>
          </w:tcPr>
          <w:p w14:paraId="29E676B8"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74" w:author="Sasi Songthong" w:date="2022-06-23T13:05:00Z">
              <w:tcPr>
                <w:tcW w:w="1800" w:type="dxa"/>
                <w:vAlign w:val="center"/>
              </w:tcPr>
            </w:tcPrChange>
          </w:tcPr>
          <w:p w14:paraId="09653A34"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75" w:author="Sasi Songthong" w:date="2022-06-23T13:05:00Z">
              <w:tcPr>
                <w:tcW w:w="1800" w:type="dxa"/>
                <w:vAlign w:val="center"/>
              </w:tcPr>
            </w:tcPrChange>
          </w:tcPr>
          <w:p w14:paraId="0B7689B4"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76" w:author="Sasi Songthong" w:date="2022-06-23T13:05:00Z">
              <w:tcPr>
                <w:tcW w:w="1800" w:type="dxa"/>
                <w:vAlign w:val="center"/>
              </w:tcPr>
            </w:tcPrChange>
          </w:tcPr>
          <w:p w14:paraId="5D8D6354"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77" w:author="Sasi Songthong" w:date="2022-06-23T13:05:00Z">
              <w:tcPr>
                <w:tcW w:w="900" w:type="dxa"/>
                <w:vAlign w:val="center"/>
              </w:tcPr>
            </w:tcPrChange>
          </w:tcPr>
          <w:p w14:paraId="4BE168A2" w14:textId="4CE8AD97" w:rsidR="00E364B3" w:rsidRDefault="00E364B3" w:rsidP="00E364B3">
            <w:pPr>
              <w:jc w:val="center"/>
              <w:rPr>
                <w:rFonts w:ascii="Cambria" w:hAnsi="Cambria" w:cs="Arial"/>
              </w:rPr>
            </w:pPr>
            <w:ins w:id="3778" w:author="Sasi Songthong" w:date="2022-06-23T13:05:00Z">
              <w:r>
                <w:rPr>
                  <w:rFonts w:ascii="Cambria" w:hAnsi="Cambria" w:cs="Arial"/>
                </w:rPr>
                <w:t>Yes / No</w:t>
              </w:r>
            </w:ins>
          </w:p>
        </w:tc>
        <w:tc>
          <w:tcPr>
            <w:tcW w:w="1543" w:type="dxa"/>
            <w:vAlign w:val="center"/>
            <w:tcPrChange w:id="3779" w:author="Sasi Songthong" w:date="2022-06-23T13:05:00Z">
              <w:tcPr>
                <w:tcW w:w="900" w:type="dxa"/>
                <w:vAlign w:val="center"/>
              </w:tcPr>
            </w:tcPrChange>
          </w:tcPr>
          <w:p w14:paraId="14287C6A" w14:textId="15585280" w:rsidR="00E364B3" w:rsidRDefault="00E364B3" w:rsidP="00E364B3">
            <w:pPr>
              <w:jc w:val="center"/>
              <w:rPr>
                <w:rFonts w:ascii="Cambria" w:hAnsi="Cambria" w:cs="Arial"/>
              </w:rPr>
            </w:pPr>
            <w:ins w:id="3780" w:author="Sasi Songthong" w:date="2022-06-23T13:05:00Z">
              <w:r>
                <w:rPr>
                  <w:rFonts w:ascii="Cambria" w:hAnsi="Cambria" w:cs="Arial"/>
                </w:rPr>
                <w:t>Yes / No</w:t>
              </w:r>
            </w:ins>
          </w:p>
        </w:tc>
        <w:tc>
          <w:tcPr>
            <w:tcW w:w="1260" w:type="dxa"/>
            <w:vAlign w:val="center"/>
            <w:tcPrChange w:id="3781" w:author="Sasi Songthong" w:date="2022-06-23T13:05:00Z">
              <w:tcPr>
                <w:tcW w:w="1260" w:type="dxa"/>
                <w:vAlign w:val="center"/>
              </w:tcPr>
            </w:tcPrChange>
          </w:tcPr>
          <w:p w14:paraId="70399B63" w14:textId="77777777" w:rsidR="00E364B3" w:rsidRDefault="00E364B3" w:rsidP="00E364B3">
            <w:pPr>
              <w:jc w:val="center"/>
              <w:rPr>
                <w:rFonts w:ascii="Cambria" w:hAnsi="Cambria" w:cs="Arial"/>
              </w:rPr>
            </w:pPr>
          </w:p>
        </w:tc>
      </w:tr>
      <w:tr w:rsidR="00E364B3" w14:paraId="6CD18EEA" w14:textId="77777777" w:rsidTr="00E364B3">
        <w:tblPrEx>
          <w:tblW w:w="12865" w:type="dxa"/>
          <w:tblLayout w:type="fixed"/>
          <w:tblPrExChange w:id="3782" w:author="Sasi Songthong" w:date="2022-06-23T13:05:00Z">
            <w:tblPrEx>
              <w:tblW w:w="12865" w:type="dxa"/>
              <w:tblLayout w:type="fixed"/>
            </w:tblPrEx>
          </w:tblPrExChange>
        </w:tblPrEx>
        <w:trPr>
          <w:trHeight w:val="392"/>
          <w:trPrChange w:id="3783" w:author="Sasi Songthong" w:date="2022-06-23T13:05:00Z">
            <w:trPr>
              <w:trHeight w:val="392"/>
            </w:trPr>
          </w:trPrChange>
        </w:trPr>
        <w:tc>
          <w:tcPr>
            <w:tcW w:w="805" w:type="dxa"/>
            <w:vAlign w:val="center"/>
            <w:tcPrChange w:id="3784" w:author="Sasi Songthong" w:date="2022-06-23T13:05:00Z">
              <w:tcPr>
                <w:tcW w:w="805" w:type="dxa"/>
                <w:vAlign w:val="center"/>
              </w:tcPr>
            </w:tcPrChange>
          </w:tcPr>
          <w:p w14:paraId="5E7B6181" w14:textId="266E9FA8" w:rsidR="00E364B3" w:rsidRPr="000047FC" w:rsidRDefault="00E364B3" w:rsidP="00E364B3">
            <w:pPr>
              <w:jc w:val="center"/>
              <w:rPr>
                <w:rFonts w:ascii="Cambria" w:hAnsi="Cambria" w:cs="Arial"/>
                <w:b/>
                <w:bCs/>
              </w:rPr>
            </w:pPr>
            <w:r>
              <w:rPr>
                <w:rFonts w:ascii="Cambria" w:hAnsi="Cambria" w:cs="Arial"/>
                <w:b/>
                <w:bCs/>
              </w:rPr>
              <w:t>102</w:t>
            </w:r>
          </w:p>
        </w:tc>
        <w:tc>
          <w:tcPr>
            <w:tcW w:w="1542" w:type="dxa"/>
            <w:vAlign w:val="center"/>
            <w:tcPrChange w:id="3785" w:author="Sasi Songthong" w:date="2022-06-23T13:05:00Z">
              <w:tcPr>
                <w:tcW w:w="1800" w:type="dxa"/>
                <w:vAlign w:val="center"/>
              </w:tcPr>
            </w:tcPrChange>
          </w:tcPr>
          <w:p w14:paraId="3E58737F"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vAlign w:val="center"/>
            <w:tcPrChange w:id="3786" w:author="Sasi Songthong" w:date="2022-06-23T13:05:00Z">
              <w:tcPr>
                <w:tcW w:w="1800" w:type="dxa"/>
                <w:gridSpan w:val="2"/>
                <w:vAlign w:val="center"/>
              </w:tcPr>
            </w:tcPrChange>
          </w:tcPr>
          <w:p w14:paraId="62539C9C"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87" w:author="Sasi Songthong" w:date="2022-06-23T13:05:00Z">
              <w:tcPr>
                <w:tcW w:w="1800" w:type="dxa"/>
                <w:vAlign w:val="center"/>
              </w:tcPr>
            </w:tcPrChange>
          </w:tcPr>
          <w:p w14:paraId="3CAC05D5"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88" w:author="Sasi Songthong" w:date="2022-06-23T13:05:00Z">
              <w:tcPr>
                <w:tcW w:w="1800" w:type="dxa"/>
                <w:vAlign w:val="center"/>
              </w:tcPr>
            </w:tcPrChange>
          </w:tcPr>
          <w:p w14:paraId="2E688B34"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89" w:author="Sasi Songthong" w:date="2022-06-23T13:05:00Z">
              <w:tcPr>
                <w:tcW w:w="1800" w:type="dxa"/>
                <w:vAlign w:val="center"/>
              </w:tcPr>
            </w:tcPrChange>
          </w:tcPr>
          <w:p w14:paraId="7BB12706"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790" w:author="Sasi Songthong" w:date="2022-06-23T13:05:00Z">
              <w:tcPr>
                <w:tcW w:w="900" w:type="dxa"/>
                <w:vAlign w:val="center"/>
              </w:tcPr>
            </w:tcPrChange>
          </w:tcPr>
          <w:p w14:paraId="109D8DF5" w14:textId="7861A767" w:rsidR="00E364B3" w:rsidRDefault="00E364B3" w:rsidP="00E364B3">
            <w:pPr>
              <w:jc w:val="center"/>
              <w:rPr>
                <w:rFonts w:ascii="Cambria" w:hAnsi="Cambria" w:cs="Arial"/>
              </w:rPr>
            </w:pPr>
            <w:ins w:id="3791" w:author="Sasi Songthong" w:date="2022-06-23T13:05:00Z">
              <w:r w:rsidRPr="00BF1CE3">
                <w:rPr>
                  <w:rFonts w:ascii="Cambria" w:hAnsi="Cambria" w:cs="Arial"/>
                </w:rPr>
                <w:t>Yes / No</w:t>
              </w:r>
            </w:ins>
          </w:p>
        </w:tc>
        <w:tc>
          <w:tcPr>
            <w:tcW w:w="1543" w:type="dxa"/>
            <w:vAlign w:val="center"/>
            <w:tcPrChange w:id="3792" w:author="Sasi Songthong" w:date="2022-06-23T13:05:00Z">
              <w:tcPr>
                <w:tcW w:w="900" w:type="dxa"/>
                <w:vAlign w:val="center"/>
              </w:tcPr>
            </w:tcPrChange>
          </w:tcPr>
          <w:p w14:paraId="563308EA" w14:textId="55600F61" w:rsidR="00E364B3" w:rsidRDefault="00E364B3" w:rsidP="00E364B3">
            <w:pPr>
              <w:jc w:val="center"/>
              <w:rPr>
                <w:rFonts w:ascii="Cambria" w:hAnsi="Cambria" w:cs="Arial"/>
              </w:rPr>
            </w:pPr>
            <w:ins w:id="3793" w:author="Sasi Songthong" w:date="2022-06-23T13:05:00Z">
              <w:r w:rsidRPr="00BF1CE3">
                <w:rPr>
                  <w:rFonts w:ascii="Cambria" w:hAnsi="Cambria" w:cs="Arial"/>
                </w:rPr>
                <w:t>Yes / No</w:t>
              </w:r>
            </w:ins>
          </w:p>
        </w:tc>
        <w:tc>
          <w:tcPr>
            <w:tcW w:w="1260" w:type="dxa"/>
            <w:vAlign w:val="center"/>
            <w:tcPrChange w:id="3794" w:author="Sasi Songthong" w:date="2022-06-23T13:05:00Z">
              <w:tcPr>
                <w:tcW w:w="1260" w:type="dxa"/>
                <w:vAlign w:val="center"/>
              </w:tcPr>
            </w:tcPrChange>
          </w:tcPr>
          <w:p w14:paraId="7EE9DD09" w14:textId="77777777" w:rsidR="00E364B3" w:rsidRDefault="00E364B3" w:rsidP="00E364B3">
            <w:pPr>
              <w:jc w:val="center"/>
              <w:rPr>
                <w:rFonts w:ascii="Cambria" w:hAnsi="Cambria" w:cs="Arial"/>
              </w:rPr>
            </w:pPr>
          </w:p>
        </w:tc>
      </w:tr>
      <w:tr w:rsidR="00E364B3" w14:paraId="6ADDEC15" w14:textId="77777777" w:rsidTr="00E364B3">
        <w:tblPrEx>
          <w:tblW w:w="12865" w:type="dxa"/>
          <w:tblLayout w:type="fixed"/>
          <w:tblPrExChange w:id="3795" w:author="Sasi Songthong" w:date="2022-06-23T13:05:00Z">
            <w:tblPrEx>
              <w:tblW w:w="12865" w:type="dxa"/>
              <w:tblLayout w:type="fixed"/>
            </w:tblPrEx>
          </w:tblPrExChange>
        </w:tblPrEx>
        <w:trPr>
          <w:trHeight w:val="392"/>
          <w:trPrChange w:id="3796" w:author="Sasi Songthong" w:date="2022-06-23T13:05:00Z">
            <w:trPr>
              <w:trHeight w:val="392"/>
            </w:trPr>
          </w:trPrChange>
        </w:trPr>
        <w:tc>
          <w:tcPr>
            <w:tcW w:w="805" w:type="dxa"/>
            <w:tcBorders>
              <w:bottom w:val="single" w:sz="4" w:space="0" w:color="auto"/>
            </w:tcBorders>
            <w:vAlign w:val="center"/>
            <w:tcPrChange w:id="3797" w:author="Sasi Songthong" w:date="2022-06-23T13:05:00Z">
              <w:tcPr>
                <w:tcW w:w="805" w:type="dxa"/>
                <w:tcBorders>
                  <w:bottom w:val="single" w:sz="4" w:space="0" w:color="auto"/>
                </w:tcBorders>
                <w:vAlign w:val="center"/>
              </w:tcPr>
            </w:tcPrChange>
          </w:tcPr>
          <w:p w14:paraId="3E648F89" w14:textId="2A01B02B" w:rsidR="00E364B3" w:rsidRPr="000047FC" w:rsidRDefault="00E364B3" w:rsidP="00E364B3">
            <w:pPr>
              <w:jc w:val="center"/>
              <w:rPr>
                <w:rFonts w:ascii="Cambria" w:hAnsi="Cambria" w:cs="Arial"/>
                <w:b/>
                <w:bCs/>
              </w:rPr>
            </w:pPr>
            <w:r>
              <w:rPr>
                <w:rFonts w:ascii="Cambria" w:hAnsi="Cambria" w:cs="Arial"/>
                <w:b/>
                <w:bCs/>
              </w:rPr>
              <w:t>103</w:t>
            </w:r>
          </w:p>
        </w:tc>
        <w:tc>
          <w:tcPr>
            <w:tcW w:w="1542" w:type="dxa"/>
            <w:tcBorders>
              <w:bottom w:val="single" w:sz="4" w:space="0" w:color="auto"/>
            </w:tcBorders>
            <w:vAlign w:val="center"/>
            <w:tcPrChange w:id="3798" w:author="Sasi Songthong" w:date="2022-06-23T13:05:00Z">
              <w:tcPr>
                <w:tcW w:w="1800" w:type="dxa"/>
                <w:tcBorders>
                  <w:bottom w:val="single" w:sz="4" w:space="0" w:color="auto"/>
                </w:tcBorders>
                <w:vAlign w:val="center"/>
              </w:tcPr>
            </w:tcPrChange>
          </w:tcPr>
          <w:p w14:paraId="32E33D3B"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799" w:author="Sasi Songthong" w:date="2022-06-23T13:05:00Z">
              <w:tcPr>
                <w:tcW w:w="1800" w:type="dxa"/>
                <w:gridSpan w:val="2"/>
                <w:tcBorders>
                  <w:bottom w:val="single" w:sz="4" w:space="0" w:color="auto"/>
                </w:tcBorders>
                <w:vAlign w:val="center"/>
              </w:tcPr>
            </w:tcPrChange>
          </w:tcPr>
          <w:p w14:paraId="52B0DEB1"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00" w:author="Sasi Songthong" w:date="2022-06-23T13:05:00Z">
              <w:tcPr>
                <w:tcW w:w="1800" w:type="dxa"/>
                <w:tcBorders>
                  <w:bottom w:val="single" w:sz="4" w:space="0" w:color="auto"/>
                </w:tcBorders>
                <w:vAlign w:val="center"/>
              </w:tcPr>
            </w:tcPrChange>
          </w:tcPr>
          <w:p w14:paraId="665C1978"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01" w:author="Sasi Songthong" w:date="2022-06-23T13:05:00Z">
              <w:tcPr>
                <w:tcW w:w="1800" w:type="dxa"/>
                <w:tcBorders>
                  <w:bottom w:val="single" w:sz="4" w:space="0" w:color="auto"/>
                </w:tcBorders>
                <w:vAlign w:val="center"/>
              </w:tcPr>
            </w:tcPrChange>
          </w:tcPr>
          <w:p w14:paraId="764A0362"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02" w:author="Sasi Songthong" w:date="2022-06-23T13:05:00Z">
              <w:tcPr>
                <w:tcW w:w="1800" w:type="dxa"/>
                <w:tcBorders>
                  <w:bottom w:val="single" w:sz="4" w:space="0" w:color="auto"/>
                </w:tcBorders>
                <w:vAlign w:val="center"/>
              </w:tcPr>
            </w:tcPrChange>
          </w:tcPr>
          <w:p w14:paraId="1070AAEF"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vAlign w:val="center"/>
            <w:tcPrChange w:id="3803" w:author="Sasi Songthong" w:date="2022-06-23T13:05:00Z">
              <w:tcPr>
                <w:tcW w:w="900" w:type="dxa"/>
                <w:vAlign w:val="center"/>
              </w:tcPr>
            </w:tcPrChange>
          </w:tcPr>
          <w:p w14:paraId="75DA5677" w14:textId="613AEAE8" w:rsidR="00E364B3" w:rsidRDefault="00E364B3" w:rsidP="00E364B3">
            <w:pPr>
              <w:jc w:val="center"/>
              <w:rPr>
                <w:rFonts w:ascii="Cambria" w:hAnsi="Cambria" w:cs="Arial"/>
              </w:rPr>
            </w:pPr>
            <w:ins w:id="3804" w:author="Sasi Songthong" w:date="2022-06-23T13:05:00Z">
              <w:r w:rsidRPr="00BF1CE3">
                <w:rPr>
                  <w:rFonts w:ascii="Cambria" w:hAnsi="Cambria" w:cs="Arial"/>
                </w:rPr>
                <w:t>Yes / No</w:t>
              </w:r>
            </w:ins>
          </w:p>
        </w:tc>
        <w:tc>
          <w:tcPr>
            <w:tcW w:w="1543" w:type="dxa"/>
            <w:vAlign w:val="center"/>
            <w:tcPrChange w:id="3805" w:author="Sasi Songthong" w:date="2022-06-23T13:05:00Z">
              <w:tcPr>
                <w:tcW w:w="900" w:type="dxa"/>
                <w:vAlign w:val="center"/>
              </w:tcPr>
            </w:tcPrChange>
          </w:tcPr>
          <w:p w14:paraId="4D5A4EB1" w14:textId="2C52AAFD" w:rsidR="00E364B3" w:rsidRDefault="00E364B3" w:rsidP="00E364B3">
            <w:pPr>
              <w:jc w:val="center"/>
              <w:rPr>
                <w:rFonts w:ascii="Cambria" w:hAnsi="Cambria" w:cs="Arial"/>
              </w:rPr>
            </w:pPr>
            <w:ins w:id="3806" w:author="Sasi Songthong" w:date="2022-06-23T13:05:00Z">
              <w:r w:rsidRPr="00BF1CE3">
                <w:rPr>
                  <w:rFonts w:ascii="Cambria" w:hAnsi="Cambria" w:cs="Arial"/>
                </w:rPr>
                <w:t>Yes / No</w:t>
              </w:r>
            </w:ins>
          </w:p>
        </w:tc>
        <w:tc>
          <w:tcPr>
            <w:tcW w:w="1260" w:type="dxa"/>
            <w:tcBorders>
              <w:bottom w:val="single" w:sz="4" w:space="0" w:color="auto"/>
            </w:tcBorders>
            <w:vAlign w:val="center"/>
            <w:tcPrChange w:id="3807" w:author="Sasi Songthong" w:date="2022-06-23T13:05:00Z">
              <w:tcPr>
                <w:tcW w:w="1260" w:type="dxa"/>
                <w:tcBorders>
                  <w:bottom w:val="single" w:sz="4" w:space="0" w:color="auto"/>
                </w:tcBorders>
                <w:vAlign w:val="center"/>
              </w:tcPr>
            </w:tcPrChange>
          </w:tcPr>
          <w:p w14:paraId="1C89BB2A" w14:textId="77777777" w:rsidR="00E364B3" w:rsidRDefault="00E364B3" w:rsidP="00E364B3">
            <w:pPr>
              <w:jc w:val="center"/>
              <w:rPr>
                <w:rFonts w:ascii="Cambria" w:hAnsi="Cambria" w:cs="Arial"/>
              </w:rPr>
            </w:pPr>
          </w:p>
        </w:tc>
      </w:tr>
      <w:tr w:rsidR="00E364B3" w14:paraId="6CD37703" w14:textId="77777777" w:rsidTr="00E364B3">
        <w:tblPrEx>
          <w:tblW w:w="12865" w:type="dxa"/>
          <w:tblLayout w:type="fixed"/>
          <w:tblPrExChange w:id="3808" w:author="Sasi Songthong" w:date="2022-06-23T13:05:00Z">
            <w:tblPrEx>
              <w:tblW w:w="12865" w:type="dxa"/>
              <w:tblLayout w:type="fixed"/>
            </w:tblPrEx>
          </w:tblPrExChange>
        </w:tblPrEx>
        <w:trPr>
          <w:trHeight w:val="392"/>
          <w:trPrChange w:id="3809" w:author="Sasi Songthong" w:date="2022-06-23T13:05:00Z">
            <w:trPr>
              <w:trHeight w:val="392"/>
            </w:trPr>
          </w:trPrChange>
        </w:trPr>
        <w:tc>
          <w:tcPr>
            <w:tcW w:w="805" w:type="dxa"/>
            <w:tcBorders>
              <w:bottom w:val="single" w:sz="4" w:space="0" w:color="auto"/>
            </w:tcBorders>
            <w:vAlign w:val="center"/>
            <w:tcPrChange w:id="3810" w:author="Sasi Songthong" w:date="2022-06-23T13:05:00Z">
              <w:tcPr>
                <w:tcW w:w="805" w:type="dxa"/>
                <w:tcBorders>
                  <w:bottom w:val="single" w:sz="4" w:space="0" w:color="auto"/>
                </w:tcBorders>
                <w:vAlign w:val="center"/>
              </w:tcPr>
            </w:tcPrChange>
          </w:tcPr>
          <w:p w14:paraId="5EB6D9D0" w14:textId="42E2BD71" w:rsidR="00E364B3" w:rsidRPr="000047FC" w:rsidRDefault="00E364B3" w:rsidP="00E364B3">
            <w:pPr>
              <w:jc w:val="center"/>
              <w:rPr>
                <w:rFonts w:ascii="Cambria" w:hAnsi="Cambria" w:cs="Arial"/>
                <w:b/>
                <w:bCs/>
              </w:rPr>
            </w:pPr>
            <w:r>
              <w:rPr>
                <w:rFonts w:ascii="Cambria" w:hAnsi="Cambria" w:cs="Arial"/>
                <w:b/>
                <w:bCs/>
              </w:rPr>
              <w:t>104</w:t>
            </w:r>
          </w:p>
        </w:tc>
        <w:tc>
          <w:tcPr>
            <w:tcW w:w="1542" w:type="dxa"/>
            <w:tcBorders>
              <w:bottom w:val="single" w:sz="4" w:space="0" w:color="auto"/>
            </w:tcBorders>
            <w:vAlign w:val="center"/>
            <w:tcPrChange w:id="3811" w:author="Sasi Songthong" w:date="2022-06-23T13:05:00Z">
              <w:tcPr>
                <w:tcW w:w="1800" w:type="dxa"/>
                <w:tcBorders>
                  <w:bottom w:val="single" w:sz="4" w:space="0" w:color="auto"/>
                </w:tcBorders>
                <w:vAlign w:val="center"/>
              </w:tcPr>
            </w:tcPrChange>
          </w:tcPr>
          <w:p w14:paraId="27CEE7E4" w14:textId="77777777" w:rsidR="00E364B3" w:rsidRPr="000047FC" w:rsidRDefault="00E364B3" w:rsidP="00E364B3">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812" w:author="Sasi Songthong" w:date="2022-06-23T13:05:00Z">
              <w:tcPr>
                <w:tcW w:w="1800" w:type="dxa"/>
                <w:gridSpan w:val="2"/>
                <w:tcBorders>
                  <w:bottom w:val="single" w:sz="4" w:space="0" w:color="auto"/>
                </w:tcBorders>
                <w:vAlign w:val="center"/>
              </w:tcPr>
            </w:tcPrChange>
          </w:tcPr>
          <w:p w14:paraId="47A2DBD0"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13" w:author="Sasi Songthong" w:date="2022-06-23T13:05:00Z">
              <w:tcPr>
                <w:tcW w:w="1800" w:type="dxa"/>
                <w:tcBorders>
                  <w:bottom w:val="single" w:sz="4" w:space="0" w:color="auto"/>
                </w:tcBorders>
                <w:vAlign w:val="center"/>
              </w:tcPr>
            </w:tcPrChange>
          </w:tcPr>
          <w:p w14:paraId="4DD78710"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14" w:author="Sasi Songthong" w:date="2022-06-23T13:05:00Z">
              <w:tcPr>
                <w:tcW w:w="1800" w:type="dxa"/>
                <w:tcBorders>
                  <w:bottom w:val="single" w:sz="4" w:space="0" w:color="auto"/>
                </w:tcBorders>
                <w:vAlign w:val="center"/>
              </w:tcPr>
            </w:tcPrChange>
          </w:tcPr>
          <w:p w14:paraId="60655C1C"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15" w:author="Sasi Songthong" w:date="2022-06-23T13:05:00Z">
              <w:tcPr>
                <w:tcW w:w="1800" w:type="dxa"/>
                <w:tcBorders>
                  <w:bottom w:val="single" w:sz="4" w:space="0" w:color="auto"/>
                </w:tcBorders>
                <w:vAlign w:val="center"/>
              </w:tcPr>
            </w:tcPrChange>
          </w:tcPr>
          <w:p w14:paraId="2B8B7C35" w14:textId="77777777" w:rsidR="00E364B3" w:rsidRDefault="00E364B3" w:rsidP="00E364B3">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816" w:author="Sasi Songthong" w:date="2022-06-23T13:05:00Z">
              <w:tcPr>
                <w:tcW w:w="900" w:type="dxa"/>
                <w:tcBorders>
                  <w:bottom w:val="single" w:sz="4" w:space="0" w:color="auto"/>
                </w:tcBorders>
                <w:vAlign w:val="center"/>
              </w:tcPr>
            </w:tcPrChange>
          </w:tcPr>
          <w:p w14:paraId="7284BBB4" w14:textId="7A76642E" w:rsidR="00E364B3" w:rsidRDefault="00E364B3" w:rsidP="00E364B3">
            <w:pPr>
              <w:jc w:val="center"/>
              <w:rPr>
                <w:rFonts w:ascii="Cambria" w:hAnsi="Cambria" w:cs="Arial"/>
              </w:rPr>
            </w:pPr>
            <w:ins w:id="3817" w:author="Sasi Songthong" w:date="2022-06-23T13:05:00Z">
              <w:r w:rsidRPr="00BF1CE3">
                <w:rPr>
                  <w:rFonts w:ascii="Cambria" w:hAnsi="Cambria" w:cs="Arial"/>
                </w:rPr>
                <w:t>Yes / No</w:t>
              </w:r>
            </w:ins>
          </w:p>
        </w:tc>
        <w:tc>
          <w:tcPr>
            <w:tcW w:w="1543" w:type="dxa"/>
            <w:tcBorders>
              <w:bottom w:val="single" w:sz="4" w:space="0" w:color="auto"/>
            </w:tcBorders>
            <w:vAlign w:val="center"/>
            <w:tcPrChange w:id="3818" w:author="Sasi Songthong" w:date="2022-06-23T13:05:00Z">
              <w:tcPr>
                <w:tcW w:w="900" w:type="dxa"/>
                <w:tcBorders>
                  <w:bottom w:val="single" w:sz="4" w:space="0" w:color="auto"/>
                </w:tcBorders>
                <w:vAlign w:val="center"/>
              </w:tcPr>
            </w:tcPrChange>
          </w:tcPr>
          <w:p w14:paraId="2128D586" w14:textId="2AEE225D" w:rsidR="00E364B3" w:rsidRDefault="00E364B3" w:rsidP="00E364B3">
            <w:pPr>
              <w:jc w:val="center"/>
              <w:rPr>
                <w:rFonts w:ascii="Cambria" w:hAnsi="Cambria" w:cs="Arial"/>
              </w:rPr>
            </w:pPr>
            <w:ins w:id="3819" w:author="Sasi Songthong" w:date="2022-06-23T13:05:00Z">
              <w:r w:rsidRPr="00BF1CE3">
                <w:rPr>
                  <w:rFonts w:ascii="Cambria" w:hAnsi="Cambria" w:cs="Arial"/>
                </w:rPr>
                <w:t>Yes / No</w:t>
              </w:r>
            </w:ins>
          </w:p>
        </w:tc>
        <w:tc>
          <w:tcPr>
            <w:tcW w:w="1260" w:type="dxa"/>
            <w:tcBorders>
              <w:bottom w:val="single" w:sz="4" w:space="0" w:color="auto"/>
            </w:tcBorders>
            <w:vAlign w:val="center"/>
            <w:tcPrChange w:id="3820" w:author="Sasi Songthong" w:date="2022-06-23T13:05:00Z">
              <w:tcPr>
                <w:tcW w:w="1260" w:type="dxa"/>
                <w:tcBorders>
                  <w:bottom w:val="single" w:sz="4" w:space="0" w:color="auto"/>
                </w:tcBorders>
                <w:vAlign w:val="center"/>
              </w:tcPr>
            </w:tcPrChange>
          </w:tcPr>
          <w:p w14:paraId="3694281B" w14:textId="77777777" w:rsidR="00E364B3" w:rsidRDefault="00E364B3" w:rsidP="00E364B3">
            <w:pPr>
              <w:jc w:val="center"/>
              <w:rPr>
                <w:rFonts w:ascii="Cambria" w:hAnsi="Cambria" w:cs="Arial"/>
              </w:rPr>
            </w:pPr>
          </w:p>
        </w:tc>
      </w:tr>
      <w:tr w:rsidR="00931398" w:rsidRPr="00894548" w14:paraId="4504E69E" w14:textId="77777777" w:rsidTr="00173BEC">
        <w:trPr>
          <w:trHeight w:val="720"/>
        </w:trPr>
        <w:tc>
          <w:tcPr>
            <w:tcW w:w="12865" w:type="dxa"/>
            <w:gridSpan w:val="10"/>
            <w:tcBorders>
              <w:top w:val="single" w:sz="4" w:space="0" w:color="auto"/>
            </w:tcBorders>
          </w:tcPr>
          <w:p w14:paraId="07899AD1" w14:textId="77777777" w:rsidR="00931398" w:rsidRPr="00894548" w:rsidRDefault="00931398" w:rsidP="000047FC">
            <w:pPr>
              <w:rPr>
                <w:rFonts w:ascii="Cambria" w:hAnsi="Cambria" w:cs="Arial"/>
                <w:b/>
                <w:bCs/>
                <w:highlight w:val="yellow"/>
              </w:rPr>
            </w:pPr>
            <w:r w:rsidRPr="00894548">
              <w:rPr>
                <w:rFonts w:ascii="Cambria" w:hAnsi="Cambria" w:cs="Arial"/>
                <w:b/>
                <w:bCs/>
              </w:rPr>
              <w:t>Comments:</w:t>
            </w:r>
          </w:p>
        </w:tc>
      </w:tr>
      <w:tr w:rsidR="00931398" w14:paraId="6BAD5B31" w14:textId="77777777" w:rsidTr="000047FC">
        <w:trPr>
          <w:trHeight w:val="360"/>
        </w:trPr>
        <w:tc>
          <w:tcPr>
            <w:tcW w:w="3055" w:type="dxa"/>
            <w:gridSpan w:val="3"/>
            <w:shd w:val="clear" w:color="auto" w:fill="F2F2F2" w:themeFill="background1" w:themeFillShade="F2"/>
            <w:vAlign w:val="center"/>
          </w:tcPr>
          <w:p w14:paraId="6810190F" w14:textId="77777777" w:rsidR="00931398" w:rsidRPr="00894548" w:rsidRDefault="00931398"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4C9E303C" w14:textId="77777777" w:rsidR="00931398" w:rsidRDefault="00931398" w:rsidP="000047FC">
            <w:pPr>
              <w:rPr>
                <w:rFonts w:ascii="Cambria" w:hAnsi="Cambria" w:cs="Arial"/>
              </w:rPr>
            </w:pPr>
          </w:p>
        </w:tc>
      </w:tr>
      <w:tr w:rsidR="00931398" w14:paraId="5CB09EA6" w14:textId="77777777" w:rsidTr="000047FC">
        <w:trPr>
          <w:trHeight w:val="360"/>
        </w:trPr>
        <w:tc>
          <w:tcPr>
            <w:tcW w:w="3055" w:type="dxa"/>
            <w:gridSpan w:val="3"/>
            <w:shd w:val="clear" w:color="auto" w:fill="F2F2F2" w:themeFill="background1" w:themeFillShade="F2"/>
            <w:vAlign w:val="center"/>
          </w:tcPr>
          <w:p w14:paraId="74904821" w14:textId="5B375CE3" w:rsidR="00931398"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5E2C1864" w14:textId="77777777" w:rsidR="00931398" w:rsidRDefault="00931398" w:rsidP="000047FC">
            <w:pPr>
              <w:rPr>
                <w:rFonts w:ascii="Cambria" w:hAnsi="Cambria" w:cs="Arial"/>
              </w:rPr>
            </w:pPr>
          </w:p>
        </w:tc>
      </w:tr>
    </w:tbl>
    <w:p w14:paraId="34EE86C9" w14:textId="77777777" w:rsidR="00931398" w:rsidRDefault="00931398" w:rsidP="00931398">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821">
          <w:tblGrid>
            <w:gridCol w:w="805"/>
            <w:gridCol w:w="1800"/>
            <w:gridCol w:w="450"/>
            <w:gridCol w:w="1350"/>
            <w:gridCol w:w="1800"/>
            <w:gridCol w:w="1800"/>
            <w:gridCol w:w="1800"/>
            <w:gridCol w:w="900"/>
            <w:gridCol w:w="900"/>
            <w:gridCol w:w="1260"/>
          </w:tblGrid>
        </w:tblGridChange>
      </w:tblGrid>
      <w:tr w:rsidR="00931398" w:rsidRPr="00AC51DF" w14:paraId="7AB2AFE7" w14:textId="77777777" w:rsidTr="000047FC">
        <w:trPr>
          <w:trHeight w:val="256"/>
        </w:trPr>
        <w:tc>
          <w:tcPr>
            <w:tcW w:w="12865" w:type="dxa"/>
            <w:gridSpan w:val="10"/>
            <w:shd w:val="clear" w:color="auto" w:fill="F2F2F2" w:themeFill="background1" w:themeFillShade="F2"/>
            <w:vAlign w:val="center"/>
          </w:tcPr>
          <w:p w14:paraId="3DB598C6" w14:textId="37A5F57D" w:rsidR="00931398" w:rsidRPr="00AC51DF" w:rsidRDefault="00931398" w:rsidP="000047FC">
            <w:pPr>
              <w:jc w:val="center"/>
              <w:rPr>
                <w:rFonts w:ascii="Cambria" w:hAnsi="Cambria" w:cs="Arial"/>
                <w:b/>
                <w:bCs/>
              </w:rPr>
            </w:pPr>
            <w:r>
              <w:rPr>
                <w:rFonts w:ascii="Cambria" w:hAnsi="Cambria" w:cs="Arial"/>
                <w:b/>
                <w:bCs/>
              </w:rPr>
              <w:t>Labels 105-112</w:t>
            </w:r>
          </w:p>
        </w:tc>
      </w:tr>
      <w:tr w:rsidR="00931398" w14:paraId="5D0DDE7E" w14:textId="77777777" w:rsidTr="000047FC">
        <w:trPr>
          <w:trHeight w:val="256"/>
        </w:trPr>
        <w:tc>
          <w:tcPr>
            <w:tcW w:w="12865" w:type="dxa"/>
            <w:gridSpan w:val="10"/>
            <w:vAlign w:val="center"/>
          </w:tcPr>
          <w:p w14:paraId="3413382A" w14:textId="77777777" w:rsidR="00931398" w:rsidRPr="00894548" w:rsidRDefault="00931398" w:rsidP="000047FC">
            <w:pPr>
              <w:rPr>
                <w:rFonts w:ascii="Cambria" w:hAnsi="Cambria" w:cs="Arial"/>
                <w:b/>
                <w:bCs/>
              </w:rPr>
            </w:pPr>
            <w:r w:rsidRPr="00894548">
              <w:rPr>
                <w:rFonts w:ascii="Cambria" w:hAnsi="Cambria" w:cs="Arial"/>
                <w:b/>
                <w:bCs/>
              </w:rPr>
              <w:t>Instructions:</w:t>
            </w:r>
          </w:p>
          <w:p w14:paraId="605E77DA" w14:textId="2C2EE21E" w:rsidR="00931398" w:rsidRDefault="00931398"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105 through 112.</w:t>
            </w:r>
          </w:p>
          <w:p w14:paraId="2328C2CF" w14:textId="77777777" w:rsidR="00931398" w:rsidRDefault="00931398" w:rsidP="000047FC">
            <w:pPr>
              <w:tabs>
                <w:tab w:val="left" w:pos="245"/>
              </w:tabs>
              <w:rPr>
                <w:rFonts w:ascii="Cambria" w:hAnsi="Cambria" w:cs="Arial"/>
              </w:rPr>
            </w:pPr>
            <w:r>
              <w:rPr>
                <w:rFonts w:ascii="Cambria" w:hAnsi="Cambria" w:cs="Arial"/>
              </w:rPr>
              <w:t>2. Lightly rub labels 20 times with gloved hand.  Indicate “Yes” when complete.</w:t>
            </w:r>
          </w:p>
          <w:p w14:paraId="4395840B" w14:textId="77777777" w:rsidR="00261259" w:rsidRDefault="00261259" w:rsidP="00261259">
            <w:pPr>
              <w:tabs>
                <w:tab w:val="left" w:pos="245"/>
              </w:tabs>
              <w:rPr>
                <w:ins w:id="3822" w:author="Sasi Songthong" w:date="2022-06-23T12:55:00Z"/>
                <w:rFonts w:ascii="Cambria" w:hAnsi="Cambria" w:cs="Arial"/>
              </w:rPr>
            </w:pPr>
            <w:ins w:id="3823" w:author="Sasi Songthong" w:date="2022-06-23T12:55:00Z">
              <w:r>
                <w:rPr>
                  <w:rFonts w:ascii="Cambria" w:hAnsi="Cambria" w:cs="Arial"/>
                </w:rPr>
                <w:t>3. Lightly rub labels 20 times with gloved hand, which have been wiped with 70% IPA. Indicate “Yes” when complete.</w:t>
              </w:r>
            </w:ins>
          </w:p>
          <w:p w14:paraId="59F76047" w14:textId="77777777" w:rsidR="00261259" w:rsidRDefault="00261259" w:rsidP="00261259">
            <w:pPr>
              <w:tabs>
                <w:tab w:val="left" w:pos="245"/>
              </w:tabs>
              <w:rPr>
                <w:ins w:id="3824" w:author="Sasi Songthong" w:date="2022-06-23T12:55:00Z"/>
                <w:rFonts w:ascii="Cambria" w:hAnsi="Cambria" w:cs="Arial"/>
              </w:rPr>
            </w:pPr>
            <w:ins w:id="3825"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02356C2C" w14:textId="75042767" w:rsidR="00261259" w:rsidRDefault="00261259" w:rsidP="00261259">
            <w:pPr>
              <w:tabs>
                <w:tab w:val="left" w:pos="245"/>
              </w:tabs>
              <w:rPr>
                <w:ins w:id="3826" w:author="Sasi Songthong" w:date="2022-06-23T12:55:00Z"/>
                <w:rFonts w:ascii="Cambria" w:hAnsi="Cambria" w:cs="Arial"/>
              </w:rPr>
            </w:pPr>
            <w:ins w:id="3827" w:author="Sasi Songthong" w:date="2022-06-23T12:55:00Z">
              <w:r>
                <w:rPr>
                  <w:rFonts w:ascii="Cambria" w:hAnsi="Cambria" w:cs="Arial"/>
                </w:rPr>
                <w:t xml:space="preserve">5. Lightly rub labels 20 times with gloved hand, which have been wiped with </w:t>
              </w:r>
            </w:ins>
            <w:proofErr w:type="spellStart"/>
            <w:ins w:id="3828"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829" w:author="Sasi Songthong" w:date="2022-06-23T12:55:00Z">
              <w:r>
                <w:rPr>
                  <w:rFonts w:ascii="Cambria" w:hAnsi="Cambria" w:cs="Arial"/>
                </w:rPr>
                <w:t>.</w:t>
              </w:r>
              <w:proofErr w:type="gramEnd"/>
              <w:r>
                <w:rPr>
                  <w:rFonts w:ascii="Cambria" w:hAnsi="Cambria" w:cs="Arial"/>
                </w:rPr>
                <w:t xml:space="preserve"> Indicate “Yes” when complete.</w:t>
              </w:r>
            </w:ins>
          </w:p>
          <w:p w14:paraId="5683886F" w14:textId="77777777" w:rsidR="00261259" w:rsidRDefault="00261259" w:rsidP="00261259">
            <w:pPr>
              <w:tabs>
                <w:tab w:val="left" w:pos="245"/>
              </w:tabs>
              <w:rPr>
                <w:ins w:id="3830" w:author="Sasi Songthong" w:date="2022-06-23T12:55:00Z"/>
                <w:rFonts w:ascii="Cambria" w:hAnsi="Cambria" w:cs="Arial"/>
              </w:rPr>
            </w:pPr>
            <w:ins w:id="3831" w:author="Sasi Songthong" w:date="2022-06-23T12:55:00Z">
              <w:r>
                <w:rPr>
                  <w:rFonts w:ascii="Cambria" w:hAnsi="Cambria" w:cs="Arial"/>
                </w:rPr>
                <w:t>6. Shuffled / rub with each package with 1 or more other package 20 times.  Indicate “Yes” when complete.</w:t>
              </w:r>
            </w:ins>
          </w:p>
          <w:p w14:paraId="0F15E9DD" w14:textId="77777777" w:rsidR="00261259" w:rsidRDefault="00261259" w:rsidP="00261259">
            <w:pPr>
              <w:tabs>
                <w:tab w:val="left" w:pos="245"/>
              </w:tabs>
              <w:rPr>
                <w:ins w:id="3832" w:author="Sasi Songthong" w:date="2022-06-23T12:55:00Z"/>
                <w:rFonts w:ascii="Cambria" w:hAnsi="Cambria" w:cs="Arial"/>
              </w:rPr>
            </w:pPr>
            <w:ins w:id="3833" w:author="Sasi Songthong" w:date="2022-06-23T12:55:00Z">
              <w:r>
                <w:rPr>
                  <w:rFonts w:ascii="Cambria" w:hAnsi="Cambria" w:cs="Arial"/>
                </w:rPr>
                <w:t>7. Visually Inspect legibility of each label and verify presence of 3 labels on each package.  Document results.</w:t>
              </w:r>
            </w:ins>
          </w:p>
          <w:p w14:paraId="56B97E1A" w14:textId="77777777" w:rsidR="00261259" w:rsidRPr="00890057" w:rsidRDefault="00261259" w:rsidP="00261259">
            <w:pPr>
              <w:tabs>
                <w:tab w:val="left" w:pos="245"/>
              </w:tabs>
              <w:rPr>
                <w:ins w:id="3834" w:author="Sasi Songthong" w:date="2022-06-23T12:55:00Z"/>
                <w:rFonts w:ascii="Cambria" w:hAnsi="Cambria" w:cs="Arial"/>
                <w:noProof/>
              </w:rPr>
            </w:pPr>
            <w:ins w:id="3835" w:author="Sasi Songthong" w:date="2022-06-23T12:55:00Z">
              <w:r>
                <w:rPr>
                  <w:rFonts w:ascii="Cambria" w:hAnsi="Cambria" w:cs="Arial"/>
                </w:rPr>
                <w:t>8. Specify P (Pass) if “Yes” is indicated in the results column.</w:t>
              </w:r>
            </w:ins>
          </w:p>
          <w:p w14:paraId="6DC64627" w14:textId="25279BD7" w:rsidR="00931398" w:rsidDel="00261259" w:rsidRDefault="00261259" w:rsidP="00261259">
            <w:pPr>
              <w:tabs>
                <w:tab w:val="left" w:pos="245"/>
              </w:tabs>
              <w:rPr>
                <w:del w:id="3836" w:author="Sasi Songthong" w:date="2022-06-23T12:55:00Z"/>
                <w:rFonts w:ascii="Cambria" w:hAnsi="Cambria" w:cs="Arial"/>
              </w:rPr>
            </w:pPr>
            <w:ins w:id="3837"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3838" w:author="Sasi Songthong" w:date="2022-06-23T12:55:00Z">
              <w:r w:rsidR="00931398" w:rsidDel="00261259">
                <w:rPr>
                  <w:rFonts w:ascii="Cambria" w:hAnsi="Cambria" w:cs="Arial"/>
                </w:rPr>
                <w:delText>3. Lightly rub labels 20 times with gloved hand, which have been exposed to 70% IPA. Indicate “Yes” when complete.</w:delText>
              </w:r>
            </w:del>
          </w:p>
          <w:p w14:paraId="6A7E46E4" w14:textId="4F40BD94" w:rsidR="00931398" w:rsidDel="00261259" w:rsidRDefault="00931398" w:rsidP="000047FC">
            <w:pPr>
              <w:tabs>
                <w:tab w:val="left" w:pos="245"/>
              </w:tabs>
              <w:rPr>
                <w:del w:id="3839" w:author="Sasi Songthong" w:date="2022-06-23T12:55:00Z"/>
                <w:rFonts w:ascii="Cambria" w:hAnsi="Cambria" w:cs="Arial"/>
              </w:rPr>
            </w:pPr>
            <w:del w:id="3840" w:author="Sasi Songthong" w:date="2022-06-23T12:55:00Z">
              <w:r w:rsidDel="00261259">
                <w:rPr>
                  <w:rFonts w:ascii="Cambria" w:hAnsi="Cambria" w:cs="Arial"/>
                </w:rPr>
                <w:delText>4. Lightly rub labels 20 times with gloved hand, which have been exposed to prepared Vesphene III.  Indicate “Yes” when complete.</w:delText>
              </w:r>
            </w:del>
          </w:p>
          <w:p w14:paraId="09729B6F" w14:textId="3439257B" w:rsidR="00931398" w:rsidDel="00261259" w:rsidRDefault="00931398" w:rsidP="000047FC">
            <w:pPr>
              <w:tabs>
                <w:tab w:val="left" w:pos="245"/>
              </w:tabs>
              <w:rPr>
                <w:del w:id="3841" w:author="Sasi Songthong" w:date="2022-06-23T12:55:00Z"/>
                <w:rFonts w:ascii="Cambria" w:hAnsi="Cambria" w:cs="Arial"/>
              </w:rPr>
            </w:pPr>
            <w:del w:id="3842" w:author="Sasi Songthong" w:date="2022-06-23T12:55:00Z">
              <w:r w:rsidDel="00261259">
                <w:rPr>
                  <w:rFonts w:ascii="Cambria" w:hAnsi="Cambria" w:cs="Arial"/>
                </w:rPr>
                <w:delText>5. Lightly rub labels 20 times with gloved hand, which have been exposed to Spore-Klenz. Indicate “Yes” when complete.</w:delText>
              </w:r>
            </w:del>
          </w:p>
          <w:p w14:paraId="0CC19571" w14:textId="625260E9" w:rsidR="00931398" w:rsidDel="00261259" w:rsidRDefault="00931398" w:rsidP="000047FC">
            <w:pPr>
              <w:tabs>
                <w:tab w:val="left" w:pos="245"/>
              </w:tabs>
              <w:rPr>
                <w:del w:id="3843" w:author="Sasi Songthong" w:date="2022-06-23T12:55:00Z"/>
                <w:rFonts w:ascii="Cambria" w:hAnsi="Cambria" w:cs="Arial"/>
              </w:rPr>
            </w:pPr>
            <w:del w:id="3844" w:author="Sasi Songthong" w:date="2022-06-23T12:55:00Z">
              <w:r w:rsidDel="00261259">
                <w:rPr>
                  <w:rFonts w:ascii="Cambria" w:hAnsi="Cambria" w:cs="Arial"/>
                </w:rPr>
                <w:delText>6. Shuffled / rub with each package with 1 or more other package 20 times.  Indicate “Yes” when complete.</w:delText>
              </w:r>
            </w:del>
          </w:p>
          <w:p w14:paraId="798ED8A7" w14:textId="57350082" w:rsidR="00931398" w:rsidDel="00261259" w:rsidRDefault="00931398" w:rsidP="000047FC">
            <w:pPr>
              <w:tabs>
                <w:tab w:val="left" w:pos="245"/>
              </w:tabs>
              <w:rPr>
                <w:del w:id="3845" w:author="Sasi Songthong" w:date="2022-06-23T12:55:00Z"/>
                <w:rFonts w:ascii="Cambria" w:hAnsi="Cambria" w:cs="Arial"/>
              </w:rPr>
            </w:pPr>
            <w:del w:id="3846" w:author="Sasi Songthong" w:date="2022-06-23T12:55:00Z">
              <w:r w:rsidDel="00261259">
                <w:rPr>
                  <w:rFonts w:ascii="Cambria" w:hAnsi="Cambria" w:cs="Arial"/>
                </w:rPr>
                <w:delText>7. Visually Inspect legibility of each label and verify the label remains securely affixed to the package.  Document results.</w:delText>
              </w:r>
            </w:del>
          </w:p>
          <w:p w14:paraId="781A7F3E" w14:textId="5AFB0B01" w:rsidR="00931398" w:rsidRPr="00890057" w:rsidDel="00261259" w:rsidRDefault="00931398" w:rsidP="000047FC">
            <w:pPr>
              <w:tabs>
                <w:tab w:val="left" w:pos="245"/>
              </w:tabs>
              <w:rPr>
                <w:del w:id="3847" w:author="Sasi Songthong" w:date="2022-06-23T12:55:00Z"/>
                <w:rFonts w:ascii="Cambria" w:hAnsi="Cambria" w:cs="Arial"/>
                <w:noProof/>
              </w:rPr>
            </w:pPr>
            <w:del w:id="3848" w:author="Sasi Songthong" w:date="2022-06-23T12:55:00Z">
              <w:r w:rsidDel="00261259">
                <w:rPr>
                  <w:rFonts w:ascii="Cambria" w:hAnsi="Cambria" w:cs="Arial"/>
                </w:rPr>
                <w:delText>8. Specify P (Pass) if “Yes” is indicated in the results column.</w:delText>
              </w:r>
            </w:del>
          </w:p>
          <w:p w14:paraId="2B90620A" w14:textId="5886B9DF" w:rsidR="00931398" w:rsidRDefault="00931398" w:rsidP="000047FC">
            <w:pPr>
              <w:rPr>
                <w:rFonts w:ascii="Cambria" w:hAnsi="Cambria" w:cs="Arial"/>
              </w:rPr>
            </w:pPr>
            <w:del w:id="3849" w:author="Sasi Songthong" w:date="2022-06-23T12:55:00Z">
              <w:r w:rsidDel="00261259">
                <w:rPr>
                  <w:rFonts w:ascii="Cambria" w:hAnsi="Cambria" w:cs="Arial"/>
                </w:rPr>
                <w:delText>9</w:delText>
              </w:r>
              <w:r w:rsidRPr="00890057" w:rsidDel="00261259">
                <w:rPr>
                  <w:rFonts w:ascii="Cambria" w:hAnsi="Cambria" w:cs="Arial"/>
                </w:rPr>
                <w:delText>. Record comments and additional information in the “Comments” section or N/A.</w:delText>
              </w:r>
            </w:del>
          </w:p>
        </w:tc>
      </w:tr>
      <w:tr w:rsidR="00B84FDF" w:rsidRPr="00894548" w14:paraId="45D72D0A" w14:textId="77777777" w:rsidTr="00B84FDF">
        <w:tblPrEx>
          <w:tblW w:w="12865" w:type="dxa"/>
          <w:tblLayout w:type="fixed"/>
          <w:tblPrExChange w:id="3850" w:author="Sasi Songthong" w:date="2022-06-23T13:05:00Z">
            <w:tblPrEx>
              <w:tblW w:w="12865" w:type="dxa"/>
              <w:tblLayout w:type="fixed"/>
            </w:tblPrEx>
          </w:tblPrExChange>
        </w:tblPrEx>
        <w:trPr>
          <w:trHeight w:val="288"/>
          <w:trPrChange w:id="3851" w:author="Sasi Songthong" w:date="2022-06-23T13:05:00Z">
            <w:trPr>
              <w:trHeight w:val="288"/>
            </w:trPr>
          </w:trPrChange>
        </w:trPr>
        <w:tc>
          <w:tcPr>
            <w:tcW w:w="805" w:type="dxa"/>
            <w:shd w:val="clear" w:color="auto" w:fill="F2F2F2" w:themeFill="background1" w:themeFillShade="F2"/>
            <w:vAlign w:val="center"/>
            <w:tcPrChange w:id="3852" w:author="Sasi Songthong" w:date="2022-06-23T13:05:00Z">
              <w:tcPr>
                <w:tcW w:w="805" w:type="dxa"/>
                <w:shd w:val="clear" w:color="auto" w:fill="F2F2F2" w:themeFill="background1" w:themeFillShade="F2"/>
                <w:vAlign w:val="center"/>
              </w:tcPr>
            </w:tcPrChange>
          </w:tcPr>
          <w:p w14:paraId="781D5ED6" w14:textId="77777777" w:rsidR="00B84FDF" w:rsidRPr="00894548" w:rsidRDefault="00B84FDF" w:rsidP="00B84FDF">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3853" w:author="Sasi Songthong" w:date="2022-06-23T13:05:00Z">
              <w:tcPr>
                <w:tcW w:w="1800" w:type="dxa"/>
                <w:shd w:val="clear" w:color="auto" w:fill="F2F2F2" w:themeFill="background1" w:themeFillShade="F2"/>
                <w:vAlign w:val="center"/>
              </w:tcPr>
            </w:tcPrChange>
          </w:tcPr>
          <w:p w14:paraId="19CC3A7F" w14:textId="77777777" w:rsidR="00B84FDF" w:rsidRPr="00894548" w:rsidRDefault="00B84FDF" w:rsidP="00B84FDF">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3854" w:author="Sasi Songthong" w:date="2022-06-23T13:05:00Z">
              <w:tcPr>
                <w:tcW w:w="1800" w:type="dxa"/>
                <w:gridSpan w:val="2"/>
                <w:shd w:val="clear" w:color="auto" w:fill="F2F2F2" w:themeFill="background1" w:themeFillShade="F2"/>
                <w:vAlign w:val="center"/>
              </w:tcPr>
            </w:tcPrChange>
          </w:tcPr>
          <w:p w14:paraId="4AECCC43" w14:textId="77777777" w:rsidR="00B84FDF" w:rsidRPr="00894548" w:rsidRDefault="00B84FDF" w:rsidP="00B84FDF">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3855" w:author="Sasi Songthong" w:date="2022-06-23T13:05:00Z">
              <w:tcPr>
                <w:tcW w:w="1800" w:type="dxa"/>
                <w:shd w:val="clear" w:color="auto" w:fill="F2F2F2" w:themeFill="background1" w:themeFillShade="F2"/>
                <w:vAlign w:val="center"/>
              </w:tcPr>
            </w:tcPrChange>
          </w:tcPr>
          <w:p w14:paraId="79651408" w14:textId="77777777" w:rsidR="00B84FDF" w:rsidRPr="00894548" w:rsidRDefault="00B84FDF" w:rsidP="00B84FDF">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3856" w:author="Sasi Songthong" w:date="2022-06-23T13:05:00Z">
              <w:tcPr>
                <w:tcW w:w="1800" w:type="dxa"/>
                <w:shd w:val="clear" w:color="auto" w:fill="F2F2F2" w:themeFill="background1" w:themeFillShade="F2"/>
                <w:vAlign w:val="center"/>
              </w:tcPr>
            </w:tcPrChange>
          </w:tcPr>
          <w:p w14:paraId="35BE741D" w14:textId="3B688D95" w:rsidR="00B84FDF" w:rsidRPr="00894548" w:rsidRDefault="00B84FDF" w:rsidP="00B84FDF">
            <w:pPr>
              <w:jc w:val="center"/>
              <w:rPr>
                <w:rFonts w:ascii="Cambria" w:hAnsi="Cambria" w:cs="Arial"/>
                <w:b/>
                <w:bCs/>
              </w:rPr>
            </w:pPr>
            <w:r>
              <w:rPr>
                <w:rFonts w:ascii="Cambria" w:hAnsi="Cambria" w:cs="Arial"/>
                <w:b/>
                <w:bCs/>
              </w:rPr>
              <w:t xml:space="preserve">20 x </w:t>
            </w:r>
            <w:del w:id="3857" w:author="Sasi Songthong" w:date="2022-06-23T13:07:00Z">
              <w:r w:rsidDel="00FF2FDD">
                <w:rPr>
                  <w:rFonts w:ascii="Cambria" w:hAnsi="Cambria" w:cs="Arial"/>
                  <w:b/>
                  <w:bCs/>
                </w:rPr>
                <w:delText>Spore-Klenz</w:delText>
              </w:r>
            </w:del>
            <w:proofErr w:type="spellStart"/>
            <w:ins w:id="3858"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3859" w:author="Sasi Songthong" w:date="2022-06-23T13:05:00Z">
              <w:tcPr>
                <w:tcW w:w="1800" w:type="dxa"/>
                <w:shd w:val="clear" w:color="auto" w:fill="F2F2F2" w:themeFill="background1" w:themeFillShade="F2"/>
                <w:vAlign w:val="center"/>
              </w:tcPr>
            </w:tcPrChange>
          </w:tcPr>
          <w:p w14:paraId="66794417" w14:textId="77777777" w:rsidR="00B84FDF" w:rsidRPr="00894548" w:rsidRDefault="00B84FDF" w:rsidP="00B84FDF">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3860" w:author="Sasi Songthong" w:date="2022-06-23T13:05:00Z">
              <w:tcPr>
                <w:tcW w:w="900" w:type="dxa"/>
                <w:shd w:val="clear" w:color="auto" w:fill="F2F2F2" w:themeFill="background1" w:themeFillShade="F2"/>
                <w:vAlign w:val="center"/>
              </w:tcPr>
            </w:tcPrChange>
          </w:tcPr>
          <w:p w14:paraId="4304F6D2" w14:textId="77777777" w:rsidR="00B84FDF" w:rsidRPr="001E738F" w:rsidRDefault="00B84FDF" w:rsidP="00B84FDF">
            <w:pPr>
              <w:jc w:val="center"/>
              <w:rPr>
                <w:ins w:id="3861" w:author="Sasi Songthong" w:date="2022-06-23T13:05:00Z"/>
                <w:rFonts w:ascii="Cambria" w:hAnsi="Cambria" w:cs="Arial"/>
                <w:b/>
                <w:bCs/>
              </w:rPr>
            </w:pPr>
            <w:ins w:id="3862" w:author="Sasi Songthong" w:date="2022-06-23T13:05:00Z">
              <w:r w:rsidRPr="001E738F">
                <w:rPr>
                  <w:rFonts w:ascii="Cambria" w:hAnsi="Cambria" w:cs="Arial"/>
                  <w:b/>
                  <w:bCs/>
                </w:rPr>
                <w:t>Results:</w:t>
              </w:r>
            </w:ins>
          </w:p>
          <w:p w14:paraId="6AFCA641" w14:textId="307DAD5B" w:rsidR="00B84FDF" w:rsidDel="00261259" w:rsidRDefault="00B84FDF" w:rsidP="00B84FDF">
            <w:pPr>
              <w:jc w:val="center"/>
              <w:rPr>
                <w:rFonts w:ascii="Cambria" w:hAnsi="Cambria" w:cs="Arial"/>
                <w:b/>
                <w:bCs/>
              </w:rPr>
            </w:pPr>
            <w:ins w:id="3863" w:author="Sasi Songthong" w:date="2022-06-23T13:05:00Z">
              <w:r w:rsidRPr="001E738F">
                <w:rPr>
                  <w:rFonts w:ascii="Cambria" w:hAnsi="Cambria" w:cs="Arial"/>
                  <w:b/>
                  <w:bCs/>
                </w:rPr>
                <w:t>Label legible?</w:t>
              </w:r>
            </w:ins>
            <w:del w:id="3864" w:author="Sasi Songthong" w:date="2022-06-23T12:55:00Z">
              <w:r w:rsidDel="00261259">
                <w:rPr>
                  <w:rFonts w:ascii="Cambria" w:hAnsi="Cambria" w:cs="Arial"/>
                  <w:b/>
                  <w:bCs/>
                </w:rPr>
                <w:delText>Results:</w:delText>
              </w:r>
            </w:del>
          </w:p>
        </w:tc>
        <w:tc>
          <w:tcPr>
            <w:tcW w:w="1543" w:type="dxa"/>
            <w:shd w:val="clear" w:color="auto" w:fill="F2F2F2" w:themeFill="background1" w:themeFillShade="F2"/>
            <w:vAlign w:val="center"/>
            <w:tcPrChange w:id="3865" w:author="Sasi Songthong" w:date="2022-06-23T13:05:00Z">
              <w:tcPr>
                <w:tcW w:w="900" w:type="dxa"/>
                <w:shd w:val="clear" w:color="auto" w:fill="F2F2F2" w:themeFill="background1" w:themeFillShade="F2"/>
                <w:vAlign w:val="center"/>
              </w:tcPr>
            </w:tcPrChange>
          </w:tcPr>
          <w:p w14:paraId="60705872" w14:textId="77777777" w:rsidR="00B84FDF" w:rsidRPr="001E738F" w:rsidRDefault="00B84FDF" w:rsidP="00B84FDF">
            <w:pPr>
              <w:jc w:val="center"/>
              <w:rPr>
                <w:ins w:id="3866" w:author="Sasi Songthong" w:date="2022-06-23T13:05:00Z"/>
                <w:rFonts w:ascii="Cambria" w:hAnsi="Cambria" w:cs="Arial"/>
                <w:b/>
                <w:bCs/>
              </w:rPr>
            </w:pPr>
            <w:ins w:id="3867" w:author="Sasi Songthong" w:date="2022-06-23T13:05:00Z">
              <w:r w:rsidRPr="001E738F">
                <w:rPr>
                  <w:rFonts w:ascii="Cambria" w:hAnsi="Cambria" w:cs="Arial"/>
                  <w:b/>
                  <w:bCs/>
                </w:rPr>
                <w:t>Results:</w:t>
              </w:r>
            </w:ins>
          </w:p>
          <w:p w14:paraId="166150EE" w14:textId="50FDE5D4" w:rsidR="00B84FDF" w:rsidRPr="00894548" w:rsidRDefault="00B84FDF" w:rsidP="00B84FDF">
            <w:pPr>
              <w:jc w:val="center"/>
              <w:rPr>
                <w:rFonts w:ascii="Cambria" w:hAnsi="Cambria" w:cs="Arial"/>
                <w:b/>
                <w:bCs/>
              </w:rPr>
            </w:pPr>
            <w:ins w:id="3868" w:author="Sasi Songthong" w:date="2022-06-23T13:05:00Z">
              <w:r w:rsidRPr="001E738F">
                <w:rPr>
                  <w:rFonts w:ascii="Cambria" w:hAnsi="Cambria" w:cs="Arial"/>
                  <w:b/>
                  <w:bCs/>
                </w:rPr>
                <w:t>Label Present?</w:t>
              </w:r>
            </w:ins>
            <w:del w:id="3869" w:author="Sasi Songthong" w:date="2022-06-23T12:55:00Z">
              <w:r w:rsidDel="00261259">
                <w:rPr>
                  <w:rFonts w:ascii="Cambria" w:hAnsi="Cambria" w:cs="Arial"/>
                  <w:b/>
                  <w:bCs/>
                </w:rPr>
                <w:delText>Label legible and remain affixed?</w:delText>
              </w:r>
            </w:del>
          </w:p>
        </w:tc>
        <w:tc>
          <w:tcPr>
            <w:tcW w:w="1260" w:type="dxa"/>
            <w:shd w:val="clear" w:color="auto" w:fill="F2F2F2" w:themeFill="background1" w:themeFillShade="F2"/>
            <w:vAlign w:val="center"/>
            <w:tcPrChange w:id="3870" w:author="Sasi Songthong" w:date="2022-06-23T13:05:00Z">
              <w:tcPr>
                <w:tcW w:w="1260" w:type="dxa"/>
                <w:shd w:val="clear" w:color="auto" w:fill="F2F2F2" w:themeFill="background1" w:themeFillShade="F2"/>
                <w:vAlign w:val="center"/>
              </w:tcPr>
            </w:tcPrChange>
          </w:tcPr>
          <w:p w14:paraId="2E6A7A00" w14:textId="77777777" w:rsidR="00B84FDF" w:rsidRPr="00894548" w:rsidRDefault="00B84FDF" w:rsidP="00B84FDF">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84FDF" w14:paraId="6584EC6A" w14:textId="77777777" w:rsidTr="00B84FDF">
        <w:tblPrEx>
          <w:tblW w:w="12865" w:type="dxa"/>
          <w:tblLayout w:type="fixed"/>
          <w:tblPrExChange w:id="3871" w:author="Sasi Songthong" w:date="2022-06-23T13:05:00Z">
            <w:tblPrEx>
              <w:tblW w:w="12865" w:type="dxa"/>
              <w:tblLayout w:type="fixed"/>
            </w:tblPrEx>
          </w:tblPrExChange>
        </w:tblPrEx>
        <w:trPr>
          <w:trHeight w:val="404"/>
          <w:trPrChange w:id="3872" w:author="Sasi Songthong" w:date="2022-06-23T13:05:00Z">
            <w:trPr>
              <w:trHeight w:val="404"/>
            </w:trPr>
          </w:trPrChange>
        </w:trPr>
        <w:tc>
          <w:tcPr>
            <w:tcW w:w="805" w:type="dxa"/>
            <w:vAlign w:val="center"/>
            <w:tcPrChange w:id="3873" w:author="Sasi Songthong" w:date="2022-06-23T13:05:00Z">
              <w:tcPr>
                <w:tcW w:w="805" w:type="dxa"/>
                <w:vAlign w:val="center"/>
              </w:tcPr>
            </w:tcPrChange>
          </w:tcPr>
          <w:p w14:paraId="6AE7A6B5" w14:textId="7703CD23" w:rsidR="00B84FDF" w:rsidRPr="000047FC" w:rsidRDefault="00B84FDF" w:rsidP="00B84FDF">
            <w:pPr>
              <w:jc w:val="center"/>
              <w:rPr>
                <w:rFonts w:ascii="Cambria" w:hAnsi="Cambria" w:cs="Arial"/>
                <w:b/>
                <w:bCs/>
              </w:rPr>
            </w:pPr>
            <w:r>
              <w:rPr>
                <w:rFonts w:ascii="Cambria" w:hAnsi="Cambria" w:cs="Arial"/>
                <w:b/>
                <w:bCs/>
              </w:rPr>
              <w:t>105</w:t>
            </w:r>
          </w:p>
        </w:tc>
        <w:tc>
          <w:tcPr>
            <w:tcW w:w="1542" w:type="dxa"/>
            <w:vAlign w:val="center"/>
            <w:tcPrChange w:id="3874" w:author="Sasi Songthong" w:date="2022-06-23T13:05:00Z">
              <w:tcPr>
                <w:tcW w:w="1800" w:type="dxa"/>
                <w:vAlign w:val="center"/>
              </w:tcPr>
            </w:tcPrChange>
          </w:tcPr>
          <w:p w14:paraId="53F351EF" w14:textId="77777777" w:rsidR="00B84FDF" w:rsidRDefault="00B84FDF" w:rsidP="00B84FDF">
            <w:pPr>
              <w:jc w:val="center"/>
              <w:rPr>
                <w:rFonts w:ascii="Cambria" w:hAnsi="Cambria" w:cs="Arial"/>
              </w:rPr>
            </w:pPr>
            <w:r>
              <w:rPr>
                <w:rFonts w:ascii="Cambria" w:hAnsi="Cambria" w:cs="Arial"/>
              </w:rPr>
              <w:t>Yes / No</w:t>
            </w:r>
          </w:p>
        </w:tc>
        <w:tc>
          <w:tcPr>
            <w:tcW w:w="1543" w:type="dxa"/>
            <w:gridSpan w:val="2"/>
            <w:vAlign w:val="center"/>
            <w:tcPrChange w:id="3875" w:author="Sasi Songthong" w:date="2022-06-23T13:05:00Z">
              <w:tcPr>
                <w:tcW w:w="1800" w:type="dxa"/>
                <w:gridSpan w:val="2"/>
                <w:vAlign w:val="center"/>
              </w:tcPr>
            </w:tcPrChange>
          </w:tcPr>
          <w:p w14:paraId="389B121F"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3876" w:author="Sasi Songthong" w:date="2022-06-23T13:05:00Z">
              <w:tcPr>
                <w:tcW w:w="1800" w:type="dxa"/>
                <w:vAlign w:val="center"/>
              </w:tcPr>
            </w:tcPrChange>
          </w:tcPr>
          <w:p w14:paraId="3012F000"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3877" w:author="Sasi Songthong" w:date="2022-06-23T13:05:00Z">
              <w:tcPr>
                <w:tcW w:w="1800" w:type="dxa"/>
                <w:vAlign w:val="center"/>
              </w:tcPr>
            </w:tcPrChange>
          </w:tcPr>
          <w:p w14:paraId="618E0771"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3878" w:author="Sasi Songthong" w:date="2022-06-23T13:05:00Z">
              <w:tcPr>
                <w:tcW w:w="1800" w:type="dxa"/>
                <w:vAlign w:val="center"/>
              </w:tcPr>
            </w:tcPrChange>
          </w:tcPr>
          <w:p w14:paraId="20C052EB"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3879" w:author="Sasi Songthong" w:date="2022-06-23T13:05:00Z">
              <w:tcPr>
                <w:tcW w:w="900" w:type="dxa"/>
                <w:vAlign w:val="center"/>
              </w:tcPr>
            </w:tcPrChange>
          </w:tcPr>
          <w:p w14:paraId="7ABFDB57" w14:textId="3766DCBE" w:rsidR="00B84FDF" w:rsidDel="006402E7" w:rsidRDefault="00B84FDF" w:rsidP="00B84FDF">
            <w:pPr>
              <w:jc w:val="center"/>
              <w:rPr>
                <w:del w:id="3880" w:author="Sasi Songthong" w:date="2022-06-23T12:56:00Z"/>
                <w:rFonts w:ascii="Cambria" w:hAnsi="Cambria" w:cs="Arial"/>
              </w:rPr>
            </w:pPr>
            <w:ins w:id="3881" w:author="Sasi Songthong" w:date="2022-06-23T13:05:00Z">
              <w:r>
                <w:rPr>
                  <w:rFonts w:ascii="Cambria" w:hAnsi="Cambria" w:cs="Arial"/>
                </w:rPr>
                <w:t>Yes / No</w:t>
              </w:r>
            </w:ins>
            <w:del w:id="3882" w:author="Sasi Songthong" w:date="2022-06-23T12:55:00Z">
              <w:r w:rsidDel="00261259">
                <w:rPr>
                  <w:rFonts w:ascii="Cambria" w:hAnsi="Cambria" w:cs="Arial"/>
                </w:rPr>
                <w:delText>Yes / No</w:delText>
              </w:r>
            </w:del>
          </w:p>
          <w:p w14:paraId="2D4E7FEF" w14:textId="438FDBEA" w:rsidR="00B84FDF" w:rsidDel="006402E7" w:rsidRDefault="00B84FDF" w:rsidP="00B84FDF">
            <w:pPr>
              <w:jc w:val="center"/>
              <w:rPr>
                <w:del w:id="3883" w:author="Sasi Songthong" w:date="2022-06-23T12:56:00Z"/>
                <w:rFonts w:ascii="Cambria" w:hAnsi="Cambria" w:cs="Arial"/>
              </w:rPr>
            </w:pPr>
            <w:del w:id="3884" w:author="Sasi Songthong" w:date="2022-06-23T12:55:00Z">
              <w:r w:rsidRPr="00BF1CE3" w:rsidDel="00261259">
                <w:rPr>
                  <w:rFonts w:ascii="Cambria" w:hAnsi="Cambria" w:cs="Arial"/>
                </w:rPr>
                <w:delText>Yes / No</w:delText>
              </w:r>
            </w:del>
          </w:p>
          <w:p w14:paraId="378EB9E2" w14:textId="00F46F5C" w:rsidR="00B84FDF" w:rsidDel="006402E7" w:rsidRDefault="00B84FDF" w:rsidP="00B84FDF">
            <w:pPr>
              <w:jc w:val="center"/>
              <w:rPr>
                <w:del w:id="3885" w:author="Sasi Songthong" w:date="2022-06-23T12:56:00Z"/>
                <w:rFonts w:ascii="Cambria" w:hAnsi="Cambria" w:cs="Arial"/>
              </w:rPr>
            </w:pPr>
            <w:del w:id="3886" w:author="Sasi Songthong" w:date="2022-06-23T12:55:00Z">
              <w:r w:rsidRPr="00BF1CE3" w:rsidDel="00261259">
                <w:rPr>
                  <w:rFonts w:ascii="Cambria" w:hAnsi="Cambria" w:cs="Arial"/>
                </w:rPr>
                <w:delText>Yes / No</w:delText>
              </w:r>
            </w:del>
          </w:p>
          <w:p w14:paraId="3A3FBC48" w14:textId="77777777" w:rsidR="00B84FDF" w:rsidRDefault="00B84FDF" w:rsidP="00B84FDF">
            <w:pPr>
              <w:jc w:val="center"/>
              <w:rPr>
                <w:rFonts w:ascii="Cambria" w:hAnsi="Cambria" w:cs="Arial"/>
              </w:rPr>
            </w:pPr>
            <w:del w:id="3887" w:author="Sasi Songthong" w:date="2022-06-23T12:55:00Z">
              <w:r w:rsidRPr="00BF1CE3" w:rsidDel="00261259">
                <w:rPr>
                  <w:rFonts w:ascii="Cambria" w:hAnsi="Cambria" w:cs="Arial"/>
                </w:rPr>
                <w:delText>Yes / No</w:delText>
              </w:r>
            </w:del>
          </w:p>
        </w:tc>
        <w:tc>
          <w:tcPr>
            <w:tcW w:w="1543" w:type="dxa"/>
            <w:vAlign w:val="center"/>
            <w:tcPrChange w:id="3888" w:author="Sasi Songthong" w:date="2022-06-23T13:05:00Z">
              <w:tcPr>
                <w:tcW w:w="900" w:type="dxa"/>
                <w:vAlign w:val="center"/>
              </w:tcPr>
            </w:tcPrChange>
          </w:tcPr>
          <w:p w14:paraId="6E035636" w14:textId="002F3FFE" w:rsidR="00B84FDF" w:rsidDel="006402E7" w:rsidRDefault="00B84FDF" w:rsidP="00B84FDF">
            <w:pPr>
              <w:jc w:val="center"/>
              <w:rPr>
                <w:del w:id="3889" w:author="Sasi Songthong" w:date="2022-06-23T12:56:00Z"/>
                <w:rFonts w:ascii="Cambria" w:hAnsi="Cambria" w:cs="Arial"/>
              </w:rPr>
            </w:pPr>
            <w:ins w:id="3890" w:author="Sasi Songthong" w:date="2022-06-23T13:05:00Z">
              <w:r>
                <w:rPr>
                  <w:rFonts w:ascii="Cambria" w:hAnsi="Cambria" w:cs="Arial"/>
                </w:rPr>
                <w:t>Yes / No</w:t>
              </w:r>
            </w:ins>
            <w:del w:id="3891" w:author="Sasi Songthong" w:date="2022-06-23T12:55:00Z">
              <w:r w:rsidRPr="00BF1CE3" w:rsidDel="00261259">
                <w:rPr>
                  <w:rFonts w:ascii="Cambria" w:hAnsi="Cambria" w:cs="Arial"/>
                </w:rPr>
                <w:delText>Yes / No</w:delText>
              </w:r>
            </w:del>
          </w:p>
          <w:p w14:paraId="110F5A78" w14:textId="76EEE11C" w:rsidR="00B84FDF" w:rsidDel="006402E7" w:rsidRDefault="00B84FDF" w:rsidP="00B84FDF">
            <w:pPr>
              <w:jc w:val="center"/>
              <w:rPr>
                <w:del w:id="3892" w:author="Sasi Songthong" w:date="2022-06-23T12:56:00Z"/>
                <w:rFonts w:ascii="Cambria" w:hAnsi="Cambria" w:cs="Arial"/>
              </w:rPr>
            </w:pPr>
            <w:del w:id="3893" w:author="Sasi Songthong" w:date="2022-06-23T12:55:00Z">
              <w:r w:rsidRPr="00BF1CE3" w:rsidDel="00261259">
                <w:rPr>
                  <w:rFonts w:ascii="Cambria" w:hAnsi="Cambria" w:cs="Arial"/>
                </w:rPr>
                <w:delText>Yes / No</w:delText>
              </w:r>
            </w:del>
          </w:p>
          <w:p w14:paraId="150E6305" w14:textId="453EDDA7" w:rsidR="00B84FDF" w:rsidDel="006402E7" w:rsidRDefault="00B84FDF" w:rsidP="00B84FDF">
            <w:pPr>
              <w:jc w:val="center"/>
              <w:rPr>
                <w:del w:id="3894" w:author="Sasi Songthong" w:date="2022-06-23T12:56:00Z"/>
                <w:rFonts w:ascii="Cambria" w:hAnsi="Cambria" w:cs="Arial"/>
              </w:rPr>
            </w:pPr>
            <w:del w:id="3895" w:author="Sasi Songthong" w:date="2022-06-23T12:55:00Z">
              <w:r w:rsidRPr="00BF1CE3" w:rsidDel="00261259">
                <w:rPr>
                  <w:rFonts w:ascii="Cambria" w:hAnsi="Cambria" w:cs="Arial"/>
                </w:rPr>
                <w:delText>Yes / No</w:delText>
              </w:r>
            </w:del>
          </w:p>
          <w:p w14:paraId="0D39C52F" w14:textId="63F97DD9" w:rsidR="00B84FDF" w:rsidRDefault="00B84FDF" w:rsidP="00B84FDF">
            <w:pPr>
              <w:jc w:val="center"/>
              <w:rPr>
                <w:rFonts w:ascii="Cambria" w:hAnsi="Cambria" w:cs="Arial"/>
              </w:rPr>
            </w:pPr>
            <w:del w:id="3896" w:author="Sasi Songthong" w:date="2022-06-23T12:55:00Z">
              <w:r w:rsidRPr="00BF1CE3" w:rsidDel="00261259">
                <w:rPr>
                  <w:rFonts w:ascii="Cambria" w:hAnsi="Cambria" w:cs="Arial"/>
                </w:rPr>
                <w:delText>Yes / No</w:delText>
              </w:r>
            </w:del>
          </w:p>
        </w:tc>
        <w:tc>
          <w:tcPr>
            <w:tcW w:w="1260" w:type="dxa"/>
            <w:vAlign w:val="center"/>
            <w:tcPrChange w:id="3897" w:author="Sasi Songthong" w:date="2022-06-23T13:05:00Z">
              <w:tcPr>
                <w:tcW w:w="1260" w:type="dxa"/>
                <w:vAlign w:val="center"/>
              </w:tcPr>
            </w:tcPrChange>
          </w:tcPr>
          <w:p w14:paraId="7C4E5E4F" w14:textId="77777777" w:rsidR="00B84FDF" w:rsidRDefault="00B84FDF" w:rsidP="00B84FDF">
            <w:pPr>
              <w:jc w:val="center"/>
              <w:rPr>
                <w:rFonts w:ascii="Cambria" w:hAnsi="Cambria" w:cs="Arial"/>
              </w:rPr>
            </w:pPr>
          </w:p>
        </w:tc>
      </w:tr>
      <w:tr w:rsidR="00B84FDF" w14:paraId="77DD26AC" w14:textId="77777777" w:rsidTr="00B84FDF">
        <w:tblPrEx>
          <w:tblW w:w="12865" w:type="dxa"/>
          <w:tblLayout w:type="fixed"/>
          <w:tblPrExChange w:id="3898" w:author="Sasi Songthong" w:date="2022-06-23T13:05:00Z">
            <w:tblPrEx>
              <w:tblW w:w="12865" w:type="dxa"/>
              <w:tblLayout w:type="fixed"/>
            </w:tblPrEx>
          </w:tblPrExChange>
        </w:tblPrEx>
        <w:trPr>
          <w:trHeight w:val="392"/>
          <w:trPrChange w:id="3899" w:author="Sasi Songthong" w:date="2022-06-23T13:05:00Z">
            <w:trPr>
              <w:trHeight w:val="392"/>
            </w:trPr>
          </w:trPrChange>
        </w:trPr>
        <w:tc>
          <w:tcPr>
            <w:tcW w:w="805" w:type="dxa"/>
            <w:vAlign w:val="center"/>
            <w:tcPrChange w:id="3900" w:author="Sasi Songthong" w:date="2022-06-23T13:05:00Z">
              <w:tcPr>
                <w:tcW w:w="805" w:type="dxa"/>
                <w:vAlign w:val="center"/>
              </w:tcPr>
            </w:tcPrChange>
          </w:tcPr>
          <w:p w14:paraId="376E981E" w14:textId="3C6FD33B" w:rsidR="00B84FDF" w:rsidRPr="000047FC" w:rsidRDefault="00B84FDF" w:rsidP="00B84FDF">
            <w:pPr>
              <w:jc w:val="center"/>
              <w:rPr>
                <w:rFonts w:ascii="Cambria" w:hAnsi="Cambria" w:cs="Arial"/>
                <w:b/>
                <w:bCs/>
              </w:rPr>
            </w:pPr>
            <w:r>
              <w:rPr>
                <w:rFonts w:ascii="Cambria" w:hAnsi="Cambria" w:cs="Arial"/>
                <w:b/>
                <w:bCs/>
              </w:rPr>
              <w:t>106</w:t>
            </w:r>
          </w:p>
        </w:tc>
        <w:tc>
          <w:tcPr>
            <w:tcW w:w="1542" w:type="dxa"/>
            <w:vAlign w:val="center"/>
            <w:tcPrChange w:id="3901" w:author="Sasi Songthong" w:date="2022-06-23T13:05:00Z">
              <w:tcPr>
                <w:tcW w:w="1800" w:type="dxa"/>
                <w:vAlign w:val="center"/>
              </w:tcPr>
            </w:tcPrChange>
          </w:tcPr>
          <w:p w14:paraId="28CE892C"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3902" w:author="Sasi Songthong" w:date="2022-06-23T13:05:00Z">
              <w:tcPr>
                <w:tcW w:w="1800" w:type="dxa"/>
                <w:gridSpan w:val="2"/>
                <w:vAlign w:val="center"/>
              </w:tcPr>
            </w:tcPrChange>
          </w:tcPr>
          <w:p w14:paraId="1671216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03" w:author="Sasi Songthong" w:date="2022-06-23T13:05:00Z">
              <w:tcPr>
                <w:tcW w:w="1800" w:type="dxa"/>
                <w:vAlign w:val="center"/>
              </w:tcPr>
            </w:tcPrChange>
          </w:tcPr>
          <w:p w14:paraId="0D1AF351"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04" w:author="Sasi Songthong" w:date="2022-06-23T13:05:00Z">
              <w:tcPr>
                <w:tcW w:w="1800" w:type="dxa"/>
                <w:vAlign w:val="center"/>
              </w:tcPr>
            </w:tcPrChange>
          </w:tcPr>
          <w:p w14:paraId="5DF512D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05" w:author="Sasi Songthong" w:date="2022-06-23T13:05:00Z">
              <w:tcPr>
                <w:tcW w:w="1800" w:type="dxa"/>
                <w:vAlign w:val="center"/>
              </w:tcPr>
            </w:tcPrChange>
          </w:tcPr>
          <w:p w14:paraId="1DDF8BB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06" w:author="Sasi Songthong" w:date="2022-06-23T13:05:00Z">
              <w:tcPr>
                <w:tcW w:w="900" w:type="dxa"/>
                <w:vAlign w:val="center"/>
              </w:tcPr>
            </w:tcPrChange>
          </w:tcPr>
          <w:p w14:paraId="6AC01E10" w14:textId="2FB69405" w:rsidR="00B84FDF" w:rsidRDefault="00B84FDF" w:rsidP="00B84FDF">
            <w:pPr>
              <w:jc w:val="center"/>
              <w:rPr>
                <w:rFonts w:ascii="Cambria" w:hAnsi="Cambria" w:cs="Arial"/>
              </w:rPr>
            </w:pPr>
            <w:ins w:id="3907" w:author="Sasi Songthong" w:date="2022-06-23T13:05:00Z">
              <w:r w:rsidRPr="00BF1CE3">
                <w:rPr>
                  <w:rFonts w:ascii="Cambria" w:hAnsi="Cambria" w:cs="Arial"/>
                </w:rPr>
                <w:t>Yes / No</w:t>
              </w:r>
            </w:ins>
          </w:p>
        </w:tc>
        <w:tc>
          <w:tcPr>
            <w:tcW w:w="1543" w:type="dxa"/>
            <w:vAlign w:val="center"/>
            <w:tcPrChange w:id="3908" w:author="Sasi Songthong" w:date="2022-06-23T13:05:00Z">
              <w:tcPr>
                <w:tcW w:w="900" w:type="dxa"/>
                <w:vAlign w:val="center"/>
              </w:tcPr>
            </w:tcPrChange>
          </w:tcPr>
          <w:p w14:paraId="24005A6E" w14:textId="0A5945C2" w:rsidR="00B84FDF" w:rsidRDefault="00B84FDF" w:rsidP="00B84FDF">
            <w:pPr>
              <w:jc w:val="center"/>
              <w:rPr>
                <w:rFonts w:ascii="Cambria" w:hAnsi="Cambria" w:cs="Arial"/>
              </w:rPr>
            </w:pPr>
            <w:ins w:id="3909" w:author="Sasi Songthong" w:date="2022-06-23T13:05:00Z">
              <w:r w:rsidRPr="00BF1CE3">
                <w:rPr>
                  <w:rFonts w:ascii="Cambria" w:hAnsi="Cambria" w:cs="Arial"/>
                </w:rPr>
                <w:t>Yes / No</w:t>
              </w:r>
            </w:ins>
          </w:p>
        </w:tc>
        <w:tc>
          <w:tcPr>
            <w:tcW w:w="1260" w:type="dxa"/>
            <w:vAlign w:val="center"/>
            <w:tcPrChange w:id="3910" w:author="Sasi Songthong" w:date="2022-06-23T13:05:00Z">
              <w:tcPr>
                <w:tcW w:w="1260" w:type="dxa"/>
                <w:vAlign w:val="center"/>
              </w:tcPr>
            </w:tcPrChange>
          </w:tcPr>
          <w:p w14:paraId="3C99EB1A" w14:textId="77777777" w:rsidR="00B84FDF" w:rsidRDefault="00B84FDF" w:rsidP="00B84FDF">
            <w:pPr>
              <w:jc w:val="center"/>
              <w:rPr>
                <w:rFonts w:ascii="Cambria" w:hAnsi="Cambria" w:cs="Arial"/>
              </w:rPr>
            </w:pPr>
          </w:p>
        </w:tc>
      </w:tr>
      <w:tr w:rsidR="00B84FDF" w14:paraId="429752C5" w14:textId="77777777" w:rsidTr="00B84FDF">
        <w:tblPrEx>
          <w:tblW w:w="12865" w:type="dxa"/>
          <w:tblLayout w:type="fixed"/>
          <w:tblPrExChange w:id="3911" w:author="Sasi Songthong" w:date="2022-06-23T13:05:00Z">
            <w:tblPrEx>
              <w:tblW w:w="12865" w:type="dxa"/>
              <w:tblLayout w:type="fixed"/>
            </w:tblPrEx>
          </w:tblPrExChange>
        </w:tblPrEx>
        <w:trPr>
          <w:trHeight w:val="392"/>
          <w:trPrChange w:id="3912" w:author="Sasi Songthong" w:date="2022-06-23T13:05:00Z">
            <w:trPr>
              <w:trHeight w:val="392"/>
            </w:trPr>
          </w:trPrChange>
        </w:trPr>
        <w:tc>
          <w:tcPr>
            <w:tcW w:w="805" w:type="dxa"/>
            <w:vAlign w:val="center"/>
            <w:tcPrChange w:id="3913" w:author="Sasi Songthong" w:date="2022-06-23T13:05:00Z">
              <w:tcPr>
                <w:tcW w:w="805" w:type="dxa"/>
                <w:vAlign w:val="center"/>
              </w:tcPr>
            </w:tcPrChange>
          </w:tcPr>
          <w:p w14:paraId="7A2199B4" w14:textId="1BAF64A5" w:rsidR="00B84FDF" w:rsidRPr="000047FC" w:rsidRDefault="00B84FDF" w:rsidP="00B84FDF">
            <w:pPr>
              <w:jc w:val="center"/>
              <w:rPr>
                <w:rFonts w:ascii="Cambria" w:hAnsi="Cambria" w:cs="Arial"/>
                <w:b/>
                <w:bCs/>
              </w:rPr>
            </w:pPr>
            <w:r>
              <w:rPr>
                <w:rFonts w:ascii="Cambria" w:hAnsi="Cambria" w:cs="Arial"/>
                <w:b/>
                <w:bCs/>
              </w:rPr>
              <w:t>107</w:t>
            </w:r>
          </w:p>
        </w:tc>
        <w:tc>
          <w:tcPr>
            <w:tcW w:w="1542" w:type="dxa"/>
            <w:vAlign w:val="center"/>
            <w:tcPrChange w:id="3914" w:author="Sasi Songthong" w:date="2022-06-23T13:05:00Z">
              <w:tcPr>
                <w:tcW w:w="1800" w:type="dxa"/>
                <w:vAlign w:val="center"/>
              </w:tcPr>
            </w:tcPrChange>
          </w:tcPr>
          <w:p w14:paraId="76128D1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3915" w:author="Sasi Songthong" w:date="2022-06-23T13:05:00Z">
              <w:tcPr>
                <w:tcW w:w="1800" w:type="dxa"/>
                <w:gridSpan w:val="2"/>
                <w:vAlign w:val="center"/>
              </w:tcPr>
            </w:tcPrChange>
          </w:tcPr>
          <w:p w14:paraId="40BBB18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16" w:author="Sasi Songthong" w:date="2022-06-23T13:05:00Z">
              <w:tcPr>
                <w:tcW w:w="1800" w:type="dxa"/>
                <w:vAlign w:val="center"/>
              </w:tcPr>
            </w:tcPrChange>
          </w:tcPr>
          <w:p w14:paraId="7B97545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17" w:author="Sasi Songthong" w:date="2022-06-23T13:05:00Z">
              <w:tcPr>
                <w:tcW w:w="1800" w:type="dxa"/>
                <w:vAlign w:val="center"/>
              </w:tcPr>
            </w:tcPrChange>
          </w:tcPr>
          <w:p w14:paraId="778BCA4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18" w:author="Sasi Songthong" w:date="2022-06-23T13:05:00Z">
              <w:tcPr>
                <w:tcW w:w="1800" w:type="dxa"/>
                <w:vAlign w:val="center"/>
              </w:tcPr>
            </w:tcPrChange>
          </w:tcPr>
          <w:p w14:paraId="48DBC7A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19" w:author="Sasi Songthong" w:date="2022-06-23T13:05:00Z">
              <w:tcPr>
                <w:tcW w:w="900" w:type="dxa"/>
                <w:vAlign w:val="center"/>
              </w:tcPr>
            </w:tcPrChange>
          </w:tcPr>
          <w:p w14:paraId="2B7DE669" w14:textId="1DD5DF59" w:rsidR="00B84FDF" w:rsidRDefault="00B84FDF" w:rsidP="00B84FDF">
            <w:pPr>
              <w:jc w:val="center"/>
              <w:rPr>
                <w:rFonts w:ascii="Cambria" w:hAnsi="Cambria" w:cs="Arial"/>
              </w:rPr>
            </w:pPr>
            <w:ins w:id="3920" w:author="Sasi Songthong" w:date="2022-06-23T13:05:00Z">
              <w:r w:rsidRPr="00BF1CE3">
                <w:rPr>
                  <w:rFonts w:ascii="Cambria" w:hAnsi="Cambria" w:cs="Arial"/>
                </w:rPr>
                <w:t>Yes / No</w:t>
              </w:r>
            </w:ins>
          </w:p>
        </w:tc>
        <w:tc>
          <w:tcPr>
            <w:tcW w:w="1543" w:type="dxa"/>
            <w:vAlign w:val="center"/>
            <w:tcPrChange w:id="3921" w:author="Sasi Songthong" w:date="2022-06-23T13:05:00Z">
              <w:tcPr>
                <w:tcW w:w="900" w:type="dxa"/>
                <w:vAlign w:val="center"/>
              </w:tcPr>
            </w:tcPrChange>
          </w:tcPr>
          <w:p w14:paraId="328744FC" w14:textId="30E611D4" w:rsidR="00B84FDF" w:rsidRDefault="00B84FDF" w:rsidP="00B84FDF">
            <w:pPr>
              <w:jc w:val="center"/>
              <w:rPr>
                <w:rFonts w:ascii="Cambria" w:hAnsi="Cambria" w:cs="Arial"/>
              </w:rPr>
            </w:pPr>
            <w:ins w:id="3922" w:author="Sasi Songthong" w:date="2022-06-23T13:05:00Z">
              <w:r w:rsidRPr="00BF1CE3">
                <w:rPr>
                  <w:rFonts w:ascii="Cambria" w:hAnsi="Cambria" w:cs="Arial"/>
                </w:rPr>
                <w:t>Yes / No</w:t>
              </w:r>
            </w:ins>
          </w:p>
        </w:tc>
        <w:tc>
          <w:tcPr>
            <w:tcW w:w="1260" w:type="dxa"/>
            <w:vAlign w:val="center"/>
            <w:tcPrChange w:id="3923" w:author="Sasi Songthong" w:date="2022-06-23T13:05:00Z">
              <w:tcPr>
                <w:tcW w:w="1260" w:type="dxa"/>
                <w:vAlign w:val="center"/>
              </w:tcPr>
            </w:tcPrChange>
          </w:tcPr>
          <w:p w14:paraId="0A6E3FEE" w14:textId="77777777" w:rsidR="00B84FDF" w:rsidRDefault="00B84FDF" w:rsidP="00B84FDF">
            <w:pPr>
              <w:jc w:val="center"/>
              <w:rPr>
                <w:rFonts w:ascii="Cambria" w:hAnsi="Cambria" w:cs="Arial"/>
              </w:rPr>
            </w:pPr>
          </w:p>
        </w:tc>
      </w:tr>
      <w:tr w:rsidR="00B84FDF" w14:paraId="444292B7" w14:textId="77777777" w:rsidTr="00B84FDF">
        <w:tblPrEx>
          <w:tblW w:w="12865" w:type="dxa"/>
          <w:tblLayout w:type="fixed"/>
          <w:tblPrExChange w:id="3924" w:author="Sasi Songthong" w:date="2022-06-23T13:05:00Z">
            <w:tblPrEx>
              <w:tblW w:w="12865" w:type="dxa"/>
              <w:tblLayout w:type="fixed"/>
            </w:tblPrEx>
          </w:tblPrExChange>
        </w:tblPrEx>
        <w:trPr>
          <w:trHeight w:val="392"/>
          <w:trPrChange w:id="3925" w:author="Sasi Songthong" w:date="2022-06-23T13:05:00Z">
            <w:trPr>
              <w:trHeight w:val="392"/>
            </w:trPr>
          </w:trPrChange>
        </w:trPr>
        <w:tc>
          <w:tcPr>
            <w:tcW w:w="805" w:type="dxa"/>
            <w:vAlign w:val="center"/>
            <w:tcPrChange w:id="3926" w:author="Sasi Songthong" w:date="2022-06-23T13:05:00Z">
              <w:tcPr>
                <w:tcW w:w="805" w:type="dxa"/>
                <w:vAlign w:val="center"/>
              </w:tcPr>
            </w:tcPrChange>
          </w:tcPr>
          <w:p w14:paraId="424F2A14" w14:textId="5EDB21E6" w:rsidR="00B84FDF" w:rsidRPr="000047FC" w:rsidRDefault="00B84FDF" w:rsidP="00B84FDF">
            <w:pPr>
              <w:jc w:val="center"/>
              <w:rPr>
                <w:rFonts w:ascii="Cambria" w:hAnsi="Cambria" w:cs="Arial"/>
                <w:b/>
                <w:bCs/>
              </w:rPr>
            </w:pPr>
            <w:r>
              <w:rPr>
                <w:rFonts w:ascii="Cambria" w:hAnsi="Cambria" w:cs="Arial"/>
                <w:b/>
                <w:bCs/>
              </w:rPr>
              <w:t>108</w:t>
            </w:r>
          </w:p>
        </w:tc>
        <w:tc>
          <w:tcPr>
            <w:tcW w:w="1542" w:type="dxa"/>
            <w:vAlign w:val="center"/>
            <w:tcPrChange w:id="3927" w:author="Sasi Songthong" w:date="2022-06-23T13:05:00Z">
              <w:tcPr>
                <w:tcW w:w="1800" w:type="dxa"/>
                <w:vAlign w:val="center"/>
              </w:tcPr>
            </w:tcPrChange>
          </w:tcPr>
          <w:p w14:paraId="720E2B49"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3928" w:author="Sasi Songthong" w:date="2022-06-23T13:05:00Z">
              <w:tcPr>
                <w:tcW w:w="1800" w:type="dxa"/>
                <w:gridSpan w:val="2"/>
                <w:vAlign w:val="center"/>
              </w:tcPr>
            </w:tcPrChange>
          </w:tcPr>
          <w:p w14:paraId="249F908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29" w:author="Sasi Songthong" w:date="2022-06-23T13:05:00Z">
              <w:tcPr>
                <w:tcW w:w="1800" w:type="dxa"/>
                <w:vAlign w:val="center"/>
              </w:tcPr>
            </w:tcPrChange>
          </w:tcPr>
          <w:p w14:paraId="18791C9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30" w:author="Sasi Songthong" w:date="2022-06-23T13:05:00Z">
              <w:tcPr>
                <w:tcW w:w="1800" w:type="dxa"/>
                <w:vAlign w:val="center"/>
              </w:tcPr>
            </w:tcPrChange>
          </w:tcPr>
          <w:p w14:paraId="794B46A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31" w:author="Sasi Songthong" w:date="2022-06-23T13:05:00Z">
              <w:tcPr>
                <w:tcW w:w="1800" w:type="dxa"/>
                <w:vAlign w:val="center"/>
              </w:tcPr>
            </w:tcPrChange>
          </w:tcPr>
          <w:p w14:paraId="57E2D83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32" w:author="Sasi Songthong" w:date="2022-06-23T13:05:00Z">
              <w:tcPr>
                <w:tcW w:w="900" w:type="dxa"/>
                <w:vAlign w:val="center"/>
              </w:tcPr>
            </w:tcPrChange>
          </w:tcPr>
          <w:p w14:paraId="4322C102" w14:textId="0546CA36" w:rsidR="00B84FDF" w:rsidRDefault="00B84FDF" w:rsidP="00B84FDF">
            <w:pPr>
              <w:jc w:val="center"/>
              <w:rPr>
                <w:rFonts w:ascii="Cambria" w:hAnsi="Cambria" w:cs="Arial"/>
              </w:rPr>
            </w:pPr>
            <w:ins w:id="3933" w:author="Sasi Songthong" w:date="2022-06-23T13:05:00Z">
              <w:r w:rsidRPr="00BF1CE3">
                <w:rPr>
                  <w:rFonts w:ascii="Cambria" w:hAnsi="Cambria" w:cs="Arial"/>
                </w:rPr>
                <w:t>Yes / No</w:t>
              </w:r>
            </w:ins>
          </w:p>
        </w:tc>
        <w:tc>
          <w:tcPr>
            <w:tcW w:w="1543" w:type="dxa"/>
            <w:vAlign w:val="center"/>
            <w:tcPrChange w:id="3934" w:author="Sasi Songthong" w:date="2022-06-23T13:05:00Z">
              <w:tcPr>
                <w:tcW w:w="900" w:type="dxa"/>
                <w:vAlign w:val="center"/>
              </w:tcPr>
            </w:tcPrChange>
          </w:tcPr>
          <w:p w14:paraId="348DF546" w14:textId="07C82514" w:rsidR="00B84FDF" w:rsidRDefault="00B84FDF" w:rsidP="00B84FDF">
            <w:pPr>
              <w:jc w:val="center"/>
              <w:rPr>
                <w:rFonts w:ascii="Cambria" w:hAnsi="Cambria" w:cs="Arial"/>
              </w:rPr>
            </w:pPr>
            <w:ins w:id="3935" w:author="Sasi Songthong" w:date="2022-06-23T13:05:00Z">
              <w:r w:rsidRPr="00BF1CE3">
                <w:rPr>
                  <w:rFonts w:ascii="Cambria" w:hAnsi="Cambria" w:cs="Arial"/>
                </w:rPr>
                <w:t>Yes / No</w:t>
              </w:r>
            </w:ins>
          </w:p>
        </w:tc>
        <w:tc>
          <w:tcPr>
            <w:tcW w:w="1260" w:type="dxa"/>
            <w:vAlign w:val="center"/>
            <w:tcPrChange w:id="3936" w:author="Sasi Songthong" w:date="2022-06-23T13:05:00Z">
              <w:tcPr>
                <w:tcW w:w="1260" w:type="dxa"/>
                <w:vAlign w:val="center"/>
              </w:tcPr>
            </w:tcPrChange>
          </w:tcPr>
          <w:p w14:paraId="45074DDB" w14:textId="77777777" w:rsidR="00B84FDF" w:rsidRDefault="00B84FDF" w:rsidP="00B84FDF">
            <w:pPr>
              <w:jc w:val="center"/>
              <w:rPr>
                <w:rFonts w:ascii="Cambria" w:hAnsi="Cambria" w:cs="Arial"/>
              </w:rPr>
            </w:pPr>
          </w:p>
        </w:tc>
      </w:tr>
      <w:tr w:rsidR="00B84FDF" w14:paraId="1F2781A8" w14:textId="77777777" w:rsidTr="00B84FDF">
        <w:tblPrEx>
          <w:tblW w:w="12865" w:type="dxa"/>
          <w:tblLayout w:type="fixed"/>
          <w:tblPrExChange w:id="3937" w:author="Sasi Songthong" w:date="2022-06-23T13:05:00Z">
            <w:tblPrEx>
              <w:tblW w:w="12865" w:type="dxa"/>
              <w:tblLayout w:type="fixed"/>
            </w:tblPrEx>
          </w:tblPrExChange>
        </w:tblPrEx>
        <w:trPr>
          <w:trHeight w:val="392"/>
          <w:trPrChange w:id="3938" w:author="Sasi Songthong" w:date="2022-06-23T13:05:00Z">
            <w:trPr>
              <w:trHeight w:val="392"/>
            </w:trPr>
          </w:trPrChange>
        </w:trPr>
        <w:tc>
          <w:tcPr>
            <w:tcW w:w="805" w:type="dxa"/>
            <w:vAlign w:val="center"/>
            <w:tcPrChange w:id="3939" w:author="Sasi Songthong" w:date="2022-06-23T13:05:00Z">
              <w:tcPr>
                <w:tcW w:w="805" w:type="dxa"/>
                <w:vAlign w:val="center"/>
              </w:tcPr>
            </w:tcPrChange>
          </w:tcPr>
          <w:p w14:paraId="49034D3F" w14:textId="3A0FF339" w:rsidR="00B84FDF" w:rsidRPr="000047FC" w:rsidRDefault="00B84FDF" w:rsidP="00B84FDF">
            <w:pPr>
              <w:jc w:val="center"/>
              <w:rPr>
                <w:rFonts w:ascii="Cambria" w:hAnsi="Cambria" w:cs="Arial"/>
                <w:b/>
                <w:bCs/>
              </w:rPr>
            </w:pPr>
            <w:r>
              <w:rPr>
                <w:rFonts w:ascii="Cambria" w:hAnsi="Cambria" w:cs="Arial"/>
                <w:b/>
                <w:bCs/>
              </w:rPr>
              <w:t>109</w:t>
            </w:r>
          </w:p>
        </w:tc>
        <w:tc>
          <w:tcPr>
            <w:tcW w:w="1542" w:type="dxa"/>
            <w:vAlign w:val="center"/>
            <w:tcPrChange w:id="3940" w:author="Sasi Songthong" w:date="2022-06-23T13:05:00Z">
              <w:tcPr>
                <w:tcW w:w="1800" w:type="dxa"/>
                <w:vAlign w:val="center"/>
              </w:tcPr>
            </w:tcPrChange>
          </w:tcPr>
          <w:p w14:paraId="1EB750C4"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3941" w:author="Sasi Songthong" w:date="2022-06-23T13:05:00Z">
              <w:tcPr>
                <w:tcW w:w="1800" w:type="dxa"/>
                <w:gridSpan w:val="2"/>
                <w:vAlign w:val="center"/>
              </w:tcPr>
            </w:tcPrChange>
          </w:tcPr>
          <w:p w14:paraId="79A231B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42" w:author="Sasi Songthong" w:date="2022-06-23T13:05:00Z">
              <w:tcPr>
                <w:tcW w:w="1800" w:type="dxa"/>
                <w:vAlign w:val="center"/>
              </w:tcPr>
            </w:tcPrChange>
          </w:tcPr>
          <w:p w14:paraId="5E5B04E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43" w:author="Sasi Songthong" w:date="2022-06-23T13:05:00Z">
              <w:tcPr>
                <w:tcW w:w="1800" w:type="dxa"/>
                <w:vAlign w:val="center"/>
              </w:tcPr>
            </w:tcPrChange>
          </w:tcPr>
          <w:p w14:paraId="64D7619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44" w:author="Sasi Songthong" w:date="2022-06-23T13:05:00Z">
              <w:tcPr>
                <w:tcW w:w="1800" w:type="dxa"/>
                <w:vAlign w:val="center"/>
              </w:tcPr>
            </w:tcPrChange>
          </w:tcPr>
          <w:p w14:paraId="35C7B1A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45" w:author="Sasi Songthong" w:date="2022-06-23T13:05:00Z">
              <w:tcPr>
                <w:tcW w:w="900" w:type="dxa"/>
                <w:vAlign w:val="center"/>
              </w:tcPr>
            </w:tcPrChange>
          </w:tcPr>
          <w:p w14:paraId="31AC1532" w14:textId="2443313B" w:rsidR="00B84FDF" w:rsidRDefault="00B84FDF" w:rsidP="00B84FDF">
            <w:pPr>
              <w:jc w:val="center"/>
              <w:rPr>
                <w:rFonts w:ascii="Cambria" w:hAnsi="Cambria" w:cs="Arial"/>
              </w:rPr>
            </w:pPr>
            <w:ins w:id="3946" w:author="Sasi Songthong" w:date="2022-06-23T13:05:00Z">
              <w:r>
                <w:rPr>
                  <w:rFonts w:ascii="Cambria" w:hAnsi="Cambria" w:cs="Arial"/>
                </w:rPr>
                <w:t>Yes / No</w:t>
              </w:r>
            </w:ins>
          </w:p>
        </w:tc>
        <w:tc>
          <w:tcPr>
            <w:tcW w:w="1543" w:type="dxa"/>
            <w:vAlign w:val="center"/>
            <w:tcPrChange w:id="3947" w:author="Sasi Songthong" w:date="2022-06-23T13:05:00Z">
              <w:tcPr>
                <w:tcW w:w="900" w:type="dxa"/>
                <w:vAlign w:val="center"/>
              </w:tcPr>
            </w:tcPrChange>
          </w:tcPr>
          <w:p w14:paraId="48F623D0" w14:textId="40C46A6B" w:rsidR="00B84FDF" w:rsidRDefault="00B84FDF" w:rsidP="00B84FDF">
            <w:pPr>
              <w:jc w:val="center"/>
              <w:rPr>
                <w:rFonts w:ascii="Cambria" w:hAnsi="Cambria" w:cs="Arial"/>
              </w:rPr>
            </w:pPr>
            <w:ins w:id="3948" w:author="Sasi Songthong" w:date="2022-06-23T13:05:00Z">
              <w:r>
                <w:rPr>
                  <w:rFonts w:ascii="Cambria" w:hAnsi="Cambria" w:cs="Arial"/>
                </w:rPr>
                <w:t>Yes / No</w:t>
              </w:r>
            </w:ins>
          </w:p>
        </w:tc>
        <w:tc>
          <w:tcPr>
            <w:tcW w:w="1260" w:type="dxa"/>
            <w:vAlign w:val="center"/>
            <w:tcPrChange w:id="3949" w:author="Sasi Songthong" w:date="2022-06-23T13:05:00Z">
              <w:tcPr>
                <w:tcW w:w="1260" w:type="dxa"/>
                <w:vAlign w:val="center"/>
              </w:tcPr>
            </w:tcPrChange>
          </w:tcPr>
          <w:p w14:paraId="25C8B07D" w14:textId="77777777" w:rsidR="00B84FDF" w:rsidRDefault="00B84FDF" w:rsidP="00B84FDF">
            <w:pPr>
              <w:jc w:val="center"/>
              <w:rPr>
                <w:rFonts w:ascii="Cambria" w:hAnsi="Cambria" w:cs="Arial"/>
              </w:rPr>
            </w:pPr>
          </w:p>
        </w:tc>
      </w:tr>
      <w:tr w:rsidR="00B84FDF" w14:paraId="606A9FF7" w14:textId="77777777" w:rsidTr="00B84FDF">
        <w:tblPrEx>
          <w:tblW w:w="12865" w:type="dxa"/>
          <w:tblLayout w:type="fixed"/>
          <w:tblPrExChange w:id="3950" w:author="Sasi Songthong" w:date="2022-06-23T13:05:00Z">
            <w:tblPrEx>
              <w:tblW w:w="12865" w:type="dxa"/>
              <w:tblLayout w:type="fixed"/>
            </w:tblPrEx>
          </w:tblPrExChange>
        </w:tblPrEx>
        <w:trPr>
          <w:trHeight w:val="392"/>
          <w:trPrChange w:id="3951" w:author="Sasi Songthong" w:date="2022-06-23T13:05:00Z">
            <w:trPr>
              <w:trHeight w:val="392"/>
            </w:trPr>
          </w:trPrChange>
        </w:trPr>
        <w:tc>
          <w:tcPr>
            <w:tcW w:w="805" w:type="dxa"/>
            <w:vAlign w:val="center"/>
            <w:tcPrChange w:id="3952" w:author="Sasi Songthong" w:date="2022-06-23T13:05:00Z">
              <w:tcPr>
                <w:tcW w:w="805" w:type="dxa"/>
                <w:vAlign w:val="center"/>
              </w:tcPr>
            </w:tcPrChange>
          </w:tcPr>
          <w:p w14:paraId="49A5C021" w14:textId="6361C4E5" w:rsidR="00B84FDF" w:rsidRPr="000047FC" w:rsidRDefault="00B84FDF" w:rsidP="00B84FDF">
            <w:pPr>
              <w:jc w:val="center"/>
              <w:rPr>
                <w:rFonts w:ascii="Cambria" w:hAnsi="Cambria" w:cs="Arial"/>
                <w:b/>
                <w:bCs/>
              </w:rPr>
            </w:pPr>
            <w:r>
              <w:rPr>
                <w:rFonts w:ascii="Cambria" w:hAnsi="Cambria" w:cs="Arial"/>
                <w:b/>
                <w:bCs/>
              </w:rPr>
              <w:t>110</w:t>
            </w:r>
          </w:p>
        </w:tc>
        <w:tc>
          <w:tcPr>
            <w:tcW w:w="1542" w:type="dxa"/>
            <w:vAlign w:val="center"/>
            <w:tcPrChange w:id="3953" w:author="Sasi Songthong" w:date="2022-06-23T13:05:00Z">
              <w:tcPr>
                <w:tcW w:w="1800" w:type="dxa"/>
                <w:vAlign w:val="center"/>
              </w:tcPr>
            </w:tcPrChange>
          </w:tcPr>
          <w:p w14:paraId="76C8915E"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3954" w:author="Sasi Songthong" w:date="2022-06-23T13:05:00Z">
              <w:tcPr>
                <w:tcW w:w="1800" w:type="dxa"/>
                <w:gridSpan w:val="2"/>
                <w:vAlign w:val="center"/>
              </w:tcPr>
            </w:tcPrChange>
          </w:tcPr>
          <w:p w14:paraId="077DCC1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55" w:author="Sasi Songthong" w:date="2022-06-23T13:05:00Z">
              <w:tcPr>
                <w:tcW w:w="1800" w:type="dxa"/>
                <w:vAlign w:val="center"/>
              </w:tcPr>
            </w:tcPrChange>
          </w:tcPr>
          <w:p w14:paraId="000C763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56" w:author="Sasi Songthong" w:date="2022-06-23T13:05:00Z">
              <w:tcPr>
                <w:tcW w:w="1800" w:type="dxa"/>
                <w:vAlign w:val="center"/>
              </w:tcPr>
            </w:tcPrChange>
          </w:tcPr>
          <w:p w14:paraId="7920C5B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57" w:author="Sasi Songthong" w:date="2022-06-23T13:05:00Z">
              <w:tcPr>
                <w:tcW w:w="1800" w:type="dxa"/>
                <w:vAlign w:val="center"/>
              </w:tcPr>
            </w:tcPrChange>
          </w:tcPr>
          <w:p w14:paraId="794F041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58" w:author="Sasi Songthong" w:date="2022-06-23T13:05:00Z">
              <w:tcPr>
                <w:tcW w:w="900" w:type="dxa"/>
                <w:vAlign w:val="center"/>
              </w:tcPr>
            </w:tcPrChange>
          </w:tcPr>
          <w:p w14:paraId="3260BF8D" w14:textId="4A33575F" w:rsidR="00B84FDF" w:rsidRDefault="00B84FDF" w:rsidP="00B84FDF">
            <w:pPr>
              <w:jc w:val="center"/>
              <w:rPr>
                <w:rFonts w:ascii="Cambria" w:hAnsi="Cambria" w:cs="Arial"/>
              </w:rPr>
            </w:pPr>
            <w:ins w:id="3959" w:author="Sasi Songthong" w:date="2022-06-23T13:05:00Z">
              <w:r w:rsidRPr="00BF1CE3">
                <w:rPr>
                  <w:rFonts w:ascii="Cambria" w:hAnsi="Cambria" w:cs="Arial"/>
                </w:rPr>
                <w:t>Yes / No</w:t>
              </w:r>
            </w:ins>
          </w:p>
        </w:tc>
        <w:tc>
          <w:tcPr>
            <w:tcW w:w="1543" w:type="dxa"/>
            <w:vAlign w:val="center"/>
            <w:tcPrChange w:id="3960" w:author="Sasi Songthong" w:date="2022-06-23T13:05:00Z">
              <w:tcPr>
                <w:tcW w:w="900" w:type="dxa"/>
                <w:vAlign w:val="center"/>
              </w:tcPr>
            </w:tcPrChange>
          </w:tcPr>
          <w:p w14:paraId="675C7D0F" w14:textId="2EABC2CF" w:rsidR="00B84FDF" w:rsidRDefault="00B84FDF" w:rsidP="00B84FDF">
            <w:pPr>
              <w:jc w:val="center"/>
              <w:rPr>
                <w:rFonts w:ascii="Cambria" w:hAnsi="Cambria" w:cs="Arial"/>
              </w:rPr>
            </w:pPr>
            <w:ins w:id="3961" w:author="Sasi Songthong" w:date="2022-06-23T13:05:00Z">
              <w:r w:rsidRPr="00BF1CE3">
                <w:rPr>
                  <w:rFonts w:ascii="Cambria" w:hAnsi="Cambria" w:cs="Arial"/>
                </w:rPr>
                <w:t>Yes / No</w:t>
              </w:r>
            </w:ins>
          </w:p>
        </w:tc>
        <w:tc>
          <w:tcPr>
            <w:tcW w:w="1260" w:type="dxa"/>
            <w:vAlign w:val="center"/>
            <w:tcPrChange w:id="3962" w:author="Sasi Songthong" w:date="2022-06-23T13:05:00Z">
              <w:tcPr>
                <w:tcW w:w="1260" w:type="dxa"/>
                <w:vAlign w:val="center"/>
              </w:tcPr>
            </w:tcPrChange>
          </w:tcPr>
          <w:p w14:paraId="623683C9" w14:textId="77777777" w:rsidR="00B84FDF" w:rsidRDefault="00B84FDF" w:rsidP="00B84FDF">
            <w:pPr>
              <w:jc w:val="center"/>
              <w:rPr>
                <w:rFonts w:ascii="Cambria" w:hAnsi="Cambria" w:cs="Arial"/>
              </w:rPr>
            </w:pPr>
          </w:p>
        </w:tc>
      </w:tr>
      <w:tr w:rsidR="00B84FDF" w14:paraId="7D043037" w14:textId="77777777" w:rsidTr="00B84FDF">
        <w:tblPrEx>
          <w:tblW w:w="12865" w:type="dxa"/>
          <w:tblLayout w:type="fixed"/>
          <w:tblPrExChange w:id="3963" w:author="Sasi Songthong" w:date="2022-06-23T13:05:00Z">
            <w:tblPrEx>
              <w:tblW w:w="12865" w:type="dxa"/>
              <w:tblLayout w:type="fixed"/>
            </w:tblPrEx>
          </w:tblPrExChange>
        </w:tblPrEx>
        <w:trPr>
          <w:trHeight w:val="392"/>
          <w:trPrChange w:id="3964" w:author="Sasi Songthong" w:date="2022-06-23T13:05:00Z">
            <w:trPr>
              <w:trHeight w:val="392"/>
            </w:trPr>
          </w:trPrChange>
        </w:trPr>
        <w:tc>
          <w:tcPr>
            <w:tcW w:w="805" w:type="dxa"/>
            <w:tcBorders>
              <w:bottom w:val="single" w:sz="4" w:space="0" w:color="auto"/>
            </w:tcBorders>
            <w:vAlign w:val="center"/>
            <w:tcPrChange w:id="3965" w:author="Sasi Songthong" w:date="2022-06-23T13:05:00Z">
              <w:tcPr>
                <w:tcW w:w="805" w:type="dxa"/>
                <w:tcBorders>
                  <w:bottom w:val="single" w:sz="4" w:space="0" w:color="auto"/>
                </w:tcBorders>
                <w:vAlign w:val="center"/>
              </w:tcPr>
            </w:tcPrChange>
          </w:tcPr>
          <w:p w14:paraId="7587C0C9" w14:textId="540F24AC" w:rsidR="00B84FDF" w:rsidRPr="000047FC" w:rsidRDefault="00B84FDF" w:rsidP="00B84FDF">
            <w:pPr>
              <w:jc w:val="center"/>
              <w:rPr>
                <w:rFonts w:ascii="Cambria" w:hAnsi="Cambria" w:cs="Arial"/>
                <w:b/>
                <w:bCs/>
              </w:rPr>
            </w:pPr>
            <w:r>
              <w:rPr>
                <w:rFonts w:ascii="Cambria" w:hAnsi="Cambria" w:cs="Arial"/>
                <w:b/>
                <w:bCs/>
              </w:rPr>
              <w:t>111</w:t>
            </w:r>
          </w:p>
        </w:tc>
        <w:tc>
          <w:tcPr>
            <w:tcW w:w="1542" w:type="dxa"/>
            <w:tcBorders>
              <w:bottom w:val="single" w:sz="4" w:space="0" w:color="auto"/>
            </w:tcBorders>
            <w:vAlign w:val="center"/>
            <w:tcPrChange w:id="3966" w:author="Sasi Songthong" w:date="2022-06-23T13:05:00Z">
              <w:tcPr>
                <w:tcW w:w="1800" w:type="dxa"/>
                <w:tcBorders>
                  <w:bottom w:val="single" w:sz="4" w:space="0" w:color="auto"/>
                </w:tcBorders>
                <w:vAlign w:val="center"/>
              </w:tcPr>
            </w:tcPrChange>
          </w:tcPr>
          <w:p w14:paraId="73FBDB19"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967" w:author="Sasi Songthong" w:date="2022-06-23T13:05:00Z">
              <w:tcPr>
                <w:tcW w:w="1800" w:type="dxa"/>
                <w:gridSpan w:val="2"/>
                <w:tcBorders>
                  <w:bottom w:val="single" w:sz="4" w:space="0" w:color="auto"/>
                </w:tcBorders>
                <w:vAlign w:val="center"/>
              </w:tcPr>
            </w:tcPrChange>
          </w:tcPr>
          <w:p w14:paraId="2011467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68" w:author="Sasi Songthong" w:date="2022-06-23T13:05:00Z">
              <w:tcPr>
                <w:tcW w:w="1800" w:type="dxa"/>
                <w:tcBorders>
                  <w:bottom w:val="single" w:sz="4" w:space="0" w:color="auto"/>
                </w:tcBorders>
                <w:vAlign w:val="center"/>
              </w:tcPr>
            </w:tcPrChange>
          </w:tcPr>
          <w:p w14:paraId="51CA25B7"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69" w:author="Sasi Songthong" w:date="2022-06-23T13:05:00Z">
              <w:tcPr>
                <w:tcW w:w="1800" w:type="dxa"/>
                <w:tcBorders>
                  <w:bottom w:val="single" w:sz="4" w:space="0" w:color="auto"/>
                </w:tcBorders>
                <w:vAlign w:val="center"/>
              </w:tcPr>
            </w:tcPrChange>
          </w:tcPr>
          <w:p w14:paraId="5315C46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70" w:author="Sasi Songthong" w:date="2022-06-23T13:05:00Z">
              <w:tcPr>
                <w:tcW w:w="1800" w:type="dxa"/>
                <w:tcBorders>
                  <w:bottom w:val="single" w:sz="4" w:space="0" w:color="auto"/>
                </w:tcBorders>
                <w:vAlign w:val="center"/>
              </w:tcPr>
            </w:tcPrChange>
          </w:tcPr>
          <w:p w14:paraId="051D9FD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3971" w:author="Sasi Songthong" w:date="2022-06-23T13:05:00Z">
              <w:tcPr>
                <w:tcW w:w="900" w:type="dxa"/>
                <w:vAlign w:val="center"/>
              </w:tcPr>
            </w:tcPrChange>
          </w:tcPr>
          <w:p w14:paraId="4A3A5B0B" w14:textId="0E5D5D3D" w:rsidR="00B84FDF" w:rsidRDefault="00B84FDF" w:rsidP="00B84FDF">
            <w:pPr>
              <w:jc w:val="center"/>
              <w:rPr>
                <w:rFonts w:ascii="Cambria" w:hAnsi="Cambria" w:cs="Arial"/>
              </w:rPr>
            </w:pPr>
            <w:ins w:id="3972" w:author="Sasi Songthong" w:date="2022-06-23T13:05:00Z">
              <w:r w:rsidRPr="00BF1CE3">
                <w:rPr>
                  <w:rFonts w:ascii="Cambria" w:hAnsi="Cambria" w:cs="Arial"/>
                </w:rPr>
                <w:t>Yes / No</w:t>
              </w:r>
            </w:ins>
          </w:p>
        </w:tc>
        <w:tc>
          <w:tcPr>
            <w:tcW w:w="1543" w:type="dxa"/>
            <w:vAlign w:val="center"/>
            <w:tcPrChange w:id="3973" w:author="Sasi Songthong" w:date="2022-06-23T13:05:00Z">
              <w:tcPr>
                <w:tcW w:w="900" w:type="dxa"/>
                <w:vAlign w:val="center"/>
              </w:tcPr>
            </w:tcPrChange>
          </w:tcPr>
          <w:p w14:paraId="5C89691F" w14:textId="2ECE9F10" w:rsidR="00B84FDF" w:rsidRDefault="00B84FDF" w:rsidP="00B84FDF">
            <w:pPr>
              <w:jc w:val="center"/>
              <w:rPr>
                <w:rFonts w:ascii="Cambria" w:hAnsi="Cambria" w:cs="Arial"/>
              </w:rPr>
            </w:pPr>
            <w:ins w:id="3974" w:author="Sasi Songthong" w:date="2022-06-23T13:05:00Z">
              <w:r w:rsidRPr="00BF1CE3">
                <w:rPr>
                  <w:rFonts w:ascii="Cambria" w:hAnsi="Cambria" w:cs="Arial"/>
                </w:rPr>
                <w:t>Yes / No</w:t>
              </w:r>
            </w:ins>
          </w:p>
        </w:tc>
        <w:tc>
          <w:tcPr>
            <w:tcW w:w="1260" w:type="dxa"/>
            <w:tcBorders>
              <w:bottom w:val="single" w:sz="4" w:space="0" w:color="auto"/>
            </w:tcBorders>
            <w:vAlign w:val="center"/>
            <w:tcPrChange w:id="3975" w:author="Sasi Songthong" w:date="2022-06-23T13:05:00Z">
              <w:tcPr>
                <w:tcW w:w="1260" w:type="dxa"/>
                <w:tcBorders>
                  <w:bottom w:val="single" w:sz="4" w:space="0" w:color="auto"/>
                </w:tcBorders>
                <w:vAlign w:val="center"/>
              </w:tcPr>
            </w:tcPrChange>
          </w:tcPr>
          <w:p w14:paraId="1E92B3B0" w14:textId="77777777" w:rsidR="00B84FDF" w:rsidRDefault="00B84FDF" w:rsidP="00B84FDF">
            <w:pPr>
              <w:jc w:val="center"/>
              <w:rPr>
                <w:rFonts w:ascii="Cambria" w:hAnsi="Cambria" w:cs="Arial"/>
              </w:rPr>
            </w:pPr>
          </w:p>
        </w:tc>
      </w:tr>
      <w:tr w:rsidR="00B84FDF" w14:paraId="49661D12" w14:textId="77777777" w:rsidTr="00B84FDF">
        <w:tblPrEx>
          <w:tblW w:w="12865" w:type="dxa"/>
          <w:tblLayout w:type="fixed"/>
          <w:tblPrExChange w:id="3976" w:author="Sasi Songthong" w:date="2022-06-23T13:05:00Z">
            <w:tblPrEx>
              <w:tblW w:w="12865" w:type="dxa"/>
              <w:tblLayout w:type="fixed"/>
            </w:tblPrEx>
          </w:tblPrExChange>
        </w:tblPrEx>
        <w:trPr>
          <w:trHeight w:val="392"/>
          <w:trPrChange w:id="3977" w:author="Sasi Songthong" w:date="2022-06-23T13:05:00Z">
            <w:trPr>
              <w:trHeight w:val="392"/>
            </w:trPr>
          </w:trPrChange>
        </w:trPr>
        <w:tc>
          <w:tcPr>
            <w:tcW w:w="805" w:type="dxa"/>
            <w:tcBorders>
              <w:bottom w:val="single" w:sz="4" w:space="0" w:color="auto"/>
            </w:tcBorders>
            <w:vAlign w:val="center"/>
            <w:tcPrChange w:id="3978" w:author="Sasi Songthong" w:date="2022-06-23T13:05:00Z">
              <w:tcPr>
                <w:tcW w:w="805" w:type="dxa"/>
                <w:tcBorders>
                  <w:bottom w:val="single" w:sz="4" w:space="0" w:color="auto"/>
                </w:tcBorders>
                <w:vAlign w:val="center"/>
              </w:tcPr>
            </w:tcPrChange>
          </w:tcPr>
          <w:p w14:paraId="24BAA08C" w14:textId="7F4FF261" w:rsidR="00B84FDF" w:rsidRPr="000047FC" w:rsidRDefault="00B84FDF" w:rsidP="00B84FDF">
            <w:pPr>
              <w:jc w:val="center"/>
              <w:rPr>
                <w:rFonts w:ascii="Cambria" w:hAnsi="Cambria" w:cs="Arial"/>
                <w:b/>
                <w:bCs/>
              </w:rPr>
            </w:pPr>
            <w:r>
              <w:rPr>
                <w:rFonts w:ascii="Cambria" w:hAnsi="Cambria" w:cs="Arial"/>
                <w:b/>
                <w:bCs/>
              </w:rPr>
              <w:t>112</w:t>
            </w:r>
          </w:p>
        </w:tc>
        <w:tc>
          <w:tcPr>
            <w:tcW w:w="1542" w:type="dxa"/>
            <w:tcBorders>
              <w:bottom w:val="single" w:sz="4" w:space="0" w:color="auto"/>
            </w:tcBorders>
            <w:vAlign w:val="center"/>
            <w:tcPrChange w:id="3979" w:author="Sasi Songthong" w:date="2022-06-23T13:05:00Z">
              <w:tcPr>
                <w:tcW w:w="1800" w:type="dxa"/>
                <w:tcBorders>
                  <w:bottom w:val="single" w:sz="4" w:space="0" w:color="auto"/>
                </w:tcBorders>
                <w:vAlign w:val="center"/>
              </w:tcPr>
            </w:tcPrChange>
          </w:tcPr>
          <w:p w14:paraId="26ADEA5C"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3980" w:author="Sasi Songthong" w:date="2022-06-23T13:05:00Z">
              <w:tcPr>
                <w:tcW w:w="1800" w:type="dxa"/>
                <w:gridSpan w:val="2"/>
                <w:tcBorders>
                  <w:bottom w:val="single" w:sz="4" w:space="0" w:color="auto"/>
                </w:tcBorders>
                <w:vAlign w:val="center"/>
              </w:tcPr>
            </w:tcPrChange>
          </w:tcPr>
          <w:p w14:paraId="79049A8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81" w:author="Sasi Songthong" w:date="2022-06-23T13:05:00Z">
              <w:tcPr>
                <w:tcW w:w="1800" w:type="dxa"/>
                <w:tcBorders>
                  <w:bottom w:val="single" w:sz="4" w:space="0" w:color="auto"/>
                </w:tcBorders>
                <w:vAlign w:val="center"/>
              </w:tcPr>
            </w:tcPrChange>
          </w:tcPr>
          <w:p w14:paraId="40A9BF81"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82" w:author="Sasi Songthong" w:date="2022-06-23T13:05:00Z">
              <w:tcPr>
                <w:tcW w:w="1800" w:type="dxa"/>
                <w:tcBorders>
                  <w:bottom w:val="single" w:sz="4" w:space="0" w:color="auto"/>
                </w:tcBorders>
                <w:vAlign w:val="center"/>
              </w:tcPr>
            </w:tcPrChange>
          </w:tcPr>
          <w:p w14:paraId="4B249F3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83" w:author="Sasi Songthong" w:date="2022-06-23T13:05:00Z">
              <w:tcPr>
                <w:tcW w:w="1800" w:type="dxa"/>
                <w:tcBorders>
                  <w:bottom w:val="single" w:sz="4" w:space="0" w:color="auto"/>
                </w:tcBorders>
                <w:vAlign w:val="center"/>
              </w:tcPr>
            </w:tcPrChange>
          </w:tcPr>
          <w:p w14:paraId="56FBE0C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3984" w:author="Sasi Songthong" w:date="2022-06-23T13:05:00Z">
              <w:tcPr>
                <w:tcW w:w="900" w:type="dxa"/>
                <w:tcBorders>
                  <w:bottom w:val="single" w:sz="4" w:space="0" w:color="auto"/>
                </w:tcBorders>
                <w:vAlign w:val="center"/>
              </w:tcPr>
            </w:tcPrChange>
          </w:tcPr>
          <w:p w14:paraId="17BDBBB1" w14:textId="47B9019A" w:rsidR="00B84FDF" w:rsidRDefault="00B84FDF" w:rsidP="00B84FDF">
            <w:pPr>
              <w:jc w:val="center"/>
              <w:rPr>
                <w:rFonts w:ascii="Cambria" w:hAnsi="Cambria" w:cs="Arial"/>
              </w:rPr>
            </w:pPr>
            <w:ins w:id="3985" w:author="Sasi Songthong" w:date="2022-06-23T13:05:00Z">
              <w:r w:rsidRPr="00BF1CE3">
                <w:rPr>
                  <w:rFonts w:ascii="Cambria" w:hAnsi="Cambria" w:cs="Arial"/>
                </w:rPr>
                <w:t>Yes / No</w:t>
              </w:r>
            </w:ins>
          </w:p>
        </w:tc>
        <w:tc>
          <w:tcPr>
            <w:tcW w:w="1543" w:type="dxa"/>
            <w:tcBorders>
              <w:bottom w:val="single" w:sz="4" w:space="0" w:color="auto"/>
            </w:tcBorders>
            <w:vAlign w:val="center"/>
            <w:tcPrChange w:id="3986" w:author="Sasi Songthong" w:date="2022-06-23T13:05:00Z">
              <w:tcPr>
                <w:tcW w:w="900" w:type="dxa"/>
                <w:tcBorders>
                  <w:bottom w:val="single" w:sz="4" w:space="0" w:color="auto"/>
                </w:tcBorders>
                <w:vAlign w:val="center"/>
              </w:tcPr>
            </w:tcPrChange>
          </w:tcPr>
          <w:p w14:paraId="17EB4B86" w14:textId="1F7F5427" w:rsidR="00B84FDF" w:rsidRDefault="00B84FDF" w:rsidP="00B84FDF">
            <w:pPr>
              <w:jc w:val="center"/>
              <w:rPr>
                <w:rFonts w:ascii="Cambria" w:hAnsi="Cambria" w:cs="Arial"/>
              </w:rPr>
            </w:pPr>
            <w:ins w:id="3987" w:author="Sasi Songthong" w:date="2022-06-23T13:05:00Z">
              <w:r w:rsidRPr="00BF1CE3">
                <w:rPr>
                  <w:rFonts w:ascii="Cambria" w:hAnsi="Cambria" w:cs="Arial"/>
                </w:rPr>
                <w:t>Yes / No</w:t>
              </w:r>
            </w:ins>
          </w:p>
        </w:tc>
        <w:tc>
          <w:tcPr>
            <w:tcW w:w="1260" w:type="dxa"/>
            <w:tcBorders>
              <w:bottom w:val="single" w:sz="4" w:space="0" w:color="auto"/>
            </w:tcBorders>
            <w:vAlign w:val="center"/>
            <w:tcPrChange w:id="3988" w:author="Sasi Songthong" w:date="2022-06-23T13:05:00Z">
              <w:tcPr>
                <w:tcW w:w="1260" w:type="dxa"/>
                <w:tcBorders>
                  <w:bottom w:val="single" w:sz="4" w:space="0" w:color="auto"/>
                </w:tcBorders>
                <w:vAlign w:val="center"/>
              </w:tcPr>
            </w:tcPrChange>
          </w:tcPr>
          <w:p w14:paraId="38BD189D" w14:textId="77777777" w:rsidR="00B84FDF" w:rsidRDefault="00B84FDF" w:rsidP="00B84FDF">
            <w:pPr>
              <w:jc w:val="center"/>
              <w:rPr>
                <w:rFonts w:ascii="Cambria" w:hAnsi="Cambria" w:cs="Arial"/>
              </w:rPr>
            </w:pPr>
          </w:p>
        </w:tc>
      </w:tr>
      <w:tr w:rsidR="00931398" w:rsidRPr="00894548" w14:paraId="65E29EA0" w14:textId="77777777" w:rsidTr="00173BEC">
        <w:trPr>
          <w:trHeight w:val="720"/>
        </w:trPr>
        <w:tc>
          <w:tcPr>
            <w:tcW w:w="12865" w:type="dxa"/>
            <w:gridSpan w:val="10"/>
            <w:tcBorders>
              <w:top w:val="single" w:sz="4" w:space="0" w:color="auto"/>
            </w:tcBorders>
          </w:tcPr>
          <w:p w14:paraId="6D7613CD" w14:textId="77777777" w:rsidR="00931398" w:rsidRPr="00894548" w:rsidRDefault="00931398" w:rsidP="000047FC">
            <w:pPr>
              <w:rPr>
                <w:rFonts w:ascii="Cambria" w:hAnsi="Cambria" w:cs="Arial"/>
                <w:b/>
                <w:bCs/>
                <w:highlight w:val="yellow"/>
              </w:rPr>
            </w:pPr>
            <w:r w:rsidRPr="00894548">
              <w:rPr>
                <w:rFonts w:ascii="Cambria" w:hAnsi="Cambria" w:cs="Arial"/>
                <w:b/>
                <w:bCs/>
              </w:rPr>
              <w:t>Comments:</w:t>
            </w:r>
          </w:p>
        </w:tc>
      </w:tr>
      <w:tr w:rsidR="00931398" w14:paraId="580A8908" w14:textId="77777777" w:rsidTr="000047FC">
        <w:trPr>
          <w:trHeight w:val="360"/>
        </w:trPr>
        <w:tc>
          <w:tcPr>
            <w:tcW w:w="3055" w:type="dxa"/>
            <w:gridSpan w:val="3"/>
            <w:shd w:val="clear" w:color="auto" w:fill="F2F2F2" w:themeFill="background1" w:themeFillShade="F2"/>
            <w:vAlign w:val="center"/>
          </w:tcPr>
          <w:p w14:paraId="41EC4368" w14:textId="77777777" w:rsidR="00931398" w:rsidRPr="00894548" w:rsidRDefault="00931398"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1FE2BA1C" w14:textId="77777777" w:rsidR="00931398" w:rsidRDefault="00931398" w:rsidP="000047FC">
            <w:pPr>
              <w:rPr>
                <w:rFonts w:ascii="Cambria" w:hAnsi="Cambria" w:cs="Arial"/>
              </w:rPr>
            </w:pPr>
          </w:p>
        </w:tc>
      </w:tr>
      <w:tr w:rsidR="00931398" w14:paraId="1ED5F0E3" w14:textId="77777777" w:rsidTr="000047FC">
        <w:trPr>
          <w:trHeight w:val="360"/>
        </w:trPr>
        <w:tc>
          <w:tcPr>
            <w:tcW w:w="3055" w:type="dxa"/>
            <w:gridSpan w:val="3"/>
            <w:shd w:val="clear" w:color="auto" w:fill="F2F2F2" w:themeFill="background1" w:themeFillShade="F2"/>
            <w:vAlign w:val="center"/>
          </w:tcPr>
          <w:p w14:paraId="2737CEFA" w14:textId="15FCDB5B" w:rsidR="00931398"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230C02D9" w14:textId="77777777" w:rsidR="00931398" w:rsidRDefault="00931398" w:rsidP="000047FC">
            <w:pPr>
              <w:rPr>
                <w:rFonts w:ascii="Cambria" w:hAnsi="Cambria" w:cs="Arial"/>
              </w:rPr>
            </w:pPr>
          </w:p>
        </w:tc>
      </w:tr>
    </w:tbl>
    <w:p w14:paraId="6B33F956" w14:textId="77777777" w:rsidR="00E775B1" w:rsidRDefault="00E775B1" w:rsidP="00E775B1">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3989">
          <w:tblGrid>
            <w:gridCol w:w="805"/>
            <w:gridCol w:w="1800"/>
            <w:gridCol w:w="450"/>
            <w:gridCol w:w="1350"/>
            <w:gridCol w:w="1800"/>
            <w:gridCol w:w="1800"/>
            <w:gridCol w:w="1800"/>
            <w:gridCol w:w="900"/>
            <w:gridCol w:w="900"/>
            <w:gridCol w:w="1260"/>
          </w:tblGrid>
        </w:tblGridChange>
      </w:tblGrid>
      <w:tr w:rsidR="00E775B1" w:rsidRPr="00AC51DF" w14:paraId="19AA83E4" w14:textId="77777777" w:rsidTr="000047FC">
        <w:trPr>
          <w:trHeight w:val="256"/>
        </w:trPr>
        <w:tc>
          <w:tcPr>
            <w:tcW w:w="12865" w:type="dxa"/>
            <w:gridSpan w:val="10"/>
            <w:shd w:val="clear" w:color="auto" w:fill="F2F2F2" w:themeFill="background1" w:themeFillShade="F2"/>
            <w:vAlign w:val="center"/>
          </w:tcPr>
          <w:p w14:paraId="43F1432A" w14:textId="676E5099" w:rsidR="00E775B1" w:rsidRPr="00AC51DF" w:rsidRDefault="00E775B1" w:rsidP="000047FC">
            <w:pPr>
              <w:jc w:val="center"/>
              <w:rPr>
                <w:rFonts w:ascii="Cambria" w:hAnsi="Cambria" w:cs="Arial"/>
                <w:b/>
                <w:bCs/>
              </w:rPr>
            </w:pPr>
            <w:r>
              <w:rPr>
                <w:rFonts w:ascii="Cambria" w:hAnsi="Cambria" w:cs="Arial"/>
                <w:b/>
                <w:bCs/>
              </w:rPr>
              <w:t>Labels 113-120</w:t>
            </w:r>
          </w:p>
        </w:tc>
      </w:tr>
      <w:tr w:rsidR="00E775B1" w14:paraId="349BCE33" w14:textId="77777777" w:rsidTr="000047FC">
        <w:trPr>
          <w:trHeight w:val="256"/>
        </w:trPr>
        <w:tc>
          <w:tcPr>
            <w:tcW w:w="12865" w:type="dxa"/>
            <w:gridSpan w:val="10"/>
            <w:vAlign w:val="center"/>
          </w:tcPr>
          <w:p w14:paraId="3D928F4E" w14:textId="77777777" w:rsidR="00E775B1" w:rsidRPr="00894548" w:rsidRDefault="00E775B1" w:rsidP="000047FC">
            <w:pPr>
              <w:rPr>
                <w:rFonts w:ascii="Cambria" w:hAnsi="Cambria" w:cs="Arial"/>
                <w:b/>
                <w:bCs/>
              </w:rPr>
            </w:pPr>
            <w:r w:rsidRPr="00894548">
              <w:rPr>
                <w:rFonts w:ascii="Cambria" w:hAnsi="Cambria" w:cs="Arial"/>
                <w:b/>
                <w:bCs/>
              </w:rPr>
              <w:t>Instructions:</w:t>
            </w:r>
          </w:p>
          <w:p w14:paraId="3A907622" w14:textId="0DCD440B" w:rsidR="00E775B1" w:rsidRDefault="00E775B1"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113 through 120.</w:t>
            </w:r>
          </w:p>
          <w:p w14:paraId="5310C52D" w14:textId="77777777" w:rsidR="00E775B1" w:rsidRDefault="00E775B1" w:rsidP="000047FC">
            <w:pPr>
              <w:tabs>
                <w:tab w:val="left" w:pos="245"/>
              </w:tabs>
              <w:rPr>
                <w:rFonts w:ascii="Cambria" w:hAnsi="Cambria" w:cs="Arial"/>
              </w:rPr>
            </w:pPr>
            <w:r>
              <w:rPr>
                <w:rFonts w:ascii="Cambria" w:hAnsi="Cambria" w:cs="Arial"/>
              </w:rPr>
              <w:t>2. Lightly rub labels 20 times with gloved hand.  Indicate “Yes” when complete.</w:t>
            </w:r>
          </w:p>
          <w:p w14:paraId="3C003ED7" w14:textId="77777777" w:rsidR="00261259" w:rsidRDefault="00261259" w:rsidP="00261259">
            <w:pPr>
              <w:tabs>
                <w:tab w:val="left" w:pos="245"/>
              </w:tabs>
              <w:rPr>
                <w:ins w:id="3990" w:author="Sasi Songthong" w:date="2022-06-23T12:55:00Z"/>
                <w:rFonts w:ascii="Cambria" w:hAnsi="Cambria" w:cs="Arial"/>
              </w:rPr>
            </w:pPr>
            <w:ins w:id="3991" w:author="Sasi Songthong" w:date="2022-06-23T12:55:00Z">
              <w:r>
                <w:rPr>
                  <w:rFonts w:ascii="Cambria" w:hAnsi="Cambria" w:cs="Arial"/>
                </w:rPr>
                <w:t>3. Lightly rub labels 20 times with gloved hand, which have been wiped with 70% IPA. Indicate “Yes” when complete.</w:t>
              </w:r>
            </w:ins>
          </w:p>
          <w:p w14:paraId="70778E47" w14:textId="77777777" w:rsidR="00261259" w:rsidRDefault="00261259" w:rsidP="00261259">
            <w:pPr>
              <w:tabs>
                <w:tab w:val="left" w:pos="245"/>
              </w:tabs>
              <w:rPr>
                <w:ins w:id="3992" w:author="Sasi Songthong" w:date="2022-06-23T12:55:00Z"/>
                <w:rFonts w:ascii="Cambria" w:hAnsi="Cambria" w:cs="Arial"/>
              </w:rPr>
            </w:pPr>
            <w:ins w:id="3993"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359A2145" w14:textId="38E53D9C" w:rsidR="00261259" w:rsidRDefault="00261259" w:rsidP="00261259">
            <w:pPr>
              <w:tabs>
                <w:tab w:val="left" w:pos="245"/>
              </w:tabs>
              <w:rPr>
                <w:ins w:id="3994" w:author="Sasi Songthong" w:date="2022-06-23T12:55:00Z"/>
                <w:rFonts w:ascii="Cambria" w:hAnsi="Cambria" w:cs="Arial"/>
              </w:rPr>
            </w:pPr>
            <w:ins w:id="3995" w:author="Sasi Songthong" w:date="2022-06-23T12:55:00Z">
              <w:r>
                <w:rPr>
                  <w:rFonts w:ascii="Cambria" w:hAnsi="Cambria" w:cs="Arial"/>
                </w:rPr>
                <w:t xml:space="preserve">5. Lightly rub labels 20 times with gloved hand, which have been wiped with </w:t>
              </w:r>
            </w:ins>
            <w:proofErr w:type="spellStart"/>
            <w:ins w:id="3996"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3997" w:author="Sasi Songthong" w:date="2022-06-23T12:55:00Z">
              <w:r>
                <w:rPr>
                  <w:rFonts w:ascii="Cambria" w:hAnsi="Cambria" w:cs="Arial"/>
                </w:rPr>
                <w:t>.</w:t>
              </w:r>
              <w:proofErr w:type="gramEnd"/>
              <w:r>
                <w:rPr>
                  <w:rFonts w:ascii="Cambria" w:hAnsi="Cambria" w:cs="Arial"/>
                </w:rPr>
                <w:t xml:space="preserve"> Indicate “Yes” when complete.</w:t>
              </w:r>
            </w:ins>
          </w:p>
          <w:p w14:paraId="74FB280F" w14:textId="77777777" w:rsidR="00261259" w:rsidRDefault="00261259" w:rsidP="00261259">
            <w:pPr>
              <w:tabs>
                <w:tab w:val="left" w:pos="245"/>
              </w:tabs>
              <w:rPr>
                <w:ins w:id="3998" w:author="Sasi Songthong" w:date="2022-06-23T12:55:00Z"/>
                <w:rFonts w:ascii="Cambria" w:hAnsi="Cambria" w:cs="Arial"/>
              </w:rPr>
            </w:pPr>
            <w:ins w:id="3999" w:author="Sasi Songthong" w:date="2022-06-23T12:55:00Z">
              <w:r>
                <w:rPr>
                  <w:rFonts w:ascii="Cambria" w:hAnsi="Cambria" w:cs="Arial"/>
                </w:rPr>
                <w:t>6. Shuffled / rub with each package with 1 or more other package 20 times.  Indicate “Yes” when complete.</w:t>
              </w:r>
            </w:ins>
          </w:p>
          <w:p w14:paraId="623CB90A" w14:textId="77777777" w:rsidR="00261259" w:rsidRDefault="00261259" w:rsidP="00261259">
            <w:pPr>
              <w:tabs>
                <w:tab w:val="left" w:pos="245"/>
              </w:tabs>
              <w:rPr>
                <w:ins w:id="4000" w:author="Sasi Songthong" w:date="2022-06-23T12:55:00Z"/>
                <w:rFonts w:ascii="Cambria" w:hAnsi="Cambria" w:cs="Arial"/>
              </w:rPr>
            </w:pPr>
            <w:ins w:id="4001" w:author="Sasi Songthong" w:date="2022-06-23T12:55:00Z">
              <w:r>
                <w:rPr>
                  <w:rFonts w:ascii="Cambria" w:hAnsi="Cambria" w:cs="Arial"/>
                </w:rPr>
                <w:t>7. Visually Inspect legibility of each label and verify presence of 3 labels on each package.  Document results.</w:t>
              </w:r>
            </w:ins>
          </w:p>
          <w:p w14:paraId="4E939C8F" w14:textId="77777777" w:rsidR="00261259" w:rsidRPr="00890057" w:rsidRDefault="00261259" w:rsidP="00261259">
            <w:pPr>
              <w:tabs>
                <w:tab w:val="left" w:pos="245"/>
              </w:tabs>
              <w:rPr>
                <w:ins w:id="4002" w:author="Sasi Songthong" w:date="2022-06-23T12:55:00Z"/>
                <w:rFonts w:ascii="Cambria" w:hAnsi="Cambria" w:cs="Arial"/>
                <w:noProof/>
              </w:rPr>
            </w:pPr>
            <w:ins w:id="4003" w:author="Sasi Songthong" w:date="2022-06-23T12:55:00Z">
              <w:r>
                <w:rPr>
                  <w:rFonts w:ascii="Cambria" w:hAnsi="Cambria" w:cs="Arial"/>
                </w:rPr>
                <w:t>8. Specify P (Pass) if “Yes” is indicated in the results column.</w:t>
              </w:r>
            </w:ins>
          </w:p>
          <w:p w14:paraId="45692C7C" w14:textId="0FE9F152" w:rsidR="00E775B1" w:rsidDel="00261259" w:rsidRDefault="00261259" w:rsidP="00261259">
            <w:pPr>
              <w:tabs>
                <w:tab w:val="left" w:pos="245"/>
              </w:tabs>
              <w:rPr>
                <w:del w:id="4004" w:author="Sasi Songthong" w:date="2022-06-23T12:55:00Z"/>
                <w:rFonts w:ascii="Cambria" w:hAnsi="Cambria" w:cs="Arial"/>
              </w:rPr>
            </w:pPr>
            <w:ins w:id="4005"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4006" w:author="Sasi Songthong" w:date="2022-06-23T12:55:00Z">
              <w:r w:rsidR="00E775B1" w:rsidDel="00261259">
                <w:rPr>
                  <w:rFonts w:ascii="Cambria" w:hAnsi="Cambria" w:cs="Arial"/>
                </w:rPr>
                <w:delText>3. Lightly rub labels 20 times with gloved hand, which have been exposed to 70% IPA. Indicate “Yes” when complete.</w:delText>
              </w:r>
            </w:del>
          </w:p>
          <w:p w14:paraId="6EDC626B" w14:textId="4B8408C6" w:rsidR="00E775B1" w:rsidDel="00261259" w:rsidRDefault="00E775B1" w:rsidP="000047FC">
            <w:pPr>
              <w:tabs>
                <w:tab w:val="left" w:pos="245"/>
              </w:tabs>
              <w:rPr>
                <w:del w:id="4007" w:author="Sasi Songthong" w:date="2022-06-23T12:55:00Z"/>
                <w:rFonts w:ascii="Cambria" w:hAnsi="Cambria" w:cs="Arial"/>
              </w:rPr>
            </w:pPr>
            <w:del w:id="4008" w:author="Sasi Songthong" w:date="2022-06-23T12:55:00Z">
              <w:r w:rsidDel="00261259">
                <w:rPr>
                  <w:rFonts w:ascii="Cambria" w:hAnsi="Cambria" w:cs="Arial"/>
                </w:rPr>
                <w:delText>4. Lightly rub labels 20 times with gloved hand, which have been exposed to prepared Vesphene III.  Indicate “Yes” when complete.</w:delText>
              </w:r>
            </w:del>
          </w:p>
          <w:p w14:paraId="17B886C1" w14:textId="04AAFEBA" w:rsidR="00E775B1" w:rsidDel="00261259" w:rsidRDefault="00E775B1" w:rsidP="000047FC">
            <w:pPr>
              <w:tabs>
                <w:tab w:val="left" w:pos="245"/>
              </w:tabs>
              <w:rPr>
                <w:del w:id="4009" w:author="Sasi Songthong" w:date="2022-06-23T12:55:00Z"/>
                <w:rFonts w:ascii="Cambria" w:hAnsi="Cambria" w:cs="Arial"/>
              </w:rPr>
            </w:pPr>
            <w:del w:id="4010" w:author="Sasi Songthong" w:date="2022-06-23T12:55:00Z">
              <w:r w:rsidDel="00261259">
                <w:rPr>
                  <w:rFonts w:ascii="Cambria" w:hAnsi="Cambria" w:cs="Arial"/>
                </w:rPr>
                <w:delText>5. Lightly rub labels 20 times with gloved hand, which have been exposed to Spore-Klenz. Indicate “Yes” when complete.</w:delText>
              </w:r>
            </w:del>
          </w:p>
          <w:p w14:paraId="1D165289" w14:textId="688231BC" w:rsidR="00E775B1" w:rsidDel="00261259" w:rsidRDefault="00E775B1" w:rsidP="000047FC">
            <w:pPr>
              <w:tabs>
                <w:tab w:val="left" w:pos="245"/>
              </w:tabs>
              <w:rPr>
                <w:del w:id="4011" w:author="Sasi Songthong" w:date="2022-06-23T12:55:00Z"/>
                <w:rFonts w:ascii="Cambria" w:hAnsi="Cambria" w:cs="Arial"/>
              </w:rPr>
            </w:pPr>
            <w:del w:id="4012" w:author="Sasi Songthong" w:date="2022-06-23T12:55:00Z">
              <w:r w:rsidDel="00261259">
                <w:rPr>
                  <w:rFonts w:ascii="Cambria" w:hAnsi="Cambria" w:cs="Arial"/>
                </w:rPr>
                <w:delText>6. Shuffled / rub with each package with 1 or more other package 20 times.  Indicate “Yes” when complete.</w:delText>
              </w:r>
            </w:del>
          </w:p>
          <w:p w14:paraId="7C6922FD" w14:textId="723BBF2F" w:rsidR="00E775B1" w:rsidDel="00261259" w:rsidRDefault="00E775B1" w:rsidP="000047FC">
            <w:pPr>
              <w:tabs>
                <w:tab w:val="left" w:pos="245"/>
              </w:tabs>
              <w:rPr>
                <w:del w:id="4013" w:author="Sasi Songthong" w:date="2022-06-23T12:55:00Z"/>
                <w:rFonts w:ascii="Cambria" w:hAnsi="Cambria" w:cs="Arial"/>
              </w:rPr>
            </w:pPr>
            <w:del w:id="4014" w:author="Sasi Songthong" w:date="2022-06-23T12:55:00Z">
              <w:r w:rsidDel="00261259">
                <w:rPr>
                  <w:rFonts w:ascii="Cambria" w:hAnsi="Cambria" w:cs="Arial"/>
                </w:rPr>
                <w:delText>7. Visually Inspect legibility of each label and verify the label remains securely affixed to the package.  Document results.</w:delText>
              </w:r>
            </w:del>
          </w:p>
          <w:p w14:paraId="68704037" w14:textId="34B77BF7" w:rsidR="00E775B1" w:rsidRPr="00890057" w:rsidDel="00261259" w:rsidRDefault="00E775B1" w:rsidP="000047FC">
            <w:pPr>
              <w:tabs>
                <w:tab w:val="left" w:pos="245"/>
              </w:tabs>
              <w:rPr>
                <w:del w:id="4015" w:author="Sasi Songthong" w:date="2022-06-23T12:55:00Z"/>
                <w:rFonts w:ascii="Cambria" w:hAnsi="Cambria" w:cs="Arial"/>
                <w:noProof/>
              </w:rPr>
            </w:pPr>
            <w:del w:id="4016" w:author="Sasi Songthong" w:date="2022-06-23T12:55:00Z">
              <w:r w:rsidDel="00261259">
                <w:rPr>
                  <w:rFonts w:ascii="Cambria" w:hAnsi="Cambria" w:cs="Arial"/>
                </w:rPr>
                <w:delText>8. Specify P (Pass) if “Yes” is indicated in the results column.</w:delText>
              </w:r>
            </w:del>
          </w:p>
          <w:p w14:paraId="355C6502" w14:textId="2CD9D655" w:rsidR="00E775B1" w:rsidRDefault="00E775B1" w:rsidP="000047FC">
            <w:pPr>
              <w:rPr>
                <w:rFonts w:ascii="Cambria" w:hAnsi="Cambria" w:cs="Arial"/>
              </w:rPr>
            </w:pPr>
            <w:del w:id="4017" w:author="Sasi Songthong" w:date="2022-06-23T12:55:00Z">
              <w:r w:rsidDel="00261259">
                <w:rPr>
                  <w:rFonts w:ascii="Cambria" w:hAnsi="Cambria" w:cs="Arial"/>
                </w:rPr>
                <w:delText>9</w:delText>
              </w:r>
              <w:r w:rsidRPr="00890057" w:rsidDel="00261259">
                <w:rPr>
                  <w:rFonts w:ascii="Cambria" w:hAnsi="Cambria" w:cs="Arial"/>
                </w:rPr>
                <w:delText>. Record comments and additional information in the “Comments” section or N/A.</w:delText>
              </w:r>
            </w:del>
          </w:p>
        </w:tc>
      </w:tr>
      <w:tr w:rsidR="00B84FDF" w:rsidRPr="00894548" w14:paraId="769DC880" w14:textId="77777777" w:rsidTr="00B84FDF">
        <w:tblPrEx>
          <w:tblW w:w="12865" w:type="dxa"/>
          <w:tblLayout w:type="fixed"/>
          <w:tblPrExChange w:id="4018" w:author="Sasi Songthong" w:date="2022-06-23T13:05:00Z">
            <w:tblPrEx>
              <w:tblW w:w="12865" w:type="dxa"/>
              <w:tblLayout w:type="fixed"/>
            </w:tblPrEx>
          </w:tblPrExChange>
        </w:tblPrEx>
        <w:trPr>
          <w:trHeight w:val="288"/>
          <w:trPrChange w:id="4019" w:author="Sasi Songthong" w:date="2022-06-23T13:05:00Z">
            <w:trPr>
              <w:trHeight w:val="288"/>
            </w:trPr>
          </w:trPrChange>
        </w:trPr>
        <w:tc>
          <w:tcPr>
            <w:tcW w:w="805" w:type="dxa"/>
            <w:shd w:val="clear" w:color="auto" w:fill="F2F2F2" w:themeFill="background1" w:themeFillShade="F2"/>
            <w:vAlign w:val="center"/>
            <w:tcPrChange w:id="4020" w:author="Sasi Songthong" w:date="2022-06-23T13:05:00Z">
              <w:tcPr>
                <w:tcW w:w="805" w:type="dxa"/>
                <w:shd w:val="clear" w:color="auto" w:fill="F2F2F2" w:themeFill="background1" w:themeFillShade="F2"/>
                <w:vAlign w:val="center"/>
              </w:tcPr>
            </w:tcPrChange>
          </w:tcPr>
          <w:p w14:paraId="58425783" w14:textId="77777777" w:rsidR="00B84FDF" w:rsidRPr="00894548" w:rsidRDefault="00B84FDF" w:rsidP="00B84FDF">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4021" w:author="Sasi Songthong" w:date="2022-06-23T13:05:00Z">
              <w:tcPr>
                <w:tcW w:w="1800" w:type="dxa"/>
                <w:shd w:val="clear" w:color="auto" w:fill="F2F2F2" w:themeFill="background1" w:themeFillShade="F2"/>
                <w:vAlign w:val="center"/>
              </w:tcPr>
            </w:tcPrChange>
          </w:tcPr>
          <w:p w14:paraId="04242664" w14:textId="77777777" w:rsidR="00B84FDF" w:rsidRPr="00894548" w:rsidRDefault="00B84FDF" w:rsidP="00B84FDF">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4022" w:author="Sasi Songthong" w:date="2022-06-23T13:05:00Z">
              <w:tcPr>
                <w:tcW w:w="1800" w:type="dxa"/>
                <w:gridSpan w:val="2"/>
                <w:shd w:val="clear" w:color="auto" w:fill="F2F2F2" w:themeFill="background1" w:themeFillShade="F2"/>
                <w:vAlign w:val="center"/>
              </w:tcPr>
            </w:tcPrChange>
          </w:tcPr>
          <w:p w14:paraId="79E19015" w14:textId="77777777" w:rsidR="00B84FDF" w:rsidRPr="00894548" w:rsidRDefault="00B84FDF" w:rsidP="00B84FDF">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4023" w:author="Sasi Songthong" w:date="2022-06-23T13:05:00Z">
              <w:tcPr>
                <w:tcW w:w="1800" w:type="dxa"/>
                <w:shd w:val="clear" w:color="auto" w:fill="F2F2F2" w:themeFill="background1" w:themeFillShade="F2"/>
                <w:vAlign w:val="center"/>
              </w:tcPr>
            </w:tcPrChange>
          </w:tcPr>
          <w:p w14:paraId="5D6179F3" w14:textId="77777777" w:rsidR="00B84FDF" w:rsidRPr="00894548" w:rsidRDefault="00B84FDF" w:rsidP="00B84FDF">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4024" w:author="Sasi Songthong" w:date="2022-06-23T13:05:00Z">
              <w:tcPr>
                <w:tcW w:w="1800" w:type="dxa"/>
                <w:shd w:val="clear" w:color="auto" w:fill="F2F2F2" w:themeFill="background1" w:themeFillShade="F2"/>
                <w:vAlign w:val="center"/>
              </w:tcPr>
            </w:tcPrChange>
          </w:tcPr>
          <w:p w14:paraId="7F905716" w14:textId="4D795F50" w:rsidR="00B84FDF" w:rsidRPr="00894548" w:rsidRDefault="00B84FDF" w:rsidP="00B84FDF">
            <w:pPr>
              <w:jc w:val="center"/>
              <w:rPr>
                <w:rFonts w:ascii="Cambria" w:hAnsi="Cambria" w:cs="Arial"/>
                <w:b/>
                <w:bCs/>
              </w:rPr>
            </w:pPr>
            <w:r>
              <w:rPr>
                <w:rFonts w:ascii="Cambria" w:hAnsi="Cambria" w:cs="Arial"/>
                <w:b/>
                <w:bCs/>
              </w:rPr>
              <w:t xml:space="preserve">20 x </w:t>
            </w:r>
            <w:del w:id="4025" w:author="Sasi Songthong" w:date="2022-06-23T13:07:00Z">
              <w:r w:rsidDel="00FF2FDD">
                <w:rPr>
                  <w:rFonts w:ascii="Cambria" w:hAnsi="Cambria" w:cs="Arial"/>
                  <w:b/>
                  <w:bCs/>
                </w:rPr>
                <w:delText>Spore-Klenz</w:delText>
              </w:r>
            </w:del>
            <w:proofErr w:type="spellStart"/>
            <w:ins w:id="4026"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4027" w:author="Sasi Songthong" w:date="2022-06-23T13:05:00Z">
              <w:tcPr>
                <w:tcW w:w="1800" w:type="dxa"/>
                <w:shd w:val="clear" w:color="auto" w:fill="F2F2F2" w:themeFill="background1" w:themeFillShade="F2"/>
                <w:vAlign w:val="center"/>
              </w:tcPr>
            </w:tcPrChange>
          </w:tcPr>
          <w:p w14:paraId="5F69D1D7" w14:textId="77777777" w:rsidR="00B84FDF" w:rsidRPr="00894548" w:rsidRDefault="00B84FDF" w:rsidP="00B84FDF">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4028" w:author="Sasi Songthong" w:date="2022-06-23T13:05:00Z">
              <w:tcPr>
                <w:tcW w:w="900" w:type="dxa"/>
                <w:shd w:val="clear" w:color="auto" w:fill="F2F2F2" w:themeFill="background1" w:themeFillShade="F2"/>
                <w:vAlign w:val="center"/>
              </w:tcPr>
            </w:tcPrChange>
          </w:tcPr>
          <w:p w14:paraId="07D7A17F" w14:textId="77777777" w:rsidR="00B84FDF" w:rsidRPr="001E738F" w:rsidRDefault="00B84FDF" w:rsidP="00B84FDF">
            <w:pPr>
              <w:jc w:val="center"/>
              <w:rPr>
                <w:ins w:id="4029" w:author="Sasi Songthong" w:date="2022-06-23T13:05:00Z"/>
                <w:rFonts w:ascii="Cambria" w:hAnsi="Cambria" w:cs="Arial"/>
                <w:b/>
                <w:bCs/>
              </w:rPr>
            </w:pPr>
            <w:ins w:id="4030" w:author="Sasi Songthong" w:date="2022-06-23T13:05:00Z">
              <w:r w:rsidRPr="001E738F">
                <w:rPr>
                  <w:rFonts w:ascii="Cambria" w:hAnsi="Cambria" w:cs="Arial"/>
                  <w:b/>
                  <w:bCs/>
                </w:rPr>
                <w:t>Results:</w:t>
              </w:r>
            </w:ins>
          </w:p>
          <w:p w14:paraId="7CADEB90" w14:textId="765B4CB1" w:rsidR="00B84FDF" w:rsidDel="00261259" w:rsidRDefault="00B84FDF" w:rsidP="00B84FDF">
            <w:pPr>
              <w:jc w:val="center"/>
              <w:rPr>
                <w:rFonts w:ascii="Cambria" w:hAnsi="Cambria" w:cs="Arial"/>
                <w:b/>
                <w:bCs/>
              </w:rPr>
            </w:pPr>
            <w:ins w:id="4031" w:author="Sasi Songthong" w:date="2022-06-23T13:05:00Z">
              <w:r w:rsidRPr="001E738F">
                <w:rPr>
                  <w:rFonts w:ascii="Cambria" w:hAnsi="Cambria" w:cs="Arial"/>
                  <w:b/>
                  <w:bCs/>
                </w:rPr>
                <w:t>Label legible?</w:t>
              </w:r>
            </w:ins>
            <w:del w:id="4032" w:author="Sasi Songthong" w:date="2022-06-23T12:55:00Z">
              <w:r w:rsidDel="00261259">
                <w:rPr>
                  <w:rFonts w:ascii="Cambria" w:hAnsi="Cambria" w:cs="Arial"/>
                  <w:b/>
                  <w:bCs/>
                </w:rPr>
                <w:delText>Results:</w:delText>
              </w:r>
            </w:del>
          </w:p>
        </w:tc>
        <w:tc>
          <w:tcPr>
            <w:tcW w:w="1543" w:type="dxa"/>
            <w:shd w:val="clear" w:color="auto" w:fill="F2F2F2" w:themeFill="background1" w:themeFillShade="F2"/>
            <w:vAlign w:val="center"/>
            <w:tcPrChange w:id="4033" w:author="Sasi Songthong" w:date="2022-06-23T13:05:00Z">
              <w:tcPr>
                <w:tcW w:w="900" w:type="dxa"/>
                <w:shd w:val="clear" w:color="auto" w:fill="F2F2F2" w:themeFill="background1" w:themeFillShade="F2"/>
                <w:vAlign w:val="center"/>
              </w:tcPr>
            </w:tcPrChange>
          </w:tcPr>
          <w:p w14:paraId="279A0E0D" w14:textId="77777777" w:rsidR="00B84FDF" w:rsidRPr="001E738F" w:rsidRDefault="00B84FDF" w:rsidP="00B84FDF">
            <w:pPr>
              <w:jc w:val="center"/>
              <w:rPr>
                <w:ins w:id="4034" w:author="Sasi Songthong" w:date="2022-06-23T13:05:00Z"/>
                <w:rFonts w:ascii="Cambria" w:hAnsi="Cambria" w:cs="Arial"/>
                <w:b/>
                <w:bCs/>
              </w:rPr>
            </w:pPr>
            <w:ins w:id="4035" w:author="Sasi Songthong" w:date="2022-06-23T13:05:00Z">
              <w:r w:rsidRPr="001E738F">
                <w:rPr>
                  <w:rFonts w:ascii="Cambria" w:hAnsi="Cambria" w:cs="Arial"/>
                  <w:b/>
                  <w:bCs/>
                </w:rPr>
                <w:t>Results:</w:t>
              </w:r>
            </w:ins>
          </w:p>
          <w:p w14:paraId="239ADA09" w14:textId="5C19C3FD" w:rsidR="00B84FDF" w:rsidRPr="00894548" w:rsidRDefault="00B84FDF" w:rsidP="00B84FDF">
            <w:pPr>
              <w:jc w:val="center"/>
              <w:rPr>
                <w:rFonts w:ascii="Cambria" w:hAnsi="Cambria" w:cs="Arial"/>
                <w:b/>
                <w:bCs/>
              </w:rPr>
            </w:pPr>
            <w:ins w:id="4036" w:author="Sasi Songthong" w:date="2022-06-23T13:05:00Z">
              <w:r w:rsidRPr="001E738F">
                <w:rPr>
                  <w:rFonts w:ascii="Cambria" w:hAnsi="Cambria" w:cs="Arial"/>
                  <w:b/>
                  <w:bCs/>
                </w:rPr>
                <w:t>Label Present?</w:t>
              </w:r>
            </w:ins>
            <w:del w:id="4037" w:author="Sasi Songthong" w:date="2022-06-23T12:55:00Z">
              <w:r w:rsidDel="00261259">
                <w:rPr>
                  <w:rFonts w:ascii="Cambria" w:hAnsi="Cambria" w:cs="Arial"/>
                  <w:b/>
                  <w:bCs/>
                </w:rPr>
                <w:delText>Label legible and remain affixed?</w:delText>
              </w:r>
            </w:del>
          </w:p>
        </w:tc>
        <w:tc>
          <w:tcPr>
            <w:tcW w:w="1260" w:type="dxa"/>
            <w:shd w:val="clear" w:color="auto" w:fill="F2F2F2" w:themeFill="background1" w:themeFillShade="F2"/>
            <w:vAlign w:val="center"/>
            <w:tcPrChange w:id="4038" w:author="Sasi Songthong" w:date="2022-06-23T13:05:00Z">
              <w:tcPr>
                <w:tcW w:w="1260" w:type="dxa"/>
                <w:shd w:val="clear" w:color="auto" w:fill="F2F2F2" w:themeFill="background1" w:themeFillShade="F2"/>
                <w:vAlign w:val="center"/>
              </w:tcPr>
            </w:tcPrChange>
          </w:tcPr>
          <w:p w14:paraId="06AB59B9" w14:textId="77777777" w:rsidR="00B84FDF" w:rsidRPr="00894548" w:rsidRDefault="00B84FDF" w:rsidP="00B84FDF">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84FDF" w14:paraId="5B1C2B4F" w14:textId="77777777" w:rsidTr="00B84FDF">
        <w:tblPrEx>
          <w:tblW w:w="12865" w:type="dxa"/>
          <w:tblLayout w:type="fixed"/>
          <w:tblPrExChange w:id="4039" w:author="Sasi Songthong" w:date="2022-06-23T13:05:00Z">
            <w:tblPrEx>
              <w:tblW w:w="12865" w:type="dxa"/>
              <w:tblLayout w:type="fixed"/>
            </w:tblPrEx>
          </w:tblPrExChange>
        </w:tblPrEx>
        <w:trPr>
          <w:trHeight w:val="404"/>
          <w:trPrChange w:id="4040" w:author="Sasi Songthong" w:date="2022-06-23T13:05:00Z">
            <w:trPr>
              <w:trHeight w:val="404"/>
            </w:trPr>
          </w:trPrChange>
        </w:trPr>
        <w:tc>
          <w:tcPr>
            <w:tcW w:w="805" w:type="dxa"/>
            <w:vAlign w:val="center"/>
            <w:tcPrChange w:id="4041" w:author="Sasi Songthong" w:date="2022-06-23T13:05:00Z">
              <w:tcPr>
                <w:tcW w:w="805" w:type="dxa"/>
                <w:vAlign w:val="center"/>
              </w:tcPr>
            </w:tcPrChange>
          </w:tcPr>
          <w:p w14:paraId="1E21BC7B" w14:textId="647A8FB1" w:rsidR="00B84FDF" w:rsidRPr="000047FC" w:rsidRDefault="00B84FDF" w:rsidP="00B84FDF">
            <w:pPr>
              <w:jc w:val="center"/>
              <w:rPr>
                <w:rFonts w:ascii="Cambria" w:hAnsi="Cambria" w:cs="Arial"/>
                <w:b/>
                <w:bCs/>
              </w:rPr>
            </w:pPr>
            <w:r>
              <w:rPr>
                <w:rFonts w:ascii="Cambria" w:hAnsi="Cambria" w:cs="Arial"/>
                <w:b/>
                <w:bCs/>
              </w:rPr>
              <w:t>113</w:t>
            </w:r>
          </w:p>
        </w:tc>
        <w:tc>
          <w:tcPr>
            <w:tcW w:w="1542" w:type="dxa"/>
            <w:vAlign w:val="center"/>
            <w:tcPrChange w:id="4042" w:author="Sasi Songthong" w:date="2022-06-23T13:05:00Z">
              <w:tcPr>
                <w:tcW w:w="1800" w:type="dxa"/>
                <w:vAlign w:val="center"/>
              </w:tcPr>
            </w:tcPrChange>
          </w:tcPr>
          <w:p w14:paraId="0F487668" w14:textId="77777777" w:rsidR="00B84FDF" w:rsidRDefault="00B84FDF" w:rsidP="00B84FDF">
            <w:pPr>
              <w:jc w:val="center"/>
              <w:rPr>
                <w:rFonts w:ascii="Cambria" w:hAnsi="Cambria" w:cs="Arial"/>
              </w:rPr>
            </w:pPr>
            <w:r>
              <w:rPr>
                <w:rFonts w:ascii="Cambria" w:hAnsi="Cambria" w:cs="Arial"/>
              </w:rPr>
              <w:t>Yes / No</w:t>
            </w:r>
          </w:p>
        </w:tc>
        <w:tc>
          <w:tcPr>
            <w:tcW w:w="1543" w:type="dxa"/>
            <w:gridSpan w:val="2"/>
            <w:vAlign w:val="center"/>
            <w:tcPrChange w:id="4043" w:author="Sasi Songthong" w:date="2022-06-23T13:05:00Z">
              <w:tcPr>
                <w:tcW w:w="1800" w:type="dxa"/>
                <w:gridSpan w:val="2"/>
                <w:vAlign w:val="center"/>
              </w:tcPr>
            </w:tcPrChange>
          </w:tcPr>
          <w:p w14:paraId="69F31E57"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044" w:author="Sasi Songthong" w:date="2022-06-23T13:05:00Z">
              <w:tcPr>
                <w:tcW w:w="1800" w:type="dxa"/>
                <w:vAlign w:val="center"/>
              </w:tcPr>
            </w:tcPrChange>
          </w:tcPr>
          <w:p w14:paraId="2EDFD00A"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045" w:author="Sasi Songthong" w:date="2022-06-23T13:05:00Z">
              <w:tcPr>
                <w:tcW w:w="1800" w:type="dxa"/>
                <w:vAlign w:val="center"/>
              </w:tcPr>
            </w:tcPrChange>
          </w:tcPr>
          <w:p w14:paraId="5B3CE0B4"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046" w:author="Sasi Songthong" w:date="2022-06-23T13:05:00Z">
              <w:tcPr>
                <w:tcW w:w="1800" w:type="dxa"/>
                <w:vAlign w:val="center"/>
              </w:tcPr>
            </w:tcPrChange>
          </w:tcPr>
          <w:p w14:paraId="498547C2"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047" w:author="Sasi Songthong" w:date="2022-06-23T13:05:00Z">
              <w:tcPr>
                <w:tcW w:w="900" w:type="dxa"/>
                <w:vAlign w:val="center"/>
              </w:tcPr>
            </w:tcPrChange>
          </w:tcPr>
          <w:p w14:paraId="138DA707" w14:textId="6380B4BF" w:rsidR="00B84FDF" w:rsidDel="006402E7" w:rsidRDefault="00B84FDF" w:rsidP="00B84FDF">
            <w:pPr>
              <w:jc w:val="center"/>
              <w:rPr>
                <w:del w:id="4048" w:author="Sasi Songthong" w:date="2022-06-23T12:56:00Z"/>
                <w:rFonts w:ascii="Cambria" w:hAnsi="Cambria" w:cs="Arial"/>
              </w:rPr>
            </w:pPr>
            <w:ins w:id="4049" w:author="Sasi Songthong" w:date="2022-06-23T13:05:00Z">
              <w:r>
                <w:rPr>
                  <w:rFonts w:ascii="Cambria" w:hAnsi="Cambria" w:cs="Arial"/>
                </w:rPr>
                <w:t>Yes / No</w:t>
              </w:r>
            </w:ins>
            <w:del w:id="4050" w:author="Sasi Songthong" w:date="2022-06-23T12:55:00Z">
              <w:r w:rsidDel="00261259">
                <w:rPr>
                  <w:rFonts w:ascii="Cambria" w:hAnsi="Cambria" w:cs="Arial"/>
                </w:rPr>
                <w:delText>Yes / No</w:delText>
              </w:r>
            </w:del>
          </w:p>
          <w:p w14:paraId="3C4D7D01" w14:textId="4BEECF48" w:rsidR="00B84FDF" w:rsidDel="006402E7" w:rsidRDefault="00B84FDF" w:rsidP="00B84FDF">
            <w:pPr>
              <w:jc w:val="center"/>
              <w:rPr>
                <w:del w:id="4051" w:author="Sasi Songthong" w:date="2022-06-23T12:56:00Z"/>
                <w:rFonts w:ascii="Cambria" w:hAnsi="Cambria" w:cs="Arial"/>
              </w:rPr>
            </w:pPr>
            <w:del w:id="4052" w:author="Sasi Songthong" w:date="2022-06-23T12:55:00Z">
              <w:r w:rsidRPr="00BF1CE3" w:rsidDel="00261259">
                <w:rPr>
                  <w:rFonts w:ascii="Cambria" w:hAnsi="Cambria" w:cs="Arial"/>
                </w:rPr>
                <w:delText>Yes / No</w:delText>
              </w:r>
            </w:del>
          </w:p>
          <w:p w14:paraId="03C15174" w14:textId="2392DB1E" w:rsidR="00B84FDF" w:rsidDel="006402E7" w:rsidRDefault="00B84FDF" w:rsidP="00B84FDF">
            <w:pPr>
              <w:jc w:val="center"/>
              <w:rPr>
                <w:del w:id="4053" w:author="Sasi Songthong" w:date="2022-06-23T12:56:00Z"/>
                <w:rFonts w:ascii="Cambria" w:hAnsi="Cambria" w:cs="Arial"/>
              </w:rPr>
            </w:pPr>
            <w:del w:id="4054" w:author="Sasi Songthong" w:date="2022-06-23T12:55:00Z">
              <w:r w:rsidRPr="00BF1CE3" w:rsidDel="00261259">
                <w:rPr>
                  <w:rFonts w:ascii="Cambria" w:hAnsi="Cambria" w:cs="Arial"/>
                </w:rPr>
                <w:delText>Yes / No</w:delText>
              </w:r>
            </w:del>
          </w:p>
          <w:p w14:paraId="3B28CCA3" w14:textId="77777777" w:rsidR="00B84FDF" w:rsidRDefault="00B84FDF" w:rsidP="00B84FDF">
            <w:pPr>
              <w:jc w:val="center"/>
              <w:rPr>
                <w:rFonts w:ascii="Cambria" w:hAnsi="Cambria" w:cs="Arial"/>
              </w:rPr>
            </w:pPr>
            <w:del w:id="4055" w:author="Sasi Songthong" w:date="2022-06-23T12:55:00Z">
              <w:r w:rsidRPr="00BF1CE3" w:rsidDel="00261259">
                <w:rPr>
                  <w:rFonts w:ascii="Cambria" w:hAnsi="Cambria" w:cs="Arial"/>
                </w:rPr>
                <w:delText>Yes / No</w:delText>
              </w:r>
            </w:del>
          </w:p>
        </w:tc>
        <w:tc>
          <w:tcPr>
            <w:tcW w:w="1543" w:type="dxa"/>
            <w:vAlign w:val="center"/>
            <w:tcPrChange w:id="4056" w:author="Sasi Songthong" w:date="2022-06-23T13:05:00Z">
              <w:tcPr>
                <w:tcW w:w="900" w:type="dxa"/>
                <w:vAlign w:val="center"/>
              </w:tcPr>
            </w:tcPrChange>
          </w:tcPr>
          <w:p w14:paraId="07F66B5E" w14:textId="5BA2FC8B" w:rsidR="00B84FDF" w:rsidDel="006402E7" w:rsidRDefault="00B84FDF" w:rsidP="00B84FDF">
            <w:pPr>
              <w:jc w:val="center"/>
              <w:rPr>
                <w:del w:id="4057" w:author="Sasi Songthong" w:date="2022-06-23T12:56:00Z"/>
                <w:rFonts w:ascii="Cambria" w:hAnsi="Cambria" w:cs="Arial"/>
              </w:rPr>
            </w:pPr>
            <w:ins w:id="4058" w:author="Sasi Songthong" w:date="2022-06-23T13:05:00Z">
              <w:r>
                <w:rPr>
                  <w:rFonts w:ascii="Cambria" w:hAnsi="Cambria" w:cs="Arial"/>
                </w:rPr>
                <w:t>Yes / No</w:t>
              </w:r>
            </w:ins>
            <w:del w:id="4059" w:author="Sasi Songthong" w:date="2022-06-23T12:55:00Z">
              <w:r w:rsidRPr="00BF1CE3" w:rsidDel="00261259">
                <w:rPr>
                  <w:rFonts w:ascii="Cambria" w:hAnsi="Cambria" w:cs="Arial"/>
                </w:rPr>
                <w:delText>Yes / No</w:delText>
              </w:r>
            </w:del>
          </w:p>
          <w:p w14:paraId="13819958" w14:textId="78E823C6" w:rsidR="00B84FDF" w:rsidDel="006402E7" w:rsidRDefault="00B84FDF" w:rsidP="00B84FDF">
            <w:pPr>
              <w:jc w:val="center"/>
              <w:rPr>
                <w:del w:id="4060" w:author="Sasi Songthong" w:date="2022-06-23T12:56:00Z"/>
                <w:rFonts w:ascii="Cambria" w:hAnsi="Cambria" w:cs="Arial"/>
              </w:rPr>
            </w:pPr>
            <w:del w:id="4061" w:author="Sasi Songthong" w:date="2022-06-23T12:55:00Z">
              <w:r w:rsidRPr="00BF1CE3" w:rsidDel="00261259">
                <w:rPr>
                  <w:rFonts w:ascii="Cambria" w:hAnsi="Cambria" w:cs="Arial"/>
                </w:rPr>
                <w:delText>Yes / No</w:delText>
              </w:r>
            </w:del>
          </w:p>
          <w:p w14:paraId="6DE46E2D" w14:textId="7CB15D36" w:rsidR="00B84FDF" w:rsidDel="006402E7" w:rsidRDefault="00B84FDF" w:rsidP="00B84FDF">
            <w:pPr>
              <w:jc w:val="center"/>
              <w:rPr>
                <w:del w:id="4062" w:author="Sasi Songthong" w:date="2022-06-23T12:56:00Z"/>
                <w:rFonts w:ascii="Cambria" w:hAnsi="Cambria" w:cs="Arial"/>
              </w:rPr>
            </w:pPr>
            <w:del w:id="4063" w:author="Sasi Songthong" w:date="2022-06-23T12:55:00Z">
              <w:r w:rsidRPr="00BF1CE3" w:rsidDel="00261259">
                <w:rPr>
                  <w:rFonts w:ascii="Cambria" w:hAnsi="Cambria" w:cs="Arial"/>
                </w:rPr>
                <w:delText>Yes / No</w:delText>
              </w:r>
            </w:del>
          </w:p>
          <w:p w14:paraId="191ECCAC" w14:textId="6F63B0CD" w:rsidR="00B84FDF" w:rsidRDefault="00B84FDF" w:rsidP="00B84FDF">
            <w:pPr>
              <w:jc w:val="center"/>
              <w:rPr>
                <w:rFonts w:ascii="Cambria" w:hAnsi="Cambria" w:cs="Arial"/>
              </w:rPr>
            </w:pPr>
            <w:del w:id="4064" w:author="Sasi Songthong" w:date="2022-06-23T12:55:00Z">
              <w:r w:rsidRPr="00BF1CE3" w:rsidDel="00261259">
                <w:rPr>
                  <w:rFonts w:ascii="Cambria" w:hAnsi="Cambria" w:cs="Arial"/>
                </w:rPr>
                <w:delText>Yes / No</w:delText>
              </w:r>
            </w:del>
          </w:p>
        </w:tc>
        <w:tc>
          <w:tcPr>
            <w:tcW w:w="1260" w:type="dxa"/>
            <w:vAlign w:val="center"/>
            <w:tcPrChange w:id="4065" w:author="Sasi Songthong" w:date="2022-06-23T13:05:00Z">
              <w:tcPr>
                <w:tcW w:w="1260" w:type="dxa"/>
                <w:vAlign w:val="center"/>
              </w:tcPr>
            </w:tcPrChange>
          </w:tcPr>
          <w:p w14:paraId="4D9EAB3D" w14:textId="77777777" w:rsidR="00B84FDF" w:rsidRDefault="00B84FDF" w:rsidP="00B84FDF">
            <w:pPr>
              <w:jc w:val="center"/>
              <w:rPr>
                <w:rFonts w:ascii="Cambria" w:hAnsi="Cambria" w:cs="Arial"/>
              </w:rPr>
            </w:pPr>
          </w:p>
        </w:tc>
      </w:tr>
      <w:tr w:rsidR="00B84FDF" w14:paraId="294FBB38" w14:textId="77777777" w:rsidTr="00B84FDF">
        <w:tblPrEx>
          <w:tblW w:w="12865" w:type="dxa"/>
          <w:tblLayout w:type="fixed"/>
          <w:tblPrExChange w:id="4066" w:author="Sasi Songthong" w:date="2022-06-23T13:05:00Z">
            <w:tblPrEx>
              <w:tblW w:w="12865" w:type="dxa"/>
              <w:tblLayout w:type="fixed"/>
            </w:tblPrEx>
          </w:tblPrExChange>
        </w:tblPrEx>
        <w:trPr>
          <w:trHeight w:val="392"/>
          <w:trPrChange w:id="4067" w:author="Sasi Songthong" w:date="2022-06-23T13:05:00Z">
            <w:trPr>
              <w:trHeight w:val="392"/>
            </w:trPr>
          </w:trPrChange>
        </w:trPr>
        <w:tc>
          <w:tcPr>
            <w:tcW w:w="805" w:type="dxa"/>
            <w:vAlign w:val="center"/>
            <w:tcPrChange w:id="4068" w:author="Sasi Songthong" w:date="2022-06-23T13:05:00Z">
              <w:tcPr>
                <w:tcW w:w="805" w:type="dxa"/>
                <w:vAlign w:val="center"/>
              </w:tcPr>
            </w:tcPrChange>
          </w:tcPr>
          <w:p w14:paraId="62B661F8" w14:textId="7FF72DDE" w:rsidR="00B84FDF" w:rsidRPr="000047FC" w:rsidRDefault="00B84FDF" w:rsidP="00B84FDF">
            <w:pPr>
              <w:jc w:val="center"/>
              <w:rPr>
                <w:rFonts w:ascii="Cambria" w:hAnsi="Cambria" w:cs="Arial"/>
                <w:b/>
                <w:bCs/>
              </w:rPr>
            </w:pPr>
            <w:r>
              <w:rPr>
                <w:rFonts w:ascii="Cambria" w:hAnsi="Cambria" w:cs="Arial"/>
                <w:b/>
                <w:bCs/>
              </w:rPr>
              <w:t>114</w:t>
            </w:r>
          </w:p>
        </w:tc>
        <w:tc>
          <w:tcPr>
            <w:tcW w:w="1542" w:type="dxa"/>
            <w:vAlign w:val="center"/>
            <w:tcPrChange w:id="4069" w:author="Sasi Songthong" w:date="2022-06-23T13:05:00Z">
              <w:tcPr>
                <w:tcW w:w="1800" w:type="dxa"/>
                <w:vAlign w:val="center"/>
              </w:tcPr>
            </w:tcPrChange>
          </w:tcPr>
          <w:p w14:paraId="09D952FE"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070" w:author="Sasi Songthong" w:date="2022-06-23T13:05:00Z">
              <w:tcPr>
                <w:tcW w:w="1800" w:type="dxa"/>
                <w:gridSpan w:val="2"/>
                <w:vAlign w:val="center"/>
              </w:tcPr>
            </w:tcPrChange>
          </w:tcPr>
          <w:p w14:paraId="7151A35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71" w:author="Sasi Songthong" w:date="2022-06-23T13:05:00Z">
              <w:tcPr>
                <w:tcW w:w="1800" w:type="dxa"/>
                <w:vAlign w:val="center"/>
              </w:tcPr>
            </w:tcPrChange>
          </w:tcPr>
          <w:p w14:paraId="63F3AB2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72" w:author="Sasi Songthong" w:date="2022-06-23T13:05:00Z">
              <w:tcPr>
                <w:tcW w:w="1800" w:type="dxa"/>
                <w:vAlign w:val="center"/>
              </w:tcPr>
            </w:tcPrChange>
          </w:tcPr>
          <w:p w14:paraId="15FAB94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73" w:author="Sasi Songthong" w:date="2022-06-23T13:05:00Z">
              <w:tcPr>
                <w:tcW w:w="1800" w:type="dxa"/>
                <w:vAlign w:val="center"/>
              </w:tcPr>
            </w:tcPrChange>
          </w:tcPr>
          <w:p w14:paraId="4EA2FA7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74" w:author="Sasi Songthong" w:date="2022-06-23T13:05:00Z">
              <w:tcPr>
                <w:tcW w:w="900" w:type="dxa"/>
                <w:vAlign w:val="center"/>
              </w:tcPr>
            </w:tcPrChange>
          </w:tcPr>
          <w:p w14:paraId="34E835DF" w14:textId="16BF55B0" w:rsidR="00B84FDF" w:rsidRDefault="00B84FDF" w:rsidP="00B84FDF">
            <w:pPr>
              <w:jc w:val="center"/>
              <w:rPr>
                <w:rFonts w:ascii="Cambria" w:hAnsi="Cambria" w:cs="Arial"/>
              </w:rPr>
            </w:pPr>
            <w:ins w:id="4075" w:author="Sasi Songthong" w:date="2022-06-23T13:05:00Z">
              <w:r w:rsidRPr="00BF1CE3">
                <w:rPr>
                  <w:rFonts w:ascii="Cambria" w:hAnsi="Cambria" w:cs="Arial"/>
                </w:rPr>
                <w:t>Yes / No</w:t>
              </w:r>
            </w:ins>
          </w:p>
        </w:tc>
        <w:tc>
          <w:tcPr>
            <w:tcW w:w="1543" w:type="dxa"/>
            <w:vAlign w:val="center"/>
            <w:tcPrChange w:id="4076" w:author="Sasi Songthong" w:date="2022-06-23T13:05:00Z">
              <w:tcPr>
                <w:tcW w:w="900" w:type="dxa"/>
                <w:vAlign w:val="center"/>
              </w:tcPr>
            </w:tcPrChange>
          </w:tcPr>
          <w:p w14:paraId="5D706680" w14:textId="4546F7B6" w:rsidR="00B84FDF" w:rsidRDefault="00B84FDF" w:rsidP="00B84FDF">
            <w:pPr>
              <w:jc w:val="center"/>
              <w:rPr>
                <w:rFonts w:ascii="Cambria" w:hAnsi="Cambria" w:cs="Arial"/>
              </w:rPr>
            </w:pPr>
            <w:ins w:id="4077" w:author="Sasi Songthong" w:date="2022-06-23T13:05:00Z">
              <w:r w:rsidRPr="00BF1CE3">
                <w:rPr>
                  <w:rFonts w:ascii="Cambria" w:hAnsi="Cambria" w:cs="Arial"/>
                </w:rPr>
                <w:t>Yes / No</w:t>
              </w:r>
            </w:ins>
          </w:p>
        </w:tc>
        <w:tc>
          <w:tcPr>
            <w:tcW w:w="1260" w:type="dxa"/>
            <w:vAlign w:val="center"/>
            <w:tcPrChange w:id="4078" w:author="Sasi Songthong" w:date="2022-06-23T13:05:00Z">
              <w:tcPr>
                <w:tcW w:w="1260" w:type="dxa"/>
                <w:vAlign w:val="center"/>
              </w:tcPr>
            </w:tcPrChange>
          </w:tcPr>
          <w:p w14:paraId="3C191537" w14:textId="77777777" w:rsidR="00B84FDF" w:rsidRDefault="00B84FDF" w:rsidP="00B84FDF">
            <w:pPr>
              <w:jc w:val="center"/>
              <w:rPr>
                <w:rFonts w:ascii="Cambria" w:hAnsi="Cambria" w:cs="Arial"/>
              </w:rPr>
            </w:pPr>
          </w:p>
        </w:tc>
      </w:tr>
      <w:tr w:rsidR="00B84FDF" w14:paraId="7A28E2C8" w14:textId="77777777" w:rsidTr="00B84FDF">
        <w:tblPrEx>
          <w:tblW w:w="12865" w:type="dxa"/>
          <w:tblLayout w:type="fixed"/>
          <w:tblPrExChange w:id="4079" w:author="Sasi Songthong" w:date="2022-06-23T13:05:00Z">
            <w:tblPrEx>
              <w:tblW w:w="12865" w:type="dxa"/>
              <w:tblLayout w:type="fixed"/>
            </w:tblPrEx>
          </w:tblPrExChange>
        </w:tblPrEx>
        <w:trPr>
          <w:trHeight w:val="392"/>
          <w:trPrChange w:id="4080" w:author="Sasi Songthong" w:date="2022-06-23T13:05:00Z">
            <w:trPr>
              <w:trHeight w:val="392"/>
            </w:trPr>
          </w:trPrChange>
        </w:trPr>
        <w:tc>
          <w:tcPr>
            <w:tcW w:w="805" w:type="dxa"/>
            <w:vAlign w:val="center"/>
            <w:tcPrChange w:id="4081" w:author="Sasi Songthong" w:date="2022-06-23T13:05:00Z">
              <w:tcPr>
                <w:tcW w:w="805" w:type="dxa"/>
                <w:vAlign w:val="center"/>
              </w:tcPr>
            </w:tcPrChange>
          </w:tcPr>
          <w:p w14:paraId="72CE1DD2" w14:textId="12DF9655" w:rsidR="00B84FDF" w:rsidRPr="000047FC" w:rsidRDefault="00B84FDF" w:rsidP="00B84FDF">
            <w:pPr>
              <w:jc w:val="center"/>
              <w:rPr>
                <w:rFonts w:ascii="Cambria" w:hAnsi="Cambria" w:cs="Arial"/>
                <w:b/>
                <w:bCs/>
              </w:rPr>
            </w:pPr>
            <w:r>
              <w:rPr>
                <w:rFonts w:ascii="Cambria" w:hAnsi="Cambria" w:cs="Arial"/>
                <w:b/>
                <w:bCs/>
              </w:rPr>
              <w:t>115</w:t>
            </w:r>
          </w:p>
        </w:tc>
        <w:tc>
          <w:tcPr>
            <w:tcW w:w="1542" w:type="dxa"/>
            <w:vAlign w:val="center"/>
            <w:tcPrChange w:id="4082" w:author="Sasi Songthong" w:date="2022-06-23T13:05:00Z">
              <w:tcPr>
                <w:tcW w:w="1800" w:type="dxa"/>
                <w:vAlign w:val="center"/>
              </w:tcPr>
            </w:tcPrChange>
          </w:tcPr>
          <w:p w14:paraId="685AF041"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083" w:author="Sasi Songthong" w:date="2022-06-23T13:05:00Z">
              <w:tcPr>
                <w:tcW w:w="1800" w:type="dxa"/>
                <w:gridSpan w:val="2"/>
                <w:vAlign w:val="center"/>
              </w:tcPr>
            </w:tcPrChange>
          </w:tcPr>
          <w:p w14:paraId="03BFEE4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84" w:author="Sasi Songthong" w:date="2022-06-23T13:05:00Z">
              <w:tcPr>
                <w:tcW w:w="1800" w:type="dxa"/>
                <w:vAlign w:val="center"/>
              </w:tcPr>
            </w:tcPrChange>
          </w:tcPr>
          <w:p w14:paraId="75247BD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85" w:author="Sasi Songthong" w:date="2022-06-23T13:05:00Z">
              <w:tcPr>
                <w:tcW w:w="1800" w:type="dxa"/>
                <w:vAlign w:val="center"/>
              </w:tcPr>
            </w:tcPrChange>
          </w:tcPr>
          <w:p w14:paraId="13AF0E5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86" w:author="Sasi Songthong" w:date="2022-06-23T13:05:00Z">
              <w:tcPr>
                <w:tcW w:w="1800" w:type="dxa"/>
                <w:vAlign w:val="center"/>
              </w:tcPr>
            </w:tcPrChange>
          </w:tcPr>
          <w:p w14:paraId="3DC509F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87" w:author="Sasi Songthong" w:date="2022-06-23T13:05:00Z">
              <w:tcPr>
                <w:tcW w:w="900" w:type="dxa"/>
                <w:vAlign w:val="center"/>
              </w:tcPr>
            </w:tcPrChange>
          </w:tcPr>
          <w:p w14:paraId="68122512" w14:textId="4E99D27D" w:rsidR="00B84FDF" w:rsidRDefault="00B84FDF" w:rsidP="00B84FDF">
            <w:pPr>
              <w:jc w:val="center"/>
              <w:rPr>
                <w:rFonts w:ascii="Cambria" w:hAnsi="Cambria" w:cs="Arial"/>
              </w:rPr>
            </w:pPr>
            <w:ins w:id="4088" w:author="Sasi Songthong" w:date="2022-06-23T13:05:00Z">
              <w:r w:rsidRPr="00BF1CE3">
                <w:rPr>
                  <w:rFonts w:ascii="Cambria" w:hAnsi="Cambria" w:cs="Arial"/>
                </w:rPr>
                <w:t>Yes / No</w:t>
              </w:r>
            </w:ins>
          </w:p>
        </w:tc>
        <w:tc>
          <w:tcPr>
            <w:tcW w:w="1543" w:type="dxa"/>
            <w:vAlign w:val="center"/>
            <w:tcPrChange w:id="4089" w:author="Sasi Songthong" w:date="2022-06-23T13:05:00Z">
              <w:tcPr>
                <w:tcW w:w="900" w:type="dxa"/>
                <w:vAlign w:val="center"/>
              </w:tcPr>
            </w:tcPrChange>
          </w:tcPr>
          <w:p w14:paraId="4B1C7969" w14:textId="7E2CE949" w:rsidR="00B84FDF" w:rsidRDefault="00B84FDF" w:rsidP="00B84FDF">
            <w:pPr>
              <w:jc w:val="center"/>
              <w:rPr>
                <w:rFonts w:ascii="Cambria" w:hAnsi="Cambria" w:cs="Arial"/>
              </w:rPr>
            </w:pPr>
            <w:ins w:id="4090" w:author="Sasi Songthong" w:date="2022-06-23T13:05:00Z">
              <w:r w:rsidRPr="00BF1CE3">
                <w:rPr>
                  <w:rFonts w:ascii="Cambria" w:hAnsi="Cambria" w:cs="Arial"/>
                </w:rPr>
                <w:t>Yes / No</w:t>
              </w:r>
            </w:ins>
          </w:p>
        </w:tc>
        <w:tc>
          <w:tcPr>
            <w:tcW w:w="1260" w:type="dxa"/>
            <w:vAlign w:val="center"/>
            <w:tcPrChange w:id="4091" w:author="Sasi Songthong" w:date="2022-06-23T13:05:00Z">
              <w:tcPr>
                <w:tcW w:w="1260" w:type="dxa"/>
                <w:vAlign w:val="center"/>
              </w:tcPr>
            </w:tcPrChange>
          </w:tcPr>
          <w:p w14:paraId="1E6A96D3" w14:textId="77777777" w:rsidR="00B84FDF" w:rsidRDefault="00B84FDF" w:rsidP="00B84FDF">
            <w:pPr>
              <w:jc w:val="center"/>
              <w:rPr>
                <w:rFonts w:ascii="Cambria" w:hAnsi="Cambria" w:cs="Arial"/>
              </w:rPr>
            </w:pPr>
          </w:p>
        </w:tc>
      </w:tr>
      <w:tr w:rsidR="00B84FDF" w14:paraId="1EA9DBD5" w14:textId="77777777" w:rsidTr="00B84FDF">
        <w:tblPrEx>
          <w:tblW w:w="12865" w:type="dxa"/>
          <w:tblLayout w:type="fixed"/>
          <w:tblPrExChange w:id="4092" w:author="Sasi Songthong" w:date="2022-06-23T13:05:00Z">
            <w:tblPrEx>
              <w:tblW w:w="12865" w:type="dxa"/>
              <w:tblLayout w:type="fixed"/>
            </w:tblPrEx>
          </w:tblPrExChange>
        </w:tblPrEx>
        <w:trPr>
          <w:trHeight w:val="392"/>
          <w:trPrChange w:id="4093" w:author="Sasi Songthong" w:date="2022-06-23T13:05:00Z">
            <w:trPr>
              <w:trHeight w:val="392"/>
            </w:trPr>
          </w:trPrChange>
        </w:trPr>
        <w:tc>
          <w:tcPr>
            <w:tcW w:w="805" w:type="dxa"/>
            <w:vAlign w:val="center"/>
            <w:tcPrChange w:id="4094" w:author="Sasi Songthong" w:date="2022-06-23T13:05:00Z">
              <w:tcPr>
                <w:tcW w:w="805" w:type="dxa"/>
                <w:vAlign w:val="center"/>
              </w:tcPr>
            </w:tcPrChange>
          </w:tcPr>
          <w:p w14:paraId="0D911376" w14:textId="19744A0C" w:rsidR="00B84FDF" w:rsidRPr="000047FC" w:rsidRDefault="00B84FDF" w:rsidP="00B84FDF">
            <w:pPr>
              <w:jc w:val="center"/>
              <w:rPr>
                <w:rFonts w:ascii="Cambria" w:hAnsi="Cambria" w:cs="Arial"/>
                <w:b/>
                <w:bCs/>
              </w:rPr>
            </w:pPr>
            <w:r>
              <w:rPr>
                <w:rFonts w:ascii="Cambria" w:hAnsi="Cambria" w:cs="Arial"/>
                <w:b/>
                <w:bCs/>
              </w:rPr>
              <w:t>116</w:t>
            </w:r>
          </w:p>
        </w:tc>
        <w:tc>
          <w:tcPr>
            <w:tcW w:w="1542" w:type="dxa"/>
            <w:vAlign w:val="center"/>
            <w:tcPrChange w:id="4095" w:author="Sasi Songthong" w:date="2022-06-23T13:05:00Z">
              <w:tcPr>
                <w:tcW w:w="1800" w:type="dxa"/>
                <w:vAlign w:val="center"/>
              </w:tcPr>
            </w:tcPrChange>
          </w:tcPr>
          <w:p w14:paraId="11A452A3"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096" w:author="Sasi Songthong" w:date="2022-06-23T13:05:00Z">
              <w:tcPr>
                <w:tcW w:w="1800" w:type="dxa"/>
                <w:gridSpan w:val="2"/>
                <w:vAlign w:val="center"/>
              </w:tcPr>
            </w:tcPrChange>
          </w:tcPr>
          <w:p w14:paraId="6802F69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97" w:author="Sasi Songthong" w:date="2022-06-23T13:05:00Z">
              <w:tcPr>
                <w:tcW w:w="1800" w:type="dxa"/>
                <w:vAlign w:val="center"/>
              </w:tcPr>
            </w:tcPrChange>
          </w:tcPr>
          <w:p w14:paraId="54BB656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98" w:author="Sasi Songthong" w:date="2022-06-23T13:05:00Z">
              <w:tcPr>
                <w:tcW w:w="1800" w:type="dxa"/>
                <w:vAlign w:val="center"/>
              </w:tcPr>
            </w:tcPrChange>
          </w:tcPr>
          <w:p w14:paraId="342E4377"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099" w:author="Sasi Songthong" w:date="2022-06-23T13:05:00Z">
              <w:tcPr>
                <w:tcW w:w="1800" w:type="dxa"/>
                <w:vAlign w:val="center"/>
              </w:tcPr>
            </w:tcPrChange>
          </w:tcPr>
          <w:p w14:paraId="6DDEE94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00" w:author="Sasi Songthong" w:date="2022-06-23T13:05:00Z">
              <w:tcPr>
                <w:tcW w:w="900" w:type="dxa"/>
                <w:vAlign w:val="center"/>
              </w:tcPr>
            </w:tcPrChange>
          </w:tcPr>
          <w:p w14:paraId="5E9253E4" w14:textId="1BFE9A98" w:rsidR="00B84FDF" w:rsidRDefault="00B84FDF" w:rsidP="00B84FDF">
            <w:pPr>
              <w:jc w:val="center"/>
              <w:rPr>
                <w:rFonts w:ascii="Cambria" w:hAnsi="Cambria" w:cs="Arial"/>
              </w:rPr>
            </w:pPr>
            <w:ins w:id="4101" w:author="Sasi Songthong" w:date="2022-06-23T13:05:00Z">
              <w:r w:rsidRPr="00BF1CE3">
                <w:rPr>
                  <w:rFonts w:ascii="Cambria" w:hAnsi="Cambria" w:cs="Arial"/>
                </w:rPr>
                <w:t>Yes / No</w:t>
              </w:r>
            </w:ins>
          </w:p>
        </w:tc>
        <w:tc>
          <w:tcPr>
            <w:tcW w:w="1543" w:type="dxa"/>
            <w:vAlign w:val="center"/>
            <w:tcPrChange w:id="4102" w:author="Sasi Songthong" w:date="2022-06-23T13:05:00Z">
              <w:tcPr>
                <w:tcW w:w="900" w:type="dxa"/>
                <w:vAlign w:val="center"/>
              </w:tcPr>
            </w:tcPrChange>
          </w:tcPr>
          <w:p w14:paraId="1BA8E3E0" w14:textId="117D837A" w:rsidR="00B84FDF" w:rsidRDefault="00B84FDF" w:rsidP="00B84FDF">
            <w:pPr>
              <w:jc w:val="center"/>
              <w:rPr>
                <w:rFonts w:ascii="Cambria" w:hAnsi="Cambria" w:cs="Arial"/>
              </w:rPr>
            </w:pPr>
            <w:ins w:id="4103" w:author="Sasi Songthong" w:date="2022-06-23T13:05:00Z">
              <w:r w:rsidRPr="00BF1CE3">
                <w:rPr>
                  <w:rFonts w:ascii="Cambria" w:hAnsi="Cambria" w:cs="Arial"/>
                </w:rPr>
                <w:t>Yes / No</w:t>
              </w:r>
            </w:ins>
          </w:p>
        </w:tc>
        <w:tc>
          <w:tcPr>
            <w:tcW w:w="1260" w:type="dxa"/>
            <w:vAlign w:val="center"/>
            <w:tcPrChange w:id="4104" w:author="Sasi Songthong" w:date="2022-06-23T13:05:00Z">
              <w:tcPr>
                <w:tcW w:w="1260" w:type="dxa"/>
                <w:vAlign w:val="center"/>
              </w:tcPr>
            </w:tcPrChange>
          </w:tcPr>
          <w:p w14:paraId="393AC525" w14:textId="77777777" w:rsidR="00B84FDF" w:rsidRDefault="00B84FDF" w:rsidP="00B84FDF">
            <w:pPr>
              <w:jc w:val="center"/>
              <w:rPr>
                <w:rFonts w:ascii="Cambria" w:hAnsi="Cambria" w:cs="Arial"/>
              </w:rPr>
            </w:pPr>
          </w:p>
        </w:tc>
      </w:tr>
      <w:tr w:rsidR="00B84FDF" w14:paraId="3ABFA4FF" w14:textId="77777777" w:rsidTr="00B84FDF">
        <w:tblPrEx>
          <w:tblW w:w="12865" w:type="dxa"/>
          <w:tblLayout w:type="fixed"/>
          <w:tblPrExChange w:id="4105" w:author="Sasi Songthong" w:date="2022-06-23T13:05:00Z">
            <w:tblPrEx>
              <w:tblW w:w="12865" w:type="dxa"/>
              <w:tblLayout w:type="fixed"/>
            </w:tblPrEx>
          </w:tblPrExChange>
        </w:tblPrEx>
        <w:trPr>
          <w:trHeight w:val="392"/>
          <w:trPrChange w:id="4106" w:author="Sasi Songthong" w:date="2022-06-23T13:05:00Z">
            <w:trPr>
              <w:trHeight w:val="392"/>
            </w:trPr>
          </w:trPrChange>
        </w:trPr>
        <w:tc>
          <w:tcPr>
            <w:tcW w:w="805" w:type="dxa"/>
            <w:vAlign w:val="center"/>
            <w:tcPrChange w:id="4107" w:author="Sasi Songthong" w:date="2022-06-23T13:05:00Z">
              <w:tcPr>
                <w:tcW w:w="805" w:type="dxa"/>
                <w:vAlign w:val="center"/>
              </w:tcPr>
            </w:tcPrChange>
          </w:tcPr>
          <w:p w14:paraId="7563477A" w14:textId="06F74A73" w:rsidR="00B84FDF" w:rsidRPr="000047FC" w:rsidRDefault="00B84FDF" w:rsidP="00B84FDF">
            <w:pPr>
              <w:jc w:val="center"/>
              <w:rPr>
                <w:rFonts w:ascii="Cambria" w:hAnsi="Cambria" w:cs="Arial"/>
                <w:b/>
                <w:bCs/>
              </w:rPr>
            </w:pPr>
            <w:r>
              <w:rPr>
                <w:rFonts w:ascii="Cambria" w:hAnsi="Cambria" w:cs="Arial"/>
                <w:b/>
                <w:bCs/>
              </w:rPr>
              <w:t>117</w:t>
            </w:r>
          </w:p>
        </w:tc>
        <w:tc>
          <w:tcPr>
            <w:tcW w:w="1542" w:type="dxa"/>
            <w:vAlign w:val="center"/>
            <w:tcPrChange w:id="4108" w:author="Sasi Songthong" w:date="2022-06-23T13:05:00Z">
              <w:tcPr>
                <w:tcW w:w="1800" w:type="dxa"/>
                <w:vAlign w:val="center"/>
              </w:tcPr>
            </w:tcPrChange>
          </w:tcPr>
          <w:p w14:paraId="7CBA0FFF"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109" w:author="Sasi Songthong" w:date="2022-06-23T13:05:00Z">
              <w:tcPr>
                <w:tcW w:w="1800" w:type="dxa"/>
                <w:gridSpan w:val="2"/>
                <w:vAlign w:val="center"/>
              </w:tcPr>
            </w:tcPrChange>
          </w:tcPr>
          <w:p w14:paraId="0904B36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10" w:author="Sasi Songthong" w:date="2022-06-23T13:05:00Z">
              <w:tcPr>
                <w:tcW w:w="1800" w:type="dxa"/>
                <w:vAlign w:val="center"/>
              </w:tcPr>
            </w:tcPrChange>
          </w:tcPr>
          <w:p w14:paraId="14645E4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11" w:author="Sasi Songthong" w:date="2022-06-23T13:05:00Z">
              <w:tcPr>
                <w:tcW w:w="1800" w:type="dxa"/>
                <w:vAlign w:val="center"/>
              </w:tcPr>
            </w:tcPrChange>
          </w:tcPr>
          <w:p w14:paraId="6982738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12" w:author="Sasi Songthong" w:date="2022-06-23T13:05:00Z">
              <w:tcPr>
                <w:tcW w:w="1800" w:type="dxa"/>
                <w:vAlign w:val="center"/>
              </w:tcPr>
            </w:tcPrChange>
          </w:tcPr>
          <w:p w14:paraId="4C9808A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13" w:author="Sasi Songthong" w:date="2022-06-23T13:05:00Z">
              <w:tcPr>
                <w:tcW w:w="900" w:type="dxa"/>
                <w:vAlign w:val="center"/>
              </w:tcPr>
            </w:tcPrChange>
          </w:tcPr>
          <w:p w14:paraId="7FD5F251" w14:textId="17299306" w:rsidR="00B84FDF" w:rsidRDefault="00B84FDF" w:rsidP="00B84FDF">
            <w:pPr>
              <w:jc w:val="center"/>
              <w:rPr>
                <w:rFonts w:ascii="Cambria" w:hAnsi="Cambria" w:cs="Arial"/>
              </w:rPr>
            </w:pPr>
            <w:ins w:id="4114" w:author="Sasi Songthong" w:date="2022-06-23T13:05:00Z">
              <w:r>
                <w:rPr>
                  <w:rFonts w:ascii="Cambria" w:hAnsi="Cambria" w:cs="Arial"/>
                </w:rPr>
                <w:t>Yes / No</w:t>
              </w:r>
            </w:ins>
          </w:p>
        </w:tc>
        <w:tc>
          <w:tcPr>
            <w:tcW w:w="1543" w:type="dxa"/>
            <w:vAlign w:val="center"/>
            <w:tcPrChange w:id="4115" w:author="Sasi Songthong" w:date="2022-06-23T13:05:00Z">
              <w:tcPr>
                <w:tcW w:w="900" w:type="dxa"/>
                <w:vAlign w:val="center"/>
              </w:tcPr>
            </w:tcPrChange>
          </w:tcPr>
          <w:p w14:paraId="7F9077A8" w14:textId="30FA0D65" w:rsidR="00B84FDF" w:rsidRDefault="00B84FDF" w:rsidP="00B84FDF">
            <w:pPr>
              <w:jc w:val="center"/>
              <w:rPr>
                <w:rFonts w:ascii="Cambria" w:hAnsi="Cambria" w:cs="Arial"/>
              </w:rPr>
            </w:pPr>
            <w:ins w:id="4116" w:author="Sasi Songthong" w:date="2022-06-23T13:05:00Z">
              <w:r>
                <w:rPr>
                  <w:rFonts w:ascii="Cambria" w:hAnsi="Cambria" w:cs="Arial"/>
                </w:rPr>
                <w:t>Yes / No</w:t>
              </w:r>
            </w:ins>
          </w:p>
        </w:tc>
        <w:tc>
          <w:tcPr>
            <w:tcW w:w="1260" w:type="dxa"/>
            <w:vAlign w:val="center"/>
            <w:tcPrChange w:id="4117" w:author="Sasi Songthong" w:date="2022-06-23T13:05:00Z">
              <w:tcPr>
                <w:tcW w:w="1260" w:type="dxa"/>
                <w:vAlign w:val="center"/>
              </w:tcPr>
            </w:tcPrChange>
          </w:tcPr>
          <w:p w14:paraId="644B6070" w14:textId="77777777" w:rsidR="00B84FDF" w:rsidRDefault="00B84FDF" w:rsidP="00B84FDF">
            <w:pPr>
              <w:jc w:val="center"/>
              <w:rPr>
                <w:rFonts w:ascii="Cambria" w:hAnsi="Cambria" w:cs="Arial"/>
              </w:rPr>
            </w:pPr>
          </w:p>
        </w:tc>
      </w:tr>
      <w:tr w:rsidR="00B84FDF" w14:paraId="754F4E94" w14:textId="77777777" w:rsidTr="00B84FDF">
        <w:tblPrEx>
          <w:tblW w:w="12865" w:type="dxa"/>
          <w:tblLayout w:type="fixed"/>
          <w:tblPrExChange w:id="4118" w:author="Sasi Songthong" w:date="2022-06-23T13:05:00Z">
            <w:tblPrEx>
              <w:tblW w:w="12865" w:type="dxa"/>
              <w:tblLayout w:type="fixed"/>
            </w:tblPrEx>
          </w:tblPrExChange>
        </w:tblPrEx>
        <w:trPr>
          <w:trHeight w:val="392"/>
          <w:trPrChange w:id="4119" w:author="Sasi Songthong" w:date="2022-06-23T13:05:00Z">
            <w:trPr>
              <w:trHeight w:val="392"/>
            </w:trPr>
          </w:trPrChange>
        </w:trPr>
        <w:tc>
          <w:tcPr>
            <w:tcW w:w="805" w:type="dxa"/>
            <w:vAlign w:val="center"/>
            <w:tcPrChange w:id="4120" w:author="Sasi Songthong" w:date="2022-06-23T13:05:00Z">
              <w:tcPr>
                <w:tcW w:w="805" w:type="dxa"/>
                <w:vAlign w:val="center"/>
              </w:tcPr>
            </w:tcPrChange>
          </w:tcPr>
          <w:p w14:paraId="65298B39" w14:textId="49996197" w:rsidR="00B84FDF" w:rsidRPr="000047FC" w:rsidRDefault="00B84FDF" w:rsidP="00B84FDF">
            <w:pPr>
              <w:jc w:val="center"/>
              <w:rPr>
                <w:rFonts w:ascii="Cambria" w:hAnsi="Cambria" w:cs="Arial"/>
                <w:b/>
                <w:bCs/>
              </w:rPr>
            </w:pPr>
            <w:r>
              <w:rPr>
                <w:rFonts w:ascii="Cambria" w:hAnsi="Cambria" w:cs="Arial"/>
                <w:b/>
                <w:bCs/>
              </w:rPr>
              <w:t>118</w:t>
            </w:r>
          </w:p>
        </w:tc>
        <w:tc>
          <w:tcPr>
            <w:tcW w:w="1542" w:type="dxa"/>
            <w:vAlign w:val="center"/>
            <w:tcPrChange w:id="4121" w:author="Sasi Songthong" w:date="2022-06-23T13:05:00Z">
              <w:tcPr>
                <w:tcW w:w="1800" w:type="dxa"/>
                <w:vAlign w:val="center"/>
              </w:tcPr>
            </w:tcPrChange>
          </w:tcPr>
          <w:p w14:paraId="05CEF994"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122" w:author="Sasi Songthong" w:date="2022-06-23T13:05:00Z">
              <w:tcPr>
                <w:tcW w:w="1800" w:type="dxa"/>
                <w:gridSpan w:val="2"/>
                <w:vAlign w:val="center"/>
              </w:tcPr>
            </w:tcPrChange>
          </w:tcPr>
          <w:p w14:paraId="70495D8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23" w:author="Sasi Songthong" w:date="2022-06-23T13:05:00Z">
              <w:tcPr>
                <w:tcW w:w="1800" w:type="dxa"/>
                <w:vAlign w:val="center"/>
              </w:tcPr>
            </w:tcPrChange>
          </w:tcPr>
          <w:p w14:paraId="49952DA7"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24" w:author="Sasi Songthong" w:date="2022-06-23T13:05:00Z">
              <w:tcPr>
                <w:tcW w:w="1800" w:type="dxa"/>
                <w:vAlign w:val="center"/>
              </w:tcPr>
            </w:tcPrChange>
          </w:tcPr>
          <w:p w14:paraId="7B05290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25" w:author="Sasi Songthong" w:date="2022-06-23T13:05:00Z">
              <w:tcPr>
                <w:tcW w:w="1800" w:type="dxa"/>
                <w:vAlign w:val="center"/>
              </w:tcPr>
            </w:tcPrChange>
          </w:tcPr>
          <w:p w14:paraId="10039E5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26" w:author="Sasi Songthong" w:date="2022-06-23T13:05:00Z">
              <w:tcPr>
                <w:tcW w:w="900" w:type="dxa"/>
                <w:vAlign w:val="center"/>
              </w:tcPr>
            </w:tcPrChange>
          </w:tcPr>
          <w:p w14:paraId="6B72D1E3" w14:textId="03E0A8B9" w:rsidR="00B84FDF" w:rsidRDefault="00B84FDF" w:rsidP="00B84FDF">
            <w:pPr>
              <w:jc w:val="center"/>
              <w:rPr>
                <w:rFonts w:ascii="Cambria" w:hAnsi="Cambria" w:cs="Arial"/>
              </w:rPr>
            </w:pPr>
            <w:ins w:id="4127" w:author="Sasi Songthong" w:date="2022-06-23T13:05:00Z">
              <w:r w:rsidRPr="00BF1CE3">
                <w:rPr>
                  <w:rFonts w:ascii="Cambria" w:hAnsi="Cambria" w:cs="Arial"/>
                </w:rPr>
                <w:t>Yes / No</w:t>
              </w:r>
            </w:ins>
          </w:p>
        </w:tc>
        <w:tc>
          <w:tcPr>
            <w:tcW w:w="1543" w:type="dxa"/>
            <w:vAlign w:val="center"/>
            <w:tcPrChange w:id="4128" w:author="Sasi Songthong" w:date="2022-06-23T13:05:00Z">
              <w:tcPr>
                <w:tcW w:w="900" w:type="dxa"/>
                <w:vAlign w:val="center"/>
              </w:tcPr>
            </w:tcPrChange>
          </w:tcPr>
          <w:p w14:paraId="75DEAE25" w14:textId="5CB56A31" w:rsidR="00B84FDF" w:rsidRDefault="00B84FDF" w:rsidP="00B84FDF">
            <w:pPr>
              <w:jc w:val="center"/>
              <w:rPr>
                <w:rFonts w:ascii="Cambria" w:hAnsi="Cambria" w:cs="Arial"/>
              </w:rPr>
            </w:pPr>
            <w:ins w:id="4129" w:author="Sasi Songthong" w:date="2022-06-23T13:05:00Z">
              <w:r w:rsidRPr="00BF1CE3">
                <w:rPr>
                  <w:rFonts w:ascii="Cambria" w:hAnsi="Cambria" w:cs="Arial"/>
                </w:rPr>
                <w:t>Yes / No</w:t>
              </w:r>
            </w:ins>
          </w:p>
        </w:tc>
        <w:tc>
          <w:tcPr>
            <w:tcW w:w="1260" w:type="dxa"/>
            <w:vAlign w:val="center"/>
            <w:tcPrChange w:id="4130" w:author="Sasi Songthong" w:date="2022-06-23T13:05:00Z">
              <w:tcPr>
                <w:tcW w:w="1260" w:type="dxa"/>
                <w:vAlign w:val="center"/>
              </w:tcPr>
            </w:tcPrChange>
          </w:tcPr>
          <w:p w14:paraId="7ACBBE45" w14:textId="77777777" w:rsidR="00B84FDF" w:rsidRDefault="00B84FDF" w:rsidP="00B84FDF">
            <w:pPr>
              <w:jc w:val="center"/>
              <w:rPr>
                <w:rFonts w:ascii="Cambria" w:hAnsi="Cambria" w:cs="Arial"/>
              </w:rPr>
            </w:pPr>
          </w:p>
        </w:tc>
      </w:tr>
      <w:tr w:rsidR="00B84FDF" w14:paraId="557BED57" w14:textId="77777777" w:rsidTr="00B84FDF">
        <w:tblPrEx>
          <w:tblW w:w="12865" w:type="dxa"/>
          <w:tblLayout w:type="fixed"/>
          <w:tblPrExChange w:id="4131" w:author="Sasi Songthong" w:date="2022-06-23T13:05:00Z">
            <w:tblPrEx>
              <w:tblW w:w="12865" w:type="dxa"/>
              <w:tblLayout w:type="fixed"/>
            </w:tblPrEx>
          </w:tblPrExChange>
        </w:tblPrEx>
        <w:trPr>
          <w:trHeight w:val="392"/>
          <w:trPrChange w:id="4132" w:author="Sasi Songthong" w:date="2022-06-23T13:05:00Z">
            <w:trPr>
              <w:trHeight w:val="392"/>
            </w:trPr>
          </w:trPrChange>
        </w:trPr>
        <w:tc>
          <w:tcPr>
            <w:tcW w:w="805" w:type="dxa"/>
            <w:tcBorders>
              <w:bottom w:val="single" w:sz="4" w:space="0" w:color="auto"/>
            </w:tcBorders>
            <w:vAlign w:val="center"/>
            <w:tcPrChange w:id="4133" w:author="Sasi Songthong" w:date="2022-06-23T13:05:00Z">
              <w:tcPr>
                <w:tcW w:w="805" w:type="dxa"/>
                <w:tcBorders>
                  <w:bottom w:val="single" w:sz="4" w:space="0" w:color="auto"/>
                </w:tcBorders>
                <w:vAlign w:val="center"/>
              </w:tcPr>
            </w:tcPrChange>
          </w:tcPr>
          <w:p w14:paraId="7E868B28" w14:textId="37535F06" w:rsidR="00B84FDF" w:rsidRPr="000047FC" w:rsidRDefault="00B84FDF" w:rsidP="00B84FDF">
            <w:pPr>
              <w:jc w:val="center"/>
              <w:rPr>
                <w:rFonts w:ascii="Cambria" w:hAnsi="Cambria" w:cs="Arial"/>
                <w:b/>
                <w:bCs/>
              </w:rPr>
            </w:pPr>
            <w:r>
              <w:rPr>
                <w:rFonts w:ascii="Cambria" w:hAnsi="Cambria" w:cs="Arial"/>
                <w:b/>
                <w:bCs/>
              </w:rPr>
              <w:t>119</w:t>
            </w:r>
          </w:p>
        </w:tc>
        <w:tc>
          <w:tcPr>
            <w:tcW w:w="1542" w:type="dxa"/>
            <w:tcBorders>
              <w:bottom w:val="single" w:sz="4" w:space="0" w:color="auto"/>
            </w:tcBorders>
            <w:vAlign w:val="center"/>
            <w:tcPrChange w:id="4134" w:author="Sasi Songthong" w:date="2022-06-23T13:05:00Z">
              <w:tcPr>
                <w:tcW w:w="1800" w:type="dxa"/>
                <w:tcBorders>
                  <w:bottom w:val="single" w:sz="4" w:space="0" w:color="auto"/>
                </w:tcBorders>
                <w:vAlign w:val="center"/>
              </w:tcPr>
            </w:tcPrChange>
          </w:tcPr>
          <w:p w14:paraId="0A95866E"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135" w:author="Sasi Songthong" w:date="2022-06-23T13:05:00Z">
              <w:tcPr>
                <w:tcW w:w="1800" w:type="dxa"/>
                <w:gridSpan w:val="2"/>
                <w:tcBorders>
                  <w:bottom w:val="single" w:sz="4" w:space="0" w:color="auto"/>
                </w:tcBorders>
                <w:vAlign w:val="center"/>
              </w:tcPr>
            </w:tcPrChange>
          </w:tcPr>
          <w:p w14:paraId="2552D80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36" w:author="Sasi Songthong" w:date="2022-06-23T13:05:00Z">
              <w:tcPr>
                <w:tcW w:w="1800" w:type="dxa"/>
                <w:tcBorders>
                  <w:bottom w:val="single" w:sz="4" w:space="0" w:color="auto"/>
                </w:tcBorders>
                <w:vAlign w:val="center"/>
              </w:tcPr>
            </w:tcPrChange>
          </w:tcPr>
          <w:p w14:paraId="7636ECA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37" w:author="Sasi Songthong" w:date="2022-06-23T13:05:00Z">
              <w:tcPr>
                <w:tcW w:w="1800" w:type="dxa"/>
                <w:tcBorders>
                  <w:bottom w:val="single" w:sz="4" w:space="0" w:color="auto"/>
                </w:tcBorders>
                <w:vAlign w:val="center"/>
              </w:tcPr>
            </w:tcPrChange>
          </w:tcPr>
          <w:p w14:paraId="342251A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38" w:author="Sasi Songthong" w:date="2022-06-23T13:05:00Z">
              <w:tcPr>
                <w:tcW w:w="1800" w:type="dxa"/>
                <w:tcBorders>
                  <w:bottom w:val="single" w:sz="4" w:space="0" w:color="auto"/>
                </w:tcBorders>
                <w:vAlign w:val="center"/>
              </w:tcPr>
            </w:tcPrChange>
          </w:tcPr>
          <w:p w14:paraId="23A4804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139" w:author="Sasi Songthong" w:date="2022-06-23T13:05:00Z">
              <w:tcPr>
                <w:tcW w:w="900" w:type="dxa"/>
                <w:vAlign w:val="center"/>
              </w:tcPr>
            </w:tcPrChange>
          </w:tcPr>
          <w:p w14:paraId="6C9BFF06" w14:textId="36B7C15A" w:rsidR="00B84FDF" w:rsidRDefault="00B84FDF" w:rsidP="00B84FDF">
            <w:pPr>
              <w:jc w:val="center"/>
              <w:rPr>
                <w:rFonts w:ascii="Cambria" w:hAnsi="Cambria" w:cs="Arial"/>
              </w:rPr>
            </w:pPr>
            <w:ins w:id="4140" w:author="Sasi Songthong" w:date="2022-06-23T13:05:00Z">
              <w:r w:rsidRPr="00BF1CE3">
                <w:rPr>
                  <w:rFonts w:ascii="Cambria" w:hAnsi="Cambria" w:cs="Arial"/>
                </w:rPr>
                <w:t>Yes / No</w:t>
              </w:r>
            </w:ins>
          </w:p>
        </w:tc>
        <w:tc>
          <w:tcPr>
            <w:tcW w:w="1543" w:type="dxa"/>
            <w:vAlign w:val="center"/>
            <w:tcPrChange w:id="4141" w:author="Sasi Songthong" w:date="2022-06-23T13:05:00Z">
              <w:tcPr>
                <w:tcW w:w="900" w:type="dxa"/>
                <w:vAlign w:val="center"/>
              </w:tcPr>
            </w:tcPrChange>
          </w:tcPr>
          <w:p w14:paraId="78D9746F" w14:textId="42817495" w:rsidR="00B84FDF" w:rsidRDefault="00B84FDF" w:rsidP="00B84FDF">
            <w:pPr>
              <w:jc w:val="center"/>
              <w:rPr>
                <w:rFonts w:ascii="Cambria" w:hAnsi="Cambria" w:cs="Arial"/>
              </w:rPr>
            </w:pPr>
            <w:ins w:id="4142" w:author="Sasi Songthong" w:date="2022-06-23T13:05:00Z">
              <w:r w:rsidRPr="00BF1CE3">
                <w:rPr>
                  <w:rFonts w:ascii="Cambria" w:hAnsi="Cambria" w:cs="Arial"/>
                </w:rPr>
                <w:t>Yes / No</w:t>
              </w:r>
            </w:ins>
          </w:p>
        </w:tc>
        <w:tc>
          <w:tcPr>
            <w:tcW w:w="1260" w:type="dxa"/>
            <w:tcBorders>
              <w:bottom w:val="single" w:sz="4" w:space="0" w:color="auto"/>
            </w:tcBorders>
            <w:vAlign w:val="center"/>
            <w:tcPrChange w:id="4143" w:author="Sasi Songthong" w:date="2022-06-23T13:05:00Z">
              <w:tcPr>
                <w:tcW w:w="1260" w:type="dxa"/>
                <w:tcBorders>
                  <w:bottom w:val="single" w:sz="4" w:space="0" w:color="auto"/>
                </w:tcBorders>
                <w:vAlign w:val="center"/>
              </w:tcPr>
            </w:tcPrChange>
          </w:tcPr>
          <w:p w14:paraId="4954CE52" w14:textId="77777777" w:rsidR="00B84FDF" w:rsidRDefault="00B84FDF" w:rsidP="00B84FDF">
            <w:pPr>
              <w:jc w:val="center"/>
              <w:rPr>
                <w:rFonts w:ascii="Cambria" w:hAnsi="Cambria" w:cs="Arial"/>
              </w:rPr>
            </w:pPr>
          </w:p>
        </w:tc>
      </w:tr>
      <w:tr w:rsidR="00B84FDF" w14:paraId="5ABAD252" w14:textId="77777777" w:rsidTr="00B84FDF">
        <w:tblPrEx>
          <w:tblW w:w="12865" w:type="dxa"/>
          <w:tblLayout w:type="fixed"/>
          <w:tblPrExChange w:id="4144" w:author="Sasi Songthong" w:date="2022-06-23T13:05:00Z">
            <w:tblPrEx>
              <w:tblW w:w="12865" w:type="dxa"/>
              <w:tblLayout w:type="fixed"/>
            </w:tblPrEx>
          </w:tblPrExChange>
        </w:tblPrEx>
        <w:trPr>
          <w:trHeight w:val="392"/>
          <w:trPrChange w:id="4145" w:author="Sasi Songthong" w:date="2022-06-23T13:05:00Z">
            <w:trPr>
              <w:trHeight w:val="392"/>
            </w:trPr>
          </w:trPrChange>
        </w:trPr>
        <w:tc>
          <w:tcPr>
            <w:tcW w:w="805" w:type="dxa"/>
            <w:tcBorders>
              <w:bottom w:val="single" w:sz="4" w:space="0" w:color="auto"/>
            </w:tcBorders>
            <w:vAlign w:val="center"/>
            <w:tcPrChange w:id="4146" w:author="Sasi Songthong" w:date="2022-06-23T13:05:00Z">
              <w:tcPr>
                <w:tcW w:w="805" w:type="dxa"/>
                <w:tcBorders>
                  <w:bottom w:val="single" w:sz="4" w:space="0" w:color="auto"/>
                </w:tcBorders>
                <w:vAlign w:val="center"/>
              </w:tcPr>
            </w:tcPrChange>
          </w:tcPr>
          <w:p w14:paraId="0E4CFC5F" w14:textId="11B3A2B2" w:rsidR="00B84FDF" w:rsidRPr="000047FC" w:rsidRDefault="00B84FDF" w:rsidP="00B84FDF">
            <w:pPr>
              <w:jc w:val="center"/>
              <w:rPr>
                <w:rFonts w:ascii="Cambria" w:hAnsi="Cambria" w:cs="Arial"/>
                <w:b/>
                <w:bCs/>
              </w:rPr>
            </w:pPr>
            <w:r>
              <w:rPr>
                <w:rFonts w:ascii="Cambria" w:hAnsi="Cambria" w:cs="Arial"/>
                <w:b/>
                <w:bCs/>
              </w:rPr>
              <w:t>120</w:t>
            </w:r>
          </w:p>
        </w:tc>
        <w:tc>
          <w:tcPr>
            <w:tcW w:w="1542" w:type="dxa"/>
            <w:tcBorders>
              <w:bottom w:val="single" w:sz="4" w:space="0" w:color="auto"/>
            </w:tcBorders>
            <w:vAlign w:val="center"/>
            <w:tcPrChange w:id="4147" w:author="Sasi Songthong" w:date="2022-06-23T13:05:00Z">
              <w:tcPr>
                <w:tcW w:w="1800" w:type="dxa"/>
                <w:tcBorders>
                  <w:bottom w:val="single" w:sz="4" w:space="0" w:color="auto"/>
                </w:tcBorders>
                <w:vAlign w:val="center"/>
              </w:tcPr>
            </w:tcPrChange>
          </w:tcPr>
          <w:p w14:paraId="3A7A933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148" w:author="Sasi Songthong" w:date="2022-06-23T13:05:00Z">
              <w:tcPr>
                <w:tcW w:w="1800" w:type="dxa"/>
                <w:gridSpan w:val="2"/>
                <w:tcBorders>
                  <w:bottom w:val="single" w:sz="4" w:space="0" w:color="auto"/>
                </w:tcBorders>
                <w:vAlign w:val="center"/>
              </w:tcPr>
            </w:tcPrChange>
          </w:tcPr>
          <w:p w14:paraId="0B6E827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49" w:author="Sasi Songthong" w:date="2022-06-23T13:05:00Z">
              <w:tcPr>
                <w:tcW w:w="1800" w:type="dxa"/>
                <w:tcBorders>
                  <w:bottom w:val="single" w:sz="4" w:space="0" w:color="auto"/>
                </w:tcBorders>
                <w:vAlign w:val="center"/>
              </w:tcPr>
            </w:tcPrChange>
          </w:tcPr>
          <w:p w14:paraId="2990E9A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50" w:author="Sasi Songthong" w:date="2022-06-23T13:05:00Z">
              <w:tcPr>
                <w:tcW w:w="1800" w:type="dxa"/>
                <w:tcBorders>
                  <w:bottom w:val="single" w:sz="4" w:space="0" w:color="auto"/>
                </w:tcBorders>
                <w:vAlign w:val="center"/>
              </w:tcPr>
            </w:tcPrChange>
          </w:tcPr>
          <w:p w14:paraId="375F6E6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51" w:author="Sasi Songthong" w:date="2022-06-23T13:05:00Z">
              <w:tcPr>
                <w:tcW w:w="1800" w:type="dxa"/>
                <w:tcBorders>
                  <w:bottom w:val="single" w:sz="4" w:space="0" w:color="auto"/>
                </w:tcBorders>
                <w:vAlign w:val="center"/>
              </w:tcPr>
            </w:tcPrChange>
          </w:tcPr>
          <w:p w14:paraId="631B1FA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152" w:author="Sasi Songthong" w:date="2022-06-23T13:05:00Z">
              <w:tcPr>
                <w:tcW w:w="900" w:type="dxa"/>
                <w:tcBorders>
                  <w:bottom w:val="single" w:sz="4" w:space="0" w:color="auto"/>
                </w:tcBorders>
                <w:vAlign w:val="center"/>
              </w:tcPr>
            </w:tcPrChange>
          </w:tcPr>
          <w:p w14:paraId="384ED87A" w14:textId="7B625EA1" w:rsidR="00B84FDF" w:rsidRDefault="00B84FDF" w:rsidP="00B84FDF">
            <w:pPr>
              <w:jc w:val="center"/>
              <w:rPr>
                <w:rFonts w:ascii="Cambria" w:hAnsi="Cambria" w:cs="Arial"/>
              </w:rPr>
            </w:pPr>
            <w:ins w:id="4153" w:author="Sasi Songthong" w:date="2022-06-23T13:05:00Z">
              <w:r w:rsidRPr="00BF1CE3">
                <w:rPr>
                  <w:rFonts w:ascii="Cambria" w:hAnsi="Cambria" w:cs="Arial"/>
                </w:rPr>
                <w:t>Yes / No</w:t>
              </w:r>
            </w:ins>
          </w:p>
        </w:tc>
        <w:tc>
          <w:tcPr>
            <w:tcW w:w="1543" w:type="dxa"/>
            <w:tcBorders>
              <w:bottom w:val="single" w:sz="4" w:space="0" w:color="auto"/>
            </w:tcBorders>
            <w:vAlign w:val="center"/>
            <w:tcPrChange w:id="4154" w:author="Sasi Songthong" w:date="2022-06-23T13:05:00Z">
              <w:tcPr>
                <w:tcW w:w="900" w:type="dxa"/>
                <w:tcBorders>
                  <w:bottom w:val="single" w:sz="4" w:space="0" w:color="auto"/>
                </w:tcBorders>
                <w:vAlign w:val="center"/>
              </w:tcPr>
            </w:tcPrChange>
          </w:tcPr>
          <w:p w14:paraId="22998F3A" w14:textId="07D532EA" w:rsidR="00B84FDF" w:rsidRDefault="00B84FDF" w:rsidP="00B84FDF">
            <w:pPr>
              <w:jc w:val="center"/>
              <w:rPr>
                <w:rFonts w:ascii="Cambria" w:hAnsi="Cambria" w:cs="Arial"/>
              </w:rPr>
            </w:pPr>
            <w:ins w:id="4155" w:author="Sasi Songthong" w:date="2022-06-23T13:05:00Z">
              <w:r w:rsidRPr="00BF1CE3">
                <w:rPr>
                  <w:rFonts w:ascii="Cambria" w:hAnsi="Cambria" w:cs="Arial"/>
                </w:rPr>
                <w:t>Yes / No</w:t>
              </w:r>
            </w:ins>
          </w:p>
        </w:tc>
        <w:tc>
          <w:tcPr>
            <w:tcW w:w="1260" w:type="dxa"/>
            <w:tcBorders>
              <w:bottom w:val="single" w:sz="4" w:space="0" w:color="auto"/>
            </w:tcBorders>
            <w:vAlign w:val="center"/>
            <w:tcPrChange w:id="4156" w:author="Sasi Songthong" w:date="2022-06-23T13:05:00Z">
              <w:tcPr>
                <w:tcW w:w="1260" w:type="dxa"/>
                <w:tcBorders>
                  <w:bottom w:val="single" w:sz="4" w:space="0" w:color="auto"/>
                </w:tcBorders>
                <w:vAlign w:val="center"/>
              </w:tcPr>
            </w:tcPrChange>
          </w:tcPr>
          <w:p w14:paraId="781863D5" w14:textId="77777777" w:rsidR="00B84FDF" w:rsidRDefault="00B84FDF" w:rsidP="00B84FDF">
            <w:pPr>
              <w:jc w:val="center"/>
              <w:rPr>
                <w:rFonts w:ascii="Cambria" w:hAnsi="Cambria" w:cs="Arial"/>
              </w:rPr>
            </w:pPr>
          </w:p>
        </w:tc>
      </w:tr>
      <w:tr w:rsidR="00E775B1" w:rsidRPr="00894548" w14:paraId="08597255" w14:textId="77777777" w:rsidTr="00173BEC">
        <w:trPr>
          <w:trHeight w:val="720"/>
        </w:trPr>
        <w:tc>
          <w:tcPr>
            <w:tcW w:w="12865" w:type="dxa"/>
            <w:gridSpan w:val="10"/>
            <w:tcBorders>
              <w:top w:val="single" w:sz="4" w:space="0" w:color="auto"/>
            </w:tcBorders>
          </w:tcPr>
          <w:p w14:paraId="4C237C04" w14:textId="77777777" w:rsidR="00E775B1" w:rsidRPr="00894548" w:rsidRDefault="00E775B1" w:rsidP="000047FC">
            <w:pPr>
              <w:rPr>
                <w:rFonts w:ascii="Cambria" w:hAnsi="Cambria" w:cs="Arial"/>
                <w:b/>
                <w:bCs/>
                <w:highlight w:val="yellow"/>
              </w:rPr>
            </w:pPr>
            <w:r w:rsidRPr="00894548">
              <w:rPr>
                <w:rFonts w:ascii="Cambria" w:hAnsi="Cambria" w:cs="Arial"/>
                <w:b/>
                <w:bCs/>
              </w:rPr>
              <w:t>Comments:</w:t>
            </w:r>
          </w:p>
        </w:tc>
      </w:tr>
      <w:tr w:rsidR="00E775B1" w14:paraId="1F9E1CFD" w14:textId="77777777" w:rsidTr="000047FC">
        <w:trPr>
          <w:trHeight w:val="360"/>
        </w:trPr>
        <w:tc>
          <w:tcPr>
            <w:tcW w:w="3055" w:type="dxa"/>
            <w:gridSpan w:val="3"/>
            <w:shd w:val="clear" w:color="auto" w:fill="F2F2F2" w:themeFill="background1" w:themeFillShade="F2"/>
            <w:vAlign w:val="center"/>
          </w:tcPr>
          <w:p w14:paraId="6A83E84A" w14:textId="77777777" w:rsidR="00E775B1" w:rsidRPr="00894548" w:rsidRDefault="00E775B1"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1734EAD" w14:textId="77777777" w:rsidR="00E775B1" w:rsidRDefault="00E775B1" w:rsidP="000047FC">
            <w:pPr>
              <w:rPr>
                <w:rFonts w:ascii="Cambria" w:hAnsi="Cambria" w:cs="Arial"/>
              </w:rPr>
            </w:pPr>
          </w:p>
        </w:tc>
      </w:tr>
      <w:tr w:rsidR="00E775B1" w14:paraId="6CEE8BD9" w14:textId="77777777" w:rsidTr="000047FC">
        <w:trPr>
          <w:trHeight w:val="360"/>
        </w:trPr>
        <w:tc>
          <w:tcPr>
            <w:tcW w:w="3055" w:type="dxa"/>
            <w:gridSpan w:val="3"/>
            <w:shd w:val="clear" w:color="auto" w:fill="F2F2F2" w:themeFill="background1" w:themeFillShade="F2"/>
            <w:vAlign w:val="center"/>
          </w:tcPr>
          <w:p w14:paraId="0FCADD18" w14:textId="3581E9DA" w:rsidR="00E775B1"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7490AA9F" w14:textId="77777777" w:rsidR="00E775B1" w:rsidRDefault="00E775B1" w:rsidP="000047FC">
            <w:pPr>
              <w:rPr>
                <w:rFonts w:ascii="Cambria" w:hAnsi="Cambria" w:cs="Arial"/>
              </w:rPr>
            </w:pPr>
          </w:p>
        </w:tc>
      </w:tr>
    </w:tbl>
    <w:p w14:paraId="7A94B512" w14:textId="77777777" w:rsidR="0084084B" w:rsidRDefault="0084084B" w:rsidP="0084084B">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4157">
          <w:tblGrid>
            <w:gridCol w:w="805"/>
            <w:gridCol w:w="1800"/>
            <w:gridCol w:w="450"/>
            <w:gridCol w:w="1350"/>
            <w:gridCol w:w="1800"/>
            <w:gridCol w:w="1800"/>
            <w:gridCol w:w="1800"/>
            <w:gridCol w:w="900"/>
            <w:gridCol w:w="900"/>
            <w:gridCol w:w="1260"/>
          </w:tblGrid>
        </w:tblGridChange>
      </w:tblGrid>
      <w:tr w:rsidR="0084084B" w:rsidRPr="00AC51DF" w14:paraId="56618091" w14:textId="77777777" w:rsidTr="000047FC">
        <w:trPr>
          <w:trHeight w:val="256"/>
        </w:trPr>
        <w:tc>
          <w:tcPr>
            <w:tcW w:w="12865" w:type="dxa"/>
            <w:gridSpan w:val="10"/>
            <w:shd w:val="clear" w:color="auto" w:fill="F2F2F2" w:themeFill="background1" w:themeFillShade="F2"/>
            <w:vAlign w:val="center"/>
          </w:tcPr>
          <w:p w14:paraId="35F36B20" w14:textId="76AACD89" w:rsidR="0084084B" w:rsidRPr="00AC51DF" w:rsidRDefault="0084084B" w:rsidP="000047FC">
            <w:pPr>
              <w:jc w:val="center"/>
              <w:rPr>
                <w:rFonts w:ascii="Cambria" w:hAnsi="Cambria" w:cs="Arial"/>
                <w:b/>
                <w:bCs/>
              </w:rPr>
            </w:pPr>
            <w:r>
              <w:rPr>
                <w:rFonts w:ascii="Cambria" w:hAnsi="Cambria" w:cs="Arial"/>
                <w:b/>
                <w:bCs/>
              </w:rPr>
              <w:t>Labels 121-128</w:t>
            </w:r>
          </w:p>
        </w:tc>
      </w:tr>
      <w:tr w:rsidR="0084084B" w14:paraId="328D2967" w14:textId="77777777" w:rsidTr="000047FC">
        <w:trPr>
          <w:trHeight w:val="256"/>
        </w:trPr>
        <w:tc>
          <w:tcPr>
            <w:tcW w:w="12865" w:type="dxa"/>
            <w:gridSpan w:val="10"/>
            <w:vAlign w:val="center"/>
          </w:tcPr>
          <w:p w14:paraId="758E21A0" w14:textId="02BFA5A7" w:rsidR="0084084B" w:rsidRPr="00894548" w:rsidRDefault="0084084B" w:rsidP="000047FC">
            <w:pPr>
              <w:rPr>
                <w:rFonts w:ascii="Cambria" w:hAnsi="Cambria" w:cs="Arial"/>
                <w:b/>
                <w:bCs/>
              </w:rPr>
            </w:pPr>
            <w:r w:rsidRPr="00894548">
              <w:rPr>
                <w:rFonts w:ascii="Cambria" w:hAnsi="Cambria" w:cs="Arial"/>
                <w:b/>
                <w:bCs/>
              </w:rPr>
              <w:t>Instructions:</w:t>
            </w:r>
          </w:p>
          <w:p w14:paraId="68ACE6FE" w14:textId="0A965D7D" w:rsidR="0084084B" w:rsidRDefault="0084084B"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121 through 128.</w:t>
            </w:r>
          </w:p>
          <w:p w14:paraId="4C267F74" w14:textId="77777777" w:rsidR="0084084B" w:rsidRDefault="0084084B" w:rsidP="000047FC">
            <w:pPr>
              <w:tabs>
                <w:tab w:val="left" w:pos="245"/>
              </w:tabs>
              <w:rPr>
                <w:rFonts w:ascii="Cambria" w:hAnsi="Cambria" w:cs="Arial"/>
              </w:rPr>
            </w:pPr>
            <w:r>
              <w:rPr>
                <w:rFonts w:ascii="Cambria" w:hAnsi="Cambria" w:cs="Arial"/>
              </w:rPr>
              <w:t>2. Lightly rub labels 20 times with gloved hand.  Indicate “Yes” when complete.</w:t>
            </w:r>
          </w:p>
          <w:p w14:paraId="507DA5EE" w14:textId="77777777" w:rsidR="00261259" w:rsidRDefault="00261259" w:rsidP="00261259">
            <w:pPr>
              <w:tabs>
                <w:tab w:val="left" w:pos="245"/>
              </w:tabs>
              <w:rPr>
                <w:ins w:id="4158" w:author="Sasi Songthong" w:date="2022-06-23T12:55:00Z"/>
                <w:rFonts w:ascii="Cambria" w:hAnsi="Cambria" w:cs="Arial"/>
              </w:rPr>
            </w:pPr>
            <w:ins w:id="4159" w:author="Sasi Songthong" w:date="2022-06-23T12:55:00Z">
              <w:r>
                <w:rPr>
                  <w:rFonts w:ascii="Cambria" w:hAnsi="Cambria" w:cs="Arial"/>
                </w:rPr>
                <w:t>3. Lightly rub labels 20 times with gloved hand, which have been wiped with 70% IPA. Indicate “Yes” when complete.</w:t>
              </w:r>
            </w:ins>
          </w:p>
          <w:p w14:paraId="7F537658" w14:textId="77777777" w:rsidR="00261259" w:rsidRDefault="00261259" w:rsidP="00261259">
            <w:pPr>
              <w:tabs>
                <w:tab w:val="left" w:pos="245"/>
              </w:tabs>
              <w:rPr>
                <w:ins w:id="4160" w:author="Sasi Songthong" w:date="2022-06-23T12:55:00Z"/>
                <w:rFonts w:ascii="Cambria" w:hAnsi="Cambria" w:cs="Arial"/>
              </w:rPr>
            </w:pPr>
            <w:ins w:id="4161"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3FF01AD6" w14:textId="76F13BD9" w:rsidR="00261259" w:rsidRDefault="00261259" w:rsidP="00261259">
            <w:pPr>
              <w:tabs>
                <w:tab w:val="left" w:pos="245"/>
              </w:tabs>
              <w:rPr>
                <w:ins w:id="4162" w:author="Sasi Songthong" w:date="2022-06-23T12:55:00Z"/>
                <w:rFonts w:ascii="Cambria" w:hAnsi="Cambria" w:cs="Arial"/>
              </w:rPr>
            </w:pPr>
            <w:ins w:id="4163" w:author="Sasi Songthong" w:date="2022-06-23T12:55:00Z">
              <w:r>
                <w:rPr>
                  <w:rFonts w:ascii="Cambria" w:hAnsi="Cambria" w:cs="Arial"/>
                </w:rPr>
                <w:t xml:space="preserve">5. Lightly rub labels 20 times with gloved hand, which have been wiped with </w:t>
              </w:r>
            </w:ins>
            <w:proofErr w:type="spellStart"/>
            <w:ins w:id="4164"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4165" w:author="Sasi Songthong" w:date="2022-06-23T12:55:00Z">
              <w:r>
                <w:rPr>
                  <w:rFonts w:ascii="Cambria" w:hAnsi="Cambria" w:cs="Arial"/>
                </w:rPr>
                <w:t>.</w:t>
              </w:r>
              <w:proofErr w:type="gramEnd"/>
              <w:r>
                <w:rPr>
                  <w:rFonts w:ascii="Cambria" w:hAnsi="Cambria" w:cs="Arial"/>
                </w:rPr>
                <w:t xml:space="preserve"> Indicate “Yes” when complete.</w:t>
              </w:r>
            </w:ins>
          </w:p>
          <w:p w14:paraId="794249CC" w14:textId="77777777" w:rsidR="00261259" w:rsidRDefault="00261259" w:rsidP="00261259">
            <w:pPr>
              <w:tabs>
                <w:tab w:val="left" w:pos="245"/>
              </w:tabs>
              <w:rPr>
                <w:ins w:id="4166" w:author="Sasi Songthong" w:date="2022-06-23T12:55:00Z"/>
                <w:rFonts w:ascii="Cambria" w:hAnsi="Cambria" w:cs="Arial"/>
              </w:rPr>
            </w:pPr>
            <w:ins w:id="4167" w:author="Sasi Songthong" w:date="2022-06-23T12:55:00Z">
              <w:r>
                <w:rPr>
                  <w:rFonts w:ascii="Cambria" w:hAnsi="Cambria" w:cs="Arial"/>
                </w:rPr>
                <w:t>6. Shuffled / rub with each package with 1 or more other package 20 times.  Indicate “Yes” when complete.</w:t>
              </w:r>
            </w:ins>
          </w:p>
          <w:p w14:paraId="7F1610F0" w14:textId="77777777" w:rsidR="00261259" w:rsidRDefault="00261259" w:rsidP="00261259">
            <w:pPr>
              <w:tabs>
                <w:tab w:val="left" w:pos="245"/>
              </w:tabs>
              <w:rPr>
                <w:ins w:id="4168" w:author="Sasi Songthong" w:date="2022-06-23T12:55:00Z"/>
                <w:rFonts w:ascii="Cambria" w:hAnsi="Cambria" w:cs="Arial"/>
              </w:rPr>
            </w:pPr>
            <w:ins w:id="4169" w:author="Sasi Songthong" w:date="2022-06-23T12:55:00Z">
              <w:r>
                <w:rPr>
                  <w:rFonts w:ascii="Cambria" w:hAnsi="Cambria" w:cs="Arial"/>
                </w:rPr>
                <w:t>7. Visually Inspect legibility of each label and verify presence of 3 labels on each package.  Document results.</w:t>
              </w:r>
            </w:ins>
          </w:p>
          <w:p w14:paraId="0C94D4E1" w14:textId="77777777" w:rsidR="00261259" w:rsidRPr="00890057" w:rsidRDefault="00261259" w:rsidP="00261259">
            <w:pPr>
              <w:tabs>
                <w:tab w:val="left" w:pos="245"/>
              </w:tabs>
              <w:rPr>
                <w:ins w:id="4170" w:author="Sasi Songthong" w:date="2022-06-23T12:55:00Z"/>
                <w:rFonts w:ascii="Cambria" w:hAnsi="Cambria" w:cs="Arial"/>
                <w:noProof/>
              </w:rPr>
            </w:pPr>
            <w:ins w:id="4171" w:author="Sasi Songthong" w:date="2022-06-23T12:55:00Z">
              <w:r>
                <w:rPr>
                  <w:rFonts w:ascii="Cambria" w:hAnsi="Cambria" w:cs="Arial"/>
                </w:rPr>
                <w:t>8. Specify P (Pass) if “Yes” is indicated in the results column.</w:t>
              </w:r>
            </w:ins>
          </w:p>
          <w:p w14:paraId="7BF47588" w14:textId="44B781CC" w:rsidR="0084084B" w:rsidDel="00261259" w:rsidRDefault="00261259" w:rsidP="00261259">
            <w:pPr>
              <w:tabs>
                <w:tab w:val="left" w:pos="245"/>
              </w:tabs>
              <w:rPr>
                <w:del w:id="4172" w:author="Sasi Songthong" w:date="2022-06-23T12:55:00Z"/>
                <w:rFonts w:ascii="Cambria" w:hAnsi="Cambria" w:cs="Arial"/>
              </w:rPr>
            </w:pPr>
            <w:ins w:id="4173"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4174" w:author="Sasi Songthong" w:date="2022-06-23T12:55:00Z">
              <w:r w:rsidR="0084084B" w:rsidDel="00261259">
                <w:rPr>
                  <w:rFonts w:ascii="Cambria" w:hAnsi="Cambria" w:cs="Arial"/>
                </w:rPr>
                <w:delText>3. Lightly rub labels 20 times with gloved hand, which have been exposed to 70% IPA. Indicate “Yes” when complete.</w:delText>
              </w:r>
            </w:del>
          </w:p>
          <w:p w14:paraId="6C4DCDED" w14:textId="5640FB47" w:rsidR="0084084B" w:rsidDel="00261259" w:rsidRDefault="0084084B" w:rsidP="000047FC">
            <w:pPr>
              <w:tabs>
                <w:tab w:val="left" w:pos="245"/>
              </w:tabs>
              <w:rPr>
                <w:del w:id="4175" w:author="Sasi Songthong" w:date="2022-06-23T12:55:00Z"/>
                <w:rFonts w:ascii="Cambria" w:hAnsi="Cambria" w:cs="Arial"/>
              </w:rPr>
            </w:pPr>
            <w:del w:id="4176" w:author="Sasi Songthong" w:date="2022-06-23T12:55:00Z">
              <w:r w:rsidDel="00261259">
                <w:rPr>
                  <w:rFonts w:ascii="Cambria" w:hAnsi="Cambria" w:cs="Arial"/>
                </w:rPr>
                <w:delText>4. Lightly rub labels 20 times with gloved hand, which have been exposed to prepared Vesphene III.  Indicate “Yes” when complete.</w:delText>
              </w:r>
            </w:del>
          </w:p>
          <w:p w14:paraId="7FE1F01C" w14:textId="692A7685" w:rsidR="0084084B" w:rsidDel="00261259" w:rsidRDefault="0084084B" w:rsidP="000047FC">
            <w:pPr>
              <w:tabs>
                <w:tab w:val="left" w:pos="245"/>
              </w:tabs>
              <w:rPr>
                <w:del w:id="4177" w:author="Sasi Songthong" w:date="2022-06-23T12:55:00Z"/>
                <w:rFonts w:ascii="Cambria" w:hAnsi="Cambria" w:cs="Arial"/>
              </w:rPr>
            </w:pPr>
            <w:del w:id="4178" w:author="Sasi Songthong" w:date="2022-06-23T12:55:00Z">
              <w:r w:rsidDel="00261259">
                <w:rPr>
                  <w:rFonts w:ascii="Cambria" w:hAnsi="Cambria" w:cs="Arial"/>
                </w:rPr>
                <w:delText>5. Lightly rub labels 20 times with gloved hand, which have been exposed to Spore-Klenz. Indicate “Yes” when complete.</w:delText>
              </w:r>
            </w:del>
          </w:p>
          <w:p w14:paraId="19C55B7C" w14:textId="4981D9CE" w:rsidR="0084084B" w:rsidDel="00261259" w:rsidRDefault="0084084B" w:rsidP="000047FC">
            <w:pPr>
              <w:tabs>
                <w:tab w:val="left" w:pos="245"/>
              </w:tabs>
              <w:rPr>
                <w:del w:id="4179" w:author="Sasi Songthong" w:date="2022-06-23T12:55:00Z"/>
                <w:rFonts w:ascii="Cambria" w:hAnsi="Cambria" w:cs="Arial"/>
              </w:rPr>
            </w:pPr>
            <w:del w:id="4180" w:author="Sasi Songthong" w:date="2022-06-23T12:55:00Z">
              <w:r w:rsidDel="00261259">
                <w:rPr>
                  <w:rFonts w:ascii="Cambria" w:hAnsi="Cambria" w:cs="Arial"/>
                </w:rPr>
                <w:delText>6. Shuffled / rub with each package with 1 or more other package 20 times.  Indicate “Yes” when complete.</w:delText>
              </w:r>
            </w:del>
          </w:p>
          <w:p w14:paraId="43535A85" w14:textId="6FF3A7E6" w:rsidR="0084084B" w:rsidDel="00261259" w:rsidRDefault="0084084B" w:rsidP="000047FC">
            <w:pPr>
              <w:tabs>
                <w:tab w:val="left" w:pos="245"/>
              </w:tabs>
              <w:rPr>
                <w:del w:id="4181" w:author="Sasi Songthong" w:date="2022-06-23T12:55:00Z"/>
                <w:rFonts w:ascii="Cambria" w:hAnsi="Cambria" w:cs="Arial"/>
              </w:rPr>
            </w:pPr>
            <w:del w:id="4182" w:author="Sasi Songthong" w:date="2022-06-23T12:55:00Z">
              <w:r w:rsidDel="00261259">
                <w:rPr>
                  <w:rFonts w:ascii="Cambria" w:hAnsi="Cambria" w:cs="Arial"/>
                </w:rPr>
                <w:delText>7. Visually Inspect legibility of each label and verify the label remains securely affixed to the package.  Document results.</w:delText>
              </w:r>
            </w:del>
          </w:p>
          <w:p w14:paraId="6FC47C2D" w14:textId="65192759" w:rsidR="0084084B" w:rsidRPr="00890057" w:rsidDel="00261259" w:rsidRDefault="0084084B" w:rsidP="000047FC">
            <w:pPr>
              <w:tabs>
                <w:tab w:val="left" w:pos="245"/>
              </w:tabs>
              <w:rPr>
                <w:del w:id="4183" w:author="Sasi Songthong" w:date="2022-06-23T12:55:00Z"/>
                <w:rFonts w:ascii="Cambria" w:hAnsi="Cambria" w:cs="Arial"/>
                <w:noProof/>
              </w:rPr>
            </w:pPr>
            <w:del w:id="4184" w:author="Sasi Songthong" w:date="2022-06-23T12:55:00Z">
              <w:r w:rsidDel="00261259">
                <w:rPr>
                  <w:rFonts w:ascii="Cambria" w:hAnsi="Cambria" w:cs="Arial"/>
                </w:rPr>
                <w:delText>8. Specify P (Pass) if “Yes” is indicated in the results column.</w:delText>
              </w:r>
            </w:del>
          </w:p>
          <w:p w14:paraId="5FDCBEB6" w14:textId="3F80EFD5" w:rsidR="0084084B" w:rsidRDefault="0084084B" w:rsidP="000047FC">
            <w:pPr>
              <w:rPr>
                <w:rFonts w:ascii="Cambria" w:hAnsi="Cambria" w:cs="Arial"/>
              </w:rPr>
            </w:pPr>
            <w:del w:id="4185" w:author="Sasi Songthong" w:date="2022-06-23T12:55:00Z">
              <w:r w:rsidDel="00261259">
                <w:rPr>
                  <w:rFonts w:ascii="Cambria" w:hAnsi="Cambria" w:cs="Arial"/>
                </w:rPr>
                <w:delText>9</w:delText>
              </w:r>
              <w:r w:rsidRPr="00890057" w:rsidDel="00261259">
                <w:rPr>
                  <w:rFonts w:ascii="Cambria" w:hAnsi="Cambria" w:cs="Arial"/>
                </w:rPr>
                <w:delText>. Record comments and additional information in the “Comments” section or N/A.</w:delText>
              </w:r>
            </w:del>
          </w:p>
        </w:tc>
      </w:tr>
      <w:tr w:rsidR="00B84FDF" w:rsidRPr="00894548" w14:paraId="271D9C58" w14:textId="77777777" w:rsidTr="00B84FDF">
        <w:tblPrEx>
          <w:tblW w:w="12865" w:type="dxa"/>
          <w:tblLayout w:type="fixed"/>
          <w:tblPrExChange w:id="4186" w:author="Sasi Songthong" w:date="2022-06-23T13:05:00Z">
            <w:tblPrEx>
              <w:tblW w:w="12865" w:type="dxa"/>
              <w:tblLayout w:type="fixed"/>
            </w:tblPrEx>
          </w:tblPrExChange>
        </w:tblPrEx>
        <w:trPr>
          <w:trHeight w:val="288"/>
          <w:trPrChange w:id="4187" w:author="Sasi Songthong" w:date="2022-06-23T13:05:00Z">
            <w:trPr>
              <w:trHeight w:val="288"/>
            </w:trPr>
          </w:trPrChange>
        </w:trPr>
        <w:tc>
          <w:tcPr>
            <w:tcW w:w="805" w:type="dxa"/>
            <w:shd w:val="clear" w:color="auto" w:fill="F2F2F2" w:themeFill="background1" w:themeFillShade="F2"/>
            <w:vAlign w:val="center"/>
            <w:tcPrChange w:id="4188" w:author="Sasi Songthong" w:date="2022-06-23T13:05:00Z">
              <w:tcPr>
                <w:tcW w:w="805" w:type="dxa"/>
                <w:shd w:val="clear" w:color="auto" w:fill="F2F2F2" w:themeFill="background1" w:themeFillShade="F2"/>
                <w:vAlign w:val="center"/>
              </w:tcPr>
            </w:tcPrChange>
          </w:tcPr>
          <w:p w14:paraId="6C7A33B9" w14:textId="77777777" w:rsidR="00B84FDF" w:rsidRPr="00894548" w:rsidRDefault="00B84FDF" w:rsidP="00B84FDF">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4189" w:author="Sasi Songthong" w:date="2022-06-23T13:05:00Z">
              <w:tcPr>
                <w:tcW w:w="1800" w:type="dxa"/>
                <w:shd w:val="clear" w:color="auto" w:fill="F2F2F2" w:themeFill="background1" w:themeFillShade="F2"/>
                <w:vAlign w:val="center"/>
              </w:tcPr>
            </w:tcPrChange>
          </w:tcPr>
          <w:p w14:paraId="271F4236" w14:textId="77777777" w:rsidR="00B84FDF" w:rsidRPr="00894548" w:rsidRDefault="00B84FDF" w:rsidP="00B84FDF">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4190" w:author="Sasi Songthong" w:date="2022-06-23T13:05:00Z">
              <w:tcPr>
                <w:tcW w:w="1800" w:type="dxa"/>
                <w:gridSpan w:val="2"/>
                <w:shd w:val="clear" w:color="auto" w:fill="F2F2F2" w:themeFill="background1" w:themeFillShade="F2"/>
                <w:vAlign w:val="center"/>
              </w:tcPr>
            </w:tcPrChange>
          </w:tcPr>
          <w:p w14:paraId="753BCAC9" w14:textId="77777777" w:rsidR="00B84FDF" w:rsidRPr="00894548" w:rsidRDefault="00B84FDF" w:rsidP="00B84FDF">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4191" w:author="Sasi Songthong" w:date="2022-06-23T13:05:00Z">
              <w:tcPr>
                <w:tcW w:w="1800" w:type="dxa"/>
                <w:shd w:val="clear" w:color="auto" w:fill="F2F2F2" w:themeFill="background1" w:themeFillShade="F2"/>
                <w:vAlign w:val="center"/>
              </w:tcPr>
            </w:tcPrChange>
          </w:tcPr>
          <w:p w14:paraId="11DF7191" w14:textId="77777777" w:rsidR="00B84FDF" w:rsidRPr="00894548" w:rsidRDefault="00B84FDF" w:rsidP="00B84FDF">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4192" w:author="Sasi Songthong" w:date="2022-06-23T13:05:00Z">
              <w:tcPr>
                <w:tcW w:w="1800" w:type="dxa"/>
                <w:shd w:val="clear" w:color="auto" w:fill="F2F2F2" w:themeFill="background1" w:themeFillShade="F2"/>
                <w:vAlign w:val="center"/>
              </w:tcPr>
            </w:tcPrChange>
          </w:tcPr>
          <w:p w14:paraId="4414748F" w14:textId="1F91F9CE" w:rsidR="00B84FDF" w:rsidRPr="00894548" w:rsidRDefault="00B84FDF" w:rsidP="00B84FDF">
            <w:pPr>
              <w:jc w:val="center"/>
              <w:rPr>
                <w:rFonts w:ascii="Cambria" w:hAnsi="Cambria" w:cs="Arial"/>
                <w:b/>
                <w:bCs/>
              </w:rPr>
            </w:pPr>
            <w:r>
              <w:rPr>
                <w:rFonts w:ascii="Cambria" w:hAnsi="Cambria" w:cs="Arial"/>
                <w:b/>
                <w:bCs/>
              </w:rPr>
              <w:t xml:space="preserve">20 x </w:t>
            </w:r>
            <w:del w:id="4193" w:author="Sasi Songthong" w:date="2022-06-23T13:07:00Z">
              <w:r w:rsidDel="00FF2FDD">
                <w:rPr>
                  <w:rFonts w:ascii="Cambria" w:hAnsi="Cambria" w:cs="Arial"/>
                  <w:b/>
                  <w:bCs/>
                </w:rPr>
                <w:delText>Spore-Klenz</w:delText>
              </w:r>
            </w:del>
            <w:proofErr w:type="spellStart"/>
            <w:ins w:id="4194"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4195" w:author="Sasi Songthong" w:date="2022-06-23T13:05:00Z">
              <w:tcPr>
                <w:tcW w:w="1800" w:type="dxa"/>
                <w:shd w:val="clear" w:color="auto" w:fill="F2F2F2" w:themeFill="background1" w:themeFillShade="F2"/>
                <w:vAlign w:val="center"/>
              </w:tcPr>
            </w:tcPrChange>
          </w:tcPr>
          <w:p w14:paraId="5FC86438" w14:textId="77777777" w:rsidR="00B84FDF" w:rsidRPr="00894548" w:rsidRDefault="00B84FDF" w:rsidP="00B84FDF">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4196" w:author="Sasi Songthong" w:date="2022-06-23T13:05:00Z">
              <w:tcPr>
                <w:tcW w:w="900" w:type="dxa"/>
                <w:shd w:val="clear" w:color="auto" w:fill="F2F2F2" w:themeFill="background1" w:themeFillShade="F2"/>
                <w:vAlign w:val="center"/>
              </w:tcPr>
            </w:tcPrChange>
          </w:tcPr>
          <w:p w14:paraId="03D8BAE6" w14:textId="77777777" w:rsidR="00B84FDF" w:rsidRPr="001E738F" w:rsidRDefault="00B84FDF" w:rsidP="00B84FDF">
            <w:pPr>
              <w:jc w:val="center"/>
              <w:rPr>
                <w:ins w:id="4197" w:author="Sasi Songthong" w:date="2022-06-23T13:05:00Z"/>
                <w:rFonts w:ascii="Cambria" w:hAnsi="Cambria" w:cs="Arial"/>
                <w:b/>
                <w:bCs/>
              </w:rPr>
            </w:pPr>
            <w:ins w:id="4198" w:author="Sasi Songthong" w:date="2022-06-23T13:05:00Z">
              <w:r w:rsidRPr="001E738F">
                <w:rPr>
                  <w:rFonts w:ascii="Cambria" w:hAnsi="Cambria" w:cs="Arial"/>
                  <w:b/>
                  <w:bCs/>
                </w:rPr>
                <w:t>Results:</w:t>
              </w:r>
            </w:ins>
          </w:p>
          <w:p w14:paraId="1CBCA926" w14:textId="2C86B803" w:rsidR="00B84FDF" w:rsidDel="000433C1" w:rsidRDefault="00B84FDF" w:rsidP="00B84FDF">
            <w:pPr>
              <w:jc w:val="center"/>
              <w:rPr>
                <w:rFonts w:ascii="Cambria" w:hAnsi="Cambria" w:cs="Arial"/>
                <w:b/>
                <w:bCs/>
              </w:rPr>
            </w:pPr>
            <w:ins w:id="4199" w:author="Sasi Songthong" w:date="2022-06-23T13:05:00Z">
              <w:r w:rsidRPr="001E738F">
                <w:rPr>
                  <w:rFonts w:ascii="Cambria" w:hAnsi="Cambria" w:cs="Arial"/>
                  <w:b/>
                  <w:bCs/>
                </w:rPr>
                <w:t>Label legible?</w:t>
              </w:r>
            </w:ins>
            <w:del w:id="4200" w:author="Sasi Songthong" w:date="2022-06-23T12:55:00Z">
              <w:r w:rsidDel="000433C1">
                <w:rPr>
                  <w:rFonts w:ascii="Cambria" w:hAnsi="Cambria" w:cs="Arial"/>
                  <w:b/>
                  <w:bCs/>
                </w:rPr>
                <w:delText>Results:</w:delText>
              </w:r>
            </w:del>
          </w:p>
        </w:tc>
        <w:tc>
          <w:tcPr>
            <w:tcW w:w="1543" w:type="dxa"/>
            <w:shd w:val="clear" w:color="auto" w:fill="F2F2F2" w:themeFill="background1" w:themeFillShade="F2"/>
            <w:vAlign w:val="center"/>
            <w:tcPrChange w:id="4201" w:author="Sasi Songthong" w:date="2022-06-23T13:05:00Z">
              <w:tcPr>
                <w:tcW w:w="900" w:type="dxa"/>
                <w:shd w:val="clear" w:color="auto" w:fill="F2F2F2" w:themeFill="background1" w:themeFillShade="F2"/>
                <w:vAlign w:val="center"/>
              </w:tcPr>
            </w:tcPrChange>
          </w:tcPr>
          <w:p w14:paraId="474E163E" w14:textId="77777777" w:rsidR="00B84FDF" w:rsidRPr="001E738F" w:rsidRDefault="00B84FDF" w:rsidP="00B84FDF">
            <w:pPr>
              <w:jc w:val="center"/>
              <w:rPr>
                <w:ins w:id="4202" w:author="Sasi Songthong" w:date="2022-06-23T13:05:00Z"/>
                <w:rFonts w:ascii="Cambria" w:hAnsi="Cambria" w:cs="Arial"/>
                <w:b/>
                <w:bCs/>
              </w:rPr>
            </w:pPr>
            <w:ins w:id="4203" w:author="Sasi Songthong" w:date="2022-06-23T13:05:00Z">
              <w:r w:rsidRPr="001E738F">
                <w:rPr>
                  <w:rFonts w:ascii="Cambria" w:hAnsi="Cambria" w:cs="Arial"/>
                  <w:b/>
                  <w:bCs/>
                </w:rPr>
                <w:t>Results:</w:t>
              </w:r>
            </w:ins>
          </w:p>
          <w:p w14:paraId="5DB38984" w14:textId="19B8297C" w:rsidR="00B84FDF" w:rsidRPr="00894548" w:rsidRDefault="00B84FDF" w:rsidP="00B84FDF">
            <w:pPr>
              <w:jc w:val="center"/>
              <w:rPr>
                <w:rFonts w:ascii="Cambria" w:hAnsi="Cambria" w:cs="Arial"/>
                <w:b/>
                <w:bCs/>
              </w:rPr>
            </w:pPr>
            <w:ins w:id="4204" w:author="Sasi Songthong" w:date="2022-06-23T13:05:00Z">
              <w:r w:rsidRPr="001E738F">
                <w:rPr>
                  <w:rFonts w:ascii="Cambria" w:hAnsi="Cambria" w:cs="Arial"/>
                  <w:b/>
                  <w:bCs/>
                </w:rPr>
                <w:t>Label Present?</w:t>
              </w:r>
            </w:ins>
            <w:del w:id="4205" w:author="Sasi Songthong" w:date="2022-06-23T12:55:00Z">
              <w:r w:rsidDel="000433C1">
                <w:rPr>
                  <w:rFonts w:ascii="Cambria" w:hAnsi="Cambria" w:cs="Arial"/>
                  <w:b/>
                  <w:bCs/>
                </w:rPr>
                <w:delText>Label legible and remain affixed?</w:delText>
              </w:r>
            </w:del>
          </w:p>
        </w:tc>
        <w:tc>
          <w:tcPr>
            <w:tcW w:w="1260" w:type="dxa"/>
            <w:shd w:val="clear" w:color="auto" w:fill="F2F2F2" w:themeFill="background1" w:themeFillShade="F2"/>
            <w:vAlign w:val="center"/>
            <w:tcPrChange w:id="4206" w:author="Sasi Songthong" w:date="2022-06-23T13:05:00Z">
              <w:tcPr>
                <w:tcW w:w="1260" w:type="dxa"/>
                <w:shd w:val="clear" w:color="auto" w:fill="F2F2F2" w:themeFill="background1" w:themeFillShade="F2"/>
                <w:vAlign w:val="center"/>
              </w:tcPr>
            </w:tcPrChange>
          </w:tcPr>
          <w:p w14:paraId="4BAF8211" w14:textId="77777777" w:rsidR="00B84FDF" w:rsidRPr="00894548" w:rsidRDefault="00B84FDF" w:rsidP="00B84FDF">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84FDF" w14:paraId="48B1B37C" w14:textId="77777777" w:rsidTr="00B84FDF">
        <w:tblPrEx>
          <w:tblW w:w="12865" w:type="dxa"/>
          <w:tblLayout w:type="fixed"/>
          <w:tblPrExChange w:id="4207" w:author="Sasi Songthong" w:date="2022-06-23T13:05:00Z">
            <w:tblPrEx>
              <w:tblW w:w="12865" w:type="dxa"/>
              <w:tblLayout w:type="fixed"/>
            </w:tblPrEx>
          </w:tblPrExChange>
        </w:tblPrEx>
        <w:trPr>
          <w:trHeight w:val="404"/>
          <w:trPrChange w:id="4208" w:author="Sasi Songthong" w:date="2022-06-23T13:05:00Z">
            <w:trPr>
              <w:trHeight w:val="404"/>
            </w:trPr>
          </w:trPrChange>
        </w:trPr>
        <w:tc>
          <w:tcPr>
            <w:tcW w:w="805" w:type="dxa"/>
            <w:vAlign w:val="center"/>
            <w:tcPrChange w:id="4209" w:author="Sasi Songthong" w:date="2022-06-23T13:05:00Z">
              <w:tcPr>
                <w:tcW w:w="805" w:type="dxa"/>
                <w:vAlign w:val="center"/>
              </w:tcPr>
            </w:tcPrChange>
          </w:tcPr>
          <w:p w14:paraId="3603B176" w14:textId="0FE38BF2" w:rsidR="00B84FDF" w:rsidRPr="000047FC" w:rsidRDefault="00B84FDF" w:rsidP="00B84FDF">
            <w:pPr>
              <w:jc w:val="center"/>
              <w:rPr>
                <w:rFonts w:ascii="Cambria" w:hAnsi="Cambria" w:cs="Arial"/>
                <w:b/>
                <w:bCs/>
              </w:rPr>
            </w:pPr>
            <w:r>
              <w:rPr>
                <w:rFonts w:ascii="Cambria" w:hAnsi="Cambria" w:cs="Arial"/>
                <w:b/>
                <w:bCs/>
              </w:rPr>
              <w:t>121</w:t>
            </w:r>
          </w:p>
        </w:tc>
        <w:tc>
          <w:tcPr>
            <w:tcW w:w="1542" w:type="dxa"/>
            <w:vAlign w:val="center"/>
            <w:tcPrChange w:id="4210" w:author="Sasi Songthong" w:date="2022-06-23T13:05:00Z">
              <w:tcPr>
                <w:tcW w:w="1800" w:type="dxa"/>
                <w:vAlign w:val="center"/>
              </w:tcPr>
            </w:tcPrChange>
          </w:tcPr>
          <w:p w14:paraId="46BBDF5F" w14:textId="77777777" w:rsidR="00B84FDF" w:rsidRDefault="00B84FDF" w:rsidP="00B84FDF">
            <w:pPr>
              <w:jc w:val="center"/>
              <w:rPr>
                <w:rFonts w:ascii="Cambria" w:hAnsi="Cambria" w:cs="Arial"/>
              </w:rPr>
            </w:pPr>
            <w:r>
              <w:rPr>
                <w:rFonts w:ascii="Cambria" w:hAnsi="Cambria" w:cs="Arial"/>
              </w:rPr>
              <w:t>Yes / No</w:t>
            </w:r>
          </w:p>
        </w:tc>
        <w:tc>
          <w:tcPr>
            <w:tcW w:w="1543" w:type="dxa"/>
            <w:gridSpan w:val="2"/>
            <w:vAlign w:val="center"/>
            <w:tcPrChange w:id="4211" w:author="Sasi Songthong" w:date="2022-06-23T13:05:00Z">
              <w:tcPr>
                <w:tcW w:w="1800" w:type="dxa"/>
                <w:gridSpan w:val="2"/>
                <w:vAlign w:val="center"/>
              </w:tcPr>
            </w:tcPrChange>
          </w:tcPr>
          <w:p w14:paraId="307521BE"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212" w:author="Sasi Songthong" w:date="2022-06-23T13:05:00Z">
              <w:tcPr>
                <w:tcW w:w="1800" w:type="dxa"/>
                <w:vAlign w:val="center"/>
              </w:tcPr>
            </w:tcPrChange>
          </w:tcPr>
          <w:p w14:paraId="189C54E3"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213" w:author="Sasi Songthong" w:date="2022-06-23T13:05:00Z">
              <w:tcPr>
                <w:tcW w:w="1800" w:type="dxa"/>
                <w:vAlign w:val="center"/>
              </w:tcPr>
            </w:tcPrChange>
          </w:tcPr>
          <w:p w14:paraId="40713A4B"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214" w:author="Sasi Songthong" w:date="2022-06-23T13:05:00Z">
              <w:tcPr>
                <w:tcW w:w="1800" w:type="dxa"/>
                <w:vAlign w:val="center"/>
              </w:tcPr>
            </w:tcPrChange>
          </w:tcPr>
          <w:p w14:paraId="52D62111"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215" w:author="Sasi Songthong" w:date="2022-06-23T13:05:00Z">
              <w:tcPr>
                <w:tcW w:w="900" w:type="dxa"/>
                <w:vAlign w:val="center"/>
              </w:tcPr>
            </w:tcPrChange>
          </w:tcPr>
          <w:p w14:paraId="7B272173" w14:textId="491C2F2C" w:rsidR="00B84FDF" w:rsidDel="006402E7" w:rsidRDefault="00B84FDF" w:rsidP="00B84FDF">
            <w:pPr>
              <w:jc w:val="center"/>
              <w:rPr>
                <w:del w:id="4216" w:author="Sasi Songthong" w:date="2022-06-23T12:56:00Z"/>
                <w:rFonts w:ascii="Cambria" w:hAnsi="Cambria" w:cs="Arial"/>
              </w:rPr>
            </w:pPr>
            <w:ins w:id="4217" w:author="Sasi Songthong" w:date="2022-06-23T13:05:00Z">
              <w:r>
                <w:rPr>
                  <w:rFonts w:ascii="Cambria" w:hAnsi="Cambria" w:cs="Arial"/>
                </w:rPr>
                <w:t>Yes / No</w:t>
              </w:r>
            </w:ins>
            <w:del w:id="4218" w:author="Sasi Songthong" w:date="2022-06-23T12:55:00Z">
              <w:r w:rsidDel="000433C1">
                <w:rPr>
                  <w:rFonts w:ascii="Cambria" w:hAnsi="Cambria" w:cs="Arial"/>
                </w:rPr>
                <w:delText>Yes / No</w:delText>
              </w:r>
            </w:del>
          </w:p>
          <w:p w14:paraId="273B23C7" w14:textId="36022375" w:rsidR="00B84FDF" w:rsidDel="006402E7" w:rsidRDefault="00B84FDF" w:rsidP="00B84FDF">
            <w:pPr>
              <w:jc w:val="center"/>
              <w:rPr>
                <w:del w:id="4219" w:author="Sasi Songthong" w:date="2022-06-23T12:56:00Z"/>
                <w:rFonts w:ascii="Cambria" w:hAnsi="Cambria" w:cs="Arial"/>
              </w:rPr>
            </w:pPr>
            <w:del w:id="4220" w:author="Sasi Songthong" w:date="2022-06-23T12:55:00Z">
              <w:r w:rsidRPr="00BF1CE3" w:rsidDel="000433C1">
                <w:rPr>
                  <w:rFonts w:ascii="Cambria" w:hAnsi="Cambria" w:cs="Arial"/>
                </w:rPr>
                <w:delText>Yes / No</w:delText>
              </w:r>
            </w:del>
          </w:p>
          <w:p w14:paraId="22D84B75" w14:textId="0B170856" w:rsidR="00B84FDF" w:rsidDel="006402E7" w:rsidRDefault="00B84FDF" w:rsidP="00B84FDF">
            <w:pPr>
              <w:jc w:val="center"/>
              <w:rPr>
                <w:del w:id="4221" w:author="Sasi Songthong" w:date="2022-06-23T12:56:00Z"/>
                <w:rFonts w:ascii="Cambria" w:hAnsi="Cambria" w:cs="Arial"/>
              </w:rPr>
            </w:pPr>
            <w:del w:id="4222" w:author="Sasi Songthong" w:date="2022-06-23T12:55:00Z">
              <w:r w:rsidRPr="00BF1CE3" w:rsidDel="000433C1">
                <w:rPr>
                  <w:rFonts w:ascii="Cambria" w:hAnsi="Cambria" w:cs="Arial"/>
                </w:rPr>
                <w:delText>Yes / No</w:delText>
              </w:r>
            </w:del>
          </w:p>
          <w:p w14:paraId="0F064323" w14:textId="77777777" w:rsidR="00B84FDF" w:rsidRDefault="00B84FDF" w:rsidP="00B84FDF">
            <w:pPr>
              <w:jc w:val="center"/>
              <w:rPr>
                <w:rFonts w:ascii="Cambria" w:hAnsi="Cambria" w:cs="Arial"/>
              </w:rPr>
            </w:pPr>
            <w:del w:id="4223" w:author="Sasi Songthong" w:date="2022-06-23T12:55:00Z">
              <w:r w:rsidRPr="00BF1CE3" w:rsidDel="000433C1">
                <w:rPr>
                  <w:rFonts w:ascii="Cambria" w:hAnsi="Cambria" w:cs="Arial"/>
                </w:rPr>
                <w:delText>Yes / No</w:delText>
              </w:r>
            </w:del>
          </w:p>
        </w:tc>
        <w:tc>
          <w:tcPr>
            <w:tcW w:w="1543" w:type="dxa"/>
            <w:vAlign w:val="center"/>
            <w:tcPrChange w:id="4224" w:author="Sasi Songthong" w:date="2022-06-23T13:05:00Z">
              <w:tcPr>
                <w:tcW w:w="900" w:type="dxa"/>
                <w:vAlign w:val="center"/>
              </w:tcPr>
            </w:tcPrChange>
          </w:tcPr>
          <w:p w14:paraId="745DC71E" w14:textId="594A7C81" w:rsidR="00B84FDF" w:rsidDel="006402E7" w:rsidRDefault="00B84FDF" w:rsidP="00B84FDF">
            <w:pPr>
              <w:jc w:val="center"/>
              <w:rPr>
                <w:del w:id="4225" w:author="Sasi Songthong" w:date="2022-06-23T12:56:00Z"/>
                <w:rFonts w:ascii="Cambria" w:hAnsi="Cambria" w:cs="Arial"/>
              </w:rPr>
            </w:pPr>
            <w:ins w:id="4226" w:author="Sasi Songthong" w:date="2022-06-23T13:05:00Z">
              <w:r>
                <w:rPr>
                  <w:rFonts w:ascii="Cambria" w:hAnsi="Cambria" w:cs="Arial"/>
                </w:rPr>
                <w:t>Yes / No</w:t>
              </w:r>
            </w:ins>
            <w:del w:id="4227" w:author="Sasi Songthong" w:date="2022-06-23T12:55:00Z">
              <w:r w:rsidRPr="00BF1CE3" w:rsidDel="000433C1">
                <w:rPr>
                  <w:rFonts w:ascii="Cambria" w:hAnsi="Cambria" w:cs="Arial"/>
                </w:rPr>
                <w:delText>Yes / No</w:delText>
              </w:r>
            </w:del>
          </w:p>
          <w:p w14:paraId="4CACBB31" w14:textId="225553E2" w:rsidR="00B84FDF" w:rsidDel="006402E7" w:rsidRDefault="00B84FDF" w:rsidP="00B84FDF">
            <w:pPr>
              <w:jc w:val="center"/>
              <w:rPr>
                <w:del w:id="4228" w:author="Sasi Songthong" w:date="2022-06-23T12:56:00Z"/>
                <w:rFonts w:ascii="Cambria" w:hAnsi="Cambria" w:cs="Arial"/>
              </w:rPr>
            </w:pPr>
            <w:del w:id="4229" w:author="Sasi Songthong" w:date="2022-06-23T12:55:00Z">
              <w:r w:rsidRPr="00BF1CE3" w:rsidDel="000433C1">
                <w:rPr>
                  <w:rFonts w:ascii="Cambria" w:hAnsi="Cambria" w:cs="Arial"/>
                </w:rPr>
                <w:delText>Yes / No</w:delText>
              </w:r>
            </w:del>
          </w:p>
          <w:p w14:paraId="199612DB" w14:textId="3E7FBF2C" w:rsidR="00B84FDF" w:rsidDel="006402E7" w:rsidRDefault="00B84FDF" w:rsidP="00B84FDF">
            <w:pPr>
              <w:jc w:val="center"/>
              <w:rPr>
                <w:del w:id="4230" w:author="Sasi Songthong" w:date="2022-06-23T12:56:00Z"/>
                <w:rFonts w:ascii="Cambria" w:hAnsi="Cambria" w:cs="Arial"/>
              </w:rPr>
            </w:pPr>
            <w:del w:id="4231" w:author="Sasi Songthong" w:date="2022-06-23T12:55:00Z">
              <w:r w:rsidRPr="00BF1CE3" w:rsidDel="000433C1">
                <w:rPr>
                  <w:rFonts w:ascii="Cambria" w:hAnsi="Cambria" w:cs="Arial"/>
                </w:rPr>
                <w:delText>Yes / No</w:delText>
              </w:r>
            </w:del>
          </w:p>
          <w:p w14:paraId="7BBF7080" w14:textId="2D5E1D0C" w:rsidR="00B84FDF" w:rsidRDefault="00B84FDF" w:rsidP="00B84FDF">
            <w:pPr>
              <w:jc w:val="center"/>
              <w:rPr>
                <w:rFonts w:ascii="Cambria" w:hAnsi="Cambria" w:cs="Arial"/>
              </w:rPr>
            </w:pPr>
            <w:del w:id="4232" w:author="Sasi Songthong" w:date="2022-06-23T12:55:00Z">
              <w:r w:rsidRPr="00BF1CE3" w:rsidDel="000433C1">
                <w:rPr>
                  <w:rFonts w:ascii="Cambria" w:hAnsi="Cambria" w:cs="Arial"/>
                </w:rPr>
                <w:delText>Yes / No</w:delText>
              </w:r>
            </w:del>
          </w:p>
        </w:tc>
        <w:tc>
          <w:tcPr>
            <w:tcW w:w="1260" w:type="dxa"/>
            <w:vAlign w:val="center"/>
            <w:tcPrChange w:id="4233" w:author="Sasi Songthong" w:date="2022-06-23T13:05:00Z">
              <w:tcPr>
                <w:tcW w:w="1260" w:type="dxa"/>
                <w:vAlign w:val="center"/>
              </w:tcPr>
            </w:tcPrChange>
          </w:tcPr>
          <w:p w14:paraId="7A4BCAD8" w14:textId="77777777" w:rsidR="00B84FDF" w:rsidRDefault="00B84FDF" w:rsidP="00B84FDF">
            <w:pPr>
              <w:jc w:val="center"/>
              <w:rPr>
                <w:rFonts w:ascii="Cambria" w:hAnsi="Cambria" w:cs="Arial"/>
              </w:rPr>
            </w:pPr>
          </w:p>
        </w:tc>
      </w:tr>
      <w:tr w:rsidR="00B84FDF" w14:paraId="055FDD83" w14:textId="77777777" w:rsidTr="00B84FDF">
        <w:tblPrEx>
          <w:tblW w:w="12865" w:type="dxa"/>
          <w:tblLayout w:type="fixed"/>
          <w:tblPrExChange w:id="4234" w:author="Sasi Songthong" w:date="2022-06-23T13:05:00Z">
            <w:tblPrEx>
              <w:tblW w:w="12865" w:type="dxa"/>
              <w:tblLayout w:type="fixed"/>
            </w:tblPrEx>
          </w:tblPrExChange>
        </w:tblPrEx>
        <w:trPr>
          <w:trHeight w:val="392"/>
          <w:trPrChange w:id="4235" w:author="Sasi Songthong" w:date="2022-06-23T13:05:00Z">
            <w:trPr>
              <w:trHeight w:val="392"/>
            </w:trPr>
          </w:trPrChange>
        </w:trPr>
        <w:tc>
          <w:tcPr>
            <w:tcW w:w="805" w:type="dxa"/>
            <w:vAlign w:val="center"/>
            <w:tcPrChange w:id="4236" w:author="Sasi Songthong" w:date="2022-06-23T13:05:00Z">
              <w:tcPr>
                <w:tcW w:w="805" w:type="dxa"/>
                <w:vAlign w:val="center"/>
              </w:tcPr>
            </w:tcPrChange>
          </w:tcPr>
          <w:p w14:paraId="643F6EFE" w14:textId="1F9526C7" w:rsidR="00B84FDF" w:rsidRPr="000047FC" w:rsidRDefault="00B84FDF" w:rsidP="00B84FDF">
            <w:pPr>
              <w:jc w:val="center"/>
              <w:rPr>
                <w:rFonts w:ascii="Cambria" w:hAnsi="Cambria" w:cs="Arial"/>
                <w:b/>
                <w:bCs/>
              </w:rPr>
            </w:pPr>
            <w:r>
              <w:rPr>
                <w:rFonts w:ascii="Cambria" w:hAnsi="Cambria" w:cs="Arial"/>
                <w:b/>
                <w:bCs/>
              </w:rPr>
              <w:t>122</w:t>
            </w:r>
          </w:p>
        </w:tc>
        <w:tc>
          <w:tcPr>
            <w:tcW w:w="1542" w:type="dxa"/>
            <w:vAlign w:val="center"/>
            <w:tcPrChange w:id="4237" w:author="Sasi Songthong" w:date="2022-06-23T13:05:00Z">
              <w:tcPr>
                <w:tcW w:w="1800" w:type="dxa"/>
                <w:vAlign w:val="center"/>
              </w:tcPr>
            </w:tcPrChange>
          </w:tcPr>
          <w:p w14:paraId="7091E308"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238" w:author="Sasi Songthong" w:date="2022-06-23T13:05:00Z">
              <w:tcPr>
                <w:tcW w:w="1800" w:type="dxa"/>
                <w:gridSpan w:val="2"/>
                <w:vAlign w:val="center"/>
              </w:tcPr>
            </w:tcPrChange>
          </w:tcPr>
          <w:p w14:paraId="27BFA52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39" w:author="Sasi Songthong" w:date="2022-06-23T13:05:00Z">
              <w:tcPr>
                <w:tcW w:w="1800" w:type="dxa"/>
                <w:vAlign w:val="center"/>
              </w:tcPr>
            </w:tcPrChange>
          </w:tcPr>
          <w:p w14:paraId="7E300E7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40" w:author="Sasi Songthong" w:date="2022-06-23T13:05:00Z">
              <w:tcPr>
                <w:tcW w:w="1800" w:type="dxa"/>
                <w:vAlign w:val="center"/>
              </w:tcPr>
            </w:tcPrChange>
          </w:tcPr>
          <w:p w14:paraId="14A75BF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41" w:author="Sasi Songthong" w:date="2022-06-23T13:05:00Z">
              <w:tcPr>
                <w:tcW w:w="1800" w:type="dxa"/>
                <w:vAlign w:val="center"/>
              </w:tcPr>
            </w:tcPrChange>
          </w:tcPr>
          <w:p w14:paraId="737F2AA7"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42" w:author="Sasi Songthong" w:date="2022-06-23T13:05:00Z">
              <w:tcPr>
                <w:tcW w:w="900" w:type="dxa"/>
                <w:vAlign w:val="center"/>
              </w:tcPr>
            </w:tcPrChange>
          </w:tcPr>
          <w:p w14:paraId="7EC362B3" w14:textId="199752AF" w:rsidR="00B84FDF" w:rsidRDefault="00B84FDF" w:rsidP="00B84FDF">
            <w:pPr>
              <w:jc w:val="center"/>
              <w:rPr>
                <w:rFonts w:ascii="Cambria" w:hAnsi="Cambria" w:cs="Arial"/>
              </w:rPr>
            </w:pPr>
            <w:ins w:id="4243" w:author="Sasi Songthong" w:date="2022-06-23T13:05:00Z">
              <w:r w:rsidRPr="00BF1CE3">
                <w:rPr>
                  <w:rFonts w:ascii="Cambria" w:hAnsi="Cambria" w:cs="Arial"/>
                </w:rPr>
                <w:t>Yes / No</w:t>
              </w:r>
            </w:ins>
          </w:p>
        </w:tc>
        <w:tc>
          <w:tcPr>
            <w:tcW w:w="1543" w:type="dxa"/>
            <w:vAlign w:val="center"/>
            <w:tcPrChange w:id="4244" w:author="Sasi Songthong" w:date="2022-06-23T13:05:00Z">
              <w:tcPr>
                <w:tcW w:w="900" w:type="dxa"/>
                <w:vAlign w:val="center"/>
              </w:tcPr>
            </w:tcPrChange>
          </w:tcPr>
          <w:p w14:paraId="70943D67" w14:textId="5D4BB3AD" w:rsidR="00B84FDF" w:rsidRDefault="00B84FDF" w:rsidP="00B84FDF">
            <w:pPr>
              <w:jc w:val="center"/>
              <w:rPr>
                <w:rFonts w:ascii="Cambria" w:hAnsi="Cambria" w:cs="Arial"/>
              </w:rPr>
            </w:pPr>
            <w:ins w:id="4245" w:author="Sasi Songthong" w:date="2022-06-23T13:05:00Z">
              <w:r w:rsidRPr="00BF1CE3">
                <w:rPr>
                  <w:rFonts w:ascii="Cambria" w:hAnsi="Cambria" w:cs="Arial"/>
                </w:rPr>
                <w:t>Yes / No</w:t>
              </w:r>
            </w:ins>
          </w:p>
        </w:tc>
        <w:tc>
          <w:tcPr>
            <w:tcW w:w="1260" w:type="dxa"/>
            <w:vAlign w:val="center"/>
            <w:tcPrChange w:id="4246" w:author="Sasi Songthong" w:date="2022-06-23T13:05:00Z">
              <w:tcPr>
                <w:tcW w:w="1260" w:type="dxa"/>
                <w:vAlign w:val="center"/>
              </w:tcPr>
            </w:tcPrChange>
          </w:tcPr>
          <w:p w14:paraId="020498A0" w14:textId="77777777" w:rsidR="00B84FDF" w:rsidRDefault="00B84FDF" w:rsidP="00B84FDF">
            <w:pPr>
              <w:jc w:val="center"/>
              <w:rPr>
                <w:rFonts w:ascii="Cambria" w:hAnsi="Cambria" w:cs="Arial"/>
              </w:rPr>
            </w:pPr>
          </w:p>
        </w:tc>
      </w:tr>
      <w:tr w:rsidR="00B84FDF" w14:paraId="25793E30" w14:textId="77777777" w:rsidTr="00B84FDF">
        <w:tblPrEx>
          <w:tblW w:w="12865" w:type="dxa"/>
          <w:tblLayout w:type="fixed"/>
          <w:tblPrExChange w:id="4247" w:author="Sasi Songthong" w:date="2022-06-23T13:05:00Z">
            <w:tblPrEx>
              <w:tblW w:w="12865" w:type="dxa"/>
              <w:tblLayout w:type="fixed"/>
            </w:tblPrEx>
          </w:tblPrExChange>
        </w:tblPrEx>
        <w:trPr>
          <w:trHeight w:val="392"/>
          <w:trPrChange w:id="4248" w:author="Sasi Songthong" w:date="2022-06-23T13:05:00Z">
            <w:trPr>
              <w:trHeight w:val="392"/>
            </w:trPr>
          </w:trPrChange>
        </w:trPr>
        <w:tc>
          <w:tcPr>
            <w:tcW w:w="805" w:type="dxa"/>
            <w:vAlign w:val="center"/>
            <w:tcPrChange w:id="4249" w:author="Sasi Songthong" w:date="2022-06-23T13:05:00Z">
              <w:tcPr>
                <w:tcW w:w="805" w:type="dxa"/>
                <w:vAlign w:val="center"/>
              </w:tcPr>
            </w:tcPrChange>
          </w:tcPr>
          <w:p w14:paraId="49C1A496" w14:textId="4C9E9747" w:rsidR="00B84FDF" w:rsidRPr="000047FC" w:rsidRDefault="00B84FDF" w:rsidP="00B84FDF">
            <w:pPr>
              <w:jc w:val="center"/>
              <w:rPr>
                <w:rFonts w:ascii="Cambria" w:hAnsi="Cambria" w:cs="Arial"/>
                <w:b/>
                <w:bCs/>
              </w:rPr>
            </w:pPr>
            <w:r>
              <w:rPr>
                <w:rFonts w:ascii="Cambria" w:hAnsi="Cambria" w:cs="Arial"/>
                <w:b/>
                <w:bCs/>
              </w:rPr>
              <w:t>123</w:t>
            </w:r>
          </w:p>
        </w:tc>
        <w:tc>
          <w:tcPr>
            <w:tcW w:w="1542" w:type="dxa"/>
            <w:vAlign w:val="center"/>
            <w:tcPrChange w:id="4250" w:author="Sasi Songthong" w:date="2022-06-23T13:05:00Z">
              <w:tcPr>
                <w:tcW w:w="1800" w:type="dxa"/>
                <w:vAlign w:val="center"/>
              </w:tcPr>
            </w:tcPrChange>
          </w:tcPr>
          <w:p w14:paraId="24D3EF98"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251" w:author="Sasi Songthong" w:date="2022-06-23T13:05:00Z">
              <w:tcPr>
                <w:tcW w:w="1800" w:type="dxa"/>
                <w:gridSpan w:val="2"/>
                <w:vAlign w:val="center"/>
              </w:tcPr>
            </w:tcPrChange>
          </w:tcPr>
          <w:p w14:paraId="719B4DF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52" w:author="Sasi Songthong" w:date="2022-06-23T13:05:00Z">
              <w:tcPr>
                <w:tcW w:w="1800" w:type="dxa"/>
                <w:vAlign w:val="center"/>
              </w:tcPr>
            </w:tcPrChange>
          </w:tcPr>
          <w:p w14:paraId="6E0BF6D1"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53" w:author="Sasi Songthong" w:date="2022-06-23T13:05:00Z">
              <w:tcPr>
                <w:tcW w:w="1800" w:type="dxa"/>
                <w:vAlign w:val="center"/>
              </w:tcPr>
            </w:tcPrChange>
          </w:tcPr>
          <w:p w14:paraId="5C089F5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54" w:author="Sasi Songthong" w:date="2022-06-23T13:05:00Z">
              <w:tcPr>
                <w:tcW w:w="1800" w:type="dxa"/>
                <w:vAlign w:val="center"/>
              </w:tcPr>
            </w:tcPrChange>
          </w:tcPr>
          <w:p w14:paraId="51D5D0B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55" w:author="Sasi Songthong" w:date="2022-06-23T13:05:00Z">
              <w:tcPr>
                <w:tcW w:w="900" w:type="dxa"/>
                <w:vAlign w:val="center"/>
              </w:tcPr>
            </w:tcPrChange>
          </w:tcPr>
          <w:p w14:paraId="3ECB6B23" w14:textId="3C38E537" w:rsidR="00B84FDF" w:rsidRDefault="00B84FDF" w:rsidP="00B84FDF">
            <w:pPr>
              <w:jc w:val="center"/>
              <w:rPr>
                <w:rFonts w:ascii="Cambria" w:hAnsi="Cambria" w:cs="Arial"/>
              </w:rPr>
            </w:pPr>
            <w:ins w:id="4256" w:author="Sasi Songthong" w:date="2022-06-23T13:05:00Z">
              <w:r w:rsidRPr="00BF1CE3">
                <w:rPr>
                  <w:rFonts w:ascii="Cambria" w:hAnsi="Cambria" w:cs="Arial"/>
                </w:rPr>
                <w:t>Yes / No</w:t>
              </w:r>
            </w:ins>
          </w:p>
        </w:tc>
        <w:tc>
          <w:tcPr>
            <w:tcW w:w="1543" w:type="dxa"/>
            <w:vAlign w:val="center"/>
            <w:tcPrChange w:id="4257" w:author="Sasi Songthong" w:date="2022-06-23T13:05:00Z">
              <w:tcPr>
                <w:tcW w:w="900" w:type="dxa"/>
                <w:vAlign w:val="center"/>
              </w:tcPr>
            </w:tcPrChange>
          </w:tcPr>
          <w:p w14:paraId="12B46C26" w14:textId="6DBE4200" w:rsidR="00B84FDF" w:rsidRDefault="00B84FDF" w:rsidP="00B84FDF">
            <w:pPr>
              <w:jc w:val="center"/>
              <w:rPr>
                <w:rFonts w:ascii="Cambria" w:hAnsi="Cambria" w:cs="Arial"/>
              </w:rPr>
            </w:pPr>
            <w:ins w:id="4258" w:author="Sasi Songthong" w:date="2022-06-23T13:05:00Z">
              <w:r w:rsidRPr="00BF1CE3">
                <w:rPr>
                  <w:rFonts w:ascii="Cambria" w:hAnsi="Cambria" w:cs="Arial"/>
                </w:rPr>
                <w:t>Yes / No</w:t>
              </w:r>
            </w:ins>
          </w:p>
        </w:tc>
        <w:tc>
          <w:tcPr>
            <w:tcW w:w="1260" w:type="dxa"/>
            <w:vAlign w:val="center"/>
            <w:tcPrChange w:id="4259" w:author="Sasi Songthong" w:date="2022-06-23T13:05:00Z">
              <w:tcPr>
                <w:tcW w:w="1260" w:type="dxa"/>
                <w:vAlign w:val="center"/>
              </w:tcPr>
            </w:tcPrChange>
          </w:tcPr>
          <w:p w14:paraId="2EA5B0B8" w14:textId="77777777" w:rsidR="00B84FDF" w:rsidRDefault="00B84FDF" w:rsidP="00B84FDF">
            <w:pPr>
              <w:jc w:val="center"/>
              <w:rPr>
                <w:rFonts w:ascii="Cambria" w:hAnsi="Cambria" w:cs="Arial"/>
              </w:rPr>
            </w:pPr>
          </w:p>
        </w:tc>
      </w:tr>
      <w:tr w:rsidR="00B84FDF" w14:paraId="002DE0EF" w14:textId="77777777" w:rsidTr="00B84FDF">
        <w:tblPrEx>
          <w:tblW w:w="12865" w:type="dxa"/>
          <w:tblLayout w:type="fixed"/>
          <w:tblPrExChange w:id="4260" w:author="Sasi Songthong" w:date="2022-06-23T13:05:00Z">
            <w:tblPrEx>
              <w:tblW w:w="12865" w:type="dxa"/>
              <w:tblLayout w:type="fixed"/>
            </w:tblPrEx>
          </w:tblPrExChange>
        </w:tblPrEx>
        <w:trPr>
          <w:trHeight w:val="392"/>
          <w:trPrChange w:id="4261" w:author="Sasi Songthong" w:date="2022-06-23T13:05:00Z">
            <w:trPr>
              <w:trHeight w:val="392"/>
            </w:trPr>
          </w:trPrChange>
        </w:trPr>
        <w:tc>
          <w:tcPr>
            <w:tcW w:w="805" w:type="dxa"/>
            <w:vAlign w:val="center"/>
            <w:tcPrChange w:id="4262" w:author="Sasi Songthong" w:date="2022-06-23T13:05:00Z">
              <w:tcPr>
                <w:tcW w:w="805" w:type="dxa"/>
                <w:vAlign w:val="center"/>
              </w:tcPr>
            </w:tcPrChange>
          </w:tcPr>
          <w:p w14:paraId="37538BE2" w14:textId="79FB33AF" w:rsidR="00B84FDF" w:rsidRPr="000047FC" w:rsidRDefault="00B84FDF" w:rsidP="00B84FDF">
            <w:pPr>
              <w:jc w:val="center"/>
              <w:rPr>
                <w:rFonts w:ascii="Cambria" w:hAnsi="Cambria" w:cs="Arial"/>
                <w:b/>
                <w:bCs/>
              </w:rPr>
            </w:pPr>
            <w:r>
              <w:rPr>
                <w:rFonts w:ascii="Cambria" w:hAnsi="Cambria" w:cs="Arial"/>
                <w:b/>
                <w:bCs/>
              </w:rPr>
              <w:t>124</w:t>
            </w:r>
          </w:p>
        </w:tc>
        <w:tc>
          <w:tcPr>
            <w:tcW w:w="1542" w:type="dxa"/>
            <w:vAlign w:val="center"/>
            <w:tcPrChange w:id="4263" w:author="Sasi Songthong" w:date="2022-06-23T13:05:00Z">
              <w:tcPr>
                <w:tcW w:w="1800" w:type="dxa"/>
                <w:vAlign w:val="center"/>
              </w:tcPr>
            </w:tcPrChange>
          </w:tcPr>
          <w:p w14:paraId="1B2A2BC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264" w:author="Sasi Songthong" w:date="2022-06-23T13:05:00Z">
              <w:tcPr>
                <w:tcW w:w="1800" w:type="dxa"/>
                <w:gridSpan w:val="2"/>
                <w:vAlign w:val="center"/>
              </w:tcPr>
            </w:tcPrChange>
          </w:tcPr>
          <w:p w14:paraId="3BDE407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65" w:author="Sasi Songthong" w:date="2022-06-23T13:05:00Z">
              <w:tcPr>
                <w:tcW w:w="1800" w:type="dxa"/>
                <w:vAlign w:val="center"/>
              </w:tcPr>
            </w:tcPrChange>
          </w:tcPr>
          <w:p w14:paraId="585CFB6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66" w:author="Sasi Songthong" w:date="2022-06-23T13:05:00Z">
              <w:tcPr>
                <w:tcW w:w="1800" w:type="dxa"/>
                <w:vAlign w:val="center"/>
              </w:tcPr>
            </w:tcPrChange>
          </w:tcPr>
          <w:p w14:paraId="0224E81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67" w:author="Sasi Songthong" w:date="2022-06-23T13:05:00Z">
              <w:tcPr>
                <w:tcW w:w="1800" w:type="dxa"/>
                <w:vAlign w:val="center"/>
              </w:tcPr>
            </w:tcPrChange>
          </w:tcPr>
          <w:p w14:paraId="5CE8C67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68" w:author="Sasi Songthong" w:date="2022-06-23T13:05:00Z">
              <w:tcPr>
                <w:tcW w:w="900" w:type="dxa"/>
                <w:vAlign w:val="center"/>
              </w:tcPr>
            </w:tcPrChange>
          </w:tcPr>
          <w:p w14:paraId="3443B4B9" w14:textId="36F6DDBB" w:rsidR="00B84FDF" w:rsidRDefault="00B84FDF" w:rsidP="00B84FDF">
            <w:pPr>
              <w:jc w:val="center"/>
              <w:rPr>
                <w:rFonts w:ascii="Cambria" w:hAnsi="Cambria" w:cs="Arial"/>
              </w:rPr>
            </w:pPr>
            <w:ins w:id="4269" w:author="Sasi Songthong" w:date="2022-06-23T13:05:00Z">
              <w:r w:rsidRPr="00BF1CE3">
                <w:rPr>
                  <w:rFonts w:ascii="Cambria" w:hAnsi="Cambria" w:cs="Arial"/>
                </w:rPr>
                <w:t>Yes / No</w:t>
              </w:r>
            </w:ins>
          </w:p>
        </w:tc>
        <w:tc>
          <w:tcPr>
            <w:tcW w:w="1543" w:type="dxa"/>
            <w:vAlign w:val="center"/>
            <w:tcPrChange w:id="4270" w:author="Sasi Songthong" w:date="2022-06-23T13:05:00Z">
              <w:tcPr>
                <w:tcW w:w="900" w:type="dxa"/>
                <w:vAlign w:val="center"/>
              </w:tcPr>
            </w:tcPrChange>
          </w:tcPr>
          <w:p w14:paraId="6912DD0F" w14:textId="37A51FC8" w:rsidR="00B84FDF" w:rsidRDefault="00B84FDF" w:rsidP="00B84FDF">
            <w:pPr>
              <w:jc w:val="center"/>
              <w:rPr>
                <w:rFonts w:ascii="Cambria" w:hAnsi="Cambria" w:cs="Arial"/>
              </w:rPr>
            </w:pPr>
            <w:ins w:id="4271" w:author="Sasi Songthong" w:date="2022-06-23T13:05:00Z">
              <w:r w:rsidRPr="00BF1CE3">
                <w:rPr>
                  <w:rFonts w:ascii="Cambria" w:hAnsi="Cambria" w:cs="Arial"/>
                </w:rPr>
                <w:t>Yes / No</w:t>
              </w:r>
            </w:ins>
          </w:p>
        </w:tc>
        <w:tc>
          <w:tcPr>
            <w:tcW w:w="1260" w:type="dxa"/>
            <w:vAlign w:val="center"/>
            <w:tcPrChange w:id="4272" w:author="Sasi Songthong" w:date="2022-06-23T13:05:00Z">
              <w:tcPr>
                <w:tcW w:w="1260" w:type="dxa"/>
                <w:vAlign w:val="center"/>
              </w:tcPr>
            </w:tcPrChange>
          </w:tcPr>
          <w:p w14:paraId="13B775C6" w14:textId="77777777" w:rsidR="00B84FDF" w:rsidRDefault="00B84FDF" w:rsidP="00B84FDF">
            <w:pPr>
              <w:jc w:val="center"/>
              <w:rPr>
                <w:rFonts w:ascii="Cambria" w:hAnsi="Cambria" w:cs="Arial"/>
              </w:rPr>
            </w:pPr>
          </w:p>
        </w:tc>
      </w:tr>
      <w:tr w:rsidR="00B84FDF" w14:paraId="6A19ACA4" w14:textId="77777777" w:rsidTr="00B84FDF">
        <w:tblPrEx>
          <w:tblW w:w="12865" w:type="dxa"/>
          <w:tblLayout w:type="fixed"/>
          <w:tblPrExChange w:id="4273" w:author="Sasi Songthong" w:date="2022-06-23T13:05:00Z">
            <w:tblPrEx>
              <w:tblW w:w="12865" w:type="dxa"/>
              <w:tblLayout w:type="fixed"/>
            </w:tblPrEx>
          </w:tblPrExChange>
        </w:tblPrEx>
        <w:trPr>
          <w:trHeight w:val="392"/>
          <w:trPrChange w:id="4274" w:author="Sasi Songthong" w:date="2022-06-23T13:05:00Z">
            <w:trPr>
              <w:trHeight w:val="392"/>
            </w:trPr>
          </w:trPrChange>
        </w:trPr>
        <w:tc>
          <w:tcPr>
            <w:tcW w:w="805" w:type="dxa"/>
            <w:vAlign w:val="center"/>
            <w:tcPrChange w:id="4275" w:author="Sasi Songthong" w:date="2022-06-23T13:05:00Z">
              <w:tcPr>
                <w:tcW w:w="805" w:type="dxa"/>
                <w:vAlign w:val="center"/>
              </w:tcPr>
            </w:tcPrChange>
          </w:tcPr>
          <w:p w14:paraId="7B1AE68B" w14:textId="016342A5" w:rsidR="00B84FDF" w:rsidRPr="000047FC" w:rsidRDefault="00B84FDF" w:rsidP="00B84FDF">
            <w:pPr>
              <w:jc w:val="center"/>
              <w:rPr>
                <w:rFonts w:ascii="Cambria" w:hAnsi="Cambria" w:cs="Arial"/>
                <w:b/>
                <w:bCs/>
              </w:rPr>
            </w:pPr>
            <w:r>
              <w:rPr>
                <w:rFonts w:ascii="Cambria" w:hAnsi="Cambria" w:cs="Arial"/>
                <w:b/>
                <w:bCs/>
              </w:rPr>
              <w:t>125</w:t>
            </w:r>
          </w:p>
        </w:tc>
        <w:tc>
          <w:tcPr>
            <w:tcW w:w="1542" w:type="dxa"/>
            <w:vAlign w:val="center"/>
            <w:tcPrChange w:id="4276" w:author="Sasi Songthong" w:date="2022-06-23T13:05:00Z">
              <w:tcPr>
                <w:tcW w:w="1800" w:type="dxa"/>
                <w:vAlign w:val="center"/>
              </w:tcPr>
            </w:tcPrChange>
          </w:tcPr>
          <w:p w14:paraId="520B6BC4"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277" w:author="Sasi Songthong" w:date="2022-06-23T13:05:00Z">
              <w:tcPr>
                <w:tcW w:w="1800" w:type="dxa"/>
                <w:gridSpan w:val="2"/>
                <w:vAlign w:val="center"/>
              </w:tcPr>
            </w:tcPrChange>
          </w:tcPr>
          <w:p w14:paraId="1B321D71"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78" w:author="Sasi Songthong" w:date="2022-06-23T13:05:00Z">
              <w:tcPr>
                <w:tcW w:w="1800" w:type="dxa"/>
                <w:vAlign w:val="center"/>
              </w:tcPr>
            </w:tcPrChange>
          </w:tcPr>
          <w:p w14:paraId="6CA0265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79" w:author="Sasi Songthong" w:date="2022-06-23T13:05:00Z">
              <w:tcPr>
                <w:tcW w:w="1800" w:type="dxa"/>
                <w:vAlign w:val="center"/>
              </w:tcPr>
            </w:tcPrChange>
          </w:tcPr>
          <w:p w14:paraId="56EC54A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80" w:author="Sasi Songthong" w:date="2022-06-23T13:05:00Z">
              <w:tcPr>
                <w:tcW w:w="1800" w:type="dxa"/>
                <w:vAlign w:val="center"/>
              </w:tcPr>
            </w:tcPrChange>
          </w:tcPr>
          <w:p w14:paraId="4377DA7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81" w:author="Sasi Songthong" w:date="2022-06-23T13:05:00Z">
              <w:tcPr>
                <w:tcW w:w="900" w:type="dxa"/>
                <w:vAlign w:val="center"/>
              </w:tcPr>
            </w:tcPrChange>
          </w:tcPr>
          <w:p w14:paraId="431F4206" w14:textId="54C1151F" w:rsidR="00B84FDF" w:rsidRDefault="00B84FDF" w:rsidP="00B84FDF">
            <w:pPr>
              <w:jc w:val="center"/>
              <w:rPr>
                <w:rFonts w:ascii="Cambria" w:hAnsi="Cambria" w:cs="Arial"/>
              </w:rPr>
            </w:pPr>
            <w:ins w:id="4282" w:author="Sasi Songthong" w:date="2022-06-23T13:05:00Z">
              <w:r>
                <w:rPr>
                  <w:rFonts w:ascii="Cambria" w:hAnsi="Cambria" w:cs="Arial"/>
                </w:rPr>
                <w:t>Yes / No</w:t>
              </w:r>
            </w:ins>
          </w:p>
        </w:tc>
        <w:tc>
          <w:tcPr>
            <w:tcW w:w="1543" w:type="dxa"/>
            <w:vAlign w:val="center"/>
            <w:tcPrChange w:id="4283" w:author="Sasi Songthong" w:date="2022-06-23T13:05:00Z">
              <w:tcPr>
                <w:tcW w:w="900" w:type="dxa"/>
                <w:vAlign w:val="center"/>
              </w:tcPr>
            </w:tcPrChange>
          </w:tcPr>
          <w:p w14:paraId="6805CF1D" w14:textId="0E541B75" w:rsidR="00B84FDF" w:rsidRDefault="00B84FDF" w:rsidP="00B84FDF">
            <w:pPr>
              <w:jc w:val="center"/>
              <w:rPr>
                <w:rFonts w:ascii="Cambria" w:hAnsi="Cambria" w:cs="Arial"/>
              </w:rPr>
            </w:pPr>
            <w:ins w:id="4284" w:author="Sasi Songthong" w:date="2022-06-23T13:05:00Z">
              <w:r>
                <w:rPr>
                  <w:rFonts w:ascii="Cambria" w:hAnsi="Cambria" w:cs="Arial"/>
                </w:rPr>
                <w:t>Yes / No</w:t>
              </w:r>
            </w:ins>
          </w:p>
        </w:tc>
        <w:tc>
          <w:tcPr>
            <w:tcW w:w="1260" w:type="dxa"/>
            <w:vAlign w:val="center"/>
            <w:tcPrChange w:id="4285" w:author="Sasi Songthong" w:date="2022-06-23T13:05:00Z">
              <w:tcPr>
                <w:tcW w:w="1260" w:type="dxa"/>
                <w:vAlign w:val="center"/>
              </w:tcPr>
            </w:tcPrChange>
          </w:tcPr>
          <w:p w14:paraId="41E78658" w14:textId="77777777" w:rsidR="00B84FDF" w:rsidRDefault="00B84FDF" w:rsidP="00B84FDF">
            <w:pPr>
              <w:jc w:val="center"/>
              <w:rPr>
                <w:rFonts w:ascii="Cambria" w:hAnsi="Cambria" w:cs="Arial"/>
              </w:rPr>
            </w:pPr>
          </w:p>
        </w:tc>
      </w:tr>
      <w:tr w:rsidR="00B84FDF" w14:paraId="3B06F9EA" w14:textId="77777777" w:rsidTr="00B84FDF">
        <w:tblPrEx>
          <w:tblW w:w="12865" w:type="dxa"/>
          <w:tblLayout w:type="fixed"/>
          <w:tblPrExChange w:id="4286" w:author="Sasi Songthong" w:date="2022-06-23T13:05:00Z">
            <w:tblPrEx>
              <w:tblW w:w="12865" w:type="dxa"/>
              <w:tblLayout w:type="fixed"/>
            </w:tblPrEx>
          </w:tblPrExChange>
        </w:tblPrEx>
        <w:trPr>
          <w:trHeight w:val="392"/>
          <w:trPrChange w:id="4287" w:author="Sasi Songthong" w:date="2022-06-23T13:05:00Z">
            <w:trPr>
              <w:trHeight w:val="392"/>
            </w:trPr>
          </w:trPrChange>
        </w:trPr>
        <w:tc>
          <w:tcPr>
            <w:tcW w:w="805" w:type="dxa"/>
            <w:vAlign w:val="center"/>
            <w:tcPrChange w:id="4288" w:author="Sasi Songthong" w:date="2022-06-23T13:05:00Z">
              <w:tcPr>
                <w:tcW w:w="805" w:type="dxa"/>
                <w:vAlign w:val="center"/>
              </w:tcPr>
            </w:tcPrChange>
          </w:tcPr>
          <w:p w14:paraId="76010523" w14:textId="4F460DE0" w:rsidR="00B84FDF" w:rsidRPr="000047FC" w:rsidRDefault="00B84FDF" w:rsidP="00B84FDF">
            <w:pPr>
              <w:jc w:val="center"/>
              <w:rPr>
                <w:rFonts w:ascii="Cambria" w:hAnsi="Cambria" w:cs="Arial"/>
                <w:b/>
                <w:bCs/>
              </w:rPr>
            </w:pPr>
            <w:r>
              <w:rPr>
                <w:rFonts w:ascii="Cambria" w:hAnsi="Cambria" w:cs="Arial"/>
                <w:b/>
                <w:bCs/>
              </w:rPr>
              <w:t>126</w:t>
            </w:r>
          </w:p>
        </w:tc>
        <w:tc>
          <w:tcPr>
            <w:tcW w:w="1542" w:type="dxa"/>
            <w:vAlign w:val="center"/>
            <w:tcPrChange w:id="4289" w:author="Sasi Songthong" w:date="2022-06-23T13:05:00Z">
              <w:tcPr>
                <w:tcW w:w="1800" w:type="dxa"/>
                <w:vAlign w:val="center"/>
              </w:tcPr>
            </w:tcPrChange>
          </w:tcPr>
          <w:p w14:paraId="202F0FB2"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290" w:author="Sasi Songthong" w:date="2022-06-23T13:05:00Z">
              <w:tcPr>
                <w:tcW w:w="1800" w:type="dxa"/>
                <w:gridSpan w:val="2"/>
                <w:vAlign w:val="center"/>
              </w:tcPr>
            </w:tcPrChange>
          </w:tcPr>
          <w:p w14:paraId="4879DC6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91" w:author="Sasi Songthong" w:date="2022-06-23T13:05:00Z">
              <w:tcPr>
                <w:tcW w:w="1800" w:type="dxa"/>
                <w:vAlign w:val="center"/>
              </w:tcPr>
            </w:tcPrChange>
          </w:tcPr>
          <w:p w14:paraId="060A4DB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92" w:author="Sasi Songthong" w:date="2022-06-23T13:05:00Z">
              <w:tcPr>
                <w:tcW w:w="1800" w:type="dxa"/>
                <w:vAlign w:val="center"/>
              </w:tcPr>
            </w:tcPrChange>
          </w:tcPr>
          <w:p w14:paraId="5454329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93" w:author="Sasi Songthong" w:date="2022-06-23T13:05:00Z">
              <w:tcPr>
                <w:tcW w:w="1800" w:type="dxa"/>
                <w:vAlign w:val="center"/>
              </w:tcPr>
            </w:tcPrChange>
          </w:tcPr>
          <w:p w14:paraId="3D25547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294" w:author="Sasi Songthong" w:date="2022-06-23T13:05:00Z">
              <w:tcPr>
                <w:tcW w:w="900" w:type="dxa"/>
                <w:vAlign w:val="center"/>
              </w:tcPr>
            </w:tcPrChange>
          </w:tcPr>
          <w:p w14:paraId="4E7A067C" w14:textId="4BAE1F23" w:rsidR="00B84FDF" w:rsidRDefault="00B84FDF" w:rsidP="00B84FDF">
            <w:pPr>
              <w:jc w:val="center"/>
              <w:rPr>
                <w:rFonts w:ascii="Cambria" w:hAnsi="Cambria" w:cs="Arial"/>
              </w:rPr>
            </w:pPr>
            <w:ins w:id="4295" w:author="Sasi Songthong" w:date="2022-06-23T13:05:00Z">
              <w:r w:rsidRPr="00BF1CE3">
                <w:rPr>
                  <w:rFonts w:ascii="Cambria" w:hAnsi="Cambria" w:cs="Arial"/>
                </w:rPr>
                <w:t>Yes / No</w:t>
              </w:r>
            </w:ins>
          </w:p>
        </w:tc>
        <w:tc>
          <w:tcPr>
            <w:tcW w:w="1543" w:type="dxa"/>
            <w:vAlign w:val="center"/>
            <w:tcPrChange w:id="4296" w:author="Sasi Songthong" w:date="2022-06-23T13:05:00Z">
              <w:tcPr>
                <w:tcW w:w="900" w:type="dxa"/>
                <w:vAlign w:val="center"/>
              </w:tcPr>
            </w:tcPrChange>
          </w:tcPr>
          <w:p w14:paraId="5C257CD8" w14:textId="71ED4E10" w:rsidR="00B84FDF" w:rsidRDefault="00B84FDF" w:rsidP="00B84FDF">
            <w:pPr>
              <w:jc w:val="center"/>
              <w:rPr>
                <w:rFonts w:ascii="Cambria" w:hAnsi="Cambria" w:cs="Arial"/>
              </w:rPr>
            </w:pPr>
            <w:ins w:id="4297" w:author="Sasi Songthong" w:date="2022-06-23T13:05:00Z">
              <w:r w:rsidRPr="00BF1CE3">
                <w:rPr>
                  <w:rFonts w:ascii="Cambria" w:hAnsi="Cambria" w:cs="Arial"/>
                </w:rPr>
                <w:t>Yes / No</w:t>
              </w:r>
            </w:ins>
          </w:p>
        </w:tc>
        <w:tc>
          <w:tcPr>
            <w:tcW w:w="1260" w:type="dxa"/>
            <w:vAlign w:val="center"/>
            <w:tcPrChange w:id="4298" w:author="Sasi Songthong" w:date="2022-06-23T13:05:00Z">
              <w:tcPr>
                <w:tcW w:w="1260" w:type="dxa"/>
                <w:vAlign w:val="center"/>
              </w:tcPr>
            </w:tcPrChange>
          </w:tcPr>
          <w:p w14:paraId="253345BC" w14:textId="77777777" w:rsidR="00B84FDF" w:rsidRDefault="00B84FDF" w:rsidP="00B84FDF">
            <w:pPr>
              <w:jc w:val="center"/>
              <w:rPr>
                <w:rFonts w:ascii="Cambria" w:hAnsi="Cambria" w:cs="Arial"/>
              </w:rPr>
            </w:pPr>
          </w:p>
        </w:tc>
      </w:tr>
      <w:tr w:rsidR="00B84FDF" w14:paraId="3938E75B" w14:textId="77777777" w:rsidTr="00B84FDF">
        <w:tblPrEx>
          <w:tblW w:w="12865" w:type="dxa"/>
          <w:tblLayout w:type="fixed"/>
          <w:tblPrExChange w:id="4299" w:author="Sasi Songthong" w:date="2022-06-23T13:05:00Z">
            <w:tblPrEx>
              <w:tblW w:w="12865" w:type="dxa"/>
              <w:tblLayout w:type="fixed"/>
            </w:tblPrEx>
          </w:tblPrExChange>
        </w:tblPrEx>
        <w:trPr>
          <w:trHeight w:val="392"/>
          <w:trPrChange w:id="4300" w:author="Sasi Songthong" w:date="2022-06-23T13:05:00Z">
            <w:trPr>
              <w:trHeight w:val="392"/>
            </w:trPr>
          </w:trPrChange>
        </w:trPr>
        <w:tc>
          <w:tcPr>
            <w:tcW w:w="805" w:type="dxa"/>
            <w:tcBorders>
              <w:bottom w:val="single" w:sz="4" w:space="0" w:color="auto"/>
            </w:tcBorders>
            <w:vAlign w:val="center"/>
            <w:tcPrChange w:id="4301" w:author="Sasi Songthong" w:date="2022-06-23T13:05:00Z">
              <w:tcPr>
                <w:tcW w:w="805" w:type="dxa"/>
                <w:tcBorders>
                  <w:bottom w:val="single" w:sz="4" w:space="0" w:color="auto"/>
                </w:tcBorders>
                <w:vAlign w:val="center"/>
              </w:tcPr>
            </w:tcPrChange>
          </w:tcPr>
          <w:p w14:paraId="15AE5DD4" w14:textId="674B195F" w:rsidR="00B84FDF" w:rsidRPr="000047FC" w:rsidRDefault="00B84FDF" w:rsidP="00B84FDF">
            <w:pPr>
              <w:jc w:val="center"/>
              <w:rPr>
                <w:rFonts w:ascii="Cambria" w:hAnsi="Cambria" w:cs="Arial"/>
                <w:b/>
                <w:bCs/>
              </w:rPr>
            </w:pPr>
            <w:r>
              <w:rPr>
                <w:rFonts w:ascii="Cambria" w:hAnsi="Cambria" w:cs="Arial"/>
                <w:b/>
                <w:bCs/>
              </w:rPr>
              <w:t>127</w:t>
            </w:r>
          </w:p>
        </w:tc>
        <w:tc>
          <w:tcPr>
            <w:tcW w:w="1542" w:type="dxa"/>
            <w:tcBorders>
              <w:bottom w:val="single" w:sz="4" w:space="0" w:color="auto"/>
            </w:tcBorders>
            <w:vAlign w:val="center"/>
            <w:tcPrChange w:id="4302" w:author="Sasi Songthong" w:date="2022-06-23T13:05:00Z">
              <w:tcPr>
                <w:tcW w:w="1800" w:type="dxa"/>
                <w:tcBorders>
                  <w:bottom w:val="single" w:sz="4" w:space="0" w:color="auto"/>
                </w:tcBorders>
                <w:vAlign w:val="center"/>
              </w:tcPr>
            </w:tcPrChange>
          </w:tcPr>
          <w:p w14:paraId="5D523CFF"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303" w:author="Sasi Songthong" w:date="2022-06-23T13:05:00Z">
              <w:tcPr>
                <w:tcW w:w="1800" w:type="dxa"/>
                <w:gridSpan w:val="2"/>
                <w:tcBorders>
                  <w:bottom w:val="single" w:sz="4" w:space="0" w:color="auto"/>
                </w:tcBorders>
                <w:vAlign w:val="center"/>
              </w:tcPr>
            </w:tcPrChange>
          </w:tcPr>
          <w:p w14:paraId="36FAD83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04" w:author="Sasi Songthong" w:date="2022-06-23T13:05:00Z">
              <w:tcPr>
                <w:tcW w:w="1800" w:type="dxa"/>
                <w:tcBorders>
                  <w:bottom w:val="single" w:sz="4" w:space="0" w:color="auto"/>
                </w:tcBorders>
                <w:vAlign w:val="center"/>
              </w:tcPr>
            </w:tcPrChange>
          </w:tcPr>
          <w:p w14:paraId="50452D5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05" w:author="Sasi Songthong" w:date="2022-06-23T13:05:00Z">
              <w:tcPr>
                <w:tcW w:w="1800" w:type="dxa"/>
                <w:tcBorders>
                  <w:bottom w:val="single" w:sz="4" w:space="0" w:color="auto"/>
                </w:tcBorders>
                <w:vAlign w:val="center"/>
              </w:tcPr>
            </w:tcPrChange>
          </w:tcPr>
          <w:p w14:paraId="08EA26E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06" w:author="Sasi Songthong" w:date="2022-06-23T13:05:00Z">
              <w:tcPr>
                <w:tcW w:w="1800" w:type="dxa"/>
                <w:tcBorders>
                  <w:bottom w:val="single" w:sz="4" w:space="0" w:color="auto"/>
                </w:tcBorders>
                <w:vAlign w:val="center"/>
              </w:tcPr>
            </w:tcPrChange>
          </w:tcPr>
          <w:p w14:paraId="19E2FE6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307" w:author="Sasi Songthong" w:date="2022-06-23T13:05:00Z">
              <w:tcPr>
                <w:tcW w:w="900" w:type="dxa"/>
                <w:vAlign w:val="center"/>
              </w:tcPr>
            </w:tcPrChange>
          </w:tcPr>
          <w:p w14:paraId="5C3A6BC0" w14:textId="37D8BF8A" w:rsidR="00B84FDF" w:rsidRDefault="00B84FDF" w:rsidP="00B84FDF">
            <w:pPr>
              <w:jc w:val="center"/>
              <w:rPr>
                <w:rFonts w:ascii="Cambria" w:hAnsi="Cambria" w:cs="Arial"/>
              </w:rPr>
            </w:pPr>
            <w:ins w:id="4308" w:author="Sasi Songthong" w:date="2022-06-23T13:05:00Z">
              <w:r w:rsidRPr="00BF1CE3">
                <w:rPr>
                  <w:rFonts w:ascii="Cambria" w:hAnsi="Cambria" w:cs="Arial"/>
                </w:rPr>
                <w:t>Yes / No</w:t>
              </w:r>
            </w:ins>
          </w:p>
        </w:tc>
        <w:tc>
          <w:tcPr>
            <w:tcW w:w="1543" w:type="dxa"/>
            <w:vAlign w:val="center"/>
            <w:tcPrChange w:id="4309" w:author="Sasi Songthong" w:date="2022-06-23T13:05:00Z">
              <w:tcPr>
                <w:tcW w:w="900" w:type="dxa"/>
                <w:vAlign w:val="center"/>
              </w:tcPr>
            </w:tcPrChange>
          </w:tcPr>
          <w:p w14:paraId="34477045" w14:textId="1138D133" w:rsidR="00B84FDF" w:rsidRDefault="00B84FDF" w:rsidP="00B84FDF">
            <w:pPr>
              <w:jc w:val="center"/>
              <w:rPr>
                <w:rFonts w:ascii="Cambria" w:hAnsi="Cambria" w:cs="Arial"/>
              </w:rPr>
            </w:pPr>
            <w:ins w:id="4310" w:author="Sasi Songthong" w:date="2022-06-23T13:05:00Z">
              <w:r w:rsidRPr="00BF1CE3">
                <w:rPr>
                  <w:rFonts w:ascii="Cambria" w:hAnsi="Cambria" w:cs="Arial"/>
                </w:rPr>
                <w:t>Yes / No</w:t>
              </w:r>
            </w:ins>
          </w:p>
        </w:tc>
        <w:tc>
          <w:tcPr>
            <w:tcW w:w="1260" w:type="dxa"/>
            <w:tcBorders>
              <w:bottom w:val="single" w:sz="4" w:space="0" w:color="auto"/>
            </w:tcBorders>
            <w:vAlign w:val="center"/>
            <w:tcPrChange w:id="4311" w:author="Sasi Songthong" w:date="2022-06-23T13:05:00Z">
              <w:tcPr>
                <w:tcW w:w="1260" w:type="dxa"/>
                <w:tcBorders>
                  <w:bottom w:val="single" w:sz="4" w:space="0" w:color="auto"/>
                </w:tcBorders>
                <w:vAlign w:val="center"/>
              </w:tcPr>
            </w:tcPrChange>
          </w:tcPr>
          <w:p w14:paraId="33AAC449" w14:textId="77777777" w:rsidR="00B84FDF" w:rsidRDefault="00B84FDF" w:rsidP="00B84FDF">
            <w:pPr>
              <w:jc w:val="center"/>
              <w:rPr>
                <w:rFonts w:ascii="Cambria" w:hAnsi="Cambria" w:cs="Arial"/>
              </w:rPr>
            </w:pPr>
          </w:p>
        </w:tc>
      </w:tr>
      <w:tr w:rsidR="00B84FDF" w14:paraId="27A90198" w14:textId="77777777" w:rsidTr="00B84FDF">
        <w:tblPrEx>
          <w:tblW w:w="12865" w:type="dxa"/>
          <w:tblLayout w:type="fixed"/>
          <w:tblPrExChange w:id="4312" w:author="Sasi Songthong" w:date="2022-06-23T13:05:00Z">
            <w:tblPrEx>
              <w:tblW w:w="12865" w:type="dxa"/>
              <w:tblLayout w:type="fixed"/>
            </w:tblPrEx>
          </w:tblPrExChange>
        </w:tblPrEx>
        <w:trPr>
          <w:trHeight w:val="392"/>
          <w:trPrChange w:id="4313" w:author="Sasi Songthong" w:date="2022-06-23T13:05:00Z">
            <w:trPr>
              <w:trHeight w:val="392"/>
            </w:trPr>
          </w:trPrChange>
        </w:trPr>
        <w:tc>
          <w:tcPr>
            <w:tcW w:w="805" w:type="dxa"/>
            <w:tcBorders>
              <w:bottom w:val="single" w:sz="4" w:space="0" w:color="auto"/>
            </w:tcBorders>
            <w:vAlign w:val="center"/>
            <w:tcPrChange w:id="4314" w:author="Sasi Songthong" w:date="2022-06-23T13:05:00Z">
              <w:tcPr>
                <w:tcW w:w="805" w:type="dxa"/>
                <w:tcBorders>
                  <w:bottom w:val="single" w:sz="4" w:space="0" w:color="auto"/>
                </w:tcBorders>
                <w:vAlign w:val="center"/>
              </w:tcPr>
            </w:tcPrChange>
          </w:tcPr>
          <w:p w14:paraId="571068CC" w14:textId="12A07710" w:rsidR="00B84FDF" w:rsidRPr="000047FC" w:rsidRDefault="00B84FDF" w:rsidP="00B84FDF">
            <w:pPr>
              <w:jc w:val="center"/>
              <w:rPr>
                <w:rFonts w:ascii="Cambria" w:hAnsi="Cambria" w:cs="Arial"/>
                <w:b/>
                <w:bCs/>
              </w:rPr>
            </w:pPr>
            <w:r>
              <w:rPr>
                <w:rFonts w:ascii="Cambria" w:hAnsi="Cambria" w:cs="Arial"/>
                <w:b/>
                <w:bCs/>
              </w:rPr>
              <w:t>128</w:t>
            </w:r>
          </w:p>
        </w:tc>
        <w:tc>
          <w:tcPr>
            <w:tcW w:w="1542" w:type="dxa"/>
            <w:tcBorders>
              <w:bottom w:val="single" w:sz="4" w:space="0" w:color="auto"/>
            </w:tcBorders>
            <w:vAlign w:val="center"/>
            <w:tcPrChange w:id="4315" w:author="Sasi Songthong" w:date="2022-06-23T13:05:00Z">
              <w:tcPr>
                <w:tcW w:w="1800" w:type="dxa"/>
                <w:tcBorders>
                  <w:bottom w:val="single" w:sz="4" w:space="0" w:color="auto"/>
                </w:tcBorders>
                <w:vAlign w:val="center"/>
              </w:tcPr>
            </w:tcPrChange>
          </w:tcPr>
          <w:p w14:paraId="2B9132AD"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316" w:author="Sasi Songthong" w:date="2022-06-23T13:05:00Z">
              <w:tcPr>
                <w:tcW w:w="1800" w:type="dxa"/>
                <w:gridSpan w:val="2"/>
                <w:tcBorders>
                  <w:bottom w:val="single" w:sz="4" w:space="0" w:color="auto"/>
                </w:tcBorders>
                <w:vAlign w:val="center"/>
              </w:tcPr>
            </w:tcPrChange>
          </w:tcPr>
          <w:p w14:paraId="7C51E52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17" w:author="Sasi Songthong" w:date="2022-06-23T13:05:00Z">
              <w:tcPr>
                <w:tcW w:w="1800" w:type="dxa"/>
                <w:tcBorders>
                  <w:bottom w:val="single" w:sz="4" w:space="0" w:color="auto"/>
                </w:tcBorders>
                <w:vAlign w:val="center"/>
              </w:tcPr>
            </w:tcPrChange>
          </w:tcPr>
          <w:p w14:paraId="6CD0B58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18" w:author="Sasi Songthong" w:date="2022-06-23T13:05:00Z">
              <w:tcPr>
                <w:tcW w:w="1800" w:type="dxa"/>
                <w:tcBorders>
                  <w:bottom w:val="single" w:sz="4" w:space="0" w:color="auto"/>
                </w:tcBorders>
                <w:vAlign w:val="center"/>
              </w:tcPr>
            </w:tcPrChange>
          </w:tcPr>
          <w:p w14:paraId="1DD0C3E7"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19" w:author="Sasi Songthong" w:date="2022-06-23T13:05:00Z">
              <w:tcPr>
                <w:tcW w:w="1800" w:type="dxa"/>
                <w:tcBorders>
                  <w:bottom w:val="single" w:sz="4" w:space="0" w:color="auto"/>
                </w:tcBorders>
                <w:vAlign w:val="center"/>
              </w:tcPr>
            </w:tcPrChange>
          </w:tcPr>
          <w:p w14:paraId="6CF82FE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320" w:author="Sasi Songthong" w:date="2022-06-23T13:05:00Z">
              <w:tcPr>
                <w:tcW w:w="900" w:type="dxa"/>
                <w:tcBorders>
                  <w:bottom w:val="single" w:sz="4" w:space="0" w:color="auto"/>
                </w:tcBorders>
                <w:vAlign w:val="center"/>
              </w:tcPr>
            </w:tcPrChange>
          </w:tcPr>
          <w:p w14:paraId="59EC0FB5" w14:textId="4BBE509E" w:rsidR="00B84FDF" w:rsidRDefault="00B84FDF" w:rsidP="00B84FDF">
            <w:pPr>
              <w:jc w:val="center"/>
              <w:rPr>
                <w:rFonts w:ascii="Cambria" w:hAnsi="Cambria" w:cs="Arial"/>
              </w:rPr>
            </w:pPr>
            <w:ins w:id="4321" w:author="Sasi Songthong" w:date="2022-06-23T13:05:00Z">
              <w:r w:rsidRPr="00BF1CE3">
                <w:rPr>
                  <w:rFonts w:ascii="Cambria" w:hAnsi="Cambria" w:cs="Arial"/>
                </w:rPr>
                <w:t>Yes / No</w:t>
              </w:r>
            </w:ins>
          </w:p>
        </w:tc>
        <w:tc>
          <w:tcPr>
            <w:tcW w:w="1543" w:type="dxa"/>
            <w:tcBorders>
              <w:bottom w:val="single" w:sz="4" w:space="0" w:color="auto"/>
            </w:tcBorders>
            <w:vAlign w:val="center"/>
            <w:tcPrChange w:id="4322" w:author="Sasi Songthong" w:date="2022-06-23T13:05:00Z">
              <w:tcPr>
                <w:tcW w:w="900" w:type="dxa"/>
                <w:tcBorders>
                  <w:bottom w:val="single" w:sz="4" w:space="0" w:color="auto"/>
                </w:tcBorders>
                <w:vAlign w:val="center"/>
              </w:tcPr>
            </w:tcPrChange>
          </w:tcPr>
          <w:p w14:paraId="0851EF6F" w14:textId="5F2794FD" w:rsidR="00B84FDF" w:rsidRDefault="00B84FDF" w:rsidP="00B84FDF">
            <w:pPr>
              <w:jc w:val="center"/>
              <w:rPr>
                <w:rFonts w:ascii="Cambria" w:hAnsi="Cambria" w:cs="Arial"/>
              </w:rPr>
            </w:pPr>
            <w:ins w:id="4323" w:author="Sasi Songthong" w:date="2022-06-23T13:05:00Z">
              <w:r w:rsidRPr="00BF1CE3">
                <w:rPr>
                  <w:rFonts w:ascii="Cambria" w:hAnsi="Cambria" w:cs="Arial"/>
                </w:rPr>
                <w:t>Yes / No</w:t>
              </w:r>
            </w:ins>
          </w:p>
        </w:tc>
        <w:tc>
          <w:tcPr>
            <w:tcW w:w="1260" w:type="dxa"/>
            <w:tcBorders>
              <w:bottom w:val="single" w:sz="4" w:space="0" w:color="auto"/>
            </w:tcBorders>
            <w:vAlign w:val="center"/>
            <w:tcPrChange w:id="4324" w:author="Sasi Songthong" w:date="2022-06-23T13:05:00Z">
              <w:tcPr>
                <w:tcW w:w="1260" w:type="dxa"/>
                <w:tcBorders>
                  <w:bottom w:val="single" w:sz="4" w:space="0" w:color="auto"/>
                </w:tcBorders>
                <w:vAlign w:val="center"/>
              </w:tcPr>
            </w:tcPrChange>
          </w:tcPr>
          <w:p w14:paraId="4A5B3264" w14:textId="77777777" w:rsidR="00B84FDF" w:rsidRDefault="00B84FDF" w:rsidP="00B84FDF">
            <w:pPr>
              <w:jc w:val="center"/>
              <w:rPr>
                <w:rFonts w:ascii="Cambria" w:hAnsi="Cambria" w:cs="Arial"/>
              </w:rPr>
            </w:pPr>
          </w:p>
        </w:tc>
      </w:tr>
      <w:tr w:rsidR="0084084B" w:rsidRPr="00894548" w14:paraId="64F4498E" w14:textId="77777777" w:rsidTr="00173BEC">
        <w:trPr>
          <w:trHeight w:val="720"/>
        </w:trPr>
        <w:tc>
          <w:tcPr>
            <w:tcW w:w="12865" w:type="dxa"/>
            <w:gridSpan w:val="10"/>
            <w:tcBorders>
              <w:top w:val="single" w:sz="4" w:space="0" w:color="auto"/>
            </w:tcBorders>
          </w:tcPr>
          <w:p w14:paraId="19AEE0D7" w14:textId="77777777" w:rsidR="0084084B" w:rsidRPr="00894548" w:rsidRDefault="0084084B" w:rsidP="000047FC">
            <w:pPr>
              <w:rPr>
                <w:rFonts w:ascii="Cambria" w:hAnsi="Cambria" w:cs="Arial"/>
                <w:b/>
                <w:bCs/>
                <w:highlight w:val="yellow"/>
              </w:rPr>
            </w:pPr>
            <w:r w:rsidRPr="00894548">
              <w:rPr>
                <w:rFonts w:ascii="Cambria" w:hAnsi="Cambria" w:cs="Arial"/>
                <w:b/>
                <w:bCs/>
              </w:rPr>
              <w:t>Comments:</w:t>
            </w:r>
          </w:p>
        </w:tc>
      </w:tr>
      <w:tr w:rsidR="0084084B" w14:paraId="18C1A80A" w14:textId="77777777" w:rsidTr="000047FC">
        <w:trPr>
          <w:trHeight w:val="360"/>
        </w:trPr>
        <w:tc>
          <w:tcPr>
            <w:tcW w:w="3055" w:type="dxa"/>
            <w:gridSpan w:val="3"/>
            <w:shd w:val="clear" w:color="auto" w:fill="F2F2F2" w:themeFill="background1" w:themeFillShade="F2"/>
            <w:vAlign w:val="center"/>
          </w:tcPr>
          <w:p w14:paraId="0AB6C84C" w14:textId="77777777" w:rsidR="0084084B" w:rsidRPr="00894548" w:rsidRDefault="0084084B"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212EBAD1" w14:textId="77777777" w:rsidR="0084084B" w:rsidRDefault="0084084B" w:rsidP="000047FC">
            <w:pPr>
              <w:rPr>
                <w:rFonts w:ascii="Cambria" w:hAnsi="Cambria" w:cs="Arial"/>
              </w:rPr>
            </w:pPr>
          </w:p>
        </w:tc>
      </w:tr>
      <w:tr w:rsidR="0084084B" w14:paraId="0A5035A1" w14:textId="77777777" w:rsidTr="000047FC">
        <w:trPr>
          <w:trHeight w:val="360"/>
        </w:trPr>
        <w:tc>
          <w:tcPr>
            <w:tcW w:w="3055" w:type="dxa"/>
            <w:gridSpan w:val="3"/>
            <w:shd w:val="clear" w:color="auto" w:fill="F2F2F2" w:themeFill="background1" w:themeFillShade="F2"/>
            <w:vAlign w:val="center"/>
          </w:tcPr>
          <w:p w14:paraId="58583F61" w14:textId="7EE1B25F" w:rsidR="0084084B"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4C844B79" w14:textId="77777777" w:rsidR="0084084B" w:rsidRDefault="0084084B" w:rsidP="000047FC">
            <w:pPr>
              <w:rPr>
                <w:rFonts w:ascii="Cambria" w:hAnsi="Cambria" w:cs="Arial"/>
              </w:rPr>
            </w:pPr>
          </w:p>
        </w:tc>
      </w:tr>
    </w:tbl>
    <w:p w14:paraId="7F594518" w14:textId="77777777" w:rsidR="0084084B" w:rsidRDefault="0084084B" w:rsidP="0084084B">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4325">
          <w:tblGrid>
            <w:gridCol w:w="805"/>
            <w:gridCol w:w="1800"/>
            <w:gridCol w:w="450"/>
            <w:gridCol w:w="1350"/>
            <w:gridCol w:w="1800"/>
            <w:gridCol w:w="1800"/>
            <w:gridCol w:w="1800"/>
            <w:gridCol w:w="900"/>
            <w:gridCol w:w="900"/>
            <w:gridCol w:w="1260"/>
          </w:tblGrid>
        </w:tblGridChange>
      </w:tblGrid>
      <w:tr w:rsidR="0084084B" w:rsidRPr="00AC51DF" w14:paraId="44D88B0A" w14:textId="77777777" w:rsidTr="000047FC">
        <w:trPr>
          <w:trHeight w:val="256"/>
        </w:trPr>
        <w:tc>
          <w:tcPr>
            <w:tcW w:w="12865" w:type="dxa"/>
            <w:gridSpan w:val="10"/>
            <w:shd w:val="clear" w:color="auto" w:fill="F2F2F2" w:themeFill="background1" w:themeFillShade="F2"/>
            <w:vAlign w:val="center"/>
          </w:tcPr>
          <w:p w14:paraId="1EBC9CD0" w14:textId="596B5AD0" w:rsidR="0084084B" w:rsidRPr="00AC51DF" w:rsidRDefault="0084084B" w:rsidP="000047FC">
            <w:pPr>
              <w:jc w:val="center"/>
              <w:rPr>
                <w:rFonts w:ascii="Cambria" w:hAnsi="Cambria" w:cs="Arial"/>
                <w:b/>
                <w:bCs/>
              </w:rPr>
            </w:pPr>
            <w:r>
              <w:rPr>
                <w:rFonts w:ascii="Cambria" w:hAnsi="Cambria" w:cs="Arial"/>
                <w:b/>
                <w:bCs/>
              </w:rPr>
              <w:t>Labels 129-136</w:t>
            </w:r>
          </w:p>
        </w:tc>
      </w:tr>
      <w:tr w:rsidR="0084084B" w14:paraId="2073A9D3" w14:textId="77777777" w:rsidTr="000047FC">
        <w:trPr>
          <w:trHeight w:val="256"/>
        </w:trPr>
        <w:tc>
          <w:tcPr>
            <w:tcW w:w="12865" w:type="dxa"/>
            <w:gridSpan w:val="10"/>
            <w:vAlign w:val="center"/>
          </w:tcPr>
          <w:p w14:paraId="425AD04E" w14:textId="0D429F02" w:rsidR="0084084B" w:rsidRPr="00894548" w:rsidRDefault="0084084B" w:rsidP="000047FC">
            <w:pPr>
              <w:rPr>
                <w:rFonts w:ascii="Cambria" w:hAnsi="Cambria" w:cs="Arial"/>
                <w:b/>
                <w:bCs/>
              </w:rPr>
            </w:pPr>
            <w:r w:rsidRPr="00894548">
              <w:rPr>
                <w:rFonts w:ascii="Cambria" w:hAnsi="Cambria" w:cs="Arial"/>
                <w:b/>
                <w:bCs/>
              </w:rPr>
              <w:t>Instructions:</w:t>
            </w:r>
          </w:p>
          <w:p w14:paraId="30F619BA" w14:textId="3CA375F0" w:rsidR="0084084B" w:rsidRDefault="0084084B"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129 through 136.</w:t>
            </w:r>
          </w:p>
          <w:p w14:paraId="6C45C2CB" w14:textId="77777777" w:rsidR="0084084B" w:rsidRDefault="0084084B" w:rsidP="000047FC">
            <w:pPr>
              <w:tabs>
                <w:tab w:val="left" w:pos="245"/>
              </w:tabs>
              <w:rPr>
                <w:rFonts w:ascii="Cambria" w:hAnsi="Cambria" w:cs="Arial"/>
              </w:rPr>
            </w:pPr>
            <w:r>
              <w:rPr>
                <w:rFonts w:ascii="Cambria" w:hAnsi="Cambria" w:cs="Arial"/>
              </w:rPr>
              <w:t>2. Lightly rub labels 20 times with gloved hand.  Indicate “Yes” when complete.</w:t>
            </w:r>
          </w:p>
          <w:p w14:paraId="43430DEC" w14:textId="77777777" w:rsidR="000433C1" w:rsidRDefault="000433C1" w:rsidP="000433C1">
            <w:pPr>
              <w:tabs>
                <w:tab w:val="left" w:pos="245"/>
              </w:tabs>
              <w:rPr>
                <w:ins w:id="4326" w:author="Sasi Songthong" w:date="2022-06-23T12:55:00Z"/>
                <w:rFonts w:ascii="Cambria" w:hAnsi="Cambria" w:cs="Arial"/>
              </w:rPr>
            </w:pPr>
            <w:ins w:id="4327" w:author="Sasi Songthong" w:date="2022-06-23T12:55:00Z">
              <w:r>
                <w:rPr>
                  <w:rFonts w:ascii="Cambria" w:hAnsi="Cambria" w:cs="Arial"/>
                </w:rPr>
                <w:t>3. Lightly rub labels 20 times with gloved hand, which have been wiped with 70% IPA. Indicate “Yes” when complete.</w:t>
              </w:r>
            </w:ins>
          </w:p>
          <w:p w14:paraId="7E79F19E" w14:textId="77777777" w:rsidR="000433C1" w:rsidRDefault="000433C1" w:rsidP="000433C1">
            <w:pPr>
              <w:tabs>
                <w:tab w:val="left" w:pos="245"/>
              </w:tabs>
              <w:rPr>
                <w:ins w:id="4328" w:author="Sasi Songthong" w:date="2022-06-23T12:55:00Z"/>
                <w:rFonts w:ascii="Cambria" w:hAnsi="Cambria" w:cs="Arial"/>
              </w:rPr>
            </w:pPr>
            <w:ins w:id="4329" w:author="Sasi Songthong" w:date="2022-06-23T12:55: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27374744" w14:textId="4B7CA685" w:rsidR="000433C1" w:rsidRDefault="000433C1" w:rsidP="000433C1">
            <w:pPr>
              <w:tabs>
                <w:tab w:val="left" w:pos="245"/>
              </w:tabs>
              <w:rPr>
                <w:ins w:id="4330" w:author="Sasi Songthong" w:date="2022-06-23T12:55:00Z"/>
                <w:rFonts w:ascii="Cambria" w:hAnsi="Cambria" w:cs="Arial"/>
              </w:rPr>
            </w:pPr>
            <w:ins w:id="4331" w:author="Sasi Songthong" w:date="2022-06-23T12:55:00Z">
              <w:r>
                <w:rPr>
                  <w:rFonts w:ascii="Cambria" w:hAnsi="Cambria" w:cs="Arial"/>
                </w:rPr>
                <w:t xml:space="preserve">5. Lightly rub labels 20 times with gloved hand, which have been wiped with </w:t>
              </w:r>
            </w:ins>
            <w:proofErr w:type="spellStart"/>
            <w:ins w:id="4332"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4333" w:author="Sasi Songthong" w:date="2022-06-23T12:55:00Z">
              <w:r>
                <w:rPr>
                  <w:rFonts w:ascii="Cambria" w:hAnsi="Cambria" w:cs="Arial"/>
                </w:rPr>
                <w:t>.</w:t>
              </w:r>
              <w:proofErr w:type="gramEnd"/>
              <w:r>
                <w:rPr>
                  <w:rFonts w:ascii="Cambria" w:hAnsi="Cambria" w:cs="Arial"/>
                </w:rPr>
                <w:t xml:space="preserve"> Indicate “Yes” when complete.</w:t>
              </w:r>
            </w:ins>
          </w:p>
          <w:p w14:paraId="0EB5C1C4" w14:textId="77777777" w:rsidR="000433C1" w:rsidRDefault="000433C1" w:rsidP="000433C1">
            <w:pPr>
              <w:tabs>
                <w:tab w:val="left" w:pos="245"/>
              </w:tabs>
              <w:rPr>
                <w:ins w:id="4334" w:author="Sasi Songthong" w:date="2022-06-23T12:55:00Z"/>
                <w:rFonts w:ascii="Cambria" w:hAnsi="Cambria" w:cs="Arial"/>
              </w:rPr>
            </w:pPr>
            <w:ins w:id="4335" w:author="Sasi Songthong" w:date="2022-06-23T12:55:00Z">
              <w:r>
                <w:rPr>
                  <w:rFonts w:ascii="Cambria" w:hAnsi="Cambria" w:cs="Arial"/>
                </w:rPr>
                <w:t>6. Shuffled / rub with each package with 1 or more other package 20 times.  Indicate “Yes” when complete.</w:t>
              </w:r>
            </w:ins>
          </w:p>
          <w:p w14:paraId="6DD7294F" w14:textId="77777777" w:rsidR="000433C1" w:rsidRDefault="000433C1" w:rsidP="000433C1">
            <w:pPr>
              <w:tabs>
                <w:tab w:val="left" w:pos="245"/>
              </w:tabs>
              <w:rPr>
                <w:ins w:id="4336" w:author="Sasi Songthong" w:date="2022-06-23T12:55:00Z"/>
                <w:rFonts w:ascii="Cambria" w:hAnsi="Cambria" w:cs="Arial"/>
              </w:rPr>
            </w:pPr>
            <w:ins w:id="4337" w:author="Sasi Songthong" w:date="2022-06-23T12:55:00Z">
              <w:r>
                <w:rPr>
                  <w:rFonts w:ascii="Cambria" w:hAnsi="Cambria" w:cs="Arial"/>
                </w:rPr>
                <w:t>7. Visually Inspect legibility of each label and verify presence of 3 labels on each package.  Document results.</w:t>
              </w:r>
            </w:ins>
          </w:p>
          <w:p w14:paraId="7258A2DF" w14:textId="77777777" w:rsidR="000433C1" w:rsidRPr="00890057" w:rsidRDefault="000433C1" w:rsidP="000433C1">
            <w:pPr>
              <w:tabs>
                <w:tab w:val="left" w:pos="245"/>
              </w:tabs>
              <w:rPr>
                <w:ins w:id="4338" w:author="Sasi Songthong" w:date="2022-06-23T12:55:00Z"/>
                <w:rFonts w:ascii="Cambria" w:hAnsi="Cambria" w:cs="Arial"/>
                <w:noProof/>
              </w:rPr>
            </w:pPr>
            <w:ins w:id="4339" w:author="Sasi Songthong" w:date="2022-06-23T12:55:00Z">
              <w:r>
                <w:rPr>
                  <w:rFonts w:ascii="Cambria" w:hAnsi="Cambria" w:cs="Arial"/>
                </w:rPr>
                <w:t>8. Specify P (Pass) if “Yes” is indicated in the results column.</w:t>
              </w:r>
            </w:ins>
          </w:p>
          <w:p w14:paraId="4B4ED7DD" w14:textId="4D6D49DC" w:rsidR="0084084B" w:rsidDel="000433C1" w:rsidRDefault="000433C1" w:rsidP="000433C1">
            <w:pPr>
              <w:tabs>
                <w:tab w:val="left" w:pos="245"/>
              </w:tabs>
              <w:rPr>
                <w:del w:id="4340" w:author="Sasi Songthong" w:date="2022-06-23T12:55:00Z"/>
                <w:rFonts w:ascii="Cambria" w:hAnsi="Cambria" w:cs="Arial"/>
              </w:rPr>
            </w:pPr>
            <w:ins w:id="4341" w:author="Sasi Songthong" w:date="2022-06-23T12:55:00Z">
              <w:r>
                <w:rPr>
                  <w:rFonts w:ascii="Cambria" w:hAnsi="Cambria" w:cs="Arial"/>
                </w:rPr>
                <w:t>9</w:t>
              </w:r>
              <w:r w:rsidRPr="00890057">
                <w:rPr>
                  <w:rFonts w:ascii="Cambria" w:hAnsi="Cambria" w:cs="Arial"/>
                </w:rPr>
                <w:t>. Record comments and additional information in the “Comments” section or N/A.</w:t>
              </w:r>
            </w:ins>
            <w:del w:id="4342" w:author="Sasi Songthong" w:date="2022-06-23T12:55:00Z">
              <w:r w:rsidR="0084084B" w:rsidDel="000433C1">
                <w:rPr>
                  <w:rFonts w:ascii="Cambria" w:hAnsi="Cambria" w:cs="Arial"/>
                </w:rPr>
                <w:delText>3. Lightly rub labels 20 times with gloved hand, which have been exposed to 70% IPA. Indicate “Yes” when complete.</w:delText>
              </w:r>
            </w:del>
          </w:p>
          <w:p w14:paraId="2ABC0557" w14:textId="2B07DC4D" w:rsidR="0084084B" w:rsidDel="000433C1" w:rsidRDefault="0084084B" w:rsidP="000047FC">
            <w:pPr>
              <w:tabs>
                <w:tab w:val="left" w:pos="245"/>
              </w:tabs>
              <w:rPr>
                <w:del w:id="4343" w:author="Sasi Songthong" w:date="2022-06-23T12:55:00Z"/>
                <w:rFonts w:ascii="Cambria" w:hAnsi="Cambria" w:cs="Arial"/>
              </w:rPr>
            </w:pPr>
            <w:del w:id="4344" w:author="Sasi Songthong" w:date="2022-06-23T12:55:00Z">
              <w:r w:rsidDel="000433C1">
                <w:rPr>
                  <w:rFonts w:ascii="Cambria" w:hAnsi="Cambria" w:cs="Arial"/>
                </w:rPr>
                <w:delText>4. Lightly rub labels 20 times with gloved hand, which have been exposed to prepared Vesphene III.  Indicate “Yes” when complete.</w:delText>
              </w:r>
            </w:del>
          </w:p>
          <w:p w14:paraId="0A259C19" w14:textId="4C7FAE2A" w:rsidR="0084084B" w:rsidDel="000433C1" w:rsidRDefault="0084084B" w:rsidP="000047FC">
            <w:pPr>
              <w:tabs>
                <w:tab w:val="left" w:pos="245"/>
              </w:tabs>
              <w:rPr>
                <w:del w:id="4345" w:author="Sasi Songthong" w:date="2022-06-23T12:55:00Z"/>
                <w:rFonts w:ascii="Cambria" w:hAnsi="Cambria" w:cs="Arial"/>
              </w:rPr>
            </w:pPr>
            <w:del w:id="4346" w:author="Sasi Songthong" w:date="2022-06-23T12:55:00Z">
              <w:r w:rsidDel="000433C1">
                <w:rPr>
                  <w:rFonts w:ascii="Cambria" w:hAnsi="Cambria" w:cs="Arial"/>
                </w:rPr>
                <w:delText>5. Lightly rub labels 20 times with gloved hand, which have been exposed to Spore-Klenz. Indicate “Yes” when complete.</w:delText>
              </w:r>
            </w:del>
          </w:p>
          <w:p w14:paraId="5FE2151D" w14:textId="6FC54DE8" w:rsidR="0084084B" w:rsidDel="000433C1" w:rsidRDefault="0084084B" w:rsidP="000047FC">
            <w:pPr>
              <w:tabs>
                <w:tab w:val="left" w:pos="245"/>
              </w:tabs>
              <w:rPr>
                <w:del w:id="4347" w:author="Sasi Songthong" w:date="2022-06-23T12:55:00Z"/>
                <w:rFonts w:ascii="Cambria" w:hAnsi="Cambria" w:cs="Arial"/>
              </w:rPr>
            </w:pPr>
            <w:del w:id="4348" w:author="Sasi Songthong" w:date="2022-06-23T12:55:00Z">
              <w:r w:rsidDel="000433C1">
                <w:rPr>
                  <w:rFonts w:ascii="Cambria" w:hAnsi="Cambria" w:cs="Arial"/>
                </w:rPr>
                <w:delText>6. Shuffled / rub with each package with 1 or more other package 20 times.  Indicate “Yes” when complete.</w:delText>
              </w:r>
            </w:del>
          </w:p>
          <w:p w14:paraId="7F50F5EA" w14:textId="6335B5F9" w:rsidR="0084084B" w:rsidDel="000433C1" w:rsidRDefault="0084084B" w:rsidP="000047FC">
            <w:pPr>
              <w:tabs>
                <w:tab w:val="left" w:pos="245"/>
              </w:tabs>
              <w:rPr>
                <w:del w:id="4349" w:author="Sasi Songthong" w:date="2022-06-23T12:55:00Z"/>
                <w:rFonts w:ascii="Cambria" w:hAnsi="Cambria" w:cs="Arial"/>
              </w:rPr>
            </w:pPr>
            <w:del w:id="4350" w:author="Sasi Songthong" w:date="2022-06-23T12:55:00Z">
              <w:r w:rsidDel="000433C1">
                <w:rPr>
                  <w:rFonts w:ascii="Cambria" w:hAnsi="Cambria" w:cs="Arial"/>
                </w:rPr>
                <w:delText>7. Visually Inspect legibility of each label and verify the label remains securely affixed to the package.  Document results.</w:delText>
              </w:r>
            </w:del>
          </w:p>
          <w:p w14:paraId="5FF6FFED" w14:textId="08C36CF8" w:rsidR="0084084B" w:rsidRPr="00890057" w:rsidDel="000433C1" w:rsidRDefault="0084084B" w:rsidP="000047FC">
            <w:pPr>
              <w:tabs>
                <w:tab w:val="left" w:pos="245"/>
              </w:tabs>
              <w:rPr>
                <w:del w:id="4351" w:author="Sasi Songthong" w:date="2022-06-23T12:55:00Z"/>
                <w:rFonts w:ascii="Cambria" w:hAnsi="Cambria" w:cs="Arial"/>
                <w:noProof/>
              </w:rPr>
            </w:pPr>
            <w:del w:id="4352" w:author="Sasi Songthong" w:date="2022-06-23T12:55:00Z">
              <w:r w:rsidDel="000433C1">
                <w:rPr>
                  <w:rFonts w:ascii="Cambria" w:hAnsi="Cambria" w:cs="Arial"/>
                </w:rPr>
                <w:delText>8. Specify P (Pass) if “Yes” is indicated in the results column.</w:delText>
              </w:r>
            </w:del>
          </w:p>
          <w:p w14:paraId="21C512EC" w14:textId="4171BBEB" w:rsidR="0084084B" w:rsidRDefault="0084084B" w:rsidP="000047FC">
            <w:pPr>
              <w:rPr>
                <w:rFonts w:ascii="Cambria" w:hAnsi="Cambria" w:cs="Arial"/>
              </w:rPr>
            </w:pPr>
            <w:del w:id="4353" w:author="Sasi Songthong" w:date="2022-06-23T12:55:00Z">
              <w:r w:rsidDel="000433C1">
                <w:rPr>
                  <w:rFonts w:ascii="Cambria" w:hAnsi="Cambria" w:cs="Arial"/>
                </w:rPr>
                <w:delText>9</w:delText>
              </w:r>
              <w:r w:rsidRPr="00890057" w:rsidDel="000433C1">
                <w:rPr>
                  <w:rFonts w:ascii="Cambria" w:hAnsi="Cambria" w:cs="Arial"/>
                </w:rPr>
                <w:delText>. Record comments and additional information in the “Comments” section or N/A.</w:delText>
              </w:r>
            </w:del>
          </w:p>
        </w:tc>
      </w:tr>
      <w:tr w:rsidR="00B84FDF" w:rsidRPr="00894548" w14:paraId="068F0243" w14:textId="77777777" w:rsidTr="00B84FDF">
        <w:tblPrEx>
          <w:tblW w:w="12865" w:type="dxa"/>
          <w:tblLayout w:type="fixed"/>
          <w:tblPrExChange w:id="4354" w:author="Sasi Songthong" w:date="2022-06-23T13:05:00Z">
            <w:tblPrEx>
              <w:tblW w:w="12865" w:type="dxa"/>
              <w:tblLayout w:type="fixed"/>
            </w:tblPrEx>
          </w:tblPrExChange>
        </w:tblPrEx>
        <w:trPr>
          <w:trHeight w:val="288"/>
          <w:trPrChange w:id="4355" w:author="Sasi Songthong" w:date="2022-06-23T13:05:00Z">
            <w:trPr>
              <w:trHeight w:val="288"/>
            </w:trPr>
          </w:trPrChange>
        </w:trPr>
        <w:tc>
          <w:tcPr>
            <w:tcW w:w="805" w:type="dxa"/>
            <w:shd w:val="clear" w:color="auto" w:fill="F2F2F2" w:themeFill="background1" w:themeFillShade="F2"/>
            <w:vAlign w:val="center"/>
            <w:tcPrChange w:id="4356" w:author="Sasi Songthong" w:date="2022-06-23T13:05:00Z">
              <w:tcPr>
                <w:tcW w:w="805" w:type="dxa"/>
                <w:shd w:val="clear" w:color="auto" w:fill="F2F2F2" w:themeFill="background1" w:themeFillShade="F2"/>
                <w:vAlign w:val="center"/>
              </w:tcPr>
            </w:tcPrChange>
          </w:tcPr>
          <w:p w14:paraId="1046BF13" w14:textId="77777777" w:rsidR="00B84FDF" w:rsidRPr="00894548" w:rsidRDefault="00B84FDF" w:rsidP="00B84FDF">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4357" w:author="Sasi Songthong" w:date="2022-06-23T13:05:00Z">
              <w:tcPr>
                <w:tcW w:w="1800" w:type="dxa"/>
                <w:shd w:val="clear" w:color="auto" w:fill="F2F2F2" w:themeFill="background1" w:themeFillShade="F2"/>
                <w:vAlign w:val="center"/>
              </w:tcPr>
            </w:tcPrChange>
          </w:tcPr>
          <w:p w14:paraId="051CF0F5" w14:textId="77777777" w:rsidR="00B84FDF" w:rsidRPr="00894548" w:rsidRDefault="00B84FDF" w:rsidP="00B84FDF">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4358" w:author="Sasi Songthong" w:date="2022-06-23T13:05:00Z">
              <w:tcPr>
                <w:tcW w:w="1800" w:type="dxa"/>
                <w:gridSpan w:val="2"/>
                <w:shd w:val="clear" w:color="auto" w:fill="F2F2F2" w:themeFill="background1" w:themeFillShade="F2"/>
                <w:vAlign w:val="center"/>
              </w:tcPr>
            </w:tcPrChange>
          </w:tcPr>
          <w:p w14:paraId="42548B32" w14:textId="77777777" w:rsidR="00B84FDF" w:rsidRPr="00894548" w:rsidRDefault="00B84FDF" w:rsidP="00B84FDF">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4359" w:author="Sasi Songthong" w:date="2022-06-23T13:05:00Z">
              <w:tcPr>
                <w:tcW w:w="1800" w:type="dxa"/>
                <w:shd w:val="clear" w:color="auto" w:fill="F2F2F2" w:themeFill="background1" w:themeFillShade="F2"/>
                <w:vAlign w:val="center"/>
              </w:tcPr>
            </w:tcPrChange>
          </w:tcPr>
          <w:p w14:paraId="406CCCBD" w14:textId="77777777" w:rsidR="00B84FDF" w:rsidRPr="00894548" w:rsidRDefault="00B84FDF" w:rsidP="00B84FDF">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4360" w:author="Sasi Songthong" w:date="2022-06-23T13:05:00Z">
              <w:tcPr>
                <w:tcW w:w="1800" w:type="dxa"/>
                <w:shd w:val="clear" w:color="auto" w:fill="F2F2F2" w:themeFill="background1" w:themeFillShade="F2"/>
                <w:vAlign w:val="center"/>
              </w:tcPr>
            </w:tcPrChange>
          </w:tcPr>
          <w:p w14:paraId="28F744C1" w14:textId="080D2765" w:rsidR="00B84FDF" w:rsidRPr="00894548" w:rsidRDefault="00B84FDF" w:rsidP="00B84FDF">
            <w:pPr>
              <w:jc w:val="center"/>
              <w:rPr>
                <w:rFonts w:ascii="Cambria" w:hAnsi="Cambria" w:cs="Arial"/>
                <w:b/>
                <w:bCs/>
              </w:rPr>
            </w:pPr>
            <w:r>
              <w:rPr>
                <w:rFonts w:ascii="Cambria" w:hAnsi="Cambria" w:cs="Arial"/>
                <w:b/>
                <w:bCs/>
              </w:rPr>
              <w:t xml:space="preserve">20 x </w:t>
            </w:r>
            <w:del w:id="4361" w:author="Sasi Songthong" w:date="2022-06-23T13:07:00Z">
              <w:r w:rsidDel="00FF2FDD">
                <w:rPr>
                  <w:rFonts w:ascii="Cambria" w:hAnsi="Cambria" w:cs="Arial"/>
                  <w:b/>
                  <w:bCs/>
                </w:rPr>
                <w:delText>Spore-Klenz</w:delText>
              </w:r>
            </w:del>
            <w:proofErr w:type="spellStart"/>
            <w:ins w:id="4362"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4363" w:author="Sasi Songthong" w:date="2022-06-23T13:05:00Z">
              <w:tcPr>
                <w:tcW w:w="1800" w:type="dxa"/>
                <w:shd w:val="clear" w:color="auto" w:fill="F2F2F2" w:themeFill="background1" w:themeFillShade="F2"/>
                <w:vAlign w:val="center"/>
              </w:tcPr>
            </w:tcPrChange>
          </w:tcPr>
          <w:p w14:paraId="31156EA4" w14:textId="77777777" w:rsidR="00B84FDF" w:rsidRPr="00894548" w:rsidRDefault="00B84FDF" w:rsidP="00B84FDF">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4364" w:author="Sasi Songthong" w:date="2022-06-23T13:05:00Z">
              <w:tcPr>
                <w:tcW w:w="900" w:type="dxa"/>
                <w:shd w:val="clear" w:color="auto" w:fill="F2F2F2" w:themeFill="background1" w:themeFillShade="F2"/>
                <w:vAlign w:val="center"/>
              </w:tcPr>
            </w:tcPrChange>
          </w:tcPr>
          <w:p w14:paraId="52370100" w14:textId="77777777" w:rsidR="00B84FDF" w:rsidRPr="001E738F" w:rsidRDefault="00B84FDF" w:rsidP="00B84FDF">
            <w:pPr>
              <w:jc w:val="center"/>
              <w:rPr>
                <w:ins w:id="4365" w:author="Sasi Songthong" w:date="2022-06-23T13:05:00Z"/>
                <w:rFonts w:ascii="Cambria" w:hAnsi="Cambria" w:cs="Arial"/>
                <w:b/>
                <w:bCs/>
              </w:rPr>
            </w:pPr>
            <w:ins w:id="4366" w:author="Sasi Songthong" w:date="2022-06-23T13:05:00Z">
              <w:r w:rsidRPr="001E738F">
                <w:rPr>
                  <w:rFonts w:ascii="Cambria" w:hAnsi="Cambria" w:cs="Arial"/>
                  <w:b/>
                  <w:bCs/>
                </w:rPr>
                <w:t>Results:</w:t>
              </w:r>
            </w:ins>
          </w:p>
          <w:p w14:paraId="3C6735D5" w14:textId="232E3438" w:rsidR="00B84FDF" w:rsidDel="000433C1" w:rsidRDefault="00B84FDF" w:rsidP="00B84FDF">
            <w:pPr>
              <w:jc w:val="center"/>
              <w:rPr>
                <w:rFonts w:ascii="Cambria" w:hAnsi="Cambria" w:cs="Arial"/>
                <w:b/>
                <w:bCs/>
              </w:rPr>
            </w:pPr>
            <w:ins w:id="4367" w:author="Sasi Songthong" w:date="2022-06-23T13:05:00Z">
              <w:r w:rsidRPr="001E738F">
                <w:rPr>
                  <w:rFonts w:ascii="Cambria" w:hAnsi="Cambria" w:cs="Arial"/>
                  <w:b/>
                  <w:bCs/>
                </w:rPr>
                <w:t>Label legible?</w:t>
              </w:r>
            </w:ins>
            <w:del w:id="4368" w:author="Sasi Songthong" w:date="2022-06-23T12:55:00Z">
              <w:r w:rsidDel="000433C1">
                <w:rPr>
                  <w:rFonts w:ascii="Cambria" w:hAnsi="Cambria" w:cs="Arial"/>
                  <w:b/>
                  <w:bCs/>
                </w:rPr>
                <w:delText>Results:</w:delText>
              </w:r>
            </w:del>
          </w:p>
        </w:tc>
        <w:tc>
          <w:tcPr>
            <w:tcW w:w="1543" w:type="dxa"/>
            <w:shd w:val="clear" w:color="auto" w:fill="F2F2F2" w:themeFill="background1" w:themeFillShade="F2"/>
            <w:vAlign w:val="center"/>
            <w:tcPrChange w:id="4369" w:author="Sasi Songthong" w:date="2022-06-23T13:05:00Z">
              <w:tcPr>
                <w:tcW w:w="900" w:type="dxa"/>
                <w:shd w:val="clear" w:color="auto" w:fill="F2F2F2" w:themeFill="background1" w:themeFillShade="F2"/>
                <w:vAlign w:val="center"/>
              </w:tcPr>
            </w:tcPrChange>
          </w:tcPr>
          <w:p w14:paraId="3E960C4E" w14:textId="77777777" w:rsidR="00B84FDF" w:rsidRPr="001E738F" w:rsidRDefault="00B84FDF" w:rsidP="00B84FDF">
            <w:pPr>
              <w:jc w:val="center"/>
              <w:rPr>
                <w:ins w:id="4370" w:author="Sasi Songthong" w:date="2022-06-23T13:05:00Z"/>
                <w:rFonts w:ascii="Cambria" w:hAnsi="Cambria" w:cs="Arial"/>
                <w:b/>
                <w:bCs/>
              </w:rPr>
            </w:pPr>
            <w:ins w:id="4371" w:author="Sasi Songthong" w:date="2022-06-23T13:05:00Z">
              <w:r w:rsidRPr="001E738F">
                <w:rPr>
                  <w:rFonts w:ascii="Cambria" w:hAnsi="Cambria" w:cs="Arial"/>
                  <w:b/>
                  <w:bCs/>
                </w:rPr>
                <w:t>Results:</w:t>
              </w:r>
            </w:ins>
          </w:p>
          <w:p w14:paraId="703DFBF6" w14:textId="1D62DC83" w:rsidR="00B84FDF" w:rsidRPr="00894548" w:rsidRDefault="00B84FDF" w:rsidP="00B84FDF">
            <w:pPr>
              <w:jc w:val="center"/>
              <w:rPr>
                <w:rFonts w:ascii="Cambria" w:hAnsi="Cambria" w:cs="Arial"/>
                <w:b/>
                <w:bCs/>
              </w:rPr>
            </w:pPr>
            <w:ins w:id="4372" w:author="Sasi Songthong" w:date="2022-06-23T13:05:00Z">
              <w:r w:rsidRPr="001E738F">
                <w:rPr>
                  <w:rFonts w:ascii="Cambria" w:hAnsi="Cambria" w:cs="Arial"/>
                  <w:b/>
                  <w:bCs/>
                </w:rPr>
                <w:t>Label Present?</w:t>
              </w:r>
            </w:ins>
            <w:del w:id="4373" w:author="Sasi Songthong" w:date="2022-06-23T12:55:00Z">
              <w:r w:rsidDel="000433C1">
                <w:rPr>
                  <w:rFonts w:ascii="Cambria" w:hAnsi="Cambria" w:cs="Arial"/>
                  <w:b/>
                  <w:bCs/>
                </w:rPr>
                <w:delText>Label legible and remain affixed?</w:delText>
              </w:r>
            </w:del>
          </w:p>
        </w:tc>
        <w:tc>
          <w:tcPr>
            <w:tcW w:w="1260" w:type="dxa"/>
            <w:shd w:val="clear" w:color="auto" w:fill="F2F2F2" w:themeFill="background1" w:themeFillShade="F2"/>
            <w:vAlign w:val="center"/>
            <w:tcPrChange w:id="4374" w:author="Sasi Songthong" w:date="2022-06-23T13:05:00Z">
              <w:tcPr>
                <w:tcW w:w="1260" w:type="dxa"/>
                <w:shd w:val="clear" w:color="auto" w:fill="F2F2F2" w:themeFill="background1" w:themeFillShade="F2"/>
                <w:vAlign w:val="center"/>
              </w:tcPr>
            </w:tcPrChange>
          </w:tcPr>
          <w:p w14:paraId="14F7EEC0" w14:textId="77777777" w:rsidR="00B84FDF" w:rsidRPr="00894548" w:rsidRDefault="00B84FDF" w:rsidP="00B84FDF">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84FDF" w14:paraId="710674BF" w14:textId="77777777" w:rsidTr="00B84FDF">
        <w:tblPrEx>
          <w:tblW w:w="12865" w:type="dxa"/>
          <w:tblLayout w:type="fixed"/>
          <w:tblPrExChange w:id="4375" w:author="Sasi Songthong" w:date="2022-06-23T13:05:00Z">
            <w:tblPrEx>
              <w:tblW w:w="12865" w:type="dxa"/>
              <w:tblLayout w:type="fixed"/>
            </w:tblPrEx>
          </w:tblPrExChange>
        </w:tblPrEx>
        <w:trPr>
          <w:trHeight w:val="404"/>
          <w:trPrChange w:id="4376" w:author="Sasi Songthong" w:date="2022-06-23T13:05:00Z">
            <w:trPr>
              <w:trHeight w:val="404"/>
            </w:trPr>
          </w:trPrChange>
        </w:trPr>
        <w:tc>
          <w:tcPr>
            <w:tcW w:w="805" w:type="dxa"/>
            <w:vAlign w:val="center"/>
            <w:tcPrChange w:id="4377" w:author="Sasi Songthong" w:date="2022-06-23T13:05:00Z">
              <w:tcPr>
                <w:tcW w:w="805" w:type="dxa"/>
                <w:vAlign w:val="center"/>
              </w:tcPr>
            </w:tcPrChange>
          </w:tcPr>
          <w:p w14:paraId="375674E5" w14:textId="113CCE60" w:rsidR="00B84FDF" w:rsidRPr="000047FC" w:rsidRDefault="00B84FDF" w:rsidP="00B84FDF">
            <w:pPr>
              <w:jc w:val="center"/>
              <w:rPr>
                <w:rFonts w:ascii="Cambria" w:hAnsi="Cambria" w:cs="Arial"/>
                <w:b/>
                <w:bCs/>
              </w:rPr>
            </w:pPr>
            <w:r>
              <w:rPr>
                <w:rFonts w:ascii="Cambria" w:hAnsi="Cambria" w:cs="Arial"/>
                <w:b/>
                <w:bCs/>
              </w:rPr>
              <w:t>129</w:t>
            </w:r>
          </w:p>
        </w:tc>
        <w:tc>
          <w:tcPr>
            <w:tcW w:w="1542" w:type="dxa"/>
            <w:vAlign w:val="center"/>
            <w:tcPrChange w:id="4378" w:author="Sasi Songthong" w:date="2022-06-23T13:05:00Z">
              <w:tcPr>
                <w:tcW w:w="1800" w:type="dxa"/>
                <w:vAlign w:val="center"/>
              </w:tcPr>
            </w:tcPrChange>
          </w:tcPr>
          <w:p w14:paraId="0ACF43A5" w14:textId="77777777" w:rsidR="00B84FDF" w:rsidRDefault="00B84FDF" w:rsidP="00B84FDF">
            <w:pPr>
              <w:jc w:val="center"/>
              <w:rPr>
                <w:rFonts w:ascii="Cambria" w:hAnsi="Cambria" w:cs="Arial"/>
              </w:rPr>
            </w:pPr>
            <w:r>
              <w:rPr>
                <w:rFonts w:ascii="Cambria" w:hAnsi="Cambria" w:cs="Arial"/>
              </w:rPr>
              <w:t>Yes / No</w:t>
            </w:r>
          </w:p>
        </w:tc>
        <w:tc>
          <w:tcPr>
            <w:tcW w:w="1543" w:type="dxa"/>
            <w:gridSpan w:val="2"/>
            <w:vAlign w:val="center"/>
            <w:tcPrChange w:id="4379" w:author="Sasi Songthong" w:date="2022-06-23T13:05:00Z">
              <w:tcPr>
                <w:tcW w:w="1800" w:type="dxa"/>
                <w:gridSpan w:val="2"/>
                <w:vAlign w:val="center"/>
              </w:tcPr>
            </w:tcPrChange>
          </w:tcPr>
          <w:p w14:paraId="4C62CB3C"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380" w:author="Sasi Songthong" w:date="2022-06-23T13:05:00Z">
              <w:tcPr>
                <w:tcW w:w="1800" w:type="dxa"/>
                <w:vAlign w:val="center"/>
              </w:tcPr>
            </w:tcPrChange>
          </w:tcPr>
          <w:p w14:paraId="051BA2C7"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381" w:author="Sasi Songthong" w:date="2022-06-23T13:05:00Z">
              <w:tcPr>
                <w:tcW w:w="1800" w:type="dxa"/>
                <w:vAlign w:val="center"/>
              </w:tcPr>
            </w:tcPrChange>
          </w:tcPr>
          <w:p w14:paraId="104067F0"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382" w:author="Sasi Songthong" w:date="2022-06-23T13:05:00Z">
              <w:tcPr>
                <w:tcW w:w="1800" w:type="dxa"/>
                <w:vAlign w:val="center"/>
              </w:tcPr>
            </w:tcPrChange>
          </w:tcPr>
          <w:p w14:paraId="11E02C25"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383" w:author="Sasi Songthong" w:date="2022-06-23T13:05:00Z">
              <w:tcPr>
                <w:tcW w:w="900" w:type="dxa"/>
                <w:vAlign w:val="center"/>
              </w:tcPr>
            </w:tcPrChange>
          </w:tcPr>
          <w:p w14:paraId="7C2D70E5" w14:textId="74B24EB3" w:rsidR="00B84FDF" w:rsidDel="006402E7" w:rsidRDefault="00B84FDF" w:rsidP="00B84FDF">
            <w:pPr>
              <w:jc w:val="center"/>
              <w:rPr>
                <w:del w:id="4384" w:author="Sasi Songthong" w:date="2022-06-23T12:56:00Z"/>
                <w:rFonts w:ascii="Cambria" w:hAnsi="Cambria" w:cs="Arial"/>
              </w:rPr>
            </w:pPr>
            <w:ins w:id="4385" w:author="Sasi Songthong" w:date="2022-06-23T13:05:00Z">
              <w:r>
                <w:rPr>
                  <w:rFonts w:ascii="Cambria" w:hAnsi="Cambria" w:cs="Arial"/>
                </w:rPr>
                <w:t>Yes / No</w:t>
              </w:r>
            </w:ins>
            <w:del w:id="4386" w:author="Sasi Songthong" w:date="2022-06-23T12:55:00Z">
              <w:r w:rsidDel="000433C1">
                <w:rPr>
                  <w:rFonts w:ascii="Cambria" w:hAnsi="Cambria" w:cs="Arial"/>
                </w:rPr>
                <w:delText>Yes / No</w:delText>
              </w:r>
            </w:del>
          </w:p>
          <w:p w14:paraId="7650EF1C" w14:textId="51F60B37" w:rsidR="00B84FDF" w:rsidDel="006402E7" w:rsidRDefault="00B84FDF" w:rsidP="00B84FDF">
            <w:pPr>
              <w:jc w:val="center"/>
              <w:rPr>
                <w:del w:id="4387" w:author="Sasi Songthong" w:date="2022-06-23T12:56:00Z"/>
                <w:rFonts w:ascii="Cambria" w:hAnsi="Cambria" w:cs="Arial"/>
              </w:rPr>
            </w:pPr>
            <w:del w:id="4388" w:author="Sasi Songthong" w:date="2022-06-23T12:55:00Z">
              <w:r w:rsidRPr="00BF1CE3" w:rsidDel="000433C1">
                <w:rPr>
                  <w:rFonts w:ascii="Cambria" w:hAnsi="Cambria" w:cs="Arial"/>
                </w:rPr>
                <w:delText>Yes / No</w:delText>
              </w:r>
            </w:del>
          </w:p>
          <w:p w14:paraId="19F1F0FF" w14:textId="67191518" w:rsidR="00B84FDF" w:rsidDel="006402E7" w:rsidRDefault="00B84FDF" w:rsidP="00B84FDF">
            <w:pPr>
              <w:jc w:val="center"/>
              <w:rPr>
                <w:del w:id="4389" w:author="Sasi Songthong" w:date="2022-06-23T12:56:00Z"/>
                <w:rFonts w:ascii="Cambria" w:hAnsi="Cambria" w:cs="Arial"/>
              </w:rPr>
            </w:pPr>
            <w:del w:id="4390" w:author="Sasi Songthong" w:date="2022-06-23T12:55:00Z">
              <w:r w:rsidRPr="00BF1CE3" w:rsidDel="000433C1">
                <w:rPr>
                  <w:rFonts w:ascii="Cambria" w:hAnsi="Cambria" w:cs="Arial"/>
                </w:rPr>
                <w:delText>Yes / No</w:delText>
              </w:r>
            </w:del>
          </w:p>
          <w:p w14:paraId="7E61B720" w14:textId="77777777" w:rsidR="00B84FDF" w:rsidRDefault="00B84FDF" w:rsidP="00B84FDF">
            <w:pPr>
              <w:jc w:val="center"/>
              <w:rPr>
                <w:rFonts w:ascii="Cambria" w:hAnsi="Cambria" w:cs="Arial"/>
              </w:rPr>
            </w:pPr>
            <w:del w:id="4391" w:author="Sasi Songthong" w:date="2022-06-23T12:55:00Z">
              <w:r w:rsidRPr="00BF1CE3" w:rsidDel="000433C1">
                <w:rPr>
                  <w:rFonts w:ascii="Cambria" w:hAnsi="Cambria" w:cs="Arial"/>
                </w:rPr>
                <w:delText>Yes / No</w:delText>
              </w:r>
            </w:del>
          </w:p>
        </w:tc>
        <w:tc>
          <w:tcPr>
            <w:tcW w:w="1543" w:type="dxa"/>
            <w:vAlign w:val="center"/>
            <w:tcPrChange w:id="4392" w:author="Sasi Songthong" w:date="2022-06-23T13:05:00Z">
              <w:tcPr>
                <w:tcW w:w="900" w:type="dxa"/>
                <w:vAlign w:val="center"/>
              </w:tcPr>
            </w:tcPrChange>
          </w:tcPr>
          <w:p w14:paraId="1AA502DD" w14:textId="7782234F" w:rsidR="00B84FDF" w:rsidDel="006402E7" w:rsidRDefault="00B84FDF" w:rsidP="00B84FDF">
            <w:pPr>
              <w:jc w:val="center"/>
              <w:rPr>
                <w:del w:id="4393" w:author="Sasi Songthong" w:date="2022-06-23T12:56:00Z"/>
                <w:rFonts w:ascii="Cambria" w:hAnsi="Cambria" w:cs="Arial"/>
              </w:rPr>
            </w:pPr>
            <w:ins w:id="4394" w:author="Sasi Songthong" w:date="2022-06-23T13:05:00Z">
              <w:r>
                <w:rPr>
                  <w:rFonts w:ascii="Cambria" w:hAnsi="Cambria" w:cs="Arial"/>
                </w:rPr>
                <w:t>Yes / No</w:t>
              </w:r>
            </w:ins>
            <w:del w:id="4395" w:author="Sasi Songthong" w:date="2022-06-23T12:55:00Z">
              <w:r w:rsidRPr="00BF1CE3" w:rsidDel="000433C1">
                <w:rPr>
                  <w:rFonts w:ascii="Cambria" w:hAnsi="Cambria" w:cs="Arial"/>
                </w:rPr>
                <w:delText>Yes / No</w:delText>
              </w:r>
            </w:del>
          </w:p>
          <w:p w14:paraId="476B895D" w14:textId="13B7192F" w:rsidR="00B84FDF" w:rsidDel="006402E7" w:rsidRDefault="00B84FDF" w:rsidP="00B84FDF">
            <w:pPr>
              <w:jc w:val="center"/>
              <w:rPr>
                <w:del w:id="4396" w:author="Sasi Songthong" w:date="2022-06-23T12:56:00Z"/>
                <w:rFonts w:ascii="Cambria" w:hAnsi="Cambria" w:cs="Arial"/>
              </w:rPr>
            </w:pPr>
            <w:del w:id="4397" w:author="Sasi Songthong" w:date="2022-06-23T12:55:00Z">
              <w:r w:rsidRPr="00BF1CE3" w:rsidDel="000433C1">
                <w:rPr>
                  <w:rFonts w:ascii="Cambria" w:hAnsi="Cambria" w:cs="Arial"/>
                </w:rPr>
                <w:delText>Yes / No</w:delText>
              </w:r>
            </w:del>
          </w:p>
          <w:p w14:paraId="03818DA7" w14:textId="724DEB26" w:rsidR="00B84FDF" w:rsidDel="006402E7" w:rsidRDefault="00B84FDF" w:rsidP="00B84FDF">
            <w:pPr>
              <w:jc w:val="center"/>
              <w:rPr>
                <w:del w:id="4398" w:author="Sasi Songthong" w:date="2022-06-23T12:56:00Z"/>
                <w:rFonts w:ascii="Cambria" w:hAnsi="Cambria" w:cs="Arial"/>
              </w:rPr>
            </w:pPr>
            <w:del w:id="4399" w:author="Sasi Songthong" w:date="2022-06-23T12:55:00Z">
              <w:r w:rsidRPr="00BF1CE3" w:rsidDel="000433C1">
                <w:rPr>
                  <w:rFonts w:ascii="Cambria" w:hAnsi="Cambria" w:cs="Arial"/>
                </w:rPr>
                <w:delText>Yes / No</w:delText>
              </w:r>
            </w:del>
          </w:p>
          <w:p w14:paraId="600A45A1" w14:textId="1C24037B" w:rsidR="00B84FDF" w:rsidRDefault="00B84FDF" w:rsidP="00B84FDF">
            <w:pPr>
              <w:jc w:val="center"/>
              <w:rPr>
                <w:rFonts w:ascii="Cambria" w:hAnsi="Cambria" w:cs="Arial"/>
              </w:rPr>
            </w:pPr>
            <w:del w:id="4400" w:author="Sasi Songthong" w:date="2022-06-23T12:55:00Z">
              <w:r w:rsidRPr="00BF1CE3" w:rsidDel="000433C1">
                <w:rPr>
                  <w:rFonts w:ascii="Cambria" w:hAnsi="Cambria" w:cs="Arial"/>
                </w:rPr>
                <w:delText>Yes / No</w:delText>
              </w:r>
            </w:del>
          </w:p>
        </w:tc>
        <w:tc>
          <w:tcPr>
            <w:tcW w:w="1260" w:type="dxa"/>
            <w:vAlign w:val="center"/>
            <w:tcPrChange w:id="4401" w:author="Sasi Songthong" w:date="2022-06-23T13:05:00Z">
              <w:tcPr>
                <w:tcW w:w="1260" w:type="dxa"/>
                <w:vAlign w:val="center"/>
              </w:tcPr>
            </w:tcPrChange>
          </w:tcPr>
          <w:p w14:paraId="051E288E" w14:textId="77777777" w:rsidR="00B84FDF" w:rsidRDefault="00B84FDF" w:rsidP="00B84FDF">
            <w:pPr>
              <w:jc w:val="center"/>
              <w:rPr>
                <w:rFonts w:ascii="Cambria" w:hAnsi="Cambria" w:cs="Arial"/>
              </w:rPr>
            </w:pPr>
          </w:p>
        </w:tc>
      </w:tr>
      <w:tr w:rsidR="00B84FDF" w14:paraId="3C138312" w14:textId="77777777" w:rsidTr="00B84FDF">
        <w:tblPrEx>
          <w:tblW w:w="12865" w:type="dxa"/>
          <w:tblLayout w:type="fixed"/>
          <w:tblPrExChange w:id="4402" w:author="Sasi Songthong" w:date="2022-06-23T13:05:00Z">
            <w:tblPrEx>
              <w:tblW w:w="12865" w:type="dxa"/>
              <w:tblLayout w:type="fixed"/>
            </w:tblPrEx>
          </w:tblPrExChange>
        </w:tblPrEx>
        <w:trPr>
          <w:trHeight w:val="392"/>
          <w:trPrChange w:id="4403" w:author="Sasi Songthong" w:date="2022-06-23T13:05:00Z">
            <w:trPr>
              <w:trHeight w:val="392"/>
            </w:trPr>
          </w:trPrChange>
        </w:trPr>
        <w:tc>
          <w:tcPr>
            <w:tcW w:w="805" w:type="dxa"/>
            <w:vAlign w:val="center"/>
            <w:tcPrChange w:id="4404" w:author="Sasi Songthong" w:date="2022-06-23T13:05:00Z">
              <w:tcPr>
                <w:tcW w:w="805" w:type="dxa"/>
                <w:vAlign w:val="center"/>
              </w:tcPr>
            </w:tcPrChange>
          </w:tcPr>
          <w:p w14:paraId="1FB9C730" w14:textId="33943DBB" w:rsidR="00B84FDF" w:rsidRPr="000047FC" w:rsidRDefault="00B84FDF" w:rsidP="00B84FDF">
            <w:pPr>
              <w:jc w:val="center"/>
              <w:rPr>
                <w:rFonts w:ascii="Cambria" w:hAnsi="Cambria" w:cs="Arial"/>
                <w:b/>
                <w:bCs/>
              </w:rPr>
            </w:pPr>
            <w:r>
              <w:rPr>
                <w:rFonts w:ascii="Cambria" w:hAnsi="Cambria" w:cs="Arial"/>
                <w:b/>
                <w:bCs/>
              </w:rPr>
              <w:t>130</w:t>
            </w:r>
          </w:p>
        </w:tc>
        <w:tc>
          <w:tcPr>
            <w:tcW w:w="1542" w:type="dxa"/>
            <w:vAlign w:val="center"/>
            <w:tcPrChange w:id="4405" w:author="Sasi Songthong" w:date="2022-06-23T13:05:00Z">
              <w:tcPr>
                <w:tcW w:w="1800" w:type="dxa"/>
                <w:vAlign w:val="center"/>
              </w:tcPr>
            </w:tcPrChange>
          </w:tcPr>
          <w:p w14:paraId="351B4365"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406" w:author="Sasi Songthong" w:date="2022-06-23T13:05:00Z">
              <w:tcPr>
                <w:tcW w:w="1800" w:type="dxa"/>
                <w:gridSpan w:val="2"/>
                <w:vAlign w:val="center"/>
              </w:tcPr>
            </w:tcPrChange>
          </w:tcPr>
          <w:p w14:paraId="71F5540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07" w:author="Sasi Songthong" w:date="2022-06-23T13:05:00Z">
              <w:tcPr>
                <w:tcW w:w="1800" w:type="dxa"/>
                <w:vAlign w:val="center"/>
              </w:tcPr>
            </w:tcPrChange>
          </w:tcPr>
          <w:p w14:paraId="6BA6792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08" w:author="Sasi Songthong" w:date="2022-06-23T13:05:00Z">
              <w:tcPr>
                <w:tcW w:w="1800" w:type="dxa"/>
                <w:vAlign w:val="center"/>
              </w:tcPr>
            </w:tcPrChange>
          </w:tcPr>
          <w:p w14:paraId="6C836FF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09" w:author="Sasi Songthong" w:date="2022-06-23T13:05:00Z">
              <w:tcPr>
                <w:tcW w:w="1800" w:type="dxa"/>
                <w:vAlign w:val="center"/>
              </w:tcPr>
            </w:tcPrChange>
          </w:tcPr>
          <w:p w14:paraId="096B2EA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10" w:author="Sasi Songthong" w:date="2022-06-23T13:05:00Z">
              <w:tcPr>
                <w:tcW w:w="900" w:type="dxa"/>
                <w:vAlign w:val="center"/>
              </w:tcPr>
            </w:tcPrChange>
          </w:tcPr>
          <w:p w14:paraId="44725A75" w14:textId="56917852" w:rsidR="00B84FDF" w:rsidRDefault="00B84FDF" w:rsidP="00B84FDF">
            <w:pPr>
              <w:jc w:val="center"/>
              <w:rPr>
                <w:rFonts w:ascii="Cambria" w:hAnsi="Cambria" w:cs="Arial"/>
              </w:rPr>
            </w:pPr>
            <w:ins w:id="4411" w:author="Sasi Songthong" w:date="2022-06-23T13:05:00Z">
              <w:r w:rsidRPr="00BF1CE3">
                <w:rPr>
                  <w:rFonts w:ascii="Cambria" w:hAnsi="Cambria" w:cs="Arial"/>
                </w:rPr>
                <w:t>Yes / No</w:t>
              </w:r>
            </w:ins>
          </w:p>
        </w:tc>
        <w:tc>
          <w:tcPr>
            <w:tcW w:w="1543" w:type="dxa"/>
            <w:vAlign w:val="center"/>
            <w:tcPrChange w:id="4412" w:author="Sasi Songthong" w:date="2022-06-23T13:05:00Z">
              <w:tcPr>
                <w:tcW w:w="900" w:type="dxa"/>
                <w:vAlign w:val="center"/>
              </w:tcPr>
            </w:tcPrChange>
          </w:tcPr>
          <w:p w14:paraId="6FE86625" w14:textId="25C1CDEA" w:rsidR="00B84FDF" w:rsidRDefault="00B84FDF" w:rsidP="00B84FDF">
            <w:pPr>
              <w:jc w:val="center"/>
              <w:rPr>
                <w:rFonts w:ascii="Cambria" w:hAnsi="Cambria" w:cs="Arial"/>
              </w:rPr>
            </w:pPr>
            <w:ins w:id="4413" w:author="Sasi Songthong" w:date="2022-06-23T13:05:00Z">
              <w:r w:rsidRPr="00BF1CE3">
                <w:rPr>
                  <w:rFonts w:ascii="Cambria" w:hAnsi="Cambria" w:cs="Arial"/>
                </w:rPr>
                <w:t>Yes / No</w:t>
              </w:r>
            </w:ins>
          </w:p>
        </w:tc>
        <w:tc>
          <w:tcPr>
            <w:tcW w:w="1260" w:type="dxa"/>
            <w:vAlign w:val="center"/>
            <w:tcPrChange w:id="4414" w:author="Sasi Songthong" w:date="2022-06-23T13:05:00Z">
              <w:tcPr>
                <w:tcW w:w="1260" w:type="dxa"/>
                <w:vAlign w:val="center"/>
              </w:tcPr>
            </w:tcPrChange>
          </w:tcPr>
          <w:p w14:paraId="41A39838" w14:textId="77777777" w:rsidR="00B84FDF" w:rsidRDefault="00B84FDF" w:rsidP="00B84FDF">
            <w:pPr>
              <w:jc w:val="center"/>
              <w:rPr>
                <w:rFonts w:ascii="Cambria" w:hAnsi="Cambria" w:cs="Arial"/>
              </w:rPr>
            </w:pPr>
          </w:p>
        </w:tc>
      </w:tr>
      <w:tr w:rsidR="00B84FDF" w14:paraId="57BD5365" w14:textId="77777777" w:rsidTr="00B84FDF">
        <w:tblPrEx>
          <w:tblW w:w="12865" w:type="dxa"/>
          <w:tblLayout w:type="fixed"/>
          <w:tblPrExChange w:id="4415" w:author="Sasi Songthong" w:date="2022-06-23T13:05:00Z">
            <w:tblPrEx>
              <w:tblW w:w="12865" w:type="dxa"/>
              <w:tblLayout w:type="fixed"/>
            </w:tblPrEx>
          </w:tblPrExChange>
        </w:tblPrEx>
        <w:trPr>
          <w:trHeight w:val="392"/>
          <w:trPrChange w:id="4416" w:author="Sasi Songthong" w:date="2022-06-23T13:05:00Z">
            <w:trPr>
              <w:trHeight w:val="392"/>
            </w:trPr>
          </w:trPrChange>
        </w:trPr>
        <w:tc>
          <w:tcPr>
            <w:tcW w:w="805" w:type="dxa"/>
            <w:vAlign w:val="center"/>
            <w:tcPrChange w:id="4417" w:author="Sasi Songthong" w:date="2022-06-23T13:05:00Z">
              <w:tcPr>
                <w:tcW w:w="805" w:type="dxa"/>
                <w:vAlign w:val="center"/>
              </w:tcPr>
            </w:tcPrChange>
          </w:tcPr>
          <w:p w14:paraId="53982480" w14:textId="0C7A1639" w:rsidR="00B84FDF" w:rsidRPr="000047FC" w:rsidRDefault="00B84FDF" w:rsidP="00B84FDF">
            <w:pPr>
              <w:jc w:val="center"/>
              <w:rPr>
                <w:rFonts w:ascii="Cambria" w:hAnsi="Cambria" w:cs="Arial"/>
                <w:b/>
                <w:bCs/>
              </w:rPr>
            </w:pPr>
            <w:r>
              <w:rPr>
                <w:rFonts w:ascii="Cambria" w:hAnsi="Cambria" w:cs="Arial"/>
                <w:b/>
                <w:bCs/>
              </w:rPr>
              <w:t>131</w:t>
            </w:r>
          </w:p>
        </w:tc>
        <w:tc>
          <w:tcPr>
            <w:tcW w:w="1542" w:type="dxa"/>
            <w:vAlign w:val="center"/>
            <w:tcPrChange w:id="4418" w:author="Sasi Songthong" w:date="2022-06-23T13:05:00Z">
              <w:tcPr>
                <w:tcW w:w="1800" w:type="dxa"/>
                <w:vAlign w:val="center"/>
              </w:tcPr>
            </w:tcPrChange>
          </w:tcPr>
          <w:p w14:paraId="0EBD2FF9"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419" w:author="Sasi Songthong" w:date="2022-06-23T13:05:00Z">
              <w:tcPr>
                <w:tcW w:w="1800" w:type="dxa"/>
                <w:gridSpan w:val="2"/>
                <w:vAlign w:val="center"/>
              </w:tcPr>
            </w:tcPrChange>
          </w:tcPr>
          <w:p w14:paraId="0AE6256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20" w:author="Sasi Songthong" w:date="2022-06-23T13:05:00Z">
              <w:tcPr>
                <w:tcW w:w="1800" w:type="dxa"/>
                <w:vAlign w:val="center"/>
              </w:tcPr>
            </w:tcPrChange>
          </w:tcPr>
          <w:p w14:paraId="3A35678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21" w:author="Sasi Songthong" w:date="2022-06-23T13:05:00Z">
              <w:tcPr>
                <w:tcW w:w="1800" w:type="dxa"/>
                <w:vAlign w:val="center"/>
              </w:tcPr>
            </w:tcPrChange>
          </w:tcPr>
          <w:p w14:paraId="2DD1D66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22" w:author="Sasi Songthong" w:date="2022-06-23T13:05:00Z">
              <w:tcPr>
                <w:tcW w:w="1800" w:type="dxa"/>
                <w:vAlign w:val="center"/>
              </w:tcPr>
            </w:tcPrChange>
          </w:tcPr>
          <w:p w14:paraId="661BDD6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23" w:author="Sasi Songthong" w:date="2022-06-23T13:05:00Z">
              <w:tcPr>
                <w:tcW w:w="900" w:type="dxa"/>
                <w:vAlign w:val="center"/>
              </w:tcPr>
            </w:tcPrChange>
          </w:tcPr>
          <w:p w14:paraId="5E9664AF" w14:textId="1705419C" w:rsidR="00B84FDF" w:rsidRDefault="00B84FDF" w:rsidP="00B84FDF">
            <w:pPr>
              <w:jc w:val="center"/>
              <w:rPr>
                <w:rFonts w:ascii="Cambria" w:hAnsi="Cambria" w:cs="Arial"/>
              </w:rPr>
            </w:pPr>
            <w:ins w:id="4424" w:author="Sasi Songthong" w:date="2022-06-23T13:05:00Z">
              <w:r w:rsidRPr="00BF1CE3">
                <w:rPr>
                  <w:rFonts w:ascii="Cambria" w:hAnsi="Cambria" w:cs="Arial"/>
                </w:rPr>
                <w:t>Yes / No</w:t>
              </w:r>
            </w:ins>
          </w:p>
        </w:tc>
        <w:tc>
          <w:tcPr>
            <w:tcW w:w="1543" w:type="dxa"/>
            <w:vAlign w:val="center"/>
            <w:tcPrChange w:id="4425" w:author="Sasi Songthong" w:date="2022-06-23T13:05:00Z">
              <w:tcPr>
                <w:tcW w:w="900" w:type="dxa"/>
                <w:vAlign w:val="center"/>
              </w:tcPr>
            </w:tcPrChange>
          </w:tcPr>
          <w:p w14:paraId="56098F09" w14:textId="3FB2A89B" w:rsidR="00B84FDF" w:rsidRDefault="00B84FDF" w:rsidP="00B84FDF">
            <w:pPr>
              <w:jc w:val="center"/>
              <w:rPr>
                <w:rFonts w:ascii="Cambria" w:hAnsi="Cambria" w:cs="Arial"/>
              </w:rPr>
            </w:pPr>
            <w:ins w:id="4426" w:author="Sasi Songthong" w:date="2022-06-23T13:05:00Z">
              <w:r w:rsidRPr="00BF1CE3">
                <w:rPr>
                  <w:rFonts w:ascii="Cambria" w:hAnsi="Cambria" w:cs="Arial"/>
                </w:rPr>
                <w:t>Yes / No</w:t>
              </w:r>
            </w:ins>
          </w:p>
        </w:tc>
        <w:tc>
          <w:tcPr>
            <w:tcW w:w="1260" w:type="dxa"/>
            <w:vAlign w:val="center"/>
            <w:tcPrChange w:id="4427" w:author="Sasi Songthong" w:date="2022-06-23T13:05:00Z">
              <w:tcPr>
                <w:tcW w:w="1260" w:type="dxa"/>
                <w:vAlign w:val="center"/>
              </w:tcPr>
            </w:tcPrChange>
          </w:tcPr>
          <w:p w14:paraId="47C12536" w14:textId="77777777" w:rsidR="00B84FDF" w:rsidRDefault="00B84FDF" w:rsidP="00B84FDF">
            <w:pPr>
              <w:jc w:val="center"/>
              <w:rPr>
                <w:rFonts w:ascii="Cambria" w:hAnsi="Cambria" w:cs="Arial"/>
              </w:rPr>
            </w:pPr>
          </w:p>
        </w:tc>
      </w:tr>
      <w:tr w:rsidR="00B84FDF" w14:paraId="7040543F" w14:textId="77777777" w:rsidTr="00B84FDF">
        <w:tblPrEx>
          <w:tblW w:w="12865" w:type="dxa"/>
          <w:tblLayout w:type="fixed"/>
          <w:tblPrExChange w:id="4428" w:author="Sasi Songthong" w:date="2022-06-23T13:05:00Z">
            <w:tblPrEx>
              <w:tblW w:w="12865" w:type="dxa"/>
              <w:tblLayout w:type="fixed"/>
            </w:tblPrEx>
          </w:tblPrExChange>
        </w:tblPrEx>
        <w:trPr>
          <w:trHeight w:val="392"/>
          <w:trPrChange w:id="4429" w:author="Sasi Songthong" w:date="2022-06-23T13:05:00Z">
            <w:trPr>
              <w:trHeight w:val="392"/>
            </w:trPr>
          </w:trPrChange>
        </w:trPr>
        <w:tc>
          <w:tcPr>
            <w:tcW w:w="805" w:type="dxa"/>
            <w:vAlign w:val="center"/>
            <w:tcPrChange w:id="4430" w:author="Sasi Songthong" w:date="2022-06-23T13:05:00Z">
              <w:tcPr>
                <w:tcW w:w="805" w:type="dxa"/>
                <w:vAlign w:val="center"/>
              </w:tcPr>
            </w:tcPrChange>
          </w:tcPr>
          <w:p w14:paraId="15352E2C" w14:textId="02F81EFA" w:rsidR="00B84FDF" w:rsidRPr="000047FC" w:rsidRDefault="00B84FDF" w:rsidP="00B84FDF">
            <w:pPr>
              <w:jc w:val="center"/>
              <w:rPr>
                <w:rFonts w:ascii="Cambria" w:hAnsi="Cambria" w:cs="Arial"/>
                <w:b/>
                <w:bCs/>
              </w:rPr>
            </w:pPr>
            <w:r>
              <w:rPr>
                <w:rFonts w:ascii="Cambria" w:hAnsi="Cambria" w:cs="Arial"/>
                <w:b/>
                <w:bCs/>
              </w:rPr>
              <w:t>132</w:t>
            </w:r>
          </w:p>
        </w:tc>
        <w:tc>
          <w:tcPr>
            <w:tcW w:w="1542" w:type="dxa"/>
            <w:vAlign w:val="center"/>
            <w:tcPrChange w:id="4431" w:author="Sasi Songthong" w:date="2022-06-23T13:05:00Z">
              <w:tcPr>
                <w:tcW w:w="1800" w:type="dxa"/>
                <w:vAlign w:val="center"/>
              </w:tcPr>
            </w:tcPrChange>
          </w:tcPr>
          <w:p w14:paraId="343917B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432" w:author="Sasi Songthong" w:date="2022-06-23T13:05:00Z">
              <w:tcPr>
                <w:tcW w:w="1800" w:type="dxa"/>
                <w:gridSpan w:val="2"/>
                <w:vAlign w:val="center"/>
              </w:tcPr>
            </w:tcPrChange>
          </w:tcPr>
          <w:p w14:paraId="0D4F972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33" w:author="Sasi Songthong" w:date="2022-06-23T13:05:00Z">
              <w:tcPr>
                <w:tcW w:w="1800" w:type="dxa"/>
                <w:vAlign w:val="center"/>
              </w:tcPr>
            </w:tcPrChange>
          </w:tcPr>
          <w:p w14:paraId="4165AA0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34" w:author="Sasi Songthong" w:date="2022-06-23T13:05:00Z">
              <w:tcPr>
                <w:tcW w:w="1800" w:type="dxa"/>
                <w:vAlign w:val="center"/>
              </w:tcPr>
            </w:tcPrChange>
          </w:tcPr>
          <w:p w14:paraId="74397F2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35" w:author="Sasi Songthong" w:date="2022-06-23T13:05:00Z">
              <w:tcPr>
                <w:tcW w:w="1800" w:type="dxa"/>
                <w:vAlign w:val="center"/>
              </w:tcPr>
            </w:tcPrChange>
          </w:tcPr>
          <w:p w14:paraId="5CCED6A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36" w:author="Sasi Songthong" w:date="2022-06-23T13:05:00Z">
              <w:tcPr>
                <w:tcW w:w="900" w:type="dxa"/>
                <w:vAlign w:val="center"/>
              </w:tcPr>
            </w:tcPrChange>
          </w:tcPr>
          <w:p w14:paraId="457CFCC4" w14:textId="43FB1F38" w:rsidR="00B84FDF" w:rsidRDefault="00B84FDF" w:rsidP="00B84FDF">
            <w:pPr>
              <w:jc w:val="center"/>
              <w:rPr>
                <w:rFonts w:ascii="Cambria" w:hAnsi="Cambria" w:cs="Arial"/>
              </w:rPr>
            </w:pPr>
            <w:ins w:id="4437" w:author="Sasi Songthong" w:date="2022-06-23T13:05:00Z">
              <w:r w:rsidRPr="00BF1CE3">
                <w:rPr>
                  <w:rFonts w:ascii="Cambria" w:hAnsi="Cambria" w:cs="Arial"/>
                </w:rPr>
                <w:t>Yes / No</w:t>
              </w:r>
            </w:ins>
          </w:p>
        </w:tc>
        <w:tc>
          <w:tcPr>
            <w:tcW w:w="1543" w:type="dxa"/>
            <w:vAlign w:val="center"/>
            <w:tcPrChange w:id="4438" w:author="Sasi Songthong" w:date="2022-06-23T13:05:00Z">
              <w:tcPr>
                <w:tcW w:w="900" w:type="dxa"/>
                <w:vAlign w:val="center"/>
              </w:tcPr>
            </w:tcPrChange>
          </w:tcPr>
          <w:p w14:paraId="060C9677" w14:textId="13E98A2D" w:rsidR="00B84FDF" w:rsidRDefault="00B84FDF" w:rsidP="00B84FDF">
            <w:pPr>
              <w:jc w:val="center"/>
              <w:rPr>
                <w:rFonts w:ascii="Cambria" w:hAnsi="Cambria" w:cs="Arial"/>
              </w:rPr>
            </w:pPr>
            <w:ins w:id="4439" w:author="Sasi Songthong" w:date="2022-06-23T13:05:00Z">
              <w:r w:rsidRPr="00BF1CE3">
                <w:rPr>
                  <w:rFonts w:ascii="Cambria" w:hAnsi="Cambria" w:cs="Arial"/>
                </w:rPr>
                <w:t>Yes / No</w:t>
              </w:r>
            </w:ins>
          </w:p>
        </w:tc>
        <w:tc>
          <w:tcPr>
            <w:tcW w:w="1260" w:type="dxa"/>
            <w:vAlign w:val="center"/>
            <w:tcPrChange w:id="4440" w:author="Sasi Songthong" w:date="2022-06-23T13:05:00Z">
              <w:tcPr>
                <w:tcW w:w="1260" w:type="dxa"/>
                <w:vAlign w:val="center"/>
              </w:tcPr>
            </w:tcPrChange>
          </w:tcPr>
          <w:p w14:paraId="2BF4FAA5" w14:textId="77777777" w:rsidR="00B84FDF" w:rsidRDefault="00B84FDF" w:rsidP="00B84FDF">
            <w:pPr>
              <w:jc w:val="center"/>
              <w:rPr>
                <w:rFonts w:ascii="Cambria" w:hAnsi="Cambria" w:cs="Arial"/>
              </w:rPr>
            </w:pPr>
          </w:p>
        </w:tc>
      </w:tr>
      <w:tr w:rsidR="00B84FDF" w14:paraId="2F0EF072" w14:textId="77777777" w:rsidTr="00B84FDF">
        <w:tblPrEx>
          <w:tblW w:w="12865" w:type="dxa"/>
          <w:tblLayout w:type="fixed"/>
          <w:tblPrExChange w:id="4441" w:author="Sasi Songthong" w:date="2022-06-23T13:05:00Z">
            <w:tblPrEx>
              <w:tblW w:w="12865" w:type="dxa"/>
              <w:tblLayout w:type="fixed"/>
            </w:tblPrEx>
          </w:tblPrExChange>
        </w:tblPrEx>
        <w:trPr>
          <w:trHeight w:val="392"/>
          <w:trPrChange w:id="4442" w:author="Sasi Songthong" w:date="2022-06-23T13:05:00Z">
            <w:trPr>
              <w:trHeight w:val="392"/>
            </w:trPr>
          </w:trPrChange>
        </w:trPr>
        <w:tc>
          <w:tcPr>
            <w:tcW w:w="805" w:type="dxa"/>
            <w:vAlign w:val="center"/>
            <w:tcPrChange w:id="4443" w:author="Sasi Songthong" w:date="2022-06-23T13:05:00Z">
              <w:tcPr>
                <w:tcW w:w="805" w:type="dxa"/>
                <w:vAlign w:val="center"/>
              </w:tcPr>
            </w:tcPrChange>
          </w:tcPr>
          <w:p w14:paraId="6EECD996" w14:textId="40FB5F52" w:rsidR="00B84FDF" w:rsidRPr="000047FC" w:rsidRDefault="00B84FDF" w:rsidP="00B84FDF">
            <w:pPr>
              <w:jc w:val="center"/>
              <w:rPr>
                <w:rFonts w:ascii="Cambria" w:hAnsi="Cambria" w:cs="Arial"/>
                <w:b/>
                <w:bCs/>
              </w:rPr>
            </w:pPr>
            <w:r>
              <w:rPr>
                <w:rFonts w:ascii="Cambria" w:hAnsi="Cambria" w:cs="Arial"/>
                <w:b/>
                <w:bCs/>
              </w:rPr>
              <w:t>133</w:t>
            </w:r>
          </w:p>
        </w:tc>
        <w:tc>
          <w:tcPr>
            <w:tcW w:w="1542" w:type="dxa"/>
            <w:vAlign w:val="center"/>
            <w:tcPrChange w:id="4444" w:author="Sasi Songthong" w:date="2022-06-23T13:05:00Z">
              <w:tcPr>
                <w:tcW w:w="1800" w:type="dxa"/>
                <w:vAlign w:val="center"/>
              </w:tcPr>
            </w:tcPrChange>
          </w:tcPr>
          <w:p w14:paraId="0F64547E"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445" w:author="Sasi Songthong" w:date="2022-06-23T13:05:00Z">
              <w:tcPr>
                <w:tcW w:w="1800" w:type="dxa"/>
                <w:gridSpan w:val="2"/>
                <w:vAlign w:val="center"/>
              </w:tcPr>
            </w:tcPrChange>
          </w:tcPr>
          <w:p w14:paraId="170A292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46" w:author="Sasi Songthong" w:date="2022-06-23T13:05:00Z">
              <w:tcPr>
                <w:tcW w:w="1800" w:type="dxa"/>
                <w:vAlign w:val="center"/>
              </w:tcPr>
            </w:tcPrChange>
          </w:tcPr>
          <w:p w14:paraId="7BD8E28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47" w:author="Sasi Songthong" w:date="2022-06-23T13:05:00Z">
              <w:tcPr>
                <w:tcW w:w="1800" w:type="dxa"/>
                <w:vAlign w:val="center"/>
              </w:tcPr>
            </w:tcPrChange>
          </w:tcPr>
          <w:p w14:paraId="4A7650F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48" w:author="Sasi Songthong" w:date="2022-06-23T13:05:00Z">
              <w:tcPr>
                <w:tcW w:w="1800" w:type="dxa"/>
                <w:vAlign w:val="center"/>
              </w:tcPr>
            </w:tcPrChange>
          </w:tcPr>
          <w:p w14:paraId="380C24E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49" w:author="Sasi Songthong" w:date="2022-06-23T13:05:00Z">
              <w:tcPr>
                <w:tcW w:w="900" w:type="dxa"/>
                <w:vAlign w:val="center"/>
              </w:tcPr>
            </w:tcPrChange>
          </w:tcPr>
          <w:p w14:paraId="10311FB9" w14:textId="0166AA3B" w:rsidR="00B84FDF" w:rsidRDefault="00B84FDF" w:rsidP="00B84FDF">
            <w:pPr>
              <w:jc w:val="center"/>
              <w:rPr>
                <w:rFonts w:ascii="Cambria" w:hAnsi="Cambria" w:cs="Arial"/>
              </w:rPr>
            </w:pPr>
            <w:ins w:id="4450" w:author="Sasi Songthong" w:date="2022-06-23T13:05:00Z">
              <w:r>
                <w:rPr>
                  <w:rFonts w:ascii="Cambria" w:hAnsi="Cambria" w:cs="Arial"/>
                </w:rPr>
                <w:t>Yes / No</w:t>
              </w:r>
            </w:ins>
          </w:p>
        </w:tc>
        <w:tc>
          <w:tcPr>
            <w:tcW w:w="1543" w:type="dxa"/>
            <w:vAlign w:val="center"/>
            <w:tcPrChange w:id="4451" w:author="Sasi Songthong" w:date="2022-06-23T13:05:00Z">
              <w:tcPr>
                <w:tcW w:w="900" w:type="dxa"/>
                <w:vAlign w:val="center"/>
              </w:tcPr>
            </w:tcPrChange>
          </w:tcPr>
          <w:p w14:paraId="44F0E60C" w14:textId="5A9D50A8" w:rsidR="00B84FDF" w:rsidRDefault="00B84FDF" w:rsidP="00B84FDF">
            <w:pPr>
              <w:jc w:val="center"/>
              <w:rPr>
                <w:rFonts w:ascii="Cambria" w:hAnsi="Cambria" w:cs="Arial"/>
              </w:rPr>
            </w:pPr>
            <w:ins w:id="4452" w:author="Sasi Songthong" w:date="2022-06-23T13:05:00Z">
              <w:r>
                <w:rPr>
                  <w:rFonts w:ascii="Cambria" w:hAnsi="Cambria" w:cs="Arial"/>
                </w:rPr>
                <w:t>Yes / No</w:t>
              </w:r>
            </w:ins>
          </w:p>
        </w:tc>
        <w:tc>
          <w:tcPr>
            <w:tcW w:w="1260" w:type="dxa"/>
            <w:vAlign w:val="center"/>
            <w:tcPrChange w:id="4453" w:author="Sasi Songthong" w:date="2022-06-23T13:05:00Z">
              <w:tcPr>
                <w:tcW w:w="1260" w:type="dxa"/>
                <w:vAlign w:val="center"/>
              </w:tcPr>
            </w:tcPrChange>
          </w:tcPr>
          <w:p w14:paraId="68B6274F" w14:textId="77777777" w:rsidR="00B84FDF" w:rsidRDefault="00B84FDF" w:rsidP="00B84FDF">
            <w:pPr>
              <w:jc w:val="center"/>
              <w:rPr>
                <w:rFonts w:ascii="Cambria" w:hAnsi="Cambria" w:cs="Arial"/>
              </w:rPr>
            </w:pPr>
          </w:p>
        </w:tc>
      </w:tr>
      <w:tr w:rsidR="00B84FDF" w14:paraId="29D43EC4" w14:textId="77777777" w:rsidTr="00B84FDF">
        <w:tblPrEx>
          <w:tblW w:w="12865" w:type="dxa"/>
          <w:tblLayout w:type="fixed"/>
          <w:tblPrExChange w:id="4454" w:author="Sasi Songthong" w:date="2022-06-23T13:05:00Z">
            <w:tblPrEx>
              <w:tblW w:w="12865" w:type="dxa"/>
              <w:tblLayout w:type="fixed"/>
            </w:tblPrEx>
          </w:tblPrExChange>
        </w:tblPrEx>
        <w:trPr>
          <w:trHeight w:val="392"/>
          <w:trPrChange w:id="4455" w:author="Sasi Songthong" w:date="2022-06-23T13:05:00Z">
            <w:trPr>
              <w:trHeight w:val="392"/>
            </w:trPr>
          </w:trPrChange>
        </w:trPr>
        <w:tc>
          <w:tcPr>
            <w:tcW w:w="805" w:type="dxa"/>
            <w:vAlign w:val="center"/>
            <w:tcPrChange w:id="4456" w:author="Sasi Songthong" w:date="2022-06-23T13:05:00Z">
              <w:tcPr>
                <w:tcW w:w="805" w:type="dxa"/>
                <w:vAlign w:val="center"/>
              </w:tcPr>
            </w:tcPrChange>
          </w:tcPr>
          <w:p w14:paraId="6B2B0AB8" w14:textId="71AC9DB0" w:rsidR="00B84FDF" w:rsidRPr="000047FC" w:rsidRDefault="00B84FDF" w:rsidP="00B84FDF">
            <w:pPr>
              <w:jc w:val="center"/>
              <w:rPr>
                <w:rFonts w:ascii="Cambria" w:hAnsi="Cambria" w:cs="Arial"/>
                <w:b/>
                <w:bCs/>
              </w:rPr>
            </w:pPr>
            <w:r>
              <w:rPr>
                <w:rFonts w:ascii="Cambria" w:hAnsi="Cambria" w:cs="Arial"/>
                <w:b/>
                <w:bCs/>
              </w:rPr>
              <w:t>134</w:t>
            </w:r>
          </w:p>
        </w:tc>
        <w:tc>
          <w:tcPr>
            <w:tcW w:w="1542" w:type="dxa"/>
            <w:vAlign w:val="center"/>
            <w:tcPrChange w:id="4457" w:author="Sasi Songthong" w:date="2022-06-23T13:05:00Z">
              <w:tcPr>
                <w:tcW w:w="1800" w:type="dxa"/>
                <w:vAlign w:val="center"/>
              </w:tcPr>
            </w:tcPrChange>
          </w:tcPr>
          <w:p w14:paraId="6D4735B8"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458" w:author="Sasi Songthong" w:date="2022-06-23T13:05:00Z">
              <w:tcPr>
                <w:tcW w:w="1800" w:type="dxa"/>
                <w:gridSpan w:val="2"/>
                <w:vAlign w:val="center"/>
              </w:tcPr>
            </w:tcPrChange>
          </w:tcPr>
          <w:p w14:paraId="5FE4BDD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59" w:author="Sasi Songthong" w:date="2022-06-23T13:05:00Z">
              <w:tcPr>
                <w:tcW w:w="1800" w:type="dxa"/>
                <w:vAlign w:val="center"/>
              </w:tcPr>
            </w:tcPrChange>
          </w:tcPr>
          <w:p w14:paraId="6554C86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60" w:author="Sasi Songthong" w:date="2022-06-23T13:05:00Z">
              <w:tcPr>
                <w:tcW w:w="1800" w:type="dxa"/>
                <w:vAlign w:val="center"/>
              </w:tcPr>
            </w:tcPrChange>
          </w:tcPr>
          <w:p w14:paraId="00985689"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61" w:author="Sasi Songthong" w:date="2022-06-23T13:05:00Z">
              <w:tcPr>
                <w:tcW w:w="1800" w:type="dxa"/>
                <w:vAlign w:val="center"/>
              </w:tcPr>
            </w:tcPrChange>
          </w:tcPr>
          <w:p w14:paraId="6F3C6DB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62" w:author="Sasi Songthong" w:date="2022-06-23T13:05:00Z">
              <w:tcPr>
                <w:tcW w:w="900" w:type="dxa"/>
                <w:vAlign w:val="center"/>
              </w:tcPr>
            </w:tcPrChange>
          </w:tcPr>
          <w:p w14:paraId="089C735B" w14:textId="602C11D9" w:rsidR="00B84FDF" w:rsidRDefault="00B84FDF" w:rsidP="00B84FDF">
            <w:pPr>
              <w:jc w:val="center"/>
              <w:rPr>
                <w:rFonts w:ascii="Cambria" w:hAnsi="Cambria" w:cs="Arial"/>
              </w:rPr>
            </w:pPr>
            <w:ins w:id="4463" w:author="Sasi Songthong" w:date="2022-06-23T13:05:00Z">
              <w:r w:rsidRPr="00BF1CE3">
                <w:rPr>
                  <w:rFonts w:ascii="Cambria" w:hAnsi="Cambria" w:cs="Arial"/>
                </w:rPr>
                <w:t>Yes / No</w:t>
              </w:r>
            </w:ins>
          </w:p>
        </w:tc>
        <w:tc>
          <w:tcPr>
            <w:tcW w:w="1543" w:type="dxa"/>
            <w:vAlign w:val="center"/>
            <w:tcPrChange w:id="4464" w:author="Sasi Songthong" w:date="2022-06-23T13:05:00Z">
              <w:tcPr>
                <w:tcW w:w="900" w:type="dxa"/>
                <w:vAlign w:val="center"/>
              </w:tcPr>
            </w:tcPrChange>
          </w:tcPr>
          <w:p w14:paraId="7C498B79" w14:textId="15B5AED1" w:rsidR="00B84FDF" w:rsidRDefault="00B84FDF" w:rsidP="00B84FDF">
            <w:pPr>
              <w:jc w:val="center"/>
              <w:rPr>
                <w:rFonts w:ascii="Cambria" w:hAnsi="Cambria" w:cs="Arial"/>
              </w:rPr>
            </w:pPr>
            <w:ins w:id="4465" w:author="Sasi Songthong" w:date="2022-06-23T13:05:00Z">
              <w:r w:rsidRPr="00BF1CE3">
                <w:rPr>
                  <w:rFonts w:ascii="Cambria" w:hAnsi="Cambria" w:cs="Arial"/>
                </w:rPr>
                <w:t>Yes / No</w:t>
              </w:r>
            </w:ins>
          </w:p>
        </w:tc>
        <w:tc>
          <w:tcPr>
            <w:tcW w:w="1260" w:type="dxa"/>
            <w:vAlign w:val="center"/>
            <w:tcPrChange w:id="4466" w:author="Sasi Songthong" w:date="2022-06-23T13:05:00Z">
              <w:tcPr>
                <w:tcW w:w="1260" w:type="dxa"/>
                <w:vAlign w:val="center"/>
              </w:tcPr>
            </w:tcPrChange>
          </w:tcPr>
          <w:p w14:paraId="2C789AB8" w14:textId="77777777" w:rsidR="00B84FDF" w:rsidRDefault="00B84FDF" w:rsidP="00B84FDF">
            <w:pPr>
              <w:jc w:val="center"/>
              <w:rPr>
                <w:rFonts w:ascii="Cambria" w:hAnsi="Cambria" w:cs="Arial"/>
              </w:rPr>
            </w:pPr>
          </w:p>
        </w:tc>
      </w:tr>
      <w:tr w:rsidR="00B84FDF" w14:paraId="130B359A" w14:textId="77777777" w:rsidTr="00B84FDF">
        <w:tblPrEx>
          <w:tblW w:w="12865" w:type="dxa"/>
          <w:tblLayout w:type="fixed"/>
          <w:tblPrExChange w:id="4467" w:author="Sasi Songthong" w:date="2022-06-23T13:05:00Z">
            <w:tblPrEx>
              <w:tblW w:w="12865" w:type="dxa"/>
              <w:tblLayout w:type="fixed"/>
            </w:tblPrEx>
          </w:tblPrExChange>
        </w:tblPrEx>
        <w:trPr>
          <w:trHeight w:val="392"/>
          <w:trPrChange w:id="4468" w:author="Sasi Songthong" w:date="2022-06-23T13:05:00Z">
            <w:trPr>
              <w:trHeight w:val="392"/>
            </w:trPr>
          </w:trPrChange>
        </w:trPr>
        <w:tc>
          <w:tcPr>
            <w:tcW w:w="805" w:type="dxa"/>
            <w:tcBorders>
              <w:bottom w:val="single" w:sz="4" w:space="0" w:color="auto"/>
            </w:tcBorders>
            <w:vAlign w:val="center"/>
            <w:tcPrChange w:id="4469" w:author="Sasi Songthong" w:date="2022-06-23T13:05:00Z">
              <w:tcPr>
                <w:tcW w:w="805" w:type="dxa"/>
                <w:tcBorders>
                  <w:bottom w:val="single" w:sz="4" w:space="0" w:color="auto"/>
                </w:tcBorders>
                <w:vAlign w:val="center"/>
              </w:tcPr>
            </w:tcPrChange>
          </w:tcPr>
          <w:p w14:paraId="4E78A857" w14:textId="53C32DDE" w:rsidR="00B84FDF" w:rsidRPr="000047FC" w:rsidRDefault="00B84FDF" w:rsidP="00B84FDF">
            <w:pPr>
              <w:jc w:val="center"/>
              <w:rPr>
                <w:rFonts w:ascii="Cambria" w:hAnsi="Cambria" w:cs="Arial"/>
                <w:b/>
                <w:bCs/>
              </w:rPr>
            </w:pPr>
            <w:r>
              <w:rPr>
                <w:rFonts w:ascii="Cambria" w:hAnsi="Cambria" w:cs="Arial"/>
                <w:b/>
                <w:bCs/>
              </w:rPr>
              <w:t>135</w:t>
            </w:r>
          </w:p>
        </w:tc>
        <w:tc>
          <w:tcPr>
            <w:tcW w:w="1542" w:type="dxa"/>
            <w:tcBorders>
              <w:bottom w:val="single" w:sz="4" w:space="0" w:color="auto"/>
            </w:tcBorders>
            <w:vAlign w:val="center"/>
            <w:tcPrChange w:id="4470" w:author="Sasi Songthong" w:date="2022-06-23T13:05:00Z">
              <w:tcPr>
                <w:tcW w:w="1800" w:type="dxa"/>
                <w:tcBorders>
                  <w:bottom w:val="single" w:sz="4" w:space="0" w:color="auto"/>
                </w:tcBorders>
                <w:vAlign w:val="center"/>
              </w:tcPr>
            </w:tcPrChange>
          </w:tcPr>
          <w:p w14:paraId="05DEE1DC"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471" w:author="Sasi Songthong" w:date="2022-06-23T13:05:00Z">
              <w:tcPr>
                <w:tcW w:w="1800" w:type="dxa"/>
                <w:gridSpan w:val="2"/>
                <w:tcBorders>
                  <w:bottom w:val="single" w:sz="4" w:space="0" w:color="auto"/>
                </w:tcBorders>
                <w:vAlign w:val="center"/>
              </w:tcPr>
            </w:tcPrChange>
          </w:tcPr>
          <w:p w14:paraId="528B56A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72" w:author="Sasi Songthong" w:date="2022-06-23T13:05:00Z">
              <w:tcPr>
                <w:tcW w:w="1800" w:type="dxa"/>
                <w:tcBorders>
                  <w:bottom w:val="single" w:sz="4" w:space="0" w:color="auto"/>
                </w:tcBorders>
                <w:vAlign w:val="center"/>
              </w:tcPr>
            </w:tcPrChange>
          </w:tcPr>
          <w:p w14:paraId="4687A16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73" w:author="Sasi Songthong" w:date="2022-06-23T13:05:00Z">
              <w:tcPr>
                <w:tcW w:w="1800" w:type="dxa"/>
                <w:tcBorders>
                  <w:bottom w:val="single" w:sz="4" w:space="0" w:color="auto"/>
                </w:tcBorders>
                <w:vAlign w:val="center"/>
              </w:tcPr>
            </w:tcPrChange>
          </w:tcPr>
          <w:p w14:paraId="5C46CAD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74" w:author="Sasi Songthong" w:date="2022-06-23T13:05:00Z">
              <w:tcPr>
                <w:tcW w:w="1800" w:type="dxa"/>
                <w:tcBorders>
                  <w:bottom w:val="single" w:sz="4" w:space="0" w:color="auto"/>
                </w:tcBorders>
                <w:vAlign w:val="center"/>
              </w:tcPr>
            </w:tcPrChange>
          </w:tcPr>
          <w:p w14:paraId="22E1B58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475" w:author="Sasi Songthong" w:date="2022-06-23T13:05:00Z">
              <w:tcPr>
                <w:tcW w:w="900" w:type="dxa"/>
                <w:vAlign w:val="center"/>
              </w:tcPr>
            </w:tcPrChange>
          </w:tcPr>
          <w:p w14:paraId="79A19DBA" w14:textId="76003A80" w:rsidR="00B84FDF" w:rsidRDefault="00B84FDF" w:rsidP="00B84FDF">
            <w:pPr>
              <w:jc w:val="center"/>
              <w:rPr>
                <w:rFonts w:ascii="Cambria" w:hAnsi="Cambria" w:cs="Arial"/>
              </w:rPr>
            </w:pPr>
            <w:ins w:id="4476" w:author="Sasi Songthong" w:date="2022-06-23T13:05:00Z">
              <w:r w:rsidRPr="00BF1CE3">
                <w:rPr>
                  <w:rFonts w:ascii="Cambria" w:hAnsi="Cambria" w:cs="Arial"/>
                </w:rPr>
                <w:t>Yes / No</w:t>
              </w:r>
            </w:ins>
          </w:p>
        </w:tc>
        <w:tc>
          <w:tcPr>
            <w:tcW w:w="1543" w:type="dxa"/>
            <w:vAlign w:val="center"/>
            <w:tcPrChange w:id="4477" w:author="Sasi Songthong" w:date="2022-06-23T13:05:00Z">
              <w:tcPr>
                <w:tcW w:w="900" w:type="dxa"/>
                <w:vAlign w:val="center"/>
              </w:tcPr>
            </w:tcPrChange>
          </w:tcPr>
          <w:p w14:paraId="47FE3185" w14:textId="01D131A5" w:rsidR="00B84FDF" w:rsidRDefault="00B84FDF" w:rsidP="00B84FDF">
            <w:pPr>
              <w:jc w:val="center"/>
              <w:rPr>
                <w:rFonts w:ascii="Cambria" w:hAnsi="Cambria" w:cs="Arial"/>
              </w:rPr>
            </w:pPr>
            <w:ins w:id="4478" w:author="Sasi Songthong" w:date="2022-06-23T13:05:00Z">
              <w:r w:rsidRPr="00BF1CE3">
                <w:rPr>
                  <w:rFonts w:ascii="Cambria" w:hAnsi="Cambria" w:cs="Arial"/>
                </w:rPr>
                <w:t>Yes / No</w:t>
              </w:r>
            </w:ins>
          </w:p>
        </w:tc>
        <w:tc>
          <w:tcPr>
            <w:tcW w:w="1260" w:type="dxa"/>
            <w:tcBorders>
              <w:bottom w:val="single" w:sz="4" w:space="0" w:color="auto"/>
            </w:tcBorders>
            <w:vAlign w:val="center"/>
            <w:tcPrChange w:id="4479" w:author="Sasi Songthong" w:date="2022-06-23T13:05:00Z">
              <w:tcPr>
                <w:tcW w:w="1260" w:type="dxa"/>
                <w:tcBorders>
                  <w:bottom w:val="single" w:sz="4" w:space="0" w:color="auto"/>
                </w:tcBorders>
                <w:vAlign w:val="center"/>
              </w:tcPr>
            </w:tcPrChange>
          </w:tcPr>
          <w:p w14:paraId="7DBE929B" w14:textId="77777777" w:rsidR="00B84FDF" w:rsidRDefault="00B84FDF" w:rsidP="00B84FDF">
            <w:pPr>
              <w:jc w:val="center"/>
              <w:rPr>
                <w:rFonts w:ascii="Cambria" w:hAnsi="Cambria" w:cs="Arial"/>
              </w:rPr>
            </w:pPr>
          </w:p>
        </w:tc>
      </w:tr>
      <w:tr w:rsidR="00B84FDF" w14:paraId="4A547DE8" w14:textId="77777777" w:rsidTr="00B84FDF">
        <w:tblPrEx>
          <w:tblW w:w="12865" w:type="dxa"/>
          <w:tblLayout w:type="fixed"/>
          <w:tblPrExChange w:id="4480" w:author="Sasi Songthong" w:date="2022-06-23T13:05:00Z">
            <w:tblPrEx>
              <w:tblW w:w="12865" w:type="dxa"/>
              <w:tblLayout w:type="fixed"/>
            </w:tblPrEx>
          </w:tblPrExChange>
        </w:tblPrEx>
        <w:trPr>
          <w:trHeight w:val="392"/>
          <w:trPrChange w:id="4481" w:author="Sasi Songthong" w:date="2022-06-23T13:05:00Z">
            <w:trPr>
              <w:trHeight w:val="392"/>
            </w:trPr>
          </w:trPrChange>
        </w:trPr>
        <w:tc>
          <w:tcPr>
            <w:tcW w:w="805" w:type="dxa"/>
            <w:tcBorders>
              <w:bottom w:val="single" w:sz="4" w:space="0" w:color="auto"/>
            </w:tcBorders>
            <w:vAlign w:val="center"/>
            <w:tcPrChange w:id="4482" w:author="Sasi Songthong" w:date="2022-06-23T13:05:00Z">
              <w:tcPr>
                <w:tcW w:w="805" w:type="dxa"/>
                <w:tcBorders>
                  <w:bottom w:val="single" w:sz="4" w:space="0" w:color="auto"/>
                </w:tcBorders>
                <w:vAlign w:val="center"/>
              </w:tcPr>
            </w:tcPrChange>
          </w:tcPr>
          <w:p w14:paraId="30142100" w14:textId="6D87C9ED" w:rsidR="00B84FDF" w:rsidRPr="000047FC" w:rsidRDefault="00B84FDF" w:rsidP="00B84FDF">
            <w:pPr>
              <w:jc w:val="center"/>
              <w:rPr>
                <w:rFonts w:ascii="Cambria" w:hAnsi="Cambria" w:cs="Arial"/>
                <w:b/>
                <w:bCs/>
              </w:rPr>
            </w:pPr>
            <w:r>
              <w:rPr>
                <w:rFonts w:ascii="Cambria" w:hAnsi="Cambria" w:cs="Arial"/>
                <w:b/>
                <w:bCs/>
              </w:rPr>
              <w:t>136</w:t>
            </w:r>
          </w:p>
        </w:tc>
        <w:tc>
          <w:tcPr>
            <w:tcW w:w="1542" w:type="dxa"/>
            <w:tcBorders>
              <w:bottom w:val="single" w:sz="4" w:space="0" w:color="auto"/>
            </w:tcBorders>
            <w:vAlign w:val="center"/>
            <w:tcPrChange w:id="4483" w:author="Sasi Songthong" w:date="2022-06-23T13:05:00Z">
              <w:tcPr>
                <w:tcW w:w="1800" w:type="dxa"/>
                <w:tcBorders>
                  <w:bottom w:val="single" w:sz="4" w:space="0" w:color="auto"/>
                </w:tcBorders>
                <w:vAlign w:val="center"/>
              </w:tcPr>
            </w:tcPrChange>
          </w:tcPr>
          <w:p w14:paraId="0F42BE7E"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484" w:author="Sasi Songthong" w:date="2022-06-23T13:05:00Z">
              <w:tcPr>
                <w:tcW w:w="1800" w:type="dxa"/>
                <w:gridSpan w:val="2"/>
                <w:tcBorders>
                  <w:bottom w:val="single" w:sz="4" w:space="0" w:color="auto"/>
                </w:tcBorders>
                <w:vAlign w:val="center"/>
              </w:tcPr>
            </w:tcPrChange>
          </w:tcPr>
          <w:p w14:paraId="0E9291D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85" w:author="Sasi Songthong" w:date="2022-06-23T13:05:00Z">
              <w:tcPr>
                <w:tcW w:w="1800" w:type="dxa"/>
                <w:tcBorders>
                  <w:bottom w:val="single" w:sz="4" w:space="0" w:color="auto"/>
                </w:tcBorders>
                <w:vAlign w:val="center"/>
              </w:tcPr>
            </w:tcPrChange>
          </w:tcPr>
          <w:p w14:paraId="27F0883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86" w:author="Sasi Songthong" w:date="2022-06-23T13:05:00Z">
              <w:tcPr>
                <w:tcW w:w="1800" w:type="dxa"/>
                <w:tcBorders>
                  <w:bottom w:val="single" w:sz="4" w:space="0" w:color="auto"/>
                </w:tcBorders>
                <w:vAlign w:val="center"/>
              </w:tcPr>
            </w:tcPrChange>
          </w:tcPr>
          <w:p w14:paraId="51A693E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87" w:author="Sasi Songthong" w:date="2022-06-23T13:05:00Z">
              <w:tcPr>
                <w:tcW w:w="1800" w:type="dxa"/>
                <w:tcBorders>
                  <w:bottom w:val="single" w:sz="4" w:space="0" w:color="auto"/>
                </w:tcBorders>
                <w:vAlign w:val="center"/>
              </w:tcPr>
            </w:tcPrChange>
          </w:tcPr>
          <w:p w14:paraId="7E84CA4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488" w:author="Sasi Songthong" w:date="2022-06-23T13:05:00Z">
              <w:tcPr>
                <w:tcW w:w="900" w:type="dxa"/>
                <w:tcBorders>
                  <w:bottom w:val="single" w:sz="4" w:space="0" w:color="auto"/>
                </w:tcBorders>
                <w:vAlign w:val="center"/>
              </w:tcPr>
            </w:tcPrChange>
          </w:tcPr>
          <w:p w14:paraId="4B6F6BAA" w14:textId="516A4535" w:rsidR="00B84FDF" w:rsidRDefault="00B84FDF" w:rsidP="00B84FDF">
            <w:pPr>
              <w:jc w:val="center"/>
              <w:rPr>
                <w:rFonts w:ascii="Cambria" w:hAnsi="Cambria" w:cs="Arial"/>
              </w:rPr>
            </w:pPr>
            <w:ins w:id="4489" w:author="Sasi Songthong" w:date="2022-06-23T13:05:00Z">
              <w:r w:rsidRPr="00BF1CE3">
                <w:rPr>
                  <w:rFonts w:ascii="Cambria" w:hAnsi="Cambria" w:cs="Arial"/>
                </w:rPr>
                <w:t>Yes / No</w:t>
              </w:r>
            </w:ins>
          </w:p>
        </w:tc>
        <w:tc>
          <w:tcPr>
            <w:tcW w:w="1543" w:type="dxa"/>
            <w:tcBorders>
              <w:bottom w:val="single" w:sz="4" w:space="0" w:color="auto"/>
            </w:tcBorders>
            <w:vAlign w:val="center"/>
            <w:tcPrChange w:id="4490" w:author="Sasi Songthong" w:date="2022-06-23T13:05:00Z">
              <w:tcPr>
                <w:tcW w:w="900" w:type="dxa"/>
                <w:tcBorders>
                  <w:bottom w:val="single" w:sz="4" w:space="0" w:color="auto"/>
                </w:tcBorders>
                <w:vAlign w:val="center"/>
              </w:tcPr>
            </w:tcPrChange>
          </w:tcPr>
          <w:p w14:paraId="4751CD74" w14:textId="74EDD9EB" w:rsidR="00B84FDF" w:rsidRDefault="00B84FDF" w:rsidP="00B84FDF">
            <w:pPr>
              <w:jc w:val="center"/>
              <w:rPr>
                <w:rFonts w:ascii="Cambria" w:hAnsi="Cambria" w:cs="Arial"/>
              </w:rPr>
            </w:pPr>
            <w:ins w:id="4491" w:author="Sasi Songthong" w:date="2022-06-23T13:05:00Z">
              <w:r w:rsidRPr="00BF1CE3">
                <w:rPr>
                  <w:rFonts w:ascii="Cambria" w:hAnsi="Cambria" w:cs="Arial"/>
                </w:rPr>
                <w:t>Yes / No</w:t>
              </w:r>
            </w:ins>
          </w:p>
        </w:tc>
        <w:tc>
          <w:tcPr>
            <w:tcW w:w="1260" w:type="dxa"/>
            <w:tcBorders>
              <w:bottom w:val="single" w:sz="4" w:space="0" w:color="auto"/>
            </w:tcBorders>
            <w:vAlign w:val="center"/>
            <w:tcPrChange w:id="4492" w:author="Sasi Songthong" w:date="2022-06-23T13:05:00Z">
              <w:tcPr>
                <w:tcW w:w="1260" w:type="dxa"/>
                <w:tcBorders>
                  <w:bottom w:val="single" w:sz="4" w:space="0" w:color="auto"/>
                </w:tcBorders>
                <w:vAlign w:val="center"/>
              </w:tcPr>
            </w:tcPrChange>
          </w:tcPr>
          <w:p w14:paraId="2843C11F" w14:textId="77777777" w:rsidR="00B84FDF" w:rsidRDefault="00B84FDF" w:rsidP="00B84FDF">
            <w:pPr>
              <w:jc w:val="center"/>
              <w:rPr>
                <w:rFonts w:ascii="Cambria" w:hAnsi="Cambria" w:cs="Arial"/>
              </w:rPr>
            </w:pPr>
          </w:p>
        </w:tc>
      </w:tr>
      <w:tr w:rsidR="0084084B" w:rsidRPr="00894548" w14:paraId="0A0F9D5B" w14:textId="77777777" w:rsidTr="00173BEC">
        <w:trPr>
          <w:trHeight w:val="720"/>
        </w:trPr>
        <w:tc>
          <w:tcPr>
            <w:tcW w:w="12865" w:type="dxa"/>
            <w:gridSpan w:val="10"/>
            <w:tcBorders>
              <w:top w:val="single" w:sz="4" w:space="0" w:color="auto"/>
            </w:tcBorders>
          </w:tcPr>
          <w:p w14:paraId="266EF73D" w14:textId="77777777" w:rsidR="0084084B" w:rsidRPr="00894548" w:rsidRDefault="0084084B" w:rsidP="000047FC">
            <w:pPr>
              <w:rPr>
                <w:rFonts w:ascii="Cambria" w:hAnsi="Cambria" w:cs="Arial"/>
                <w:b/>
                <w:bCs/>
                <w:highlight w:val="yellow"/>
              </w:rPr>
            </w:pPr>
            <w:r w:rsidRPr="00894548">
              <w:rPr>
                <w:rFonts w:ascii="Cambria" w:hAnsi="Cambria" w:cs="Arial"/>
                <w:b/>
                <w:bCs/>
              </w:rPr>
              <w:t>Comments:</w:t>
            </w:r>
          </w:p>
        </w:tc>
      </w:tr>
      <w:tr w:rsidR="0084084B" w14:paraId="0B043DC8" w14:textId="77777777" w:rsidTr="000047FC">
        <w:trPr>
          <w:trHeight w:val="360"/>
        </w:trPr>
        <w:tc>
          <w:tcPr>
            <w:tcW w:w="3055" w:type="dxa"/>
            <w:gridSpan w:val="3"/>
            <w:shd w:val="clear" w:color="auto" w:fill="F2F2F2" w:themeFill="background1" w:themeFillShade="F2"/>
            <w:vAlign w:val="center"/>
          </w:tcPr>
          <w:p w14:paraId="14145665" w14:textId="77777777" w:rsidR="0084084B" w:rsidRPr="00894548" w:rsidRDefault="0084084B"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Pr>
          <w:p w14:paraId="6B432C38" w14:textId="77777777" w:rsidR="0084084B" w:rsidRDefault="0084084B" w:rsidP="000047FC">
            <w:pPr>
              <w:rPr>
                <w:rFonts w:ascii="Cambria" w:hAnsi="Cambria" w:cs="Arial"/>
              </w:rPr>
            </w:pPr>
          </w:p>
        </w:tc>
      </w:tr>
      <w:tr w:rsidR="0084084B" w14:paraId="10098A25" w14:textId="77777777" w:rsidTr="000047FC">
        <w:trPr>
          <w:trHeight w:val="360"/>
        </w:trPr>
        <w:tc>
          <w:tcPr>
            <w:tcW w:w="3055" w:type="dxa"/>
            <w:gridSpan w:val="3"/>
            <w:shd w:val="clear" w:color="auto" w:fill="F2F2F2" w:themeFill="background1" w:themeFillShade="F2"/>
            <w:vAlign w:val="center"/>
          </w:tcPr>
          <w:p w14:paraId="3CC2E89D" w14:textId="09B3ED57" w:rsidR="0084084B"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Pr>
          <w:p w14:paraId="1C62A967" w14:textId="77777777" w:rsidR="0084084B" w:rsidRDefault="0084084B" w:rsidP="000047FC">
            <w:pPr>
              <w:rPr>
                <w:rFonts w:ascii="Cambria" w:hAnsi="Cambria" w:cs="Arial"/>
              </w:rPr>
            </w:pPr>
          </w:p>
        </w:tc>
      </w:tr>
    </w:tbl>
    <w:p w14:paraId="52C14824" w14:textId="77777777" w:rsidR="0084084B" w:rsidRDefault="0084084B" w:rsidP="0084084B">
      <w:pPr>
        <w:spacing w:after="0"/>
        <w:jc w:val="center"/>
        <w:rPr>
          <w:rFonts w:ascii="Cambria" w:hAnsi="Cambria" w:cs="Arial"/>
          <w:b/>
          <w:bCs/>
        </w:rPr>
      </w:pPr>
      <w:r w:rsidRPr="00023BB8">
        <w:rPr>
          <w:rFonts w:ascii="Cambria" w:hAnsi="Cambria" w:cs="Arial"/>
          <w:b/>
          <w:bCs/>
        </w:rPr>
        <w:t xml:space="preserve">APPENDIX </w:t>
      </w:r>
      <w:r w:rsidRPr="005B0FB1">
        <w:rPr>
          <w:rFonts w:ascii="Cambria" w:hAnsi="Cambria" w:cs="Arial"/>
          <w:b/>
          <w:bCs/>
        </w:rPr>
        <w:t>1</w:t>
      </w:r>
      <w:r>
        <w:rPr>
          <w:rFonts w:ascii="Cambria" w:hAnsi="Cambria" w:cs="Arial"/>
          <w:b/>
          <w:bCs/>
        </w:rPr>
        <w:t>6</w:t>
      </w:r>
      <w:r w:rsidRPr="005B0FB1">
        <w:rPr>
          <w:rFonts w:ascii="Cambria" w:hAnsi="Cambria" w:cs="Arial"/>
          <w:b/>
          <w:bCs/>
        </w:rPr>
        <w:t>.</w:t>
      </w:r>
      <w:r>
        <w:rPr>
          <w:rFonts w:ascii="Cambria" w:hAnsi="Cambria" w:cs="Arial"/>
          <w:b/>
          <w:bCs/>
        </w:rPr>
        <w:t>11</w:t>
      </w:r>
      <w:r w:rsidRPr="00023BB8">
        <w:rPr>
          <w:rFonts w:ascii="Cambria" w:hAnsi="Cambria" w:cs="Arial"/>
          <w:b/>
          <w:bCs/>
        </w:rPr>
        <w:t xml:space="preserve"> </w:t>
      </w:r>
      <w:r>
        <w:rPr>
          <w:rFonts w:ascii="Cambria" w:hAnsi="Cambria" w:cs="Arial"/>
          <w:b/>
          <w:bCs/>
        </w:rPr>
        <w:t>SIMULATED HANDLING &amp; INSPECTION AFTER STERILIZATION (Cont.)</w:t>
      </w:r>
    </w:p>
    <w:tbl>
      <w:tblPr>
        <w:tblStyle w:val="TableGrid1"/>
        <w:tblW w:w="12865" w:type="dxa"/>
        <w:tblLayout w:type="fixed"/>
        <w:tblLook w:val="04A0" w:firstRow="1" w:lastRow="0" w:firstColumn="1" w:lastColumn="0" w:noHBand="0" w:noVBand="1"/>
      </w:tblPr>
      <w:tblGrid>
        <w:gridCol w:w="805"/>
        <w:gridCol w:w="1542"/>
        <w:gridCol w:w="708"/>
        <w:gridCol w:w="835"/>
        <w:gridCol w:w="1543"/>
        <w:gridCol w:w="1543"/>
        <w:gridCol w:w="1543"/>
        <w:gridCol w:w="1543"/>
        <w:gridCol w:w="1543"/>
        <w:gridCol w:w="1260"/>
        <w:tblGridChange w:id="4493">
          <w:tblGrid>
            <w:gridCol w:w="805"/>
            <w:gridCol w:w="1800"/>
            <w:gridCol w:w="450"/>
            <w:gridCol w:w="1350"/>
            <w:gridCol w:w="1800"/>
            <w:gridCol w:w="1800"/>
            <w:gridCol w:w="1800"/>
            <w:gridCol w:w="900"/>
            <w:gridCol w:w="900"/>
            <w:gridCol w:w="1260"/>
          </w:tblGrid>
        </w:tblGridChange>
      </w:tblGrid>
      <w:tr w:rsidR="0084084B" w:rsidRPr="00AC51DF" w14:paraId="0A559264" w14:textId="77777777" w:rsidTr="000047FC">
        <w:trPr>
          <w:trHeight w:val="256"/>
        </w:trPr>
        <w:tc>
          <w:tcPr>
            <w:tcW w:w="12865" w:type="dxa"/>
            <w:gridSpan w:val="10"/>
            <w:shd w:val="clear" w:color="auto" w:fill="F2F2F2" w:themeFill="background1" w:themeFillShade="F2"/>
            <w:vAlign w:val="center"/>
          </w:tcPr>
          <w:p w14:paraId="5BF9699D" w14:textId="554D7958" w:rsidR="0084084B" w:rsidRPr="00AC51DF" w:rsidRDefault="0084084B" w:rsidP="000047FC">
            <w:pPr>
              <w:jc w:val="center"/>
              <w:rPr>
                <w:rFonts w:ascii="Cambria" w:hAnsi="Cambria" w:cs="Arial"/>
                <w:b/>
                <w:bCs/>
              </w:rPr>
            </w:pPr>
            <w:r>
              <w:rPr>
                <w:rFonts w:ascii="Cambria" w:hAnsi="Cambria" w:cs="Arial"/>
                <w:b/>
                <w:bCs/>
              </w:rPr>
              <w:t>Labels 137-144</w:t>
            </w:r>
          </w:p>
        </w:tc>
      </w:tr>
      <w:tr w:rsidR="0084084B" w14:paraId="6F89D80C" w14:textId="77777777" w:rsidTr="000047FC">
        <w:trPr>
          <w:trHeight w:val="256"/>
        </w:trPr>
        <w:tc>
          <w:tcPr>
            <w:tcW w:w="12865" w:type="dxa"/>
            <w:gridSpan w:val="10"/>
            <w:vAlign w:val="center"/>
          </w:tcPr>
          <w:p w14:paraId="0FDDBE74" w14:textId="4FDAD111" w:rsidR="0084084B" w:rsidRPr="00894548" w:rsidRDefault="0084084B" w:rsidP="000047FC">
            <w:pPr>
              <w:rPr>
                <w:rFonts w:ascii="Cambria" w:hAnsi="Cambria" w:cs="Arial"/>
                <w:b/>
                <w:bCs/>
              </w:rPr>
            </w:pPr>
            <w:r w:rsidRPr="00894548">
              <w:rPr>
                <w:rFonts w:ascii="Cambria" w:hAnsi="Cambria" w:cs="Arial"/>
                <w:b/>
                <w:bCs/>
              </w:rPr>
              <w:t>Instructions:</w:t>
            </w:r>
          </w:p>
          <w:p w14:paraId="48E01D7D" w14:textId="4D9F469E" w:rsidR="0084084B" w:rsidRDefault="0084084B" w:rsidP="000047FC">
            <w:pPr>
              <w:rPr>
                <w:rFonts w:ascii="Cambria" w:hAnsi="Cambria" w:cs="Arial"/>
              </w:rPr>
            </w:pPr>
            <w:r>
              <w:rPr>
                <w:rFonts w:ascii="Cambria" w:hAnsi="Cambria" w:cs="Arial"/>
              </w:rPr>
              <w:t xml:space="preserve">1. Gather </w:t>
            </w:r>
            <w:proofErr w:type="gramStart"/>
            <w:r>
              <w:rPr>
                <w:rFonts w:ascii="Cambria" w:hAnsi="Cambria" w:cs="Arial"/>
              </w:rPr>
              <w:t>pouched</w:t>
            </w:r>
            <w:proofErr w:type="gramEnd"/>
            <w:r>
              <w:rPr>
                <w:rFonts w:ascii="Cambria" w:hAnsi="Cambria" w:cs="Arial"/>
              </w:rPr>
              <w:t xml:space="preserve"> and wrapped packages labeled with label numbers 137 through 144.</w:t>
            </w:r>
          </w:p>
          <w:p w14:paraId="58D82AD6" w14:textId="77777777" w:rsidR="0084084B" w:rsidRDefault="0084084B" w:rsidP="000047FC">
            <w:pPr>
              <w:tabs>
                <w:tab w:val="left" w:pos="245"/>
              </w:tabs>
              <w:rPr>
                <w:rFonts w:ascii="Cambria" w:hAnsi="Cambria" w:cs="Arial"/>
              </w:rPr>
            </w:pPr>
            <w:r>
              <w:rPr>
                <w:rFonts w:ascii="Cambria" w:hAnsi="Cambria" w:cs="Arial"/>
              </w:rPr>
              <w:t>2. Lightly rub labels 20 times with gloved hand.  Indicate “Yes” when complete.</w:t>
            </w:r>
          </w:p>
          <w:p w14:paraId="2F0A29CE" w14:textId="77777777" w:rsidR="000433C1" w:rsidRDefault="000433C1" w:rsidP="000433C1">
            <w:pPr>
              <w:tabs>
                <w:tab w:val="left" w:pos="245"/>
              </w:tabs>
              <w:rPr>
                <w:ins w:id="4494" w:author="Sasi Songthong" w:date="2022-06-23T12:56:00Z"/>
                <w:rFonts w:ascii="Cambria" w:hAnsi="Cambria" w:cs="Arial"/>
              </w:rPr>
            </w:pPr>
            <w:ins w:id="4495" w:author="Sasi Songthong" w:date="2022-06-23T12:56:00Z">
              <w:r>
                <w:rPr>
                  <w:rFonts w:ascii="Cambria" w:hAnsi="Cambria" w:cs="Arial"/>
                </w:rPr>
                <w:t>3. Lightly rub labels 20 times with gloved hand, which have been wiped with 70% IPA. Indicate “Yes” when complete.</w:t>
              </w:r>
            </w:ins>
          </w:p>
          <w:p w14:paraId="33F29249" w14:textId="77777777" w:rsidR="000433C1" w:rsidRDefault="000433C1" w:rsidP="000433C1">
            <w:pPr>
              <w:tabs>
                <w:tab w:val="left" w:pos="245"/>
              </w:tabs>
              <w:rPr>
                <w:ins w:id="4496" w:author="Sasi Songthong" w:date="2022-06-23T12:56:00Z"/>
                <w:rFonts w:ascii="Cambria" w:hAnsi="Cambria" w:cs="Arial"/>
              </w:rPr>
            </w:pPr>
            <w:ins w:id="4497" w:author="Sasi Songthong" w:date="2022-06-23T12:56:00Z">
              <w:r>
                <w:rPr>
                  <w:rFonts w:ascii="Cambria" w:hAnsi="Cambria" w:cs="Arial"/>
                </w:rPr>
                <w:t xml:space="preserve">4. Lightly rub labels 20 times with gloved hand, which have been wiped with prepared </w:t>
              </w:r>
              <w:proofErr w:type="spellStart"/>
              <w:r>
                <w:rPr>
                  <w:rFonts w:ascii="Cambria" w:hAnsi="Cambria" w:cs="Arial"/>
                </w:rPr>
                <w:t>Vesphene</w:t>
              </w:r>
              <w:proofErr w:type="spellEnd"/>
              <w:r>
                <w:rPr>
                  <w:rFonts w:ascii="Cambria" w:hAnsi="Cambria" w:cs="Arial"/>
                </w:rPr>
                <w:t xml:space="preserve"> III.  Indicate “Yes” when complete.</w:t>
              </w:r>
            </w:ins>
          </w:p>
          <w:p w14:paraId="7BE2DB2C" w14:textId="34919D22" w:rsidR="000433C1" w:rsidRDefault="000433C1" w:rsidP="000433C1">
            <w:pPr>
              <w:tabs>
                <w:tab w:val="left" w:pos="245"/>
              </w:tabs>
              <w:rPr>
                <w:ins w:id="4498" w:author="Sasi Songthong" w:date="2022-06-23T12:56:00Z"/>
                <w:rFonts w:ascii="Cambria" w:hAnsi="Cambria" w:cs="Arial"/>
              </w:rPr>
            </w:pPr>
            <w:ins w:id="4499" w:author="Sasi Songthong" w:date="2022-06-23T12:56:00Z">
              <w:r>
                <w:rPr>
                  <w:rFonts w:ascii="Cambria" w:hAnsi="Cambria" w:cs="Arial"/>
                </w:rPr>
                <w:t xml:space="preserve">5. Lightly rub labels 20 times with gloved hand, which have been wiped with </w:t>
              </w:r>
            </w:ins>
            <w:proofErr w:type="spellStart"/>
            <w:ins w:id="4500" w:author="Sasi Songthong" w:date="2022-06-23T13:07:00Z">
              <w:r w:rsidR="00FF2FDD">
                <w:rPr>
                  <w:rFonts w:ascii="Cambria" w:hAnsi="Cambria" w:cs="Arial"/>
                </w:rPr>
                <w:t>Spor-</w:t>
              </w:r>
              <w:proofErr w:type="gramStart"/>
              <w:r w:rsidR="00FF2FDD">
                <w:rPr>
                  <w:rFonts w:ascii="Cambria" w:hAnsi="Cambria" w:cs="Arial"/>
                </w:rPr>
                <w:t>Klenz</w:t>
              </w:r>
              <w:proofErr w:type="spellEnd"/>
              <w:r w:rsidR="00FF2FDD">
                <w:rPr>
                  <w:rFonts w:ascii="Cambria" w:hAnsi="Cambria" w:cs="Arial"/>
                </w:rPr>
                <w:t>.</w:t>
              </w:r>
            </w:ins>
            <w:ins w:id="4501" w:author="Sasi Songthong" w:date="2022-06-23T12:56:00Z">
              <w:r>
                <w:rPr>
                  <w:rFonts w:ascii="Cambria" w:hAnsi="Cambria" w:cs="Arial"/>
                </w:rPr>
                <w:t>.</w:t>
              </w:r>
              <w:proofErr w:type="gramEnd"/>
              <w:r>
                <w:rPr>
                  <w:rFonts w:ascii="Cambria" w:hAnsi="Cambria" w:cs="Arial"/>
                </w:rPr>
                <w:t xml:space="preserve"> Indicate “Yes” when complete.</w:t>
              </w:r>
            </w:ins>
          </w:p>
          <w:p w14:paraId="48FF3353" w14:textId="77777777" w:rsidR="000433C1" w:rsidRDefault="000433C1" w:rsidP="000433C1">
            <w:pPr>
              <w:tabs>
                <w:tab w:val="left" w:pos="245"/>
              </w:tabs>
              <w:rPr>
                <w:ins w:id="4502" w:author="Sasi Songthong" w:date="2022-06-23T12:56:00Z"/>
                <w:rFonts w:ascii="Cambria" w:hAnsi="Cambria" w:cs="Arial"/>
              </w:rPr>
            </w:pPr>
            <w:ins w:id="4503" w:author="Sasi Songthong" w:date="2022-06-23T12:56:00Z">
              <w:r>
                <w:rPr>
                  <w:rFonts w:ascii="Cambria" w:hAnsi="Cambria" w:cs="Arial"/>
                </w:rPr>
                <w:t>6. Shuffled / rub with each package with 1 or more other package 20 times.  Indicate “Yes” when complete.</w:t>
              </w:r>
            </w:ins>
          </w:p>
          <w:p w14:paraId="0160D93D" w14:textId="77777777" w:rsidR="000433C1" w:rsidRDefault="000433C1" w:rsidP="000433C1">
            <w:pPr>
              <w:tabs>
                <w:tab w:val="left" w:pos="245"/>
              </w:tabs>
              <w:rPr>
                <w:ins w:id="4504" w:author="Sasi Songthong" w:date="2022-06-23T12:56:00Z"/>
                <w:rFonts w:ascii="Cambria" w:hAnsi="Cambria" w:cs="Arial"/>
              </w:rPr>
            </w:pPr>
            <w:ins w:id="4505" w:author="Sasi Songthong" w:date="2022-06-23T12:56:00Z">
              <w:r>
                <w:rPr>
                  <w:rFonts w:ascii="Cambria" w:hAnsi="Cambria" w:cs="Arial"/>
                </w:rPr>
                <w:t>7. Visually Inspect legibility of each label and verify presence of 3 labels on each package.  Document results.</w:t>
              </w:r>
            </w:ins>
          </w:p>
          <w:p w14:paraId="7B7AA3B7" w14:textId="77777777" w:rsidR="000433C1" w:rsidRPr="00890057" w:rsidRDefault="000433C1" w:rsidP="000433C1">
            <w:pPr>
              <w:tabs>
                <w:tab w:val="left" w:pos="245"/>
              </w:tabs>
              <w:rPr>
                <w:ins w:id="4506" w:author="Sasi Songthong" w:date="2022-06-23T12:56:00Z"/>
                <w:rFonts w:ascii="Cambria" w:hAnsi="Cambria" w:cs="Arial"/>
                <w:noProof/>
              </w:rPr>
            </w:pPr>
            <w:ins w:id="4507" w:author="Sasi Songthong" w:date="2022-06-23T12:56:00Z">
              <w:r>
                <w:rPr>
                  <w:rFonts w:ascii="Cambria" w:hAnsi="Cambria" w:cs="Arial"/>
                </w:rPr>
                <w:t>8. Specify P (Pass) if “Yes” is indicated in the results column.</w:t>
              </w:r>
            </w:ins>
          </w:p>
          <w:p w14:paraId="77F03931" w14:textId="2AE7AA47" w:rsidR="0084084B" w:rsidDel="000433C1" w:rsidRDefault="000433C1" w:rsidP="000433C1">
            <w:pPr>
              <w:tabs>
                <w:tab w:val="left" w:pos="245"/>
              </w:tabs>
              <w:rPr>
                <w:del w:id="4508" w:author="Sasi Songthong" w:date="2022-06-23T12:56:00Z"/>
                <w:rFonts w:ascii="Cambria" w:hAnsi="Cambria" w:cs="Arial"/>
              </w:rPr>
            </w:pPr>
            <w:ins w:id="4509" w:author="Sasi Songthong" w:date="2022-06-23T12:56:00Z">
              <w:r>
                <w:rPr>
                  <w:rFonts w:ascii="Cambria" w:hAnsi="Cambria" w:cs="Arial"/>
                </w:rPr>
                <w:t>9</w:t>
              </w:r>
              <w:r w:rsidRPr="00890057">
                <w:rPr>
                  <w:rFonts w:ascii="Cambria" w:hAnsi="Cambria" w:cs="Arial"/>
                </w:rPr>
                <w:t>. Record comments and additional information in the “Comments” section or N/A.</w:t>
              </w:r>
            </w:ins>
            <w:del w:id="4510" w:author="Sasi Songthong" w:date="2022-06-23T12:56:00Z">
              <w:r w:rsidR="0084084B" w:rsidDel="000433C1">
                <w:rPr>
                  <w:rFonts w:ascii="Cambria" w:hAnsi="Cambria" w:cs="Arial"/>
                </w:rPr>
                <w:delText>3. Lightly rub labels 20 times with gloved hand, which have been exposed to 70% IPA. Indicate “Yes” when complete.</w:delText>
              </w:r>
            </w:del>
          </w:p>
          <w:p w14:paraId="55CF0AC1" w14:textId="4FF830D0" w:rsidR="0084084B" w:rsidDel="000433C1" w:rsidRDefault="0084084B" w:rsidP="000047FC">
            <w:pPr>
              <w:tabs>
                <w:tab w:val="left" w:pos="245"/>
              </w:tabs>
              <w:rPr>
                <w:del w:id="4511" w:author="Sasi Songthong" w:date="2022-06-23T12:56:00Z"/>
                <w:rFonts w:ascii="Cambria" w:hAnsi="Cambria" w:cs="Arial"/>
              </w:rPr>
            </w:pPr>
            <w:del w:id="4512" w:author="Sasi Songthong" w:date="2022-06-23T12:56:00Z">
              <w:r w:rsidDel="000433C1">
                <w:rPr>
                  <w:rFonts w:ascii="Cambria" w:hAnsi="Cambria" w:cs="Arial"/>
                </w:rPr>
                <w:delText>4. Lightly rub labels 20 times with gloved hand, which have been exposed to prepared Vesphene III.  Indicate “Yes” when complete.</w:delText>
              </w:r>
            </w:del>
          </w:p>
          <w:p w14:paraId="02DC74FE" w14:textId="58D23A54" w:rsidR="0084084B" w:rsidDel="000433C1" w:rsidRDefault="0084084B" w:rsidP="000047FC">
            <w:pPr>
              <w:tabs>
                <w:tab w:val="left" w:pos="245"/>
              </w:tabs>
              <w:rPr>
                <w:del w:id="4513" w:author="Sasi Songthong" w:date="2022-06-23T12:56:00Z"/>
                <w:rFonts w:ascii="Cambria" w:hAnsi="Cambria" w:cs="Arial"/>
              </w:rPr>
            </w:pPr>
            <w:del w:id="4514" w:author="Sasi Songthong" w:date="2022-06-23T12:56:00Z">
              <w:r w:rsidDel="000433C1">
                <w:rPr>
                  <w:rFonts w:ascii="Cambria" w:hAnsi="Cambria" w:cs="Arial"/>
                </w:rPr>
                <w:delText>5. Lightly rub labels 20 times with gloved hand, which have been exposed to Spore-Klenz. Indicate “Yes” when complete.</w:delText>
              </w:r>
            </w:del>
          </w:p>
          <w:p w14:paraId="5E80F6CF" w14:textId="74FE8A84" w:rsidR="0084084B" w:rsidDel="000433C1" w:rsidRDefault="0084084B" w:rsidP="000047FC">
            <w:pPr>
              <w:tabs>
                <w:tab w:val="left" w:pos="245"/>
              </w:tabs>
              <w:rPr>
                <w:del w:id="4515" w:author="Sasi Songthong" w:date="2022-06-23T12:56:00Z"/>
                <w:rFonts w:ascii="Cambria" w:hAnsi="Cambria" w:cs="Arial"/>
              </w:rPr>
            </w:pPr>
            <w:del w:id="4516" w:author="Sasi Songthong" w:date="2022-06-23T12:56:00Z">
              <w:r w:rsidDel="000433C1">
                <w:rPr>
                  <w:rFonts w:ascii="Cambria" w:hAnsi="Cambria" w:cs="Arial"/>
                </w:rPr>
                <w:delText>6. Shuffled / rub with each package with 1 or more other package 20 times.  Indicate “Yes” when complete.</w:delText>
              </w:r>
            </w:del>
          </w:p>
          <w:p w14:paraId="1489486F" w14:textId="0653C72F" w:rsidR="0084084B" w:rsidDel="000433C1" w:rsidRDefault="0084084B" w:rsidP="000047FC">
            <w:pPr>
              <w:tabs>
                <w:tab w:val="left" w:pos="245"/>
              </w:tabs>
              <w:rPr>
                <w:del w:id="4517" w:author="Sasi Songthong" w:date="2022-06-23T12:56:00Z"/>
                <w:rFonts w:ascii="Cambria" w:hAnsi="Cambria" w:cs="Arial"/>
              </w:rPr>
            </w:pPr>
            <w:del w:id="4518" w:author="Sasi Songthong" w:date="2022-06-23T12:56:00Z">
              <w:r w:rsidDel="000433C1">
                <w:rPr>
                  <w:rFonts w:ascii="Cambria" w:hAnsi="Cambria" w:cs="Arial"/>
                </w:rPr>
                <w:delText>7. Visually Inspect legibility of each label and verify the label remains securely affixed to the package.  Document results.</w:delText>
              </w:r>
            </w:del>
          </w:p>
          <w:p w14:paraId="71AC7DA6" w14:textId="2B032E96" w:rsidR="0084084B" w:rsidRPr="00890057" w:rsidDel="000433C1" w:rsidRDefault="0084084B" w:rsidP="000047FC">
            <w:pPr>
              <w:tabs>
                <w:tab w:val="left" w:pos="245"/>
              </w:tabs>
              <w:rPr>
                <w:del w:id="4519" w:author="Sasi Songthong" w:date="2022-06-23T12:56:00Z"/>
                <w:rFonts w:ascii="Cambria" w:hAnsi="Cambria" w:cs="Arial"/>
                <w:noProof/>
              </w:rPr>
            </w:pPr>
            <w:del w:id="4520" w:author="Sasi Songthong" w:date="2022-06-23T12:56:00Z">
              <w:r w:rsidDel="000433C1">
                <w:rPr>
                  <w:rFonts w:ascii="Cambria" w:hAnsi="Cambria" w:cs="Arial"/>
                </w:rPr>
                <w:delText>8. Specify P (Pass) if “Yes” is indicated in the results column.</w:delText>
              </w:r>
            </w:del>
          </w:p>
          <w:p w14:paraId="015D3368" w14:textId="7E2D6860" w:rsidR="0084084B" w:rsidRDefault="0084084B" w:rsidP="000047FC">
            <w:pPr>
              <w:rPr>
                <w:rFonts w:ascii="Cambria" w:hAnsi="Cambria" w:cs="Arial"/>
              </w:rPr>
            </w:pPr>
            <w:del w:id="4521" w:author="Sasi Songthong" w:date="2022-06-23T12:56:00Z">
              <w:r w:rsidDel="000433C1">
                <w:rPr>
                  <w:rFonts w:ascii="Cambria" w:hAnsi="Cambria" w:cs="Arial"/>
                </w:rPr>
                <w:delText>9</w:delText>
              </w:r>
              <w:r w:rsidRPr="00890057" w:rsidDel="000433C1">
                <w:rPr>
                  <w:rFonts w:ascii="Cambria" w:hAnsi="Cambria" w:cs="Arial"/>
                </w:rPr>
                <w:delText>. Record comments and additional information in the “Comments” section or N/A.</w:delText>
              </w:r>
            </w:del>
          </w:p>
        </w:tc>
      </w:tr>
      <w:tr w:rsidR="00B84FDF" w:rsidRPr="00894548" w14:paraId="56C6C169" w14:textId="77777777" w:rsidTr="00B84FDF">
        <w:tblPrEx>
          <w:tblW w:w="12865" w:type="dxa"/>
          <w:tblLayout w:type="fixed"/>
          <w:tblPrExChange w:id="4522" w:author="Sasi Songthong" w:date="2022-06-23T13:06:00Z">
            <w:tblPrEx>
              <w:tblW w:w="12865" w:type="dxa"/>
              <w:tblLayout w:type="fixed"/>
            </w:tblPrEx>
          </w:tblPrExChange>
        </w:tblPrEx>
        <w:trPr>
          <w:trHeight w:val="288"/>
          <w:trPrChange w:id="4523" w:author="Sasi Songthong" w:date="2022-06-23T13:06:00Z">
            <w:trPr>
              <w:trHeight w:val="288"/>
            </w:trPr>
          </w:trPrChange>
        </w:trPr>
        <w:tc>
          <w:tcPr>
            <w:tcW w:w="805" w:type="dxa"/>
            <w:shd w:val="clear" w:color="auto" w:fill="F2F2F2" w:themeFill="background1" w:themeFillShade="F2"/>
            <w:vAlign w:val="center"/>
            <w:tcPrChange w:id="4524" w:author="Sasi Songthong" w:date="2022-06-23T13:06:00Z">
              <w:tcPr>
                <w:tcW w:w="805" w:type="dxa"/>
                <w:shd w:val="clear" w:color="auto" w:fill="F2F2F2" w:themeFill="background1" w:themeFillShade="F2"/>
                <w:vAlign w:val="center"/>
              </w:tcPr>
            </w:tcPrChange>
          </w:tcPr>
          <w:p w14:paraId="16323834" w14:textId="77777777" w:rsidR="00B84FDF" w:rsidRPr="00894548" w:rsidRDefault="00B84FDF" w:rsidP="00B84FDF">
            <w:pPr>
              <w:jc w:val="center"/>
              <w:rPr>
                <w:rFonts w:ascii="Cambria" w:hAnsi="Cambria" w:cs="Arial"/>
                <w:b/>
                <w:bCs/>
              </w:rPr>
            </w:pPr>
            <w:r>
              <w:rPr>
                <w:rFonts w:ascii="Cambria" w:hAnsi="Cambria" w:cs="Arial"/>
                <w:b/>
                <w:bCs/>
              </w:rPr>
              <w:t>Label</w:t>
            </w:r>
          </w:p>
        </w:tc>
        <w:tc>
          <w:tcPr>
            <w:tcW w:w="1542" w:type="dxa"/>
            <w:shd w:val="clear" w:color="auto" w:fill="F2F2F2" w:themeFill="background1" w:themeFillShade="F2"/>
            <w:vAlign w:val="center"/>
            <w:tcPrChange w:id="4525" w:author="Sasi Songthong" w:date="2022-06-23T13:06:00Z">
              <w:tcPr>
                <w:tcW w:w="1800" w:type="dxa"/>
                <w:shd w:val="clear" w:color="auto" w:fill="F2F2F2" w:themeFill="background1" w:themeFillShade="F2"/>
                <w:vAlign w:val="center"/>
              </w:tcPr>
            </w:tcPrChange>
          </w:tcPr>
          <w:p w14:paraId="1FA2DADD" w14:textId="77777777" w:rsidR="00B84FDF" w:rsidRPr="00894548" w:rsidRDefault="00B84FDF" w:rsidP="00B84FDF">
            <w:pPr>
              <w:jc w:val="center"/>
              <w:rPr>
                <w:rFonts w:ascii="Cambria" w:hAnsi="Cambria" w:cs="Arial"/>
                <w:b/>
                <w:bCs/>
              </w:rPr>
            </w:pPr>
            <w:r>
              <w:rPr>
                <w:rFonts w:ascii="Cambria" w:hAnsi="Cambria" w:cs="Arial"/>
                <w:b/>
                <w:bCs/>
              </w:rPr>
              <w:t xml:space="preserve">20 x Rubbed with Gloved Hands </w:t>
            </w:r>
          </w:p>
        </w:tc>
        <w:tc>
          <w:tcPr>
            <w:tcW w:w="1543" w:type="dxa"/>
            <w:gridSpan w:val="2"/>
            <w:shd w:val="clear" w:color="auto" w:fill="F2F2F2" w:themeFill="background1" w:themeFillShade="F2"/>
            <w:vAlign w:val="center"/>
            <w:tcPrChange w:id="4526" w:author="Sasi Songthong" w:date="2022-06-23T13:06:00Z">
              <w:tcPr>
                <w:tcW w:w="1800" w:type="dxa"/>
                <w:gridSpan w:val="2"/>
                <w:shd w:val="clear" w:color="auto" w:fill="F2F2F2" w:themeFill="background1" w:themeFillShade="F2"/>
                <w:vAlign w:val="center"/>
              </w:tcPr>
            </w:tcPrChange>
          </w:tcPr>
          <w:p w14:paraId="45B31E10" w14:textId="77777777" w:rsidR="00B84FDF" w:rsidRPr="00894548" w:rsidRDefault="00B84FDF" w:rsidP="00B84FDF">
            <w:pPr>
              <w:jc w:val="center"/>
              <w:rPr>
                <w:rFonts w:ascii="Cambria" w:hAnsi="Cambria" w:cs="Arial"/>
                <w:b/>
                <w:bCs/>
              </w:rPr>
            </w:pPr>
            <w:r>
              <w:rPr>
                <w:rFonts w:ascii="Cambria" w:hAnsi="Cambria" w:cs="Arial"/>
                <w:b/>
                <w:bCs/>
              </w:rPr>
              <w:t>20 x IPA Gloved Hands</w:t>
            </w:r>
          </w:p>
        </w:tc>
        <w:tc>
          <w:tcPr>
            <w:tcW w:w="1543" w:type="dxa"/>
            <w:shd w:val="clear" w:color="auto" w:fill="F2F2F2" w:themeFill="background1" w:themeFillShade="F2"/>
            <w:vAlign w:val="center"/>
            <w:tcPrChange w:id="4527" w:author="Sasi Songthong" w:date="2022-06-23T13:06:00Z">
              <w:tcPr>
                <w:tcW w:w="1800" w:type="dxa"/>
                <w:shd w:val="clear" w:color="auto" w:fill="F2F2F2" w:themeFill="background1" w:themeFillShade="F2"/>
                <w:vAlign w:val="center"/>
              </w:tcPr>
            </w:tcPrChange>
          </w:tcPr>
          <w:p w14:paraId="0395141F" w14:textId="77777777" w:rsidR="00B84FDF" w:rsidRPr="00894548" w:rsidRDefault="00B84FDF" w:rsidP="00B84FDF">
            <w:pPr>
              <w:jc w:val="center"/>
              <w:rPr>
                <w:rFonts w:ascii="Cambria" w:hAnsi="Cambria" w:cs="Arial"/>
                <w:b/>
                <w:bCs/>
              </w:rPr>
            </w:pPr>
            <w:r>
              <w:rPr>
                <w:rFonts w:ascii="Cambria" w:hAnsi="Cambria" w:cs="Arial"/>
                <w:b/>
                <w:bCs/>
              </w:rPr>
              <w:t xml:space="preserve">20 x </w:t>
            </w:r>
            <w:proofErr w:type="spellStart"/>
            <w:r>
              <w:rPr>
                <w:rFonts w:ascii="Cambria" w:hAnsi="Cambria" w:cs="Arial"/>
                <w:b/>
                <w:bCs/>
              </w:rPr>
              <w:t>Vesphene</w:t>
            </w:r>
            <w:proofErr w:type="spellEnd"/>
            <w:r>
              <w:rPr>
                <w:rFonts w:ascii="Cambria" w:hAnsi="Cambria" w:cs="Arial"/>
                <w:b/>
                <w:bCs/>
              </w:rPr>
              <w:t xml:space="preserve"> III Gloved Hands</w:t>
            </w:r>
          </w:p>
        </w:tc>
        <w:tc>
          <w:tcPr>
            <w:tcW w:w="1543" w:type="dxa"/>
            <w:shd w:val="clear" w:color="auto" w:fill="F2F2F2" w:themeFill="background1" w:themeFillShade="F2"/>
            <w:vAlign w:val="center"/>
            <w:tcPrChange w:id="4528" w:author="Sasi Songthong" w:date="2022-06-23T13:06:00Z">
              <w:tcPr>
                <w:tcW w:w="1800" w:type="dxa"/>
                <w:shd w:val="clear" w:color="auto" w:fill="F2F2F2" w:themeFill="background1" w:themeFillShade="F2"/>
                <w:vAlign w:val="center"/>
              </w:tcPr>
            </w:tcPrChange>
          </w:tcPr>
          <w:p w14:paraId="0931A79B" w14:textId="5145F918" w:rsidR="00B84FDF" w:rsidRPr="00894548" w:rsidRDefault="00B84FDF" w:rsidP="00B84FDF">
            <w:pPr>
              <w:jc w:val="center"/>
              <w:rPr>
                <w:rFonts w:ascii="Cambria" w:hAnsi="Cambria" w:cs="Arial"/>
                <w:b/>
                <w:bCs/>
              </w:rPr>
            </w:pPr>
            <w:r>
              <w:rPr>
                <w:rFonts w:ascii="Cambria" w:hAnsi="Cambria" w:cs="Arial"/>
                <w:b/>
                <w:bCs/>
              </w:rPr>
              <w:t xml:space="preserve">20 x </w:t>
            </w:r>
            <w:del w:id="4529" w:author="Sasi Songthong" w:date="2022-06-23T13:07:00Z">
              <w:r w:rsidDel="00FF2FDD">
                <w:rPr>
                  <w:rFonts w:ascii="Cambria" w:hAnsi="Cambria" w:cs="Arial"/>
                  <w:b/>
                  <w:bCs/>
                </w:rPr>
                <w:delText>Spore-Klenz</w:delText>
              </w:r>
            </w:del>
            <w:proofErr w:type="spellStart"/>
            <w:ins w:id="4530" w:author="Sasi Songthong" w:date="2022-06-23T13:07:00Z">
              <w:r w:rsidR="00FF2FDD">
                <w:rPr>
                  <w:rFonts w:ascii="Cambria" w:hAnsi="Cambria" w:cs="Arial"/>
                  <w:b/>
                  <w:bCs/>
                </w:rPr>
                <w:t>Spor-Klenz</w:t>
              </w:r>
              <w:proofErr w:type="spellEnd"/>
              <w:r w:rsidR="00FF2FDD">
                <w:rPr>
                  <w:rFonts w:ascii="Cambria" w:hAnsi="Cambria" w:cs="Arial"/>
                  <w:b/>
                  <w:bCs/>
                </w:rPr>
                <w:t>.</w:t>
              </w:r>
            </w:ins>
            <w:r>
              <w:rPr>
                <w:rFonts w:ascii="Cambria" w:hAnsi="Cambria" w:cs="Arial"/>
                <w:b/>
                <w:bCs/>
              </w:rPr>
              <w:t xml:space="preserve"> Gloved Hands</w:t>
            </w:r>
          </w:p>
        </w:tc>
        <w:tc>
          <w:tcPr>
            <w:tcW w:w="1543" w:type="dxa"/>
            <w:shd w:val="clear" w:color="auto" w:fill="F2F2F2" w:themeFill="background1" w:themeFillShade="F2"/>
            <w:vAlign w:val="center"/>
            <w:tcPrChange w:id="4531" w:author="Sasi Songthong" w:date="2022-06-23T13:06:00Z">
              <w:tcPr>
                <w:tcW w:w="1800" w:type="dxa"/>
                <w:shd w:val="clear" w:color="auto" w:fill="F2F2F2" w:themeFill="background1" w:themeFillShade="F2"/>
                <w:vAlign w:val="center"/>
              </w:tcPr>
            </w:tcPrChange>
          </w:tcPr>
          <w:p w14:paraId="50F79D94" w14:textId="77777777" w:rsidR="00B84FDF" w:rsidRPr="00894548" w:rsidRDefault="00B84FDF" w:rsidP="00B84FDF">
            <w:pPr>
              <w:jc w:val="center"/>
              <w:rPr>
                <w:rFonts w:ascii="Cambria" w:hAnsi="Cambria" w:cs="Arial"/>
                <w:b/>
                <w:bCs/>
              </w:rPr>
            </w:pPr>
            <w:r>
              <w:rPr>
                <w:rFonts w:ascii="Cambria" w:hAnsi="Cambria" w:cs="Arial"/>
                <w:b/>
                <w:bCs/>
              </w:rPr>
              <w:t>20 x Shuffled or rubbed with other items</w:t>
            </w:r>
          </w:p>
        </w:tc>
        <w:tc>
          <w:tcPr>
            <w:tcW w:w="1543" w:type="dxa"/>
            <w:shd w:val="clear" w:color="auto" w:fill="F2F2F2" w:themeFill="background1" w:themeFillShade="F2"/>
            <w:vAlign w:val="center"/>
            <w:tcPrChange w:id="4532" w:author="Sasi Songthong" w:date="2022-06-23T13:06:00Z">
              <w:tcPr>
                <w:tcW w:w="900" w:type="dxa"/>
                <w:shd w:val="clear" w:color="auto" w:fill="F2F2F2" w:themeFill="background1" w:themeFillShade="F2"/>
                <w:vAlign w:val="center"/>
              </w:tcPr>
            </w:tcPrChange>
          </w:tcPr>
          <w:p w14:paraId="72DAA56A" w14:textId="77777777" w:rsidR="00B84FDF" w:rsidRPr="001E738F" w:rsidRDefault="00B84FDF" w:rsidP="00B84FDF">
            <w:pPr>
              <w:jc w:val="center"/>
              <w:rPr>
                <w:ins w:id="4533" w:author="Sasi Songthong" w:date="2022-06-23T13:05:00Z"/>
                <w:rFonts w:ascii="Cambria" w:hAnsi="Cambria" w:cs="Arial"/>
                <w:b/>
                <w:bCs/>
              </w:rPr>
            </w:pPr>
            <w:ins w:id="4534" w:author="Sasi Songthong" w:date="2022-06-23T13:05:00Z">
              <w:r w:rsidRPr="001E738F">
                <w:rPr>
                  <w:rFonts w:ascii="Cambria" w:hAnsi="Cambria" w:cs="Arial"/>
                  <w:b/>
                  <w:bCs/>
                </w:rPr>
                <w:t>Results:</w:t>
              </w:r>
            </w:ins>
          </w:p>
          <w:p w14:paraId="5020C769" w14:textId="4908CFF7" w:rsidR="00B84FDF" w:rsidDel="000433C1" w:rsidRDefault="00B84FDF" w:rsidP="00B84FDF">
            <w:pPr>
              <w:jc w:val="center"/>
              <w:rPr>
                <w:rFonts w:ascii="Cambria" w:hAnsi="Cambria" w:cs="Arial"/>
                <w:b/>
                <w:bCs/>
              </w:rPr>
            </w:pPr>
            <w:ins w:id="4535" w:author="Sasi Songthong" w:date="2022-06-23T13:05:00Z">
              <w:r w:rsidRPr="001E738F">
                <w:rPr>
                  <w:rFonts w:ascii="Cambria" w:hAnsi="Cambria" w:cs="Arial"/>
                  <w:b/>
                  <w:bCs/>
                </w:rPr>
                <w:t>Label legible?</w:t>
              </w:r>
            </w:ins>
            <w:del w:id="4536" w:author="Sasi Songthong" w:date="2022-06-23T12:56:00Z">
              <w:r w:rsidDel="000433C1">
                <w:rPr>
                  <w:rFonts w:ascii="Cambria" w:hAnsi="Cambria" w:cs="Arial"/>
                  <w:b/>
                  <w:bCs/>
                </w:rPr>
                <w:delText>Results:</w:delText>
              </w:r>
            </w:del>
          </w:p>
        </w:tc>
        <w:tc>
          <w:tcPr>
            <w:tcW w:w="1543" w:type="dxa"/>
            <w:shd w:val="clear" w:color="auto" w:fill="F2F2F2" w:themeFill="background1" w:themeFillShade="F2"/>
            <w:vAlign w:val="center"/>
            <w:tcPrChange w:id="4537" w:author="Sasi Songthong" w:date="2022-06-23T13:06:00Z">
              <w:tcPr>
                <w:tcW w:w="900" w:type="dxa"/>
                <w:shd w:val="clear" w:color="auto" w:fill="F2F2F2" w:themeFill="background1" w:themeFillShade="F2"/>
                <w:vAlign w:val="center"/>
              </w:tcPr>
            </w:tcPrChange>
          </w:tcPr>
          <w:p w14:paraId="721F0554" w14:textId="77777777" w:rsidR="00B84FDF" w:rsidRPr="001E738F" w:rsidRDefault="00B84FDF" w:rsidP="00B84FDF">
            <w:pPr>
              <w:jc w:val="center"/>
              <w:rPr>
                <w:ins w:id="4538" w:author="Sasi Songthong" w:date="2022-06-23T13:05:00Z"/>
                <w:rFonts w:ascii="Cambria" w:hAnsi="Cambria" w:cs="Arial"/>
                <w:b/>
                <w:bCs/>
              </w:rPr>
            </w:pPr>
            <w:ins w:id="4539" w:author="Sasi Songthong" w:date="2022-06-23T13:05:00Z">
              <w:r w:rsidRPr="001E738F">
                <w:rPr>
                  <w:rFonts w:ascii="Cambria" w:hAnsi="Cambria" w:cs="Arial"/>
                  <w:b/>
                  <w:bCs/>
                </w:rPr>
                <w:t>Results:</w:t>
              </w:r>
            </w:ins>
          </w:p>
          <w:p w14:paraId="309960B2" w14:textId="2B1C561D" w:rsidR="00B84FDF" w:rsidRPr="00894548" w:rsidRDefault="00B84FDF" w:rsidP="00B84FDF">
            <w:pPr>
              <w:jc w:val="center"/>
              <w:rPr>
                <w:rFonts w:ascii="Cambria" w:hAnsi="Cambria" w:cs="Arial"/>
                <w:b/>
                <w:bCs/>
              </w:rPr>
            </w:pPr>
            <w:ins w:id="4540" w:author="Sasi Songthong" w:date="2022-06-23T13:05:00Z">
              <w:r w:rsidRPr="001E738F">
                <w:rPr>
                  <w:rFonts w:ascii="Cambria" w:hAnsi="Cambria" w:cs="Arial"/>
                  <w:b/>
                  <w:bCs/>
                </w:rPr>
                <w:t>Label Present?</w:t>
              </w:r>
            </w:ins>
            <w:del w:id="4541" w:author="Sasi Songthong" w:date="2022-06-23T12:56:00Z">
              <w:r w:rsidDel="000433C1">
                <w:rPr>
                  <w:rFonts w:ascii="Cambria" w:hAnsi="Cambria" w:cs="Arial"/>
                  <w:b/>
                  <w:bCs/>
                </w:rPr>
                <w:delText>Label legible and remain affixed?</w:delText>
              </w:r>
            </w:del>
          </w:p>
        </w:tc>
        <w:tc>
          <w:tcPr>
            <w:tcW w:w="1260" w:type="dxa"/>
            <w:shd w:val="clear" w:color="auto" w:fill="F2F2F2" w:themeFill="background1" w:themeFillShade="F2"/>
            <w:vAlign w:val="center"/>
            <w:tcPrChange w:id="4542" w:author="Sasi Songthong" w:date="2022-06-23T13:06:00Z">
              <w:tcPr>
                <w:tcW w:w="1260" w:type="dxa"/>
                <w:shd w:val="clear" w:color="auto" w:fill="F2F2F2" w:themeFill="background1" w:themeFillShade="F2"/>
                <w:vAlign w:val="center"/>
              </w:tcPr>
            </w:tcPrChange>
          </w:tcPr>
          <w:p w14:paraId="071F4C82" w14:textId="77777777" w:rsidR="00B84FDF" w:rsidRPr="00894548" w:rsidRDefault="00B84FDF" w:rsidP="00B84FDF">
            <w:pPr>
              <w:jc w:val="center"/>
              <w:rPr>
                <w:rFonts w:ascii="Cambria" w:hAnsi="Cambria" w:cs="Arial"/>
                <w:b/>
                <w:bCs/>
              </w:rPr>
            </w:pPr>
            <w:r w:rsidRPr="00894548">
              <w:rPr>
                <w:rFonts w:ascii="Cambria" w:hAnsi="Cambria" w:cs="Arial"/>
                <w:b/>
                <w:bCs/>
              </w:rPr>
              <w:t>Pass (P)</w:t>
            </w:r>
            <w:r>
              <w:rPr>
                <w:rFonts w:ascii="Cambria" w:hAnsi="Cambria" w:cs="Arial"/>
                <w:b/>
                <w:bCs/>
              </w:rPr>
              <w:t xml:space="preserve"> /</w:t>
            </w:r>
            <w:r w:rsidRPr="00894548">
              <w:rPr>
                <w:rFonts w:ascii="Cambria" w:hAnsi="Cambria" w:cs="Arial"/>
                <w:b/>
                <w:bCs/>
              </w:rPr>
              <w:t xml:space="preserve"> Fail (F)</w:t>
            </w:r>
            <w:r>
              <w:rPr>
                <w:rFonts w:ascii="Cambria" w:hAnsi="Cambria" w:cs="Arial"/>
                <w:b/>
                <w:bCs/>
              </w:rPr>
              <w:t xml:space="preserve"> </w:t>
            </w:r>
          </w:p>
        </w:tc>
      </w:tr>
      <w:tr w:rsidR="00B84FDF" w14:paraId="07CF239F" w14:textId="77777777" w:rsidTr="00B84FDF">
        <w:tblPrEx>
          <w:tblW w:w="12865" w:type="dxa"/>
          <w:tblLayout w:type="fixed"/>
          <w:tblPrExChange w:id="4543" w:author="Sasi Songthong" w:date="2022-06-23T13:06:00Z">
            <w:tblPrEx>
              <w:tblW w:w="12865" w:type="dxa"/>
              <w:tblLayout w:type="fixed"/>
            </w:tblPrEx>
          </w:tblPrExChange>
        </w:tblPrEx>
        <w:trPr>
          <w:trHeight w:val="404"/>
          <w:trPrChange w:id="4544" w:author="Sasi Songthong" w:date="2022-06-23T13:06:00Z">
            <w:trPr>
              <w:trHeight w:val="404"/>
            </w:trPr>
          </w:trPrChange>
        </w:trPr>
        <w:tc>
          <w:tcPr>
            <w:tcW w:w="805" w:type="dxa"/>
            <w:vAlign w:val="center"/>
            <w:tcPrChange w:id="4545" w:author="Sasi Songthong" w:date="2022-06-23T13:06:00Z">
              <w:tcPr>
                <w:tcW w:w="805" w:type="dxa"/>
                <w:vAlign w:val="center"/>
              </w:tcPr>
            </w:tcPrChange>
          </w:tcPr>
          <w:p w14:paraId="21F6BD1A" w14:textId="52904AC3" w:rsidR="00B84FDF" w:rsidRPr="000047FC" w:rsidRDefault="00B84FDF" w:rsidP="00B84FDF">
            <w:pPr>
              <w:jc w:val="center"/>
              <w:rPr>
                <w:rFonts w:ascii="Cambria" w:hAnsi="Cambria" w:cs="Arial"/>
                <w:b/>
                <w:bCs/>
              </w:rPr>
            </w:pPr>
            <w:r>
              <w:rPr>
                <w:rFonts w:ascii="Cambria" w:hAnsi="Cambria" w:cs="Arial"/>
                <w:b/>
                <w:bCs/>
              </w:rPr>
              <w:t>137</w:t>
            </w:r>
          </w:p>
        </w:tc>
        <w:tc>
          <w:tcPr>
            <w:tcW w:w="1542" w:type="dxa"/>
            <w:vAlign w:val="center"/>
            <w:tcPrChange w:id="4546" w:author="Sasi Songthong" w:date="2022-06-23T13:06:00Z">
              <w:tcPr>
                <w:tcW w:w="1800" w:type="dxa"/>
                <w:vAlign w:val="center"/>
              </w:tcPr>
            </w:tcPrChange>
          </w:tcPr>
          <w:p w14:paraId="11C14DC3" w14:textId="77777777" w:rsidR="00B84FDF" w:rsidRDefault="00B84FDF" w:rsidP="00B84FDF">
            <w:pPr>
              <w:jc w:val="center"/>
              <w:rPr>
                <w:rFonts w:ascii="Cambria" w:hAnsi="Cambria" w:cs="Arial"/>
              </w:rPr>
            </w:pPr>
            <w:r>
              <w:rPr>
                <w:rFonts w:ascii="Cambria" w:hAnsi="Cambria" w:cs="Arial"/>
              </w:rPr>
              <w:t>Yes / No</w:t>
            </w:r>
          </w:p>
        </w:tc>
        <w:tc>
          <w:tcPr>
            <w:tcW w:w="1543" w:type="dxa"/>
            <w:gridSpan w:val="2"/>
            <w:vAlign w:val="center"/>
            <w:tcPrChange w:id="4547" w:author="Sasi Songthong" w:date="2022-06-23T13:06:00Z">
              <w:tcPr>
                <w:tcW w:w="1800" w:type="dxa"/>
                <w:gridSpan w:val="2"/>
                <w:vAlign w:val="center"/>
              </w:tcPr>
            </w:tcPrChange>
          </w:tcPr>
          <w:p w14:paraId="3FD0F7F9"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548" w:author="Sasi Songthong" w:date="2022-06-23T13:06:00Z">
              <w:tcPr>
                <w:tcW w:w="1800" w:type="dxa"/>
                <w:vAlign w:val="center"/>
              </w:tcPr>
            </w:tcPrChange>
          </w:tcPr>
          <w:p w14:paraId="4EC5E5E5"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549" w:author="Sasi Songthong" w:date="2022-06-23T13:06:00Z">
              <w:tcPr>
                <w:tcW w:w="1800" w:type="dxa"/>
                <w:vAlign w:val="center"/>
              </w:tcPr>
            </w:tcPrChange>
          </w:tcPr>
          <w:p w14:paraId="19116540"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550" w:author="Sasi Songthong" w:date="2022-06-23T13:06:00Z">
              <w:tcPr>
                <w:tcW w:w="1800" w:type="dxa"/>
                <w:vAlign w:val="center"/>
              </w:tcPr>
            </w:tcPrChange>
          </w:tcPr>
          <w:p w14:paraId="4B6600AC" w14:textId="77777777" w:rsidR="00B84FDF" w:rsidRDefault="00B84FDF" w:rsidP="00B84FDF">
            <w:pPr>
              <w:jc w:val="center"/>
              <w:rPr>
                <w:rFonts w:ascii="Cambria" w:hAnsi="Cambria" w:cs="Arial"/>
              </w:rPr>
            </w:pPr>
            <w:r>
              <w:rPr>
                <w:rFonts w:ascii="Cambria" w:hAnsi="Cambria" w:cs="Arial"/>
              </w:rPr>
              <w:t>Yes / No</w:t>
            </w:r>
          </w:p>
        </w:tc>
        <w:tc>
          <w:tcPr>
            <w:tcW w:w="1543" w:type="dxa"/>
            <w:vAlign w:val="center"/>
            <w:tcPrChange w:id="4551" w:author="Sasi Songthong" w:date="2022-06-23T13:06:00Z">
              <w:tcPr>
                <w:tcW w:w="900" w:type="dxa"/>
                <w:vAlign w:val="center"/>
              </w:tcPr>
            </w:tcPrChange>
          </w:tcPr>
          <w:p w14:paraId="194F8753" w14:textId="79204DE7" w:rsidR="00B84FDF" w:rsidDel="006402E7" w:rsidRDefault="00B84FDF" w:rsidP="00B84FDF">
            <w:pPr>
              <w:jc w:val="center"/>
              <w:rPr>
                <w:del w:id="4552" w:author="Sasi Songthong" w:date="2022-06-23T12:56:00Z"/>
                <w:rFonts w:ascii="Cambria" w:hAnsi="Cambria" w:cs="Arial"/>
              </w:rPr>
            </w:pPr>
            <w:ins w:id="4553" w:author="Sasi Songthong" w:date="2022-06-23T13:05:00Z">
              <w:r>
                <w:rPr>
                  <w:rFonts w:ascii="Cambria" w:hAnsi="Cambria" w:cs="Arial"/>
                </w:rPr>
                <w:t>Yes / No</w:t>
              </w:r>
            </w:ins>
            <w:del w:id="4554" w:author="Sasi Songthong" w:date="2022-06-23T12:56:00Z">
              <w:r w:rsidDel="000433C1">
                <w:rPr>
                  <w:rFonts w:ascii="Cambria" w:hAnsi="Cambria" w:cs="Arial"/>
                </w:rPr>
                <w:delText>Yes / No</w:delText>
              </w:r>
            </w:del>
          </w:p>
          <w:p w14:paraId="1B073BF8" w14:textId="7042D84D" w:rsidR="00B84FDF" w:rsidDel="006402E7" w:rsidRDefault="00B84FDF" w:rsidP="00B84FDF">
            <w:pPr>
              <w:jc w:val="center"/>
              <w:rPr>
                <w:del w:id="4555" w:author="Sasi Songthong" w:date="2022-06-23T12:56:00Z"/>
                <w:rFonts w:ascii="Cambria" w:hAnsi="Cambria" w:cs="Arial"/>
              </w:rPr>
            </w:pPr>
            <w:del w:id="4556" w:author="Sasi Songthong" w:date="2022-06-23T12:56:00Z">
              <w:r w:rsidRPr="00BF1CE3" w:rsidDel="000433C1">
                <w:rPr>
                  <w:rFonts w:ascii="Cambria" w:hAnsi="Cambria" w:cs="Arial"/>
                </w:rPr>
                <w:delText>Yes / No</w:delText>
              </w:r>
            </w:del>
          </w:p>
          <w:p w14:paraId="7F945123" w14:textId="4F70EE18" w:rsidR="00B84FDF" w:rsidDel="006402E7" w:rsidRDefault="00B84FDF" w:rsidP="00B84FDF">
            <w:pPr>
              <w:jc w:val="center"/>
              <w:rPr>
                <w:del w:id="4557" w:author="Sasi Songthong" w:date="2022-06-23T12:56:00Z"/>
                <w:rFonts w:ascii="Cambria" w:hAnsi="Cambria" w:cs="Arial"/>
              </w:rPr>
            </w:pPr>
            <w:del w:id="4558" w:author="Sasi Songthong" w:date="2022-06-23T12:56:00Z">
              <w:r w:rsidRPr="00BF1CE3" w:rsidDel="000433C1">
                <w:rPr>
                  <w:rFonts w:ascii="Cambria" w:hAnsi="Cambria" w:cs="Arial"/>
                </w:rPr>
                <w:delText>Yes / No</w:delText>
              </w:r>
            </w:del>
          </w:p>
          <w:p w14:paraId="4B4531E4" w14:textId="77777777" w:rsidR="00B84FDF" w:rsidRDefault="00B84FDF" w:rsidP="00B84FDF">
            <w:pPr>
              <w:jc w:val="center"/>
              <w:rPr>
                <w:rFonts w:ascii="Cambria" w:hAnsi="Cambria" w:cs="Arial"/>
              </w:rPr>
            </w:pPr>
            <w:del w:id="4559" w:author="Sasi Songthong" w:date="2022-06-23T12:56:00Z">
              <w:r w:rsidRPr="00BF1CE3" w:rsidDel="000433C1">
                <w:rPr>
                  <w:rFonts w:ascii="Cambria" w:hAnsi="Cambria" w:cs="Arial"/>
                </w:rPr>
                <w:delText>Yes / No</w:delText>
              </w:r>
            </w:del>
          </w:p>
        </w:tc>
        <w:tc>
          <w:tcPr>
            <w:tcW w:w="1543" w:type="dxa"/>
            <w:vAlign w:val="center"/>
            <w:tcPrChange w:id="4560" w:author="Sasi Songthong" w:date="2022-06-23T13:06:00Z">
              <w:tcPr>
                <w:tcW w:w="900" w:type="dxa"/>
                <w:vAlign w:val="center"/>
              </w:tcPr>
            </w:tcPrChange>
          </w:tcPr>
          <w:p w14:paraId="3F81B0EA" w14:textId="6759A009" w:rsidR="00B84FDF" w:rsidDel="006402E7" w:rsidRDefault="00B84FDF" w:rsidP="00B84FDF">
            <w:pPr>
              <w:jc w:val="center"/>
              <w:rPr>
                <w:del w:id="4561" w:author="Sasi Songthong" w:date="2022-06-23T12:56:00Z"/>
                <w:rFonts w:ascii="Cambria" w:hAnsi="Cambria" w:cs="Arial"/>
              </w:rPr>
            </w:pPr>
            <w:ins w:id="4562" w:author="Sasi Songthong" w:date="2022-06-23T13:05:00Z">
              <w:r>
                <w:rPr>
                  <w:rFonts w:ascii="Cambria" w:hAnsi="Cambria" w:cs="Arial"/>
                </w:rPr>
                <w:t>Yes / No</w:t>
              </w:r>
            </w:ins>
            <w:del w:id="4563" w:author="Sasi Songthong" w:date="2022-06-23T12:56:00Z">
              <w:r w:rsidRPr="00BF1CE3" w:rsidDel="000433C1">
                <w:rPr>
                  <w:rFonts w:ascii="Cambria" w:hAnsi="Cambria" w:cs="Arial"/>
                </w:rPr>
                <w:delText>Yes / No</w:delText>
              </w:r>
            </w:del>
          </w:p>
          <w:p w14:paraId="6D6CC6C3" w14:textId="6B681474" w:rsidR="00B84FDF" w:rsidDel="006402E7" w:rsidRDefault="00B84FDF" w:rsidP="00B84FDF">
            <w:pPr>
              <w:jc w:val="center"/>
              <w:rPr>
                <w:del w:id="4564" w:author="Sasi Songthong" w:date="2022-06-23T12:56:00Z"/>
                <w:rFonts w:ascii="Cambria" w:hAnsi="Cambria" w:cs="Arial"/>
              </w:rPr>
            </w:pPr>
            <w:del w:id="4565" w:author="Sasi Songthong" w:date="2022-06-23T12:56:00Z">
              <w:r w:rsidRPr="00BF1CE3" w:rsidDel="000433C1">
                <w:rPr>
                  <w:rFonts w:ascii="Cambria" w:hAnsi="Cambria" w:cs="Arial"/>
                </w:rPr>
                <w:delText>Yes / No</w:delText>
              </w:r>
            </w:del>
          </w:p>
          <w:p w14:paraId="01122B2B" w14:textId="12E59DCE" w:rsidR="00B84FDF" w:rsidDel="006402E7" w:rsidRDefault="00B84FDF" w:rsidP="00B84FDF">
            <w:pPr>
              <w:jc w:val="center"/>
              <w:rPr>
                <w:del w:id="4566" w:author="Sasi Songthong" w:date="2022-06-23T12:56:00Z"/>
                <w:rFonts w:ascii="Cambria" w:hAnsi="Cambria" w:cs="Arial"/>
              </w:rPr>
            </w:pPr>
            <w:del w:id="4567" w:author="Sasi Songthong" w:date="2022-06-23T12:56:00Z">
              <w:r w:rsidRPr="00BF1CE3" w:rsidDel="000433C1">
                <w:rPr>
                  <w:rFonts w:ascii="Cambria" w:hAnsi="Cambria" w:cs="Arial"/>
                </w:rPr>
                <w:delText>Yes / No</w:delText>
              </w:r>
            </w:del>
          </w:p>
          <w:p w14:paraId="233497B5" w14:textId="310EBBB5" w:rsidR="00B84FDF" w:rsidRDefault="00B84FDF" w:rsidP="00B84FDF">
            <w:pPr>
              <w:jc w:val="center"/>
              <w:rPr>
                <w:rFonts w:ascii="Cambria" w:hAnsi="Cambria" w:cs="Arial"/>
              </w:rPr>
            </w:pPr>
            <w:del w:id="4568" w:author="Sasi Songthong" w:date="2022-06-23T12:56:00Z">
              <w:r w:rsidRPr="00BF1CE3" w:rsidDel="000433C1">
                <w:rPr>
                  <w:rFonts w:ascii="Cambria" w:hAnsi="Cambria" w:cs="Arial"/>
                </w:rPr>
                <w:delText>Yes / No</w:delText>
              </w:r>
            </w:del>
          </w:p>
        </w:tc>
        <w:tc>
          <w:tcPr>
            <w:tcW w:w="1260" w:type="dxa"/>
            <w:vAlign w:val="center"/>
            <w:tcPrChange w:id="4569" w:author="Sasi Songthong" w:date="2022-06-23T13:06:00Z">
              <w:tcPr>
                <w:tcW w:w="1260" w:type="dxa"/>
                <w:vAlign w:val="center"/>
              </w:tcPr>
            </w:tcPrChange>
          </w:tcPr>
          <w:p w14:paraId="33ACD0B3" w14:textId="77777777" w:rsidR="00B84FDF" w:rsidRDefault="00B84FDF" w:rsidP="00B84FDF">
            <w:pPr>
              <w:jc w:val="center"/>
              <w:rPr>
                <w:rFonts w:ascii="Cambria" w:hAnsi="Cambria" w:cs="Arial"/>
              </w:rPr>
            </w:pPr>
          </w:p>
        </w:tc>
      </w:tr>
      <w:tr w:rsidR="00B84FDF" w14:paraId="4695AD4B" w14:textId="77777777" w:rsidTr="00B84FDF">
        <w:tblPrEx>
          <w:tblW w:w="12865" w:type="dxa"/>
          <w:tblLayout w:type="fixed"/>
          <w:tblPrExChange w:id="4570" w:author="Sasi Songthong" w:date="2022-06-23T13:06:00Z">
            <w:tblPrEx>
              <w:tblW w:w="12865" w:type="dxa"/>
              <w:tblLayout w:type="fixed"/>
            </w:tblPrEx>
          </w:tblPrExChange>
        </w:tblPrEx>
        <w:trPr>
          <w:trHeight w:val="392"/>
          <w:trPrChange w:id="4571" w:author="Sasi Songthong" w:date="2022-06-23T13:06:00Z">
            <w:trPr>
              <w:trHeight w:val="392"/>
            </w:trPr>
          </w:trPrChange>
        </w:trPr>
        <w:tc>
          <w:tcPr>
            <w:tcW w:w="805" w:type="dxa"/>
            <w:vAlign w:val="center"/>
            <w:tcPrChange w:id="4572" w:author="Sasi Songthong" w:date="2022-06-23T13:06:00Z">
              <w:tcPr>
                <w:tcW w:w="805" w:type="dxa"/>
                <w:vAlign w:val="center"/>
              </w:tcPr>
            </w:tcPrChange>
          </w:tcPr>
          <w:p w14:paraId="30962DE8" w14:textId="4AC5F920" w:rsidR="00B84FDF" w:rsidRPr="000047FC" w:rsidRDefault="00B84FDF" w:rsidP="00B84FDF">
            <w:pPr>
              <w:jc w:val="center"/>
              <w:rPr>
                <w:rFonts w:ascii="Cambria" w:hAnsi="Cambria" w:cs="Arial"/>
                <w:b/>
                <w:bCs/>
              </w:rPr>
            </w:pPr>
            <w:r>
              <w:rPr>
                <w:rFonts w:ascii="Cambria" w:hAnsi="Cambria" w:cs="Arial"/>
                <w:b/>
                <w:bCs/>
              </w:rPr>
              <w:t>138</w:t>
            </w:r>
          </w:p>
        </w:tc>
        <w:tc>
          <w:tcPr>
            <w:tcW w:w="1542" w:type="dxa"/>
            <w:vAlign w:val="center"/>
            <w:tcPrChange w:id="4573" w:author="Sasi Songthong" w:date="2022-06-23T13:06:00Z">
              <w:tcPr>
                <w:tcW w:w="1800" w:type="dxa"/>
                <w:vAlign w:val="center"/>
              </w:tcPr>
            </w:tcPrChange>
          </w:tcPr>
          <w:p w14:paraId="0C6BD80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574" w:author="Sasi Songthong" w:date="2022-06-23T13:06:00Z">
              <w:tcPr>
                <w:tcW w:w="1800" w:type="dxa"/>
                <w:gridSpan w:val="2"/>
                <w:vAlign w:val="center"/>
              </w:tcPr>
            </w:tcPrChange>
          </w:tcPr>
          <w:p w14:paraId="204B479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75" w:author="Sasi Songthong" w:date="2022-06-23T13:06:00Z">
              <w:tcPr>
                <w:tcW w:w="1800" w:type="dxa"/>
                <w:vAlign w:val="center"/>
              </w:tcPr>
            </w:tcPrChange>
          </w:tcPr>
          <w:p w14:paraId="0306CE9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76" w:author="Sasi Songthong" w:date="2022-06-23T13:06:00Z">
              <w:tcPr>
                <w:tcW w:w="1800" w:type="dxa"/>
                <w:vAlign w:val="center"/>
              </w:tcPr>
            </w:tcPrChange>
          </w:tcPr>
          <w:p w14:paraId="3730430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77" w:author="Sasi Songthong" w:date="2022-06-23T13:06:00Z">
              <w:tcPr>
                <w:tcW w:w="1800" w:type="dxa"/>
                <w:vAlign w:val="center"/>
              </w:tcPr>
            </w:tcPrChange>
          </w:tcPr>
          <w:p w14:paraId="518965E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78" w:author="Sasi Songthong" w:date="2022-06-23T13:06:00Z">
              <w:tcPr>
                <w:tcW w:w="900" w:type="dxa"/>
                <w:vAlign w:val="center"/>
              </w:tcPr>
            </w:tcPrChange>
          </w:tcPr>
          <w:p w14:paraId="5060E616" w14:textId="745D62B1" w:rsidR="00B84FDF" w:rsidRDefault="00B84FDF" w:rsidP="00B84FDF">
            <w:pPr>
              <w:jc w:val="center"/>
              <w:rPr>
                <w:rFonts w:ascii="Cambria" w:hAnsi="Cambria" w:cs="Arial"/>
              </w:rPr>
            </w:pPr>
            <w:ins w:id="4579" w:author="Sasi Songthong" w:date="2022-06-23T13:05:00Z">
              <w:r w:rsidRPr="00BF1CE3">
                <w:rPr>
                  <w:rFonts w:ascii="Cambria" w:hAnsi="Cambria" w:cs="Arial"/>
                </w:rPr>
                <w:t>Yes / No</w:t>
              </w:r>
            </w:ins>
          </w:p>
        </w:tc>
        <w:tc>
          <w:tcPr>
            <w:tcW w:w="1543" w:type="dxa"/>
            <w:vAlign w:val="center"/>
            <w:tcPrChange w:id="4580" w:author="Sasi Songthong" w:date="2022-06-23T13:06:00Z">
              <w:tcPr>
                <w:tcW w:w="900" w:type="dxa"/>
                <w:vAlign w:val="center"/>
              </w:tcPr>
            </w:tcPrChange>
          </w:tcPr>
          <w:p w14:paraId="1F162189" w14:textId="3DA00FF2" w:rsidR="00B84FDF" w:rsidRDefault="00B84FDF" w:rsidP="00B84FDF">
            <w:pPr>
              <w:jc w:val="center"/>
              <w:rPr>
                <w:rFonts w:ascii="Cambria" w:hAnsi="Cambria" w:cs="Arial"/>
              </w:rPr>
            </w:pPr>
            <w:ins w:id="4581" w:author="Sasi Songthong" w:date="2022-06-23T13:05:00Z">
              <w:r w:rsidRPr="00BF1CE3">
                <w:rPr>
                  <w:rFonts w:ascii="Cambria" w:hAnsi="Cambria" w:cs="Arial"/>
                </w:rPr>
                <w:t>Yes / No</w:t>
              </w:r>
            </w:ins>
          </w:p>
        </w:tc>
        <w:tc>
          <w:tcPr>
            <w:tcW w:w="1260" w:type="dxa"/>
            <w:vAlign w:val="center"/>
            <w:tcPrChange w:id="4582" w:author="Sasi Songthong" w:date="2022-06-23T13:06:00Z">
              <w:tcPr>
                <w:tcW w:w="1260" w:type="dxa"/>
                <w:vAlign w:val="center"/>
              </w:tcPr>
            </w:tcPrChange>
          </w:tcPr>
          <w:p w14:paraId="2F115279" w14:textId="77777777" w:rsidR="00B84FDF" w:rsidRDefault="00B84FDF" w:rsidP="00B84FDF">
            <w:pPr>
              <w:jc w:val="center"/>
              <w:rPr>
                <w:rFonts w:ascii="Cambria" w:hAnsi="Cambria" w:cs="Arial"/>
              </w:rPr>
            </w:pPr>
          </w:p>
        </w:tc>
      </w:tr>
      <w:tr w:rsidR="00B84FDF" w14:paraId="7FDC5A22" w14:textId="77777777" w:rsidTr="00B84FDF">
        <w:tblPrEx>
          <w:tblW w:w="12865" w:type="dxa"/>
          <w:tblLayout w:type="fixed"/>
          <w:tblPrExChange w:id="4583" w:author="Sasi Songthong" w:date="2022-06-23T13:06:00Z">
            <w:tblPrEx>
              <w:tblW w:w="12865" w:type="dxa"/>
              <w:tblLayout w:type="fixed"/>
            </w:tblPrEx>
          </w:tblPrExChange>
        </w:tblPrEx>
        <w:trPr>
          <w:trHeight w:val="392"/>
          <w:trPrChange w:id="4584" w:author="Sasi Songthong" w:date="2022-06-23T13:06:00Z">
            <w:trPr>
              <w:trHeight w:val="392"/>
            </w:trPr>
          </w:trPrChange>
        </w:trPr>
        <w:tc>
          <w:tcPr>
            <w:tcW w:w="805" w:type="dxa"/>
            <w:vAlign w:val="center"/>
            <w:tcPrChange w:id="4585" w:author="Sasi Songthong" w:date="2022-06-23T13:06:00Z">
              <w:tcPr>
                <w:tcW w:w="805" w:type="dxa"/>
                <w:vAlign w:val="center"/>
              </w:tcPr>
            </w:tcPrChange>
          </w:tcPr>
          <w:p w14:paraId="7725FF11" w14:textId="1662E279" w:rsidR="00B84FDF" w:rsidRPr="000047FC" w:rsidRDefault="00B84FDF" w:rsidP="00B84FDF">
            <w:pPr>
              <w:jc w:val="center"/>
              <w:rPr>
                <w:rFonts w:ascii="Cambria" w:hAnsi="Cambria" w:cs="Arial"/>
                <w:b/>
                <w:bCs/>
              </w:rPr>
            </w:pPr>
            <w:r>
              <w:rPr>
                <w:rFonts w:ascii="Cambria" w:hAnsi="Cambria" w:cs="Arial"/>
                <w:b/>
                <w:bCs/>
              </w:rPr>
              <w:t>139</w:t>
            </w:r>
          </w:p>
        </w:tc>
        <w:tc>
          <w:tcPr>
            <w:tcW w:w="1542" w:type="dxa"/>
            <w:vAlign w:val="center"/>
            <w:tcPrChange w:id="4586" w:author="Sasi Songthong" w:date="2022-06-23T13:06:00Z">
              <w:tcPr>
                <w:tcW w:w="1800" w:type="dxa"/>
                <w:vAlign w:val="center"/>
              </w:tcPr>
            </w:tcPrChange>
          </w:tcPr>
          <w:p w14:paraId="07B733CD"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587" w:author="Sasi Songthong" w:date="2022-06-23T13:06:00Z">
              <w:tcPr>
                <w:tcW w:w="1800" w:type="dxa"/>
                <w:gridSpan w:val="2"/>
                <w:vAlign w:val="center"/>
              </w:tcPr>
            </w:tcPrChange>
          </w:tcPr>
          <w:p w14:paraId="1A4B066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88" w:author="Sasi Songthong" w:date="2022-06-23T13:06:00Z">
              <w:tcPr>
                <w:tcW w:w="1800" w:type="dxa"/>
                <w:vAlign w:val="center"/>
              </w:tcPr>
            </w:tcPrChange>
          </w:tcPr>
          <w:p w14:paraId="4B42845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89" w:author="Sasi Songthong" w:date="2022-06-23T13:06:00Z">
              <w:tcPr>
                <w:tcW w:w="1800" w:type="dxa"/>
                <w:vAlign w:val="center"/>
              </w:tcPr>
            </w:tcPrChange>
          </w:tcPr>
          <w:p w14:paraId="51DB403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90" w:author="Sasi Songthong" w:date="2022-06-23T13:06:00Z">
              <w:tcPr>
                <w:tcW w:w="1800" w:type="dxa"/>
                <w:vAlign w:val="center"/>
              </w:tcPr>
            </w:tcPrChange>
          </w:tcPr>
          <w:p w14:paraId="633C471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591" w:author="Sasi Songthong" w:date="2022-06-23T13:06:00Z">
              <w:tcPr>
                <w:tcW w:w="900" w:type="dxa"/>
                <w:vAlign w:val="center"/>
              </w:tcPr>
            </w:tcPrChange>
          </w:tcPr>
          <w:p w14:paraId="4596B077" w14:textId="40908344" w:rsidR="00B84FDF" w:rsidRDefault="00B84FDF" w:rsidP="00B84FDF">
            <w:pPr>
              <w:jc w:val="center"/>
              <w:rPr>
                <w:rFonts w:ascii="Cambria" w:hAnsi="Cambria" w:cs="Arial"/>
              </w:rPr>
            </w:pPr>
            <w:ins w:id="4592" w:author="Sasi Songthong" w:date="2022-06-23T13:05:00Z">
              <w:r w:rsidRPr="00BF1CE3">
                <w:rPr>
                  <w:rFonts w:ascii="Cambria" w:hAnsi="Cambria" w:cs="Arial"/>
                </w:rPr>
                <w:t>Yes / No</w:t>
              </w:r>
            </w:ins>
          </w:p>
        </w:tc>
        <w:tc>
          <w:tcPr>
            <w:tcW w:w="1543" w:type="dxa"/>
            <w:vAlign w:val="center"/>
            <w:tcPrChange w:id="4593" w:author="Sasi Songthong" w:date="2022-06-23T13:06:00Z">
              <w:tcPr>
                <w:tcW w:w="900" w:type="dxa"/>
                <w:vAlign w:val="center"/>
              </w:tcPr>
            </w:tcPrChange>
          </w:tcPr>
          <w:p w14:paraId="1A7F2807" w14:textId="0308A511" w:rsidR="00B84FDF" w:rsidRDefault="00B84FDF" w:rsidP="00B84FDF">
            <w:pPr>
              <w:jc w:val="center"/>
              <w:rPr>
                <w:rFonts w:ascii="Cambria" w:hAnsi="Cambria" w:cs="Arial"/>
              </w:rPr>
            </w:pPr>
            <w:ins w:id="4594" w:author="Sasi Songthong" w:date="2022-06-23T13:05:00Z">
              <w:r w:rsidRPr="00BF1CE3">
                <w:rPr>
                  <w:rFonts w:ascii="Cambria" w:hAnsi="Cambria" w:cs="Arial"/>
                </w:rPr>
                <w:t>Yes / No</w:t>
              </w:r>
            </w:ins>
          </w:p>
        </w:tc>
        <w:tc>
          <w:tcPr>
            <w:tcW w:w="1260" w:type="dxa"/>
            <w:vAlign w:val="center"/>
            <w:tcPrChange w:id="4595" w:author="Sasi Songthong" w:date="2022-06-23T13:06:00Z">
              <w:tcPr>
                <w:tcW w:w="1260" w:type="dxa"/>
                <w:vAlign w:val="center"/>
              </w:tcPr>
            </w:tcPrChange>
          </w:tcPr>
          <w:p w14:paraId="1B2F47A6" w14:textId="77777777" w:rsidR="00B84FDF" w:rsidRDefault="00B84FDF" w:rsidP="00B84FDF">
            <w:pPr>
              <w:jc w:val="center"/>
              <w:rPr>
                <w:rFonts w:ascii="Cambria" w:hAnsi="Cambria" w:cs="Arial"/>
              </w:rPr>
            </w:pPr>
          </w:p>
        </w:tc>
      </w:tr>
      <w:tr w:rsidR="00B84FDF" w14:paraId="765BD6DB" w14:textId="77777777" w:rsidTr="00B84FDF">
        <w:tblPrEx>
          <w:tblW w:w="12865" w:type="dxa"/>
          <w:tblLayout w:type="fixed"/>
          <w:tblPrExChange w:id="4596" w:author="Sasi Songthong" w:date="2022-06-23T13:06:00Z">
            <w:tblPrEx>
              <w:tblW w:w="12865" w:type="dxa"/>
              <w:tblLayout w:type="fixed"/>
            </w:tblPrEx>
          </w:tblPrExChange>
        </w:tblPrEx>
        <w:trPr>
          <w:trHeight w:val="392"/>
          <w:trPrChange w:id="4597" w:author="Sasi Songthong" w:date="2022-06-23T13:06:00Z">
            <w:trPr>
              <w:trHeight w:val="392"/>
            </w:trPr>
          </w:trPrChange>
        </w:trPr>
        <w:tc>
          <w:tcPr>
            <w:tcW w:w="805" w:type="dxa"/>
            <w:vAlign w:val="center"/>
            <w:tcPrChange w:id="4598" w:author="Sasi Songthong" w:date="2022-06-23T13:06:00Z">
              <w:tcPr>
                <w:tcW w:w="805" w:type="dxa"/>
                <w:vAlign w:val="center"/>
              </w:tcPr>
            </w:tcPrChange>
          </w:tcPr>
          <w:p w14:paraId="437AB859" w14:textId="224118C4" w:rsidR="00B84FDF" w:rsidRPr="000047FC" w:rsidRDefault="00B84FDF" w:rsidP="00B84FDF">
            <w:pPr>
              <w:jc w:val="center"/>
              <w:rPr>
                <w:rFonts w:ascii="Cambria" w:hAnsi="Cambria" w:cs="Arial"/>
                <w:b/>
                <w:bCs/>
              </w:rPr>
            </w:pPr>
            <w:r>
              <w:rPr>
                <w:rFonts w:ascii="Cambria" w:hAnsi="Cambria" w:cs="Arial"/>
                <w:b/>
                <w:bCs/>
              </w:rPr>
              <w:t>140</w:t>
            </w:r>
          </w:p>
        </w:tc>
        <w:tc>
          <w:tcPr>
            <w:tcW w:w="1542" w:type="dxa"/>
            <w:vAlign w:val="center"/>
            <w:tcPrChange w:id="4599" w:author="Sasi Songthong" w:date="2022-06-23T13:06:00Z">
              <w:tcPr>
                <w:tcW w:w="1800" w:type="dxa"/>
                <w:vAlign w:val="center"/>
              </w:tcPr>
            </w:tcPrChange>
          </w:tcPr>
          <w:p w14:paraId="55FEFAAF"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600" w:author="Sasi Songthong" w:date="2022-06-23T13:06:00Z">
              <w:tcPr>
                <w:tcW w:w="1800" w:type="dxa"/>
                <w:gridSpan w:val="2"/>
                <w:vAlign w:val="center"/>
              </w:tcPr>
            </w:tcPrChange>
          </w:tcPr>
          <w:p w14:paraId="31E3E8F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01" w:author="Sasi Songthong" w:date="2022-06-23T13:06:00Z">
              <w:tcPr>
                <w:tcW w:w="1800" w:type="dxa"/>
                <w:vAlign w:val="center"/>
              </w:tcPr>
            </w:tcPrChange>
          </w:tcPr>
          <w:p w14:paraId="0F6BFF1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02" w:author="Sasi Songthong" w:date="2022-06-23T13:06:00Z">
              <w:tcPr>
                <w:tcW w:w="1800" w:type="dxa"/>
                <w:vAlign w:val="center"/>
              </w:tcPr>
            </w:tcPrChange>
          </w:tcPr>
          <w:p w14:paraId="3D265FF6"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03" w:author="Sasi Songthong" w:date="2022-06-23T13:06:00Z">
              <w:tcPr>
                <w:tcW w:w="1800" w:type="dxa"/>
                <w:vAlign w:val="center"/>
              </w:tcPr>
            </w:tcPrChange>
          </w:tcPr>
          <w:p w14:paraId="043C403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04" w:author="Sasi Songthong" w:date="2022-06-23T13:06:00Z">
              <w:tcPr>
                <w:tcW w:w="900" w:type="dxa"/>
                <w:vAlign w:val="center"/>
              </w:tcPr>
            </w:tcPrChange>
          </w:tcPr>
          <w:p w14:paraId="51E53CC0" w14:textId="7DB13D16" w:rsidR="00B84FDF" w:rsidRDefault="00B84FDF" w:rsidP="00B84FDF">
            <w:pPr>
              <w:jc w:val="center"/>
              <w:rPr>
                <w:rFonts w:ascii="Cambria" w:hAnsi="Cambria" w:cs="Arial"/>
              </w:rPr>
            </w:pPr>
            <w:ins w:id="4605" w:author="Sasi Songthong" w:date="2022-06-23T13:05:00Z">
              <w:r w:rsidRPr="00BF1CE3">
                <w:rPr>
                  <w:rFonts w:ascii="Cambria" w:hAnsi="Cambria" w:cs="Arial"/>
                </w:rPr>
                <w:t>Yes / No</w:t>
              </w:r>
            </w:ins>
          </w:p>
        </w:tc>
        <w:tc>
          <w:tcPr>
            <w:tcW w:w="1543" w:type="dxa"/>
            <w:vAlign w:val="center"/>
            <w:tcPrChange w:id="4606" w:author="Sasi Songthong" w:date="2022-06-23T13:06:00Z">
              <w:tcPr>
                <w:tcW w:w="900" w:type="dxa"/>
                <w:vAlign w:val="center"/>
              </w:tcPr>
            </w:tcPrChange>
          </w:tcPr>
          <w:p w14:paraId="1677CA95" w14:textId="138172E1" w:rsidR="00B84FDF" w:rsidRDefault="00B84FDF" w:rsidP="00B84FDF">
            <w:pPr>
              <w:jc w:val="center"/>
              <w:rPr>
                <w:rFonts w:ascii="Cambria" w:hAnsi="Cambria" w:cs="Arial"/>
              </w:rPr>
            </w:pPr>
            <w:ins w:id="4607" w:author="Sasi Songthong" w:date="2022-06-23T13:05:00Z">
              <w:r w:rsidRPr="00BF1CE3">
                <w:rPr>
                  <w:rFonts w:ascii="Cambria" w:hAnsi="Cambria" w:cs="Arial"/>
                </w:rPr>
                <w:t>Yes / No</w:t>
              </w:r>
            </w:ins>
          </w:p>
        </w:tc>
        <w:tc>
          <w:tcPr>
            <w:tcW w:w="1260" w:type="dxa"/>
            <w:vAlign w:val="center"/>
            <w:tcPrChange w:id="4608" w:author="Sasi Songthong" w:date="2022-06-23T13:06:00Z">
              <w:tcPr>
                <w:tcW w:w="1260" w:type="dxa"/>
                <w:vAlign w:val="center"/>
              </w:tcPr>
            </w:tcPrChange>
          </w:tcPr>
          <w:p w14:paraId="0CA378BE" w14:textId="77777777" w:rsidR="00B84FDF" w:rsidRDefault="00B84FDF" w:rsidP="00B84FDF">
            <w:pPr>
              <w:jc w:val="center"/>
              <w:rPr>
                <w:rFonts w:ascii="Cambria" w:hAnsi="Cambria" w:cs="Arial"/>
              </w:rPr>
            </w:pPr>
          </w:p>
        </w:tc>
      </w:tr>
      <w:tr w:rsidR="00B84FDF" w14:paraId="6A247BF1" w14:textId="77777777" w:rsidTr="00B84FDF">
        <w:tblPrEx>
          <w:tblW w:w="12865" w:type="dxa"/>
          <w:tblLayout w:type="fixed"/>
          <w:tblPrExChange w:id="4609" w:author="Sasi Songthong" w:date="2022-06-23T13:06:00Z">
            <w:tblPrEx>
              <w:tblW w:w="12865" w:type="dxa"/>
              <w:tblLayout w:type="fixed"/>
            </w:tblPrEx>
          </w:tblPrExChange>
        </w:tblPrEx>
        <w:trPr>
          <w:trHeight w:val="392"/>
          <w:trPrChange w:id="4610" w:author="Sasi Songthong" w:date="2022-06-23T13:06:00Z">
            <w:trPr>
              <w:trHeight w:val="392"/>
            </w:trPr>
          </w:trPrChange>
        </w:trPr>
        <w:tc>
          <w:tcPr>
            <w:tcW w:w="805" w:type="dxa"/>
            <w:vAlign w:val="center"/>
            <w:tcPrChange w:id="4611" w:author="Sasi Songthong" w:date="2022-06-23T13:06:00Z">
              <w:tcPr>
                <w:tcW w:w="805" w:type="dxa"/>
                <w:vAlign w:val="center"/>
              </w:tcPr>
            </w:tcPrChange>
          </w:tcPr>
          <w:p w14:paraId="3C4E747D" w14:textId="70840E21" w:rsidR="00B84FDF" w:rsidRPr="000047FC" w:rsidRDefault="00B84FDF" w:rsidP="00B84FDF">
            <w:pPr>
              <w:jc w:val="center"/>
              <w:rPr>
                <w:rFonts w:ascii="Cambria" w:hAnsi="Cambria" w:cs="Arial"/>
                <w:b/>
                <w:bCs/>
              </w:rPr>
            </w:pPr>
            <w:r>
              <w:rPr>
                <w:rFonts w:ascii="Cambria" w:hAnsi="Cambria" w:cs="Arial"/>
                <w:b/>
                <w:bCs/>
              </w:rPr>
              <w:t>141</w:t>
            </w:r>
          </w:p>
        </w:tc>
        <w:tc>
          <w:tcPr>
            <w:tcW w:w="1542" w:type="dxa"/>
            <w:vAlign w:val="center"/>
            <w:tcPrChange w:id="4612" w:author="Sasi Songthong" w:date="2022-06-23T13:06:00Z">
              <w:tcPr>
                <w:tcW w:w="1800" w:type="dxa"/>
                <w:vAlign w:val="center"/>
              </w:tcPr>
            </w:tcPrChange>
          </w:tcPr>
          <w:p w14:paraId="28D7ACAA"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613" w:author="Sasi Songthong" w:date="2022-06-23T13:06:00Z">
              <w:tcPr>
                <w:tcW w:w="1800" w:type="dxa"/>
                <w:gridSpan w:val="2"/>
                <w:vAlign w:val="center"/>
              </w:tcPr>
            </w:tcPrChange>
          </w:tcPr>
          <w:p w14:paraId="7507B3A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14" w:author="Sasi Songthong" w:date="2022-06-23T13:06:00Z">
              <w:tcPr>
                <w:tcW w:w="1800" w:type="dxa"/>
                <w:vAlign w:val="center"/>
              </w:tcPr>
            </w:tcPrChange>
          </w:tcPr>
          <w:p w14:paraId="4383C27E"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15" w:author="Sasi Songthong" w:date="2022-06-23T13:06:00Z">
              <w:tcPr>
                <w:tcW w:w="1800" w:type="dxa"/>
                <w:vAlign w:val="center"/>
              </w:tcPr>
            </w:tcPrChange>
          </w:tcPr>
          <w:p w14:paraId="30C937D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16" w:author="Sasi Songthong" w:date="2022-06-23T13:06:00Z">
              <w:tcPr>
                <w:tcW w:w="1800" w:type="dxa"/>
                <w:vAlign w:val="center"/>
              </w:tcPr>
            </w:tcPrChange>
          </w:tcPr>
          <w:p w14:paraId="3270D5D4"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17" w:author="Sasi Songthong" w:date="2022-06-23T13:06:00Z">
              <w:tcPr>
                <w:tcW w:w="900" w:type="dxa"/>
                <w:vAlign w:val="center"/>
              </w:tcPr>
            </w:tcPrChange>
          </w:tcPr>
          <w:p w14:paraId="071B778C" w14:textId="6820CBEC" w:rsidR="00B84FDF" w:rsidRDefault="00B84FDF" w:rsidP="00B84FDF">
            <w:pPr>
              <w:jc w:val="center"/>
              <w:rPr>
                <w:rFonts w:ascii="Cambria" w:hAnsi="Cambria" w:cs="Arial"/>
              </w:rPr>
            </w:pPr>
            <w:ins w:id="4618" w:author="Sasi Songthong" w:date="2022-06-23T13:05:00Z">
              <w:r>
                <w:rPr>
                  <w:rFonts w:ascii="Cambria" w:hAnsi="Cambria" w:cs="Arial"/>
                </w:rPr>
                <w:t>Yes / No</w:t>
              </w:r>
            </w:ins>
          </w:p>
        </w:tc>
        <w:tc>
          <w:tcPr>
            <w:tcW w:w="1543" w:type="dxa"/>
            <w:vAlign w:val="center"/>
            <w:tcPrChange w:id="4619" w:author="Sasi Songthong" w:date="2022-06-23T13:06:00Z">
              <w:tcPr>
                <w:tcW w:w="900" w:type="dxa"/>
                <w:vAlign w:val="center"/>
              </w:tcPr>
            </w:tcPrChange>
          </w:tcPr>
          <w:p w14:paraId="2DC7F6DD" w14:textId="4D3C00B0" w:rsidR="00B84FDF" w:rsidRDefault="00B84FDF" w:rsidP="00B84FDF">
            <w:pPr>
              <w:jc w:val="center"/>
              <w:rPr>
                <w:rFonts w:ascii="Cambria" w:hAnsi="Cambria" w:cs="Arial"/>
              </w:rPr>
            </w:pPr>
            <w:ins w:id="4620" w:author="Sasi Songthong" w:date="2022-06-23T13:05:00Z">
              <w:r>
                <w:rPr>
                  <w:rFonts w:ascii="Cambria" w:hAnsi="Cambria" w:cs="Arial"/>
                </w:rPr>
                <w:t>Yes / No</w:t>
              </w:r>
            </w:ins>
          </w:p>
        </w:tc>
        <w:tc>
          <w:tcPr>
            <w:tcW w:w="1260" w:type="dxa"/>
            <w:vAlign w:val="center"/>
            <w:tcPrChange w:id="4621" w:author="Sasi Songthong" w:date="2022-06-23T13:06:00Z">
              <w:tcPr>
                <w:tcW w:w="1260" w:type="dxa"/>
                <w:vAlign w:val="center"/>
              </w:tcPr>
            </w:tcPrChange>
          </w:tcPr>
          <w:p w14:paraId="6B5655BF" w14:textId="77777777" w:rsidR="00B84FDF" w:rsidRDefault="00B84FDF" w:rsidP="00B84FDF">
            <w:pPr>
              <w:jc w:val="center"/>
              <w:rPr>
                <w:rFonts w:ascii="Cambria" w:hAnsi="Cambria" w:cs="Arial"/>
              </w:rPr>
            </w:pPr>
          </w:p>
        </w:tc>
      </w:tr>
      <w:tr w:rsidR="00B84FDF" w14:paraId="2E2926BB" w14:textId="77777777" w:rsidTr="00B84FDF">
        <w:tblPrEx>
          <w:tblW w:w="12865" w:type="dxa"/>
          <w:tblLayout w:type="fixed"/>
          <w:tblPrExChange w:id="4622" w:author="Sasi Songthong" w:date="2022-06-23T13:06:00Z">
            <w:tblPrEx>
              <w:tblW w:w="12865" w:type="dxa"/>
              <w:tblLayout w:type="fixed"/>
            </w:tblPrEx>
          </w:tblPrExChange>
        </w:tblPrEx>
        <w:trPr>
          <w:trHeight w:val="392"/>
          <w:trPrChange w:id="4623" w:author="Sasi Songthong" w:date="2022-06-23T13:06:00Z">
            <w:trPr>
              <w:trHeight w:val="392"/>
            </w:trPr>
          </w:trPrChange>
        </w:trPr>
        <w:tc>
          <w:tcPr>
            <w:tcW w:w="805" w:type="dxa"/>
            <w:vAlign w:val="center"/>
            <w:tcPrChange w:id="4624" w:author="Sasi Songthong" w:date="2022-06-23T13:06:00Z">
              <w:tcPr>
                <w:tcW w:w="805" w:type="dxa"/>
                <w:vAlign w:val="center"/>
              </w:tcPr>
            </w:tcPrChange>
          </w:tcPr>
          <w:p w14:paraId="14B3BAA0" w14:textId="4CF47669" w:rsidR="00B84FDF" w:rsidRPr="000047FC" w:rsidRDefault="00B84FDF" w:rsidP="00B84FDF">
            <w:pPr>
              <w:jc w:val="center"/>
              <w:rPr>
                <w:rFonts w:ascii="Cambria" w:hAnsi="Cambria" w:cs="Arial"/>
                <w:b/>
                <w:bCs/>
              </w:rPr>
            </w:pPr>
            <w:r>
              <w:rPr>
                <w:rFonts w:ascii="Cambria" w:hAnsi="Cambria" w:cs="Arial"/>
                <w:b/>
                <w:bCs/>
              </w:rPr>
              <w:t>142</w:t>
            </w:r>
          </w:p>
        </w:tc>
        <w:tc>
          <w:tcPr>
            <w:tcW w:w="1542" w:type="dxa"/>
            <w:vAlign w:val="center"/>
            <w:tcPrChange w:id="4625" w:author="Sasi Songthong" w:date="2022-06-23T13:06:00Z">
              <w:tcPr>
                <w:tcW w:w="1800" w:type="dxa"/>
                <w:vAlign w:val="center"/>
              </w:tcPr>
            </w:tcPrChange>
          </w:tcPr>
          <w:p w14:paraId="4E0B3915"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vAlign w:val="center"/>
            <w:tcPrChange w:id="4626" w:author="Sasi Songthong" w:date="2022-06-23T13:06:00Z">
              <w:tcPr>
                <w:tcW w:w="1800" w:type="dxa"/>
                <w:gridSpan w:val="2"/>
                <w:vAlign w:val="center"/>
              </w:tcPr>
            </w:tcPrChange>
          </w:tcPr>
          <w:p w14:paraId="1F99B3DF"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27" w:author="Sasi Songthong" w:date="2022-06-23T13:06:00Z">
              <w:tcPr>
                <w:tcW w:w="1800" w:type="dxa"/>
                <w:vAlign w:val="center"/>
              </w:tcPr>
            </w:tcPrChange>
          </w:tcPr>
          <w:p w14:paraId="6696324C"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28" w:author="Sasi Songthong" w:date="2022-06-23T13:06:00Z">
              <w:tcPr>
                <w:tcW w:w="1800" w:type="dxa"/>
                <w:vAlign w:val="center"/>
              </w:tcPr>
            </w:tcPrChange>
          </w:tcPr>
          <w:p w14:paraId="2B1487F8"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29" w:author="Sasi Songthong" w:date="2022-06-23T13:06:00Z">
              <w:tcPr>
                <w:tcW w:w="1800" w:type="dxa"/>
                <w:vAlign w:val="center"/>
              </w:tcPr>
            </w:tcPrChange>
          </w:tcPr>
          <w:p w14:paraId="4DB10052"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30" w:author="Sasi Songthong" w:date="2022-06-23T13:06:00Z">
              <w:tcPr>
                <w:tcW w:w="900" w:type="dxa"/>
                <w:vAlign w:val="center"/>
              </w:tcPr>
            </w:tcPrChange>
          </w:tcPr>
          <w:p w14:paraId="4D7B078D" w14:textId="11F3459E" w:rsidR="00B84FDF" w:rsidRDefault="00B84FDF" w:rsidP="00B84FDF">
            <w:pPr>
              <w:jc w:val="center"/>
              <w:rPr>
                <w:rFonts w:ascii="Cambria" w:hAnsi="Cambria" w:cs="Arial"/>
              </w:rPr>
            </w:pPr>
            <w:ins w:id="4631" w:author="Sasi Songthong" w:date="2022-06-23T13:05:00Z">
              <w:r w:rsidRPr="00BF1CE3">
                <w:rPr>
                  <w:rFonts w:ascii="Cambria" w:hAnsi="Cambria" w:cs="Arial"/>
                </w:rPr>
                <w:t>Yes / No</w:t>
              </w:r>
            </w:ins>
          </w:p>
        </w:tc>
        <w:tc>
          <w:tcPr>
            <w:tcW w:w="1543" w:type="dxa"/>
            <w:vAlign w:val="center"/>
            <w:tcPrChange w:id="4632" w:author="Sasi Songthong" w:date="2022-06-23T13:06:00Z">
              <w:tcPr>
                <w:tcW w:w="900" w:type="dxa"/>
                <w:vAlign w:val="center"/>
              </w:tcPr>
            </w:tcPrChange>
          </w:tcPr>
          <w:p w14:paraId="1A6631B8" w14:textId="3CC28488" w:rsidR="00B84FDF" w:rsidRDefault="00B84FDF" w:rsidP="00B84FDF">
            <w:pPr>
              <w:jc w:val="center"/>
              <w:rPr>
                <w:rFonts w:ascii="Cambria" w:hAnsi="Cambria" w:cs="Arial"/>
              </w:rPr>
            </w:pPr>
            <w:ins w:id="4633" w:author="Sasi Songthong" w:date="2022-06-23T13:05:00Z">
              <w:r w:rsidRPr="00BF1CE3">
                <w:rPr>
                  <w:rFonts w:ascii="Cambria" w:hAnsi="Cambria" w:cs="Arial"/>
                </w:rPr>
                <w:t>Yes / No</w:t>
              </w:r>
            </w:ins>
          </w:p>
        </w:tc>
        <w:tc>
          <w:tcPr>
            <w:tcW w:w="1260" w:type="dxa"/>
            <w:vAlign w:val="center"/>
            <w:tcPrChange w:id="4634" w:author="Sasi Songthong" w:date="2022-06-23T13:06:00Z">
              <w:tcPr>
                <w:tcW w:w="1260" w:type="dxa"/>
                <w:vAlign w:val="center"/>
              </w:tcPr>
            </w:tcPrChange>
          </w:tcPr>
          <w:p w14:paraId="5D8E10D8" w14:textId="77777777" w:rsidR="00B84FDF" w:rsidRDefault="00B84FDF" w:rsidP="00B84FDF">
            <w:pPr>
              <w:jc w:val="center"/>
              <w:rPr>
                <w:rFonts w:ascii="Cambria" w:hAnsi="Cambria" w:cs="Arial"/>
              </w:rPr>
            </w:pPr>
          </w:p>
        </w:tc>
      </w:tr>
      <w:tr w:rsidR="00B84FDF" w14:paraId="5AC9FB54" w14:textId="77777777" w:rsidTr="00B84FDF">
        <w:tblPrEx>
          <w:tblW w:w="12865" w:type="dxa"/>
          <w:tblLayout w:type="fixed"/>
          <w:tblPrExChange w:id="4635" w:author="Sasi Songthong" w:date="2022-06-23T13:06:00Z">
            <w:tblPrEx>
              <w:tblW w:w="12865" w:type="dxa"/>
              <w:tblLayout w:type="fixed"/>
            </w:tblPrEx>
          </w:tblPrExChange>
        </w:tblPrEx>
        <w:trPr>
          <w:trHeight w:val="392"/>
          <w:trPrChange w:id="4636" w:author="Sasi Songthong" w:date="2022-06-23T13:06:00Z">
            <w:trPr>
              <w:trHeight w:val="392"/>
            </w:trPr>
          </w:trPrChange>
        </w:trPr>
        <w:tc>
          <w:tcPr>
            <w:tcW w:w="805" w:type="dxa"/>
            <w:tcBorders>
              <w:bottom w:val="single" w:sz="4" w:space="0" w:color="auto"/>
            </w:tcBorders>
            <w:vAlign w:val="center"/>
            <w:tcPrChange w:id="4637" w:author="Sasi Songthong" w:date="2022-06-23T13:06:00Z">
              <w:tcPr>
                <w:tcW w:w="805" w:type="dxa"/>
                <w:tcBorders>
                  <w:bottom w:val="single" w:sz="4" w:space="0" w:color="auto"/>
                </w:tcBorders>
                <w:vAlign w:val="center"/>
              </w:tcPr>
            </w:tcPrChange>
          </w:tcPr>
          <w:p w14:paraId="7BBF9BDD" w14:textId="70D5C069" w:rsidR="00B84FDF" w:rsidRPr="000047FC" w:rsidRDefault="00B84FDF" w:rsidP="00B84FDF">
            <w:pPr>
              <w:jc w:val="center"/>
              <w:rPr>
                <w:rFonts w:ascii="Cambria" w:hAnsi="Cambria" w:cs="Arial"/>
                <w:b/>
                <w:bCs/>
              </w:rPr>
            </w:pPr>
            <w:r>
              <w:rPr>
                <w:rFonts w:ascii="Cambria" w:hAnsi="Cambria" w:cs="Arial"/>
                <w:b/>
                <w:bCs/>
              </w:rPr>
              <w:t>143</w:t>
            </w:r>
          </w:p>
        </w:tc>
        <w:tc>
          <w:tcPr>
            <w:tcW w:w="1542" w:type="dxa"/>
            <w:tcBorders>
              <w:bottom w:val="single" w:sz="4" w:space="0" w:color="auto"/>
            </w:tcBorders>
            <w:vAlign w:val="center"/>
            <w:tcPrChange w:id="4638" w:author="Sasi Songthong" w:date="2022-06-23T13:06:00Z">
              <w:tcPr>
                <w:tcW w:w="1800" w:type="dxa"/>
                <w:tcBorders>
                  <w:bottom w:val="single" w:sz="4" w:space="0" w:color="auto"/>
                </w:tcBorders>
                <w:vAlign w:val="center"/>
              </w:tcPr>
            </w:tcPrChange>
          </w:tcPr>
          <w:p w14:paraId="00CB5584"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639" w:author="Sasi Songthong" w:date="2022-06-23T13:06:00Z">
              <w:tcPr>
                <w:tcW w:w="1800" w:type="dxa"/>
                <w:gridSpan w:val="2"/>
                <w:tcBorders>
                  <w:bottom w:val="single" w:sz="4" w:space="0" w:color="auto"/>
                </w:tcBorders>
                <w:vAlign w:val="center"/>
              </w:tcPr>
            </w:tcPrChange>
          </w:tcPr>
          <w:p w14:paraId="139C4F8B"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40" w:author="Sasi Songthong" w:date="2022-06-23T13:06:00Z">
              <w:tcPr>
                <w:tcW w:w="1800" w:type="dxa"/>
                <w:tcBorders>
                  <w:bottom w:val="single" w:sz="4" w:space="0" w:color="auto"/>
                </w:tcBorders>
                <w:vAlign w:val="center"/>
              </w:tcPr>
            </w:tcPrChange>
          </w:tcPr>
          <w:p w14:paraId="6EA44FE0"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41" w:author="Sasi Songthong" w:date="2022-06-23T13:06:00Z">
              <w:tcPr>
                <w:tcW w:w="1800" w:type="dxa"/>
                <w:tcBorders>
                  <w:bottom w:val="single" w:sz="4" w:space="0" w:color="auto"/>
                </w:tcBorders>
                <w:vAlign w:val="center"/>
              </w:tcPr>
            </w:tcPrChange>
          </w:tcPr>
          <w:p w14:paraId="30993B8D"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42" w:author="Sasi Songthong" w:date="2022-06-23T13:06:00Z">
              <w:tcPr>
                <w:tcW w:w="1800" w:type="dxa"/>
                <w:tcBorders>
                  <w:bottom w:val="single" w:sz="4" w:space="0" w:color="auto"/>
                </w:tcBorders>
                <w:vAlign w:val="center"/>
              </w:tcPr>
            </w:tcPrChange>
          </w:tcPr>
          <w:p w14:paraId="018E5323"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vAlign w:val="center"/>
            <w:tcPrChange w:id="4643" w:author="Sasi Songthong" w:date="2022-06-23T13:06:00Z">
              <w:tcPr>
                <w:tcW w:w="900" w:type="dxa"/>
                <w:vAlign w:val="center"/>
              </w:tcPr>
            </w:tcPrChange>
          </w:tcPr>
          <w:p w14:paraId="61AD157C" w14:textId="0D632FD9" w:rsidR="00B84FDF" w:rsidRDefault="00B84FDF" w:rsidP="00B84FDF">
            <w:pPr>
              <w:jc w:val="center"/>
              <w:rPr>
                <w:rFonts w:ascii="Cambria" w:hAnsi="Cambria" w:cs="Arial"/>
              </w:rPr>
            </w:pPr>
            <w:ins w:id="4644" w:author="Sasi Songthong" w:date="2022-06-23T13:05:00Z">
              <w:r w:rsidRPr="00BF1CE3">
                <w:rPr>
                  <w:rFonts w:ascii="Cambria" w:hAnsi="Cambria" w:cs="Arial"/>
                </w:rPr>
                <w:t>Yes / No</w:t>
              </w:r>
            </w:ins>
          </w:p>
        </w:tc>
        <w:tc>
          <w:tcPr>
            <w:tcW w:w="1543" w:type="dxa"/>
            <w:vAlign w:val="center"/>
            <w:tcPrChange w:id="4645" w:author="Sasi Songthong" w:date="2022-06-23T13:06:00Z">
              <w:tcPr>
                <w:tcW w:w="900" w:type="dxa"/>
                <w:vAlign w:val="center"/>
              </w:tcPr>
            </w:tcPrChange>
          </w:tcPr>
          <w:p w14:paraId="4C18210F" w14:textId="312F5486" w:rsidR="00B84FDF" w:rsidRDefault="00B84FDF" w:rsidP="00B84FDF">
            <w:pPr>
              <w:jc w:val="center"/>
              <w:rPr>
                <w:rFonts w:ascii="Cambria" w:hAnsi="Cambria" w:cs="Arial"/>
              </w:rPr>
            </w:pPr>
            <w:ins w:id="4646" w:author="Sasi Songthong" w:date="2022-06-23T13:05:00Z">
              <w:r w:rsidRPr="00BF1CE3">
                <w:rPr>
                  <w:rFonts w:ascii="Cambria" w:hAnsi="Cambria" w:cs="Arial"/>
                </w:rPr>
                <w:t>Yes / No</w:t>
              </w:r>
            </w:ins>
          </w:p>
        </w:tc>
        <w:tc>
          <w:tcPr>
            <w:tcW w:w="1260" w:type="dxa"/>
            <w:tcBorders>
              <w:bottom w:val="single" w:sz="4" w:space="0" w:color="auto"/>
            </w:tcBorders>
            <w:vAlign w:val="center"/>
            <w:tcPrChange w:id="4647" w:author="Sasi Songthong" w:date="2022-06-23T13:06:00Z">
              <w:tcPr>
                <w:tcW w:w="1260" w:type="dxa"/>
                <w:tcBorders>
                  <w:bottom w:val="single" w:sz="4" w:space="0" w:color="auto"/>
                </w:tcBorders>
                <w:vAlign w:val="center"/>
              </w:tcPr>
            </w:tcPrChange>
          </w:tcPr>
          <w:p w14:paraId="54B910E5" w14:textId="77777777" w:rsidR="00B84FDF" w:rsidRDefault="00B84FDF" w:rsidP="00B84FDF">
            <w:pPr>
              <w:jc w:val="center"/>
              <w:rPr>
                <w:rFonts w:ascii="Cambria" w:hAnsi="Cambria" w:cs="Arial"/>
              </w:rPr>
            </w:pPr>
          </w:p>
        </w:tc>
      </w:tr>
      <w:tr w:rsidR="00B84FDF" w14:paraId="5691D97C" w14:textId="77777777" w:rsidTr="00B84FDF">
        <w:tblPrEx>
          <w:tblW w:w="12865" w:type="dxa"/>
          <w:tblLayout w:type="fixed"/>
          <w:tblPrExChange w:id="4648" w:author="Sasi Songthong" w:date="2022-06-23T13:06:00Z">
            <w:tblPrEx>
              <w:tblW w:w="12865" w:type="dxa"/>
              <w:tblLayout w:type="fixed"/>
            </w:tblPrEx>
          </w:tblPrExChange>
        </w:tblPrEx>
        <w:trPr>
          <w:trHeight w:val="392"/>
          <w:trPrChange w:id="4649" w:author="Sasi Songthong" w:date="2022-06-23T13:06:00Z">
            <w:trPr>
              <w:trHeight w:val="392"/>
            </w:trPr>
          </w:trPrChange>
        </w:trPr>
        <w:tc>
          <w:tcPr>
            <w:tcW w:w="805" w:type="dxa"/>
            <w:tcBorders>
              <w:bottom w:val="single" w:sz="4" w:space="0" w:color="auto"/>
            </w:tcBorders>
            <w:vAlign w:val="center"/>
            <w:tcPrChange w:id="4650" w:author="Sasi Songthong" w:date="2022-06-23T13:06:00Z">
              <w:tcPr>
                <w:tcW w:w="805" w:type="dxa"/>
                <w:tcBorders>
                  <w:bottom w:val="single" w:sz="4" w:space="0" w:color="auto"/>
                </w:tcBorders>
                <w:vAlign w:val="center"/>
              </w:tcPr>
            </w:tcPrChange>
          </w:tcPr>
          <w:p w14:paraId="11BBB310" w14:textId="17B05639" w:rsidR="00B84FDF" w:rsidRPr="000047FC" w:rsidRDefault="00B84FDF" w:rsidP="00B84FDF">
            <w:pPr>
              <w:jc w:val="center"/>
              <w:rPr>
                <w:rFonts w:ascii="Cambria" w:hAnsi="Cambria" w:cs="Arial"/>
                <w:b/>
                <w:bCs/>
              </w:rPr>
            </w:pPr>
            <w:r>
              <w:rPr>
                <w:rFonts w:ascii="Cambria" w:hAnsi="Cambria" w:cs="Arial"/>
                <w:b/>
                <w:bCs/>
              </w:rPr>
              <w:t>144</w:t>
            </w:r>
          </w:p>
        </w:tc>
        <w:tc>
          <w:tcPr>
            <w:tcW w:w="1542" w:type="dxa"/>
            <w:tcBorders>
              <w:bottom w:val="single" w:sz="4" w:space="0" w:color="auto"/>
            </w:tcBorders>
            <w:vAlign w:val="center"/>
            <w:tcPrChange w:id="4651" w:author="Sasi Songthong" w:date="2022-06-23T13:06:00Z">
              <w:tcPr>
                <w:tcW w:w="1800" w:type="dxa"/>
                <w:tcBorders>
                  <w:bottom w:val="single" w:sz="4" w:space="0" w:color="auto"/>
                </w:tcBorders>
                <w:vAlign w:val="center"/>
              </w:tcPr>
            </w:tcPrChange>
          </w:tcPr>
          <w:p w14:paraId="68D135B7" w14:textId="77777777" w:rsidR="00B84FDF" w:rsidRPr="000047FC" w:rsidRDefault="00B84FDF" w:rsidP="00B84FDF">
            <w:pPr>
              <w:jc w:val="center"/>
              <w:rPr>
                <w:rFonts w:ascii="Cambria" w:hAnsi="Cambria" w:cs="Arial"/>
                <w:b/>
                <w:bCs/>
              </w:rPr>
            </w:pPr>
            <w:r w:rsidRPr="00BF1CE3">
              <w:rPr>
                <w:rFonts w:ascii="Cambria" w:hAnsi="Cambria" w:cs="Arial"/>
              </w:rPr>
              <w:t>Yes / No</w:t>
            </w:r>
          </w:p>
        </w:tc>
        <w:tc>
          <w:tcPr>
            <w:tcW w:w="1543" w:type="dxa"/>
            <w:gridSpan w:val="2"/>
            <w:tcBorders>
              <w:bottom w:val="single" w:sz="4" w:space="0" w:color="auto"/>
            </w:tcBorders>
            <w:vAlign w:val="center"/>
            <w:tcPrChange w:id="4652" w:author="Sasi Songthong" w:date="2022-06-23T13:06:00Z">
              <w:tcPr>
                <w:tcW w:w="1800" w:type="dxa"/>
                <w:gridSpan w:val="2"/>
                <w:tcBorders>
                  <w:bottom w:val="single" w:sz="4" w:space="0" w:color="auto"/>
                </w:tcBorders>
                <w:vAlign w:val="center"/>
              </w:tcPr>
            </w:tcPrChange>
          </w:tcPr>
          <w:p w14:paraId="3D06A391"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53" w:author="Sasi Songthong" w:date="2022-06-23T13:06:00Z">
              <w:tcPr>
                <w:tcW w:w="1800" w:type="dxa"/>
                <w:tcBorders>
                  <w:bottom w:val="single" w:sz="4" w:space="0" w:color="auto"/>
                </w:tcBorders>
                <w:vAlign w:val="center"/>
              </w:tcPr>
            </w:tcPrChange>
          </w:tcPr>
          <w:p w14:paraId="42BDD5B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54" w:author="Sasi Songthong" w:date="2022-06-23T13:06:00Z">
              <w:tcPr>
                <w:tcW w:w="1800" w:type="dxa"/>
                <w:tcBorders>
                  <w:bottom w:val="single" w:sz="4" w:space="0" w:color="auto"/>
                </w:tcBorders>
                <w:vAlign w:val="center"/>
              </w:tcPr>
            </w:tcPrChange>
          </w:tcPr>
          <w:p w14:paraId="07BC470A"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55" w:author="Sasi Songthong" w:date="2022-06-23T13:06:00Z">
              <w:tcPr>
                <w:tcW w:w="1800" w:type="dxa"/>
                <w:tcBorders>
                  <w:bottom w:val="single" w:sz="4" w:space="0" w:color="auto"/>
                </w:tcBorders>
                <w:vAlign w:val="center"/>
              </w:tcPr>
            </w:tcPrChange>
          </w:tcPr>
          <w:p w14:paraId="5CFE0CA5" w14:textId="77777777" w:rsidR="00B84FDF" w:rsidRDefault="00B84FDF" w:rsidP="00B84FDF">
            <w:pPr>
              <w:jc w:val="center"/>
              <w:rPr>
                <w:rFonts w:ascii="Cambria" w:hAnsi="Cambria" w:cs="Arial"/>
              </w:rPr>
            </w:pPr>
            <w:r w:rsidRPr="00BF1CE3">
              <w:rPr>
                <w:rFonts w:ascii="Cambria" w:hAnsi="Cambria" w:cs="Arial"/>
              </w:rPr>
              <w:t>Yes / No</w:t>
            </w:r>
          </w:p>
        </w:tc>
        <w:tc>
          <w:tcPr>
            <w:tcW w:w="1543" w:type="dxa"/>
            <w:tcBorders>
              <w:bottom w:val="single" w:sz="4" w:space="0" w:color="auto"/>
            </w:tcBorders>
            <w:vAlign w:val="center"/>
            <w:tcPrChange w:id="4656" w:author="Sasi Songthong" w:date="2022-06-23T13:06:00Z">
              <w:tcPr>
                <w:tcW w:w="900" w:type="dxa"/>
                <w:tcBorders>
                  <w:bottom w:val="single" w:sz="4" w:space="0" w:color="auto"/>
                </w:tcBorders>
                <w:vAlign w:val="center"/>
              </w:tcPr>
            </w:tcPrChange>
          </w:tcPr>
          <w:p w14:paraId="651F85E1" w14:textId="7FCA7776" w:rsidR="00B84FDF" w:rsidRDefault="00B84FDF" w:rsidP="00B84FDF">
            <w:pPr>
              <w:jc w:val="center"/>
              <w:rPr>
                <w:rFonts w:ascii="Cambria" w:hAnsi="Cambria" w:cs="Arial"/>
              </w:rPr>
            </w:pPr>
            <w:ins w:id="4657" w:author="Sasi Songthong" w:date="2022-06-23T13:05:00Z">
              <w:r w:rsidRPr="00BF1CE3">
                <w:rPr>
                  <w:rFonts w:ascii="Cambria" w:hAnsi="Cambria" w:cs="Arial"/>
                </w:rPr>
                <w:t>Yes / No</w:t>
              </w:r>
            </w:ins>
          </w:p>
        </w:tc>
        <w:tc>
          <w:tcPr>
            <w:tcW w:w="1543" w:type="dxa"/>
            <w:tcBorders>
              <w:bottom w:val="single" w:sz="4" w:space="0" w:color="auto"/>
            </w:tcBorders>
            <w:vAlign w:val="center"/>
            <w:tcPrChange w:id="4658" w:author="Sasi Songthong" w:date="2022-06-23T13:06:00Z">
              <w:tcPr>
                <w:tcW w:w="900" w:type="dxa"/>
                <w:tcBorders>
                  <w:bottom w:val="single" w:sz="4" w:space="0" w:color="auto"/>
                </w:tcBorders>
                <w:vAlign w:val="center"/>
              </w:tcPr>
            </w:tcPrChange>
          </w:tcPr>
          <w:p w14:paraId="1937F0C2" w14:textId="1555E175" w:rsidR="00B84FDF" w:rsidRDefault="00B84FDF" w:rsidP="00B84FDF">
            <w:pPr>
              <w:jc w:val="center"/>
              <w:rPr>
                <w:rFonts w:ascii="Cambria" w:hAnsi="Cambria" w:cs="Arial"/>
              </w:rPr>
            </w:pPr>
            <w:ins w:id="4659" w:author="Sasi Songthong" w:date="2022-06-23T13:05:00Z">
              <w:r w:rsidRPr="00BF1CE3">
                <w:rPr>
                  <w:rFonts w:ascii="Cambria" w:hAnsi="Cambria" w:cs="Arial"/>
                </w:rPr>
                <w:t>Yes / No</w:t>
              </w:r>
            </w:ins>
          </w:p>
        </w:tc>
        <w:tc>
          <w:tcPr>
            <w:tcW w:w="1260" w:type="dxa"/>
            <w:tcBorders>
              <w:bottom w:val="single" w:sz="4" w:space="0" w:color="auto"/>
            </w:tcBorders>
            <w:vAlign w:val="center"/>
            <w:tcPrChange w:id="4660" w:author="Sasi Songthong" w:date="2022-06-23T13:06:00Z">
              <w:tcPr>
                <w:tcW w:w="1260" w:type="dxa"/>
                <w:tcBorders>
                  <w:bottom w:val="single" w:sz="4" w:space="0" w:color="auto"/>
                </w:tcBorders>
                <w:vAlign w:val="center"/>
              </w:tcPr>
            </w:tcPrChange>
          </w:tcPr>
          <w:p w14:paraId="121BFBA6" w14:textId="77777777" w:rsidR="00B84FDF" w:rsidRDefault="00B84FDF" w:rsidP="00B84FDF">
            <w:pPr>
              <w:jc w:val="center"/>
              <w:rPr>
                <w:rFonts w:ascii="Cambria" w:hAnsi="Cambria" w:cs="Arial"/>
              </w:rPr>
            </w:pPr>
          </w:p>
        </w:tc>
      </w:tr>
      <w:tr w:rsidR="00C94ACF" w:rsidRPr="00894548" w14:paraId="2BA378C7" w14:textId="77777777" w:rsidTr="00173BEC">
        <w:trPr>
          <w:trHeight w:val="432"/>
        </w:trPr>
        <w:tc>
          <w:tcPr>
            <w:tcW w:w="12865" w:type="dxa"/>
            <w:gridSpan w:val="10"/>
            <w:tcBorders>
              <w:top w:val="single" w:sz="4" w:space="0" w:color="auto"/>
            </w:tcBorders>
          </w:tcPr>
          <w:p w14:paraId="34513D25" w14:textId="77777777" w:rsidR="0084084B" w:rsidRPr="00894548" w:rsidRDefault="0084084B" w:rsidP="000047FC">
            <w:pPr>
              <w:rPr>
                <w:rFonts w:ascii="Cambria" w:hAnsi="Cambria" w:cs="Arial"/>
                <w:b/>
                <w:bCs/>
                <w:highlight w:val="yellow"/>
              </w:rPr>
            </w:pPr>
            <w:r w:rsidRPr="00894548">
              <w:rPr>
                <w:rFonts w:ascii="Cambria" w:hAnsi="Cambria" w:cs="Arial"/>
                <w:b/>
                <w:bCs/>
              </w:rPr>
              <w:t>Comments:</w:t>
            </w:r>
          </w:p>
        </w:tc>
      </w:tr>
      <w:tr w:rsidR="0084084B" w14:paraId="6A5158CF" w14:textId="77777777" w:rsidTr="0032291E">
        <w:tblPrEx>
          <w:tblW w:w="12865" w:type="dxa"/>
          <w:tblLayout w:type="fixed"/>
          <w:tblPrExChange w:id="4661" w:author="Sasi Songthong" w:date="2022-06-23T12:36:00Z">
            <w:tblPrEx>
              <w:tblW w:w="12865" w:type="dxa"/>
              <w:tblLayout w:type="fixed"/>
            </w:tblPrEx>
          </w:tblPrExChange>
        </w:tblPrEx>
        <w:trPr>
          <w:trHeight w:val="360"/>
          <w:trPrChange w:id="4662" w:author="Sasi Songthong" w:date="2022-06-23T12:36:00Z">
            <w:trPr>
              <w:trHeight w:val="360"/>
            </w:trPr>
          </w:trPrChange>
        </w:trPr>
        <w:tc>
          <w:tcPr>
            <w:tcW w:w="3055" w:type="dxa"/>
            <w:gridSpan w:val="3"/>
            <w:tcBorders>
              <w:bottom w:val="single" w:sz="4" w:space="0" w:color="auto"/>
            </w:tcBorders>
            <w:shd w:val="clear" w:color="auto" w:fill="F2F2F2" w:themeFill="background1" w:themeFillShade="F2"/>
            <w:vAlign w:val="center"/>
            <w:tcPrChange w:id="4663" w:author="Sasi Songthong" w:date="2022-06-23T12:36:00Z">
              <w:tcPr>
                <w:tcW w:w="3055" w:type="dxa"/>
                <w:gridSpan w:val="3"/>
                <w:shd w:val="clear" w:color="auto" w:fill="F2F2F2" w:themeFill="background1" w:themeFillShade="F2"/>
                <w:vAlign w:val="center"/>
              </w:tcPr>
            </w:tcPrChange>
          </w:tcPr>
          <w:p w14:paraId="395D36F2" w14:textId="77777777" w:rsidR="0084084B" w:rsidRPr="00894548" w:rsidRDefault="0084084B" w:rsidP="000047FC">
            <w:pPr>
              <w:jc w:val="right"/>
              <w:rPr>
                <w:rFonts w:ascii="Cambria" w:hAnsi="Cambria" w:cs="Arial"/>
                <w:b/>
                <w:bCs/>
              </w:rPr>
            </w:pPr>
            <w:r w:rsidRPr="00894548">
              <w:rPr>
                <w:rFonts w:ascii="Cambria" w:hAnsi="Cambria" w:cs="Arial"/>
                <w:b/>
                <w:bCs/>
              </w:rPr>
              <w:t>Executed By</w:t>
            </w:r>
            <w:r>
              <w:rPr>
                <w:rFonts w:ascii="Cambria" w:hAnsi="Cambria" w:cs="Arial"/>
                <w:b/>
                <w:bCs/>
              </w:rPr>
              <w:t>/ Date</w:t>
            </w:r>
            <w:r w:rsidRPr="00894548">
              <w:rPr>
                <w:rFonts w:ascii="Cambria" w:hAnsi="Cambria" w:cs="Arial"/>
                <w:b/>
                <w:bCs/>
              </w:rPr>
              <w:t>:</w:t>
            </w:r>
          </w:p>
        </w:tc>
        <w:tc>
          <w:tcPr>
            <w:tcW w:w="9810" w:type="dxa"/>
            <w:gridSpan w:val="7"/>
            <w:tcBorders>
              <w:bottom w:val="single" w:sz="4" w:space="0" w:color="auto"/>
            </w:tcBorders>
            <w:tcPrChange w:id="4664" w:author="Sasi Songthong" w:date="2022-06-23T12:36:00Z">
              <w:tcPr>
                <w:tcW w:w="9810" w:type="dxa"/>
                <w:gridSpan w:val="7"/>
              </w:tcPr>
            </w:tcPrChange>
          </w:tcPr>
          <w:p w14:paraId="4811B4C9" w14:textId="77777777" w:rsidR="0084084B" w:rsidRDefault="0084084B" w:rsidP="000047FC">
            <w:pPr>
              <w:rPr>
                <w:rFonts w:ascii="Cambria" w:hAnsi="Cambria" w:cs="Arial"/>
              </w:rPr>
            </w:pPr>
          </w:p>
        </w:tc>
      </w:tr>
      <w:tr w:rsidR="0084084B" w14:paraId="218B00F3" w14:textId="77777777" w:rsidTr="0032291E">
        <w:tblPrEx>
          <w:tblW w:w="12865" w:type="dxa"/>
          <w:tblLayout w:type="fixed"/>
          <w:tblPrExChange w:id="4665" w:author="Sasi Songthong" w:date="2022-06-23T12:36:00Z">
            <w:tblPrEx>
              <w:tblW w:w="12865" w:type="dxa"/>
              <w:tblLayout w:type="fixed"/>
            </w:tblPrEx>
          </w:tblPrExChange>
        </w:tblPrEx>
        <w:trPr>
          <w:trHeight w:val="360"/>
          <w:trPrChange w:id="4666" w:author="Sasi Songthong" w:date="2022-06-23T12:36:00Z">
            <w:trPr>
              <w:trHeight w:val="360"/>
            </w:trPr>
          </w:trPrChange>
        </w:trPr>
        <w:tc>
          <w:tcPr>
            <w:tcW w:w="3055" w:type="dxa"/>
            <w:gridSpan w:val="3"/>
            <w:tcBorders>
              <w:bottom w:val="single" w:sz="4" w:space="0" w:color="auto"/>
            </w:tcBorders>
            <w:shd w:val="clear" w:color="auto" w:fill="F2F2F2" w:themeFill="background1" w:themeFillShade="F2"/>
            <w:vAlign w:val="center"/>
            <w:tcPrChange w:id="4667" w:author="Sasi Songthong" w:date="2022-06-23T12:36:00Z">
              <w:tcPr>
                <w:tcW w:w="3055" w:type="dxa"/>
                <w:gridSpan w:val="3"/>
                <w:shd w:val="clear" w:color="auto" w:fill="F2F2F2" w:themeFill="background1" w:themeFillShade="F2"/>
                <w:vAlign w:val="center"/>
              </w:tcPr>
            </w:tcPrChange>
          </w:tcPr>
          <w:p w14:paraId="4DC8FC94" w14:textId="657D3CD7" w:rsidR="0084084B" w:rsidRPr="00894548" w:rsidRDefault="00412C29" w:rsidP="000047FC">
            <w:pPr>
              <w:jc w:val="right"/>
              <w:rPr>
                <w:rFonts w:ascii="Cambria" w:hAnsi="Cambria" w:cs="Arial"/>
                <w:b/>
                <w:bCs/>
              </w:rPr>
            </w:pPr>
            <w:r>
              <w:rPr>
                <w:rFonts w:ascii="Cambria" w:hAnsi="Cambria" w:cs="Arial"/>
                <w:b/>
                <w:bCs/>
              </w:rPr>
              <w:t>Quality Reviewed By/Date:</w:t>
            </w:r>
          </w:p>
        </w:tc>
        <w:tc>
          <w:tcPr>
            <w:tcW w:w="9810" w:type="dxa"/>
            <w:gridSpan w:val="7"/>
            <w:tcBorders>
              <w:bottom w:val="single" w:sz="4" w:space="0" w:color="auto"/>
            </w:tcBorders>
            <w:tcPrChange w:id="4668" w:author="Sasi Songthong" w:date="2022-06-23T12:36:00Z">
              <w:tcPr>
                <w:tcW w:w="9810" w:type="dxa"/>
                <w:gridSpan w:val="7"/>
              </w:tcPr>
            </w:tcPrChange>
          </w:tcPr>
          <w:p w14:paraId="328E8B83" w14:textId="77777777" w:rsidR="0084084B" w:rsidRDefault="0084084B" w:rsidP="000047FC">
            <w:pPr>
              <w:rPr>
                <w:rFonts w:ascii="Cambria" w:hAnsi="Cambria" w:cs="Arial"/>
              </w:rPr>
            </w:pPr>
          </w:p>
        </w:tc>
      </w:tr>
    </w:tbl>
    <w:p w14:paraId="5FB158C5" w14:textId="77777777" w:rsidR="006D7D80" w:rsidRPr="006D7D80" w:rsidRDefault="006D7D80" w:rsidP="00173BEC">
      <w:pPr>
        <w:spacing w:after="0"/>
        <w:rPr>
          <w:rFonts w:ascii="Cambria" w:hAnsi="Cambria" w:cs="Arial"/>
        </w:rPr>
      </w:pPr>
    </w:p>
    <w:sectPr w:rsidR="006D7D80" w:rsidRPr="006D7D80" w:rsidSect="00173BE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592E5" w14:textId="77777777" w:rsidR="00FA6782" w:rsidRDefault="00FA6782" w:rsidP="008D1A16">
      <w:pPr>
        <w:spacing w:after="0" w:line="240" w:lineRule="auto"/>
      </w:pPr>
      <w:r>
        <w:separator/>
      </w:r>
    </w:p>
  </w:endnote>
  <w:endnote w:type="continuationSeparator" w:id="0">
    <w:p w14:paraId="303C3507" w14:textId="77777777" w:rsidR="00FA6782" w:rsidRDefault="00FA6782"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ktiv Grotesk Medium">
    <w:altName w:val="Calibri"/>
    <w:charset w:val="00"/>
    <w:family w:val="swiss"/>
    <w:pitch w:val="variable"/>
    <w:sig w:usb0="E0002AFF" w:usb1="D000FFFB" w:usb2="0000002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8F6C6" w14:textId="77777777" w:rsidR="00E360AE" w:rsidRDefault="00E360AE" w:rsidP="00FF4814">
    <w:pPr>
      <w:pStyle w:val="Footer"/>
      <w:jc w:val="center"/>
      <w:rPr>
        <w:rFonts w:ascii="Cambria" w:hAnsi="Cambria"/>
      </w:rPr>
    </w:pPr>
  </w:p>
  <w:p w14:paraId="6CBFD3CE" w14:textId="77777777" w:rsidR="00E360AE" w:rsidRPr="00FF4814" w:rsidRDefault="00E360AE" w:rsidP="00CE6968">
    <w:pPr>
      <w:pStyle w:val="Footer"/>
      <w:rPr>
        <w:rFonts w:ascii="Cambria" w:hAnsi="Cambria"/>
      </w:rPr>
    </w:pPr>
    <w:r>
      <w:rPr>
        <w:rFonts w:ascii="Cambria" w:hAnsi="Cambria"/>
        <w:i/>
        <w:sz w:val="18"/>
      </w:rPr>
      <w:t>Governing Procedure QSP020-001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6363" w14:textId="77777777" w:rsidR="00FA6782" w:rsidRDefault="00FA6782" w:rsidP="008D1A16">
      <w:pPr>
        <w:spacing w:after="0" w:line="240" w:lineRule="auto"/>
      </w:pPr>
      <w:r>
        <w:separator/>
      </w:r>
    </w:p>
  </w:footnote>
  <w:footnote w:type="continuationSeparator" w:id="0">
    <w:p w14:paraId="5E90BB25" w14:textId="77777777" w:rsidR="00FA6782" w:rsidRDefault="00FA6782"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Look w:val="04A0" w:firstRow="1" w:lastRow="0" w:firstColumn="1" w:lastColumn="0" w:noHBand="0" w:noVBand="1"/>
    </w:tblPr>
    <w:tblGrid>
      <w:gridCol w:w="2089"/>
      <w:gridCol w:w="4849"/>
      <w:gridCol w:w="2412"/>
    </w:tblGrid>
    <w:tr w:rsidR="000412F5" w14:paraId="27ABB4D1" w14:textId="77777777" w:rsidTr="000412F5">
      <w:trPr>
        <w:trHeight w:val="720"/>
        <w:jc w:val="center"/>
      </w:trPr>
      <w:tc>
        <w:tcPr>
          <w:tcW w:w="1117" w:type="pct"/>
          <w:tcBorders>
            <w:right w:val="nil"/>
          </w:tcBorders>
          <w:vAlign w:val="center"/>
        </w:tcPr>
        <w:p w14:paraId="7D57479A" w14:textId="58237111" w:rsidR="000412F5" w:rsidRDefault="000412F5" w:rsidP="000412F5">
          <w:pPr>
            <w:jc w:val="center"/>
          </w:pPr>
          <w:r>
            <w:rPr>
              <w:noProof/>
            </w:rPr>
            <w:drawing>
              <wp:inline distT="0" distB="0" distL="0" distR="0" wp14:anchorId="118B928C" wp14:editId="3281B244">
                <wp:extent cx="1188720" cy="3072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593" w:type="pct"/>
          <w:tcBorders>
            <w:left w:val="nil"/>
          </w:tcBorders>
          <w:vAlign w:val="center"/>
        </w:tcPr>
        <w:p w14:paraId="1AEB9934" w14:textId="77777777" w:rsidR="000412F5" w:rsidRPr="00081D2C" w:rsidRDefault="000412F5" w:rsidP="000412F5">
          <w:pPr>
            <w:jc w:val="center"/>
            <w:rPr>
              <w:rFonts w:ascii="Cambria" w:hAnsi="Cambria" w:cs="Arial"/>
              <w:b/>
              <w:sz w:val="24"/>
              <w:szCs w:val="28"/>
            </w:rPr>
          </w:pPr>
          <w:r>
            <w:rPr>
              <w:rFonts w:ascii="Cambria" w:hAnsi="Cambria" w:cs="Arial"/>
              <w:b/>
              <w:sz w:val="24"/>
              <w:szCs w:val="28"/>
            </w:rPr>
            <w:t>Operational Qualification (OQ) Protocol</w:t>
          </w:r>
          <w:r w:rsidRPr="00081D2C">
            <w:rPr>
              <w:rFonts w:ascii="Cambria" w:hAnsi="Cambria" w:cs="Arial"/>
              <w:b/>
              <w:sz w:val="24"/>
              <w:szCs w:val="28"/>
            </w:rPr>
            <w:t xml:space="preserve"> </w:t>
          </w:r>
        </w:p>
        <w:p w14:paraId="5B611C22" w14:textId="77777777" w:rsidR="000412F5" w:rsidRDefault="000412F5" w:rsidP="000412F5">
          <w:pPr>
            <w:jc w:val="center"/>
            <w:rPr>
              <w:rFonts w:ascii="Cambria" w:hAnsi="Cambria" w:cs="Arial"/>
              <w:b/>
              <w:sz w:val="24"/>
              <w:szCs w:val="28"/>
            </w:rPr>
          </w:pPr>
          <w:r w:rsidRPr="00023BB8">
            <w:rPr>
              <w:rFonts w:ascii="Cambria" w:hAnsi="Cambria" w:cs="Arial"/>
              <w:b/>
              <w:sz w:val="24"/>
              <w:szCs w:val="28"/>
            </w:rPr>
            <w:t>VAP22-004-02</w:t>
          </w:r>
        </w:p>
        <w:p w14:paraId="751AB1F9" w14:textId="6D9030C9" w:rsidR="000412F5" w:rsidRPr="00081D2C" w:rsidRDefault="000412F5" w:rsidP="000412F5">
          <w:pPr>
            <w:jc w:val="center"/>
            <w:rPr>
              <w:rFonts w:ascii="Cambria" w:hAnsi="Cambria" w:cs="Arial"/>
              <w:b/>
              <w:sz w:val="24"/>
              <w:szCs w:val="28"/>
            </w:rPr>
          </w:pPr>
          <w:r>
            <w:rPr>
              <w:rFonts w:ascii="Cambria" w:hAnsi="Cambria" w:cs="Arial"/>
              <w:b/>
              <w:sz w:val="24"/>
              <w:szCs w:val="28"/>
            </w:rPr>
            <w:t>Autoclaved Items Labeling using PRT015</w:t>
          </w:r>
        </w:p>
      </w:tc>
      <w:tc>
        <w:tcPr>
          <w:tcW w:w="1290" w:type="pct"/>
          <w:vAlign w:val="center"/>
        </w:tcPr>
        <w:p w14:paraId="6C2011D3" w14:textId="77777777" w:rsidR="000412F5" w:rsidRPr="000939E0" w:rsidRDefault="000412F5" w:rsidP="000412F5">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FRM020-003</w:t>
          </w:r>
        </w:p>
        <w:p w14:paraId="2558AF62" w14:textId="77777777" w:rsidR="000412F5" w:rsidRDefault="000412F5" w:rsidP="000412F5">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04</w:t>
          </w:r>
        </w:p>
        <w:p w14:paraId="462F826F" w14:textId="39965FEB" w:rsidR="000412F5" w:rsidRPr="00815524" w:rsidRDefault="000412F5" w:rsidP="000412F5">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Pr>
              <w:rFonts w:ascii="Cambria" w:hAnsi="Cambria" w:cs="Arial"/>
              <w:bCs/>
              <w:noProof/>
              <w:sz w:val="18"/>
            </w:rPr>
            <w:t>4</w:t>
          </w:r>
          <w:r w:rsidRPr="00815524">
            <w:rPr>
              <w:rFonts w:ascii="Cambria" w:hAnsi="Cambria" w:cs="Arial"/>
              <w:bCs/>
              <w:sz w:val="18"/>
            </w:rPr>
            <w:fldChar w:fldCharType="end"/>
          </w:r>
        </w:p>
      </w:tc>
    </w:tr>
  </w:tbl>
  <w:p w14:paraId="01447D43" w14:textId="77777777" w:rsidR="00E360AE" w:rsidRPr="00FF4814" w:rsidRDefault="00E360AE">
    <w:pPr>
      <w:pStyle w:val="Header"/>
      <w:rPr>
        <w:rFonts w:ascii="Cambria" w:hAnsi="Cambr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Look w:val="04A0" w:firstRow="1" w:lastRow="0" w:firstColumn="1" w:lastColumn="0" w:noHBand="0" w:noVBand="1"/>
    </w:tblPr>
    <w:tblGrid>
      <w:gridCol w:w="2610"/>
      <w:gridCol w:w="6856"/>
      <w:gridCol w:w="3484"/>
    </w:tblGrid>
    <w:tr w:rsidR="00077956" w14:paraId="5DE1847B" w14:textId="77777777" w:rsidTr="00173BEC">
      <w:trPr>
        <w:trHeight w:val="720"/>
        <w:jc w:val="center"/>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15F36C10" w14:textId="77777777" w:rsidR="00850246" w:rsidRPr="00081D2C" w:rsidRDefault="00850246" w:rsidP="00850246">
          <w:pPr>
            <w:jc w:val="center"/>
            <w:rPr>
              <w:rFonts w:ascii="Cambria" w:hAnsi="Cambria" w:cs="Arial"/>
              <w:b/>
              <w:sz w:val="24"/>
              <w:szCs w:val="28"/>
            </w:rPr>
          </w:pPr>
          <w:r>
            <w:rPr>
              <w:rFonts w:ascii="Cambria" w:hAnsi="Cambria" w:cs="Arial"/>
              <w:b/>
              <w:sz w:val="24"/>
              <w:szCs w:val="28"/>
            </w:rPr>
            <w:t>Operational Qualification (OQ) Protocol</w:t>
          </w:r>
          <w:r w:rsidRPr="00081D2C">
            <w:rPr>
              <w:rFonts w:ascii="Cambria" w:hAnsi="Cambria" w:cs="Arial"/>
              <w:b/>
              <w:sz w:val="24"/>
              <w:szCs w:val="28"/>
            </w:rPr>
            <w:t xml:space="preserve"> </w:t>
          </w:r>
        </w:p>
        <w:p w14:paraId="36854CBF" w14:textId="77777777" w:rsidR="00850246" w:rsidRDefault="00850246" w:rsidP="00850246">
          <w:pPr>
            <w:jc w:val="center"/>
            <w:rPr>
              <w:rFonts w:ascii="Cambria" w:hAnsi="Cambria" w:cs="Arial"/>
              <w:b/>
              <w:sz w:val="24"/>
              <w:szCs w:val="28"/>
            </w:rPr>
          </w:pPr>
          <w:r w:rsidRPr="00023BB8">
            <w:rPr>
              <w:rFonts w:ascii="Cambria" w:hAnsi="Cambria" w:cs="Arial"/>
              <w:b/>
              <w:sz w:val="24"/>
              <w:szCs w:val="28"/>
            </w:rPr>
            <w:t>VAP22-004-02</w:t>
          </w:r>
        </w:p>
        <w:p w14:paraId="48DB74C8" w14:textId="4C8DFD37" w:rsidR="00081D2C" w:rsidRPr="00081D2C" w:rsidRDefault="00850246" w:rsidP="00077956">
          <w:pPr>
            <w:jc w:val="center"/>
            <w:rPr>
              <w:rFonts w:ascii="Cambria" w:hAnsi="Cambria" w:cs="Arial"/>
              <w:b/>
              <w:sz w:val="24"/>
              <w:szCs w:val="28"/>
            </w:rPr>
          </w:pPr>
          <w:r>
            <w:rPr>
              <w:rFonts w:ascii="Cambria" w:hAnsi="Cambria" w:cs="Arial"/>
              <w:b/>
              <w:sz w:val="24"/>
              <w:szCs w:val="28"/>
            </w:rPr>
            <w:t>Autoclaved Items Labeling using PRT015</w:t>
          </w:r>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4B35DA4E"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697F60">
            <w:rPr>
              <w:rFonts w:ascii="Cambria" w:hAnsi="Cambria" w:cs="Arial"/>
              <w:sz w:val="18"/>
              <w:szCs w:val="18"/>
            </w:rPr>
            <w:t>4</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D2C640E"/>
    <w:multiLevelType w:val="multilevel"/>
    <w:tmpl w:val="15363B5A"/>
    <w:lvl w:ilvl="0">
      <w:start w:val="1"/>
      <w:numFmt w:val="decimal"/>
      <w:lvlText w:val="%1.0"/>
      <w:lvlJc w:val="left"/>
      <w:pPr>
        <w:ind w:left="720" w:hanging="720"/>
      </w:pPr>
      <w:rPr>
        <w:b/>
        <w:strike w:val="0"/>
        <w:dstrike w:val="0"/>
        <w:u w:val="none"/>
        <w:effect w:val="none"/>
      </w:rPr>
    </w:lvl>
    <w:lvl w:ilvl="1">
      <w:start w:val="1"/>
      <w:numFmt w:val="decimal"/>
      <w:lvlText w:val="%1.%2"/>
      <w:lvlJc w:val="left"/>
      <w:pPr>
        <w:ind w:left="1440" w:hanging="720"/>
      </w:pPr>
      <w:rPr>
        <w:b w:val="0"/>
        <w:i w:val="0"/>
        <w:strike w:val="0"/>
        <w:dstrike w:val="0"/>
        <w:u w:val="none"/>
        <w:effect w:val="none"/>
      </w:rPr>
    </w:lvl>
    <w:lvl w:ilvl="2">
      <w:start w:val="1"/>
      <w:numFmt w:val="decimal"/>
      <w:lvlText w:val="%1.%2.%3"/>
      <w:lvlJc w:val="left"/>
      <w:pPr>
        <w:ind w:left="2304" w:hanging="864"/>
      </w:pPr>
      <w:rPr>
        <w:strike w:val="0"/>
        <w:dstrike w:val="0"/>
        <w:u w:val="none"/>
        <w:effect w:val="none"/>
      </w:rPr>
    </w:lvl>
    <w:lvl w:ilvl="3">
      <w:start w:val="1"/>
      <w:numFmt w:val="decimal"/>
      <w:lvlText w:val="%1.%2.%3.%4"/>
      <w:lvlJc w:val="left"/>
      <w:pPr>
        <w:ind w:left="2880" w:hanging="720"/>
      </w:pPr>
      <w:rPr>
        <w:strike w:val="0"/>
        <w:dstrike w:val="0"/>
        <w:u w:val="none"/>
        <w:effect w:val="none"/>
      </w:rPr>
    </w:lvl>
    <w:lvl w:ilvl="4">
      <w:start w:val="1"/>
      <w:numFmt w:val="decimal"/>
      <w:lvlText w:val="%1.%2.%3.%4.%5"/>
      <w:lvlJc w:val="left"/>
      <w:pPr>
        <w:ind w:left="3960" w:hanging="1080"/>
      </w:pPr>
      <w:rPr>
        <w:strike w:val="0"/>
        <w:dstrike w:val="0"/>
        <w:u w:val="none"/>
        <w:effect w:val="none"/>
      </w:rPr>
    </w:lvl>
    <w:lvl w:ilvl="5">
      <w:start w:val="1"/>
      <w:numFmt w:val="decimal"/>
      <w:lvlText w:val="%1.%2.%3.%4.%5.%6"/>
      <w:lvlJc w:val="left"/>
      <w:pPr>
        <w:ind w:left="4680" w:hanging="1080"/>
      </w:pPr>
      <w:rPr>
        <w:strike w:val="0"/>
        <w:dstrike w:val="0"/>
        <w:u w:val="none"/>
        <w:effect w:val="none"/>
      </w:rPr>
    </w:lvl>
    <w:lvl w:ilvl="6">
      <w:start w:val="1"/>
      <w:numFmt w:val="decimal"/>
      <w:lvlText w:val="%1.%2.%3.%4.%5.%6.%7"/>
      <w:lvlJc w:val="left"/>
      <w:pPr>
        <w:ind w:left="5760" w:hanging="1440"/>
      </w:pPr>
      <w:rPr>
        <w:strike w:val="0"/>
        <w:dstrike w:val="0"/>
        <w:u w:val="none"/>
        <w:effect w:val="none"/>
      </w:rPr>
    </w:lvl>
    <w:lvl w:ilvl="7">
      <w:start w:val="1"/>
      <w:numFmt w:val="decimal"/>
      <w:lvlText w:val="%1.%2.%3.%4.%5.%6.%7.%8"/>
      <w:lvlJc w:val="left"/>
      <w:pPr>
        <w:ind w:left="6840" w:hanging="1800"/>
      </w:pPr>
      <w:rPr>
        <w:strike w:val="0"/>
        <w:dstrike w:val="0"/>
        <w:u w:val="none"/>
        <w:effect w:val="none"/>
      </w:rPr>
    </w:lvl>
    <w:lvl w:ilvl="8">
      <w:start w:val="1"/>
      <w:numFmt w:val="decimal"/>
      <w:lvlText w:val="%1.%2.%3.%4.%5.%6.%7.%8.%9"/>
      <w:lvlJc w:val="left"/>
      <w:pPr>
        <w:ind w:left="7560" w:hanging="1800"/>
      </w:pPr>
      <w:rPr>
        <w:strike w:val="0"/>
        <w:dstrike w:val="0"/>
        <w:u w:val="none"/>
        <w:effect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25765F0"/>
    <w:multiLevelType w:val="multilevel"/>
    <w:tmpl w:val="C46CD4FE"/>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375919F6"/>
    <w:multiLevelType w:val="multilevel"/>
    <w:tmpl w:val="8D0CB0A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41DA1CBD"/>
    <w:multiLevelType w:val="multilevel"/>
    <w:tmpl w:val="8D0CB0A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7"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807DF"/>
    <w:multiLevelType w:val="multilevel"/>
    <w:tmpl w:val="8D0CB0A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0"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2"/>
  </w:num>
  <w:num w:numId="3">
    <w:abstractNumId w:val="2"/>
  </w:num>
  <w:num w:numId="4">
    <w:abstractNumId w:val="10"/>
  </w:num>
  <w:num w:numId="5">
    <w:abstractNumId w:val="11"/>
  </w:num>
  <w:num w:numId="6">
    <w:abstractNumId w:val="7"/>
  </w:num>
  <w:num w:numId="7">
    <w:abstractNumId w:val="8"/>
  </w:num>
  <w:num w:numId="8">
    <w:abstractNumId w:val="5"/>
  </w:num>
  <w:num w:numId="9">
    <w:abstractNumId w:val="0"/>
  </w:num>
  <w:num w:numId="10">
    <w:abstractNumId w:val="4"/>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si Songthong">
    <w15:presenceInfo w15:providerId="AD" w15:userId="S::Sasi.Songthong@stimlabs.com::646e357c-e6f1-47c9-ae18-cb187b15610c"/>
  </w15:person>
  <w15:person w15:author="Alexander Waters">
    <w15:presenceInfo w15:providerId="AD" w15:userId="S::Alexander.Waters@stimlabs.com::5f0faa0d-0db9-4c1e-8b44-6215030f9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trackRevisions/>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027E"/>
    <w:rsid w:val="00011909"/>
    <w:rsid w:val="000125CD"/>
    <w:rsid w:val="00014EED"/>
    <w:rsid w:val="00017509"/>
    <w:rsid w:val="00017F34"/>
    <w:rsid w:val="00020A6C"/>
    <w:rsid w:val="0002245A"/>
    <w:rsid w:val="00022916"/>
    <w:rsid w:val="00023B03"/>
    <w:rsid w:val="0002508E"/>
    <w:rsid w:val="00027AC7"/>
    <w:rsid w:val="00031A32"/>
    <w:rsid w:val="0003261A"/>
    <w:rsid w:val="0003278D"/>
    <w:rsid w:val="00034E03"/>
    <w:rsid w:val="00036792"/>
    <w:rsid w:val="000412F5"/>
    <w:rsid w:val="00042916"/>
    <w:rsid w:val="000433C1"/>
    <w:rsid w:val="00044546"/>
    <w:rsid w:val="00044BE8"/>
    <w:rsid w:val="00044C2F"/>
    <w:rsid w:val="00045D89"/>
    <w:rsid w:val="00046939"/>
    <w:rsid w:val="00046D4B"/>
    <w:rsid w:val="00047186"/>
    <w:rsid w:val="00050B56"/>
    <w:rsid w:val="00052CD5"/>
    <w:rsid w:val="00055855"/>
    <w:rsid w:val="00056501"/>
    <w:rsid w:val="00056765"/>
    <w:rsid w:val="00056CBD"/>
    <w:rsid w:val="00056E36"/>
    <w:rsid w:val="00057DD1"/>
    <w:rsid w:val="00060EA3"/>
    <w:rsid w:val="00060FD5"/>
    <w:rsid w:val="00065964"/>
    <w:rsid w:val="00065E1B"/>
    <w:rsid w:val="0007230B"/>
    <w:rsid w:val="0007329A"/>
    <w:rsid w:val="00076ADC"/>
    <w:rsid w:val="00077956"/>
    <w:rsid w:val="0008105E"/>
    <w:rsid w:val="0008163D"/>
    <w:rsid w:val="00081D2C"/>
    <w:rsid w:val="00083960"/>
    <w:rsid w:val="00085618"/>
    <w:rsid w:val="00091C96"/>
    <w:rsid w:val="00092121"/>
    <w:rsid w:val="000939E0"/>
    <w:rsid w:val="00093E3D"/>
    <w:rsid w:val="0009575F"/>
    <w:rsid w:val="0009645E"/>
    <w:rsid w:val="000965A4"/>
    <w:rsid w:val="00096BD7"/>
    <w:rsid w:val="00097273"/>
    <w:rsid w:val="000A2A90"/>
    <w:rsid w:val="000A2E34"/>
    <w:rsid w:val="000A2FF3"/>
    <w:rsid w:val="000A6364"/>
    <w:rsid w:val="000A652D"/>
    <w:rsid w:val="000A6A3D"/>
    <w:rsid w:val="000B26D4"/>
    <w:rsid w:val="000B2A30"/>
    <w:rsid w:val="000B3300"/>
    <w:rsid w:val="000B3A2F"/>
    <w:rsid w:val="000B50B2"/>
    <w:rsid w:val="000B5A72"/>
    <w:rsid w:val="000B7E7D"/>
    <w:rsid w:val="000C1E10"/>
    <w:rsid w:val="000C48B4"/>
    <w:rsid w:val="000C6E26"/>
    <w:rsid w:val="000C71FA"/>
    <w:rsid w:val="000C7EDE"/>
    <w:rsid w:val="000D2B37"/>
    <w:rsid w:val="000D3704"/>
    <w:rsid w:val="000D5D0F"/>
    <w:rsid w:val="000D7B01"/>
    <w:rsid w:val="000E0937"/>
    <w:rsid w:val="000E0D53"/>
    <w:rsid w:val="000E7526"/>
    <w:rsid w:val="000F421B"/>
    <w:rsid w:val="000F5DC5"/>
    <w:rsid w:val="000F603F"/>
    <w:rsid w:val="00100020"/>
    <w:rsid w:val="00100B18"/>
    <w:rsid w:val="0010708C"/>
    <w:rsid w:val="00110BAA"/>
    <w:rsid w:val="001110B7"/>
    <w:rsid w:val="00112E0B"/>
    <w:rsid w:val="00115344"/>
    <w:rsid w:val="00115E89"/>
    <w:rsid w:val="00120BF4"/>
    <w:rsid w:val="0012178E"/>
    <w:rsid w:val="001234E7"/>
    <w:rsid w:val="00125919"/>
    <w:rsid w:val="00126478"/>
    <w:rsid w:val="00126D98"/>
    <w:rsid w:val="00127933"/>
    <w:rsid w:val="001305E2"/>
    <w:rsid w:val="00130CEF"/>
    <w:rsid w:val="00132444"/>
    <w:rsid w:val="00132B03"/>
    <w:rsid w:val="00133F7E"/>
    <w:rsid w:val="00134935"/>
    <w:rsid w:val="00135645"/>
    <w:rsid w:val="0013616C"/>
    <w:rsid w:val="00144B98"/>
    <w:rsid w:val="00144C10"/>
    <w:rsid w:val="00146DE9"/>
    <w:rsid w:val="0014719D"/>
    <w:rsid w:val="001478A7"/>
    <w:rsid w:val="001503C5"/>
    <w:rsid w:val="001503F0"/>
    <w:rsid w:val="0015077A"/>
    <w:rsid w:val="00150C8B"/>
    <w:rsid w:val="00150E38"/>
    <w:rsid w:val="001513B6"/>
    <w:rsid w:val="00154025"/>
    <w:rsid w:val="00154036"/>
    <w:rsid w:val="00154E0C"/>
    <w:rsid w:val="00154FCF"/>
    <w:rsid w:val="00155A37"/>
    <w:rsid w:val="00156188"/>
    <w:rsid w:val="00157B17"/>
    <w:rsid w:val="001609B4"/>
    <w:rsid w:val="0016169A"/>
    <w:rsid w:val="00161B35"/>
    <w:rsid w:val="00162A4A"/>
    <w:rsid w:val="00163B50"/>
    <w:rsid w:val="00166D0A"/>
    <w:rsid w:val="00166F4D"/>
    <w:rsid w:val="00167197"/>
    <w:rsid w:val="00171A18"/>
    <w:rsid w:val="0017350F"/>
    <w:rsid w:val="00173BEC"/>
    <w:rsid w:val="001746CE"/>
    <w:rsid w:val="00174CAA"/>
    <w:rsid w:val="0017600A"/>
    <w:rsid w:val="0017601A"/>
    <w:rsid w:val="00176A17"/>
    <w:rsid w:val="00177589"/>
    <w:rsid w:val="001779C2"/>
    <w:rsid w:val="00180001"/>
    <w:rsid w:val="00181484"/>
    <w:rsid w:val="001814DC"/>
    <w:rsid w:val="001824A8"/>
    <w:rsid w:val="00182BAA"/>
    <w:rsid w:val="00182E33"/>
    <w:rsid w:val="00184D19"/>
    <w:rsid w:val="001852A4"/>
    <w:rsid w:val="00186604"/>
    <w:rsid w:val="00190644"/>
    <w:rsid w:val="001910B2"/>
    <w:rsid w:val="00191852"/>
    <w:rsid w:val="0019283F"/>
    <w:rsid w:val="00193602"/>
    <w:rsid w:val="001938B3"/>
    <w:rsid w:val="00193BB2"/>
    <w:rsid w:val="00193D8C"/>
    <w:rsid w:val="0019471B"/>
    <w:rsid w:val="001967BE"/>
    <w:rsid w:val="00197A71"/>
    <w:rsid w:val="001A289B"/>
    <w:rsid w:val="001A4690"/>
    <w:rsid w:val="001A55F4"/>
    <w:rsid w:val="001A7ACD"/>
    <w:rsid w:val="001B0891"/>
    <w:rsid w:val="001B2004"/>
    <w:rsid w:val="001B2549"/>
    <w:rsid w:val="001B2F10"/>
    <w:rsid w:val="001C0D5E"/>
    <w:rsid w:val="001C0EF9"/>
    <w:rsid w:val="001C20A8"/>
    <w:rsid w:val="001C2DE6"/>
    <w:rsid w:val="001C3C38"/>
    <w:rsid w:val="001C51CB"/>
    <w:rsid w:val="001C57D7"/>
    <w:rsid w:val="001C5F6E"/>
    <w:rsid w:val="001C7B3D"/>
    <w:rsid w:val="001C7EE1"/>
    <w:rsid w:val="001D14E1"/>
    <w:rsid w:val="001D28AA"/>
    <w:rsid w:val="001D3574"/>
    <w:rsid w:val="001D52B7"/>
    <w:rsid w:val="001D61F0"/>
    <w:rsid w:val="001E1BCB"/>
    <w:rsid w:val="001E2CCD"/>
    <w:rsid w:val="001E3EAD"/>
    <w:rsid w:val="001E67D9"/>
    <w:rsid w:val="001E68F8"/>
    <w:rsid w:val="001F0762"/>
    <w:rsid w:val="001F182D"/>
    <w:rsid w:val="001F185B"/>
    <w:rsid w:val="001F3A51"/>
    <w:rsid w:val="001F3B6F"/>
    <w:rsid w:val="001F4795"/>
    <w:rsid w:val="00204E14"/>
    <w:rsid w:val="002078CA"/>
    <w:rsid w:val="00207ED0"/>
    <w:rsid w:val="00210306"/>
    <w:rsid w:val="0021219D"/>
    <w:rsid w:val="0021255B"/>
    <w:rsid w:val="00212809"/>
    <w:rsid w:val="00212F95"/>
    <w:rsid w:val="00213492"/>
    <w:rsid w:val="00213D01"/>
    <w:rsid w:val="00215FEE"/>
    <w:rsid w:val="002167D6"/>
    <w:rsid w:val="00221B8C"/>
    <w:rsid w:val="0022617B"/>
    <w:rsid w:val="00226220"/>
    <w:rsid w:val="00226CEF"/>
    <w:rsid w:val="002349E8"/>
    <w:rsid w:val="002403FD"/>
    <w:rsid w:val="002415D7"/>
    <w:rsid w:val="002417A9"/>
    <w:rsid w:val="002443E2"/>
    <w:rsid w:val="00245531"/>
    <w:rsid w:val="00247719"/>
    <w:rsid w:val="002506C9"/>
    <w:rsid w:val="00251226"/>
    <w:rsid w:val="002519B4"/>
    <w:rsid w:val="00260A5B"/>
    <w:rsid w:val="00261259"/>
    <w:rsid w:val="00261431"/>
    <w:rsid w:val="0026287B"/>
    <w:rsid w:val="00264C37"/>
    <w:rsid w:val="00270B67"/>
    <w:rsid w:val="00271225"/>
    <w:rsid w:val="002712CC"/>
    <w:rsid w:val="00271BC5"/>
    <w:rsid w:val="002728C4"/>
    <w:rsid w:val="00272FCD"/>
    <w:rsid w:val="00274A8A"/>
    <w:rsid w:val="0027515A"/>
    <w:rsid w:val="002751E1"/>
    <w:rsid w:val="00277C19"/>
    <w:rsid w:val="00277F46"/>
    <w:rsid w:val="0028177B"/>
    <w:rsid w:val="00282C3C"/>
    <w:rsid w:val="0028411D"/>
    <w:rsid w:val="00284287"/>
    <w:rsid w:val="00284AD5"/>
    <w:rsid w:val="00286269"/>
    <w:rsid w:val="00292BAC"/>
    <w:rsid w:val="00293D7B"/>
    <w:rsid w:val="002944FA"/>
    <w:rsid w:val="00295986"/>
    <w:rsid w:val="00297ADD"/>
    <w:rsid w:val="00297C8E"/>
    <w:rsid w:val="002A0A98"/>
    <w:rsid w:val="002A0C64"/>
    <w:rsid w:val="002A40AC"/>
    <w:rsid w:val="002A4FAD"/>
    <w:rsid w:val="002A5EF9"/>
    <w:rsid w:val="002A6F12"/>
    <w:rsid w:val="002B0017"/>
    <w:rsid w:val="002B1A1E"/>
    <w:rsid w:val="002B239B"/>
    <w:rsid w:val="002B37F2"/>
    <w:rsid w:val="002B4321"/>
    <w:rsid w:val="002B5816"/>
    <w:rsid w:val="002C1B90"/>
    <w:rsid w:val="002C2E93"/>
    <w:rsid w:val="002C33CA"/>
    <w:rsid w:val="002C5662"/>
    <w:rsid w:val="002C5BEE"/>
    <w:rsid w:val="002C5C33"/>
    <w:rsid w:val="002C5CE2"/>
    <w:rsid w:val="002C7A41"/>
    <w:rsid w:val="002D439E"/>
    <w:rsid w:val="002D4DE9"/>
    <w:rsid w:val="002D5CF7"/>
    <w:rsid w:val="002D61B9"/>
    <w:rsid w:val="002D6B20"/>
    <w:rsid w:val="002D7052"/>
    <w:rsid w:val="002D7590"/>
    <w:rsid w:val="002D7C42"/>
    <w:rsid w:val="002E5904"/>
    <w:rsid w:val="002F1793"/>
    <w:rsid w:val="002F2398"/>
    <w:rsid w:val="002F279B"/>
    <w:rsid w:val="002F3E11"/>
    <w:rsid w:val="002F647B"/>
    <w:rsid w:val="002F6ADF"/>
    <w:rsid w:val="002F71B3"/>
    <w:rsid w:val="00300141"/>
    <w:rsid w:val="003043EA"/>
    <w:rsid w:val="003050FE"/>
    <w:rsid w:val="003055AF"/>
    <w:rsid w:val="00305C14"/>
    <w:rsid w:val="00306C39"/>
    <w:rsid w:val="00310279"/>
    <w:rsid w:val="00312157"/>
    <w:rsid w:val="00312954"/>
    <w:rsid w:val="00316C76"/>
    <w:rsid w:val="00317CAB"/>
    <w:rsid w:val="003228A5"/>
    <w:rsid w:val="0032291E"/>
    <w:rsid w:val="00323440"/>
    <w:rsid w:val="00323AD8"/>
    <w:rsid w:val="00330EEF"/>
    <w:rsid w:val="003311D3"/>
    <w:rsid w:val="003314BA"/>
    <w:rsid w:val="003314C0"/>
    <w:rsid w:val="00331517"/>
    <w:rsid w:val="003319D2"/>
    <w:rsid w:val="00332032"/>
    <w:rsid w:val="003332DB"/>
    <w:rsid w:val="00334756"/>
    <w:rsid w:val="00335933"/>
    <w:rsid w:val="003372F5"/>
    <w:rsid w:val="00337FF6"/>
    <w:rsid w:val="003427A2"/>
    <w:rsid w:val="00343A01"/>
    <w:rsid w:val="0034432D"/>
    <w:rsid w:val="003458C1"/>
    <w:rsid w:val="003508A9"/>
    <w:rsid w:val="0035749D"/>
    <w:rsid w:val="00360374"/>
    <w:rsid w:val="00361B1E"/>
    <w:rsid w:val="00361D90"/>
    <w:rsid w:val="00362797"/>
    <w:rsid w:val="00365E90"/>
    <w:rsid w:val="0036741D"/>
    <w:rsid w:val="00367670"/>
    <w:rsid w:val="003700F7"/>
    <w:rsid w:val="0037073F"/>
    <w:rsid w:val="00372509"/>
    <w:rsid w:val="00373F90"/>
    <w:rsid w:val="003765DF"/>
    <w:rsid w:val="0038311E"/>
    <w:rsid w:val="00383B6B"/>
    <w:rsid w:val="003850B0"/>
    <w:rsid w:val="00385C43"/>
    <w:rsid w:val="003871FC"/>
    <w:rsid w:val="00392226"/>
    <w:rsid w:val="0039272B"/>
    <w:rsid w:val="0039350D"/>
    <w:rsid w:val="00394B08"/>
    <w:rsid w:val="003960BF"/>
    <w:rsid w:val="00397E25"/>
    <w:rsid w:val="003A07FE"/>
    <w:rsid w:val="003A101F"/>
    <w:rsid w:val="003A1D9B"/>
    <w:rsid w:val="003A261C"/>
    <w:rsid w:val="003A289D"/>
    <w:rsid w:val="003A71EB"/>
    <w:rsid w:val="003A75FE"/>
    <w:rsid w:val="003A780C"/>
    <w:rsid w:val="003A7980"/>
    <w:rsid w:val="003B00F0"/>
    <w:rsid w:val="003B1307"/>
    <w:rsid w:val="003B429B"/>
    <w:rsid w:val="003B5B78"/>
    <w:rsid w:val="003B7D3C"/>
    <w:rsid w:val="003C1D7F"/>
    <w:rsid w:val="003C2342"/>
    <w:rsid w:val="003C33F3"/>
    <w:rsid w:val="003C3B3A"/>
    <w:rsid w:val="003C45F3"/>
    <w:rsid w:val="003C4FA9"/>
    <w:rsid w:val="003D01CE"/>
    <w:rsid w:val="003D08A2"/>
    <w:rsid w:val="003D5395"/>
    <w:rsid w:val="003E00C3"/>
    <w:rsid w:val="003E17DB"/>
    <w:rsid w:val="003E1DC5"/>
    <w:rsid w:val="003E1F9E"/>
    <w:rsid w:val="003E36CC"/>
    <w:rsid w:val="003E42F3"/>
    <w:rsid w:val="003E4A32"/>
    <w:rsid w:val="003E775A"/>
    <w:rsid w:val="003F0E6A"/>
    <w:rsid w:val="003F1430"/>
    <w:rsid w:val="003F1474"/>
    <w:rsid w:val="003F5BDB"/>
    <w:rsid w:val="003F72F9"/>
    <w:rsid w:val="00400E9B"/>
    <w:rsid w:val="0040190D"/>
    <w:rsid w:val="004043A4"/>
    <w:rsid w:val="004053E7"/>
    <w:rsid w:val="00406954"/>
    <w:rsid w:val="00407727"/>
    <w:rsid w:val="00411F08"/>
    <w:rsid w:val="00412C29"/>
    <w:rsid w:val="004151FB"/>
    <w:rsid w:val="00415A6C"/>
    <w:rsid w:val="00416904"/>
    <w:rsid w:val="00417C86"/>
    <w:rsid w:val="004203F1"/>
    <w:rsid w:val="004253A9"/>
    <w:rsid w:val="004254DF"/>
    <w:rsid w:val="00426E1F"/>
    <w:rsid w:val="0043200D"/>
    <w:rsid w:val="00432659"/>
    <w:rsid w:val="00433B75"/>
    <w:rsid w:val="00436030"/>
    <w:rsid w:val="004418A3"/>
    <w:rsid w:val="00442018"/>
    <w:rsid w:val="0044233F"/>
    <w:rsid w:val="00443C87"/>
    <w:rsid w:val="004456A2"/>
    <w:rsid w:val="0044642C"/>
    <w:rsid w:val="00446937"/>
    <w:rsid w:val="00452DCD"/>
    <w:rsid w:val="004534DE"/>
    <w:rsid w:val="00456443"/>
    <w:rsid w:val="0046038D"/>
    <w:rsid w:val="00462EBA"/>
    <w:rsid w:val="004677BB"/>
    <w:rsid w:val="00467BFC"/>
    <w:rsid w:val="00470F0E"/>
    <w:rsid w:val="00471004"/>
    <w:rsid w:val="00471234"/>
    <w:rsid w:val="00472D3A"/>
    <w:rsid w:val="004755ED"/>
    <w:rsid w:val="00476062"/>
    <w:rsid w:val="00480749"/>
    <w:rsid w:val="00480F39"/>
    <w:rsid w:val="004816B3"/>
    <w:rsid w:val="00481D16"/>
    <w:rsid w:val="00482888"/>
    <w:rsid w:val="00483CB2"/>
    <w:rsid w:val="004845B2"/>
    <w:rsid w:val="00484A06"/>
    <w:rsid w:val="0048546D"/>
    <w:rsid w:val="0048669C"/>
    <w:rsid w:val="00486AAB"/>
    <w:rsid w:val="00486B6B"/>
    <w:rsid w:val="004874BF"/>
    <w:rsid w:val="00491064"/>
    <w:rsid w:val="004930B9"/>
    <w:rsid w:val="004A1431"/>
    <w:rsid w:val="004A4254"/>
    <w:rsid w:val="004A4BF8"/>
    <w:rsid w:val="004A4FB0"/>
    <w:rsid w:val="004A5B0B"/>
    <w:rsid w:val="004A6FFA"/>
    <w:rsid w:val="004A7F49"/>
    <w:rsid w:val="004B060A"/>
    <w:rsid w:val="004B0D94"/>
    <w:rsid w:val="004B1FDB"/>
    <w:rsid w:val="004B20FD"/>
    <w:rsid w:val="004B4032"/>
    <w:rsid w:val="004B4D66"/>
    <w:rsid w:val="004B78C7"/>
    <w:rsid w:val="004C14DA"/>
    <w:rsid w:val="004C1A73"/>
    <w:rsid w:val="004C1CC5"/>
    <w:rsid w:val="004C1F1F"/>
    <w:rsid w:val="004C5245"/>
    <w:rsid w:val="004C6B81"/>
    <w:rsid w:val="004D5ED9"/>
    <w:rsid w:val="004D5F0F"/>
    <w:rsid w:val="004D65C5"/>
    <w:rsid w:val="004E0820"/>
    <w:rsid w:val="004E1AB2"/>
    <w:rsid w:val="004E4C2C"/>
    <w:rsid w:val="004E554A"/>
    <w:rsid w:val="004E6964"/>
    <w:rsid w:val="004E763E"/>
    <w:rsid w:val="004F02DF"/>
    <w:rsid w:val="004F0755"/>
    <w:rsid w:val="004F2605"/>
    <w:rsid w:val="004F3E42"/>
    <w:rsid w:val="004F66C8"/>
    <w:rsid w:val="004F77A6"/>
    <w:rsid w:val="00500E97"/>
    <w:rsid w:val="00502719"/>
    <w:rsid w:val="00503864"/>
    <w:rsid w:val="00504948"/>
    <w:rsid w:val="00504E12"/>
    <w:rsid w:val="0050654F"/>
    <w:rsid w:val="005078B5"/>
    <w:rsid w:val="00507B5F"/>
    <w:rsid w:val="00507EC1"/>
    <w:rsid w:val="00510535"/>
    <w:rsid w:val="0051329E"/>
    <w:rsid w:val="00516068"/>
    <w:rsid w:val="005231E0"/>
    <w:rsid w:val="00523DF2"/>
    <w:rsid w:val="00524E2B"/>
    <w:rsid w:val="005265CE"/>
    <w:rsid w:val="00530288"/>
    <w:rsid w:val="00532B9C"/>
    <w:rsid w:val="00533E7D"/>
    <w:rsid w:val="005343DF"/>
    <w:rsid w:val="00536097"/>
    <w:rsid w:val="00537F9E"/>
    <w:rsid w:val="00540BD2"/>
    <w:rsid w:val="005444B5"/>
    <w:rsid w:val="00544FA0"/>
    <w:rsid w:val="00545E41"/>
    <w:rsid w:val="00547458"/>
    <w:rsid w:val="00547CAE"/>
    <w:rsid w:val="005527A4"/>
    <w:rsid w:val="00552AF2"/>
    <w:rsid w:val="00555DF6"/>
    <w:rsid w:val="00555E19"/>
    <w:rsid w:val="005561BE"/>
    <w:rsid w:val="005565DF"/>
    <w:rsid w:val="005574AF"/>
    <w:rsid w:val="0055767A"/>
    <w:rsid w:val="005601DB"/>
    <w:rsid w:val="00564305"/>
    <w:rsid w:val="00564625"/>
    <w:rsid w:val="00564BD1"/>
    <w:rsid w:val="00565510"/>
    <w:rsid w:val="00565FF9"/>
    <w:rsid w:val="00566131"/>
    <w:rsid w:val="005665A4"/>
    <w:rsid w:val="00567E5F"/>
    <w:rsid w:val="00570A78"/>
    <w:rsid w:val="00572820"/>
    <w:rsid w:val="005728CA"/>
    <w:rsid w:val="005742D1"/>
    <w:rsid w:val="005747A7"/>
    <w:rsid w:val="00576C5E"/>
    <w:rsid w:val="00576F3F"/>
    <w:rsid w:val="00577982"/>
    <w:rsid w:val="005826EE"/>
    <w:rsid w:val="005839F2"/>
    <w:rsid w:val="00583CB2"/>
    <w:rsid w:val="0058435D"/>
    <w:rsid w:val="00586AA3"/>
    <w:rsid w:val="00586B0C"/>
    <w:rsid w:val="00587E9A"/>
    <w:rsid w:val="005902D2"/>
    <w:rsid w:val="00590CAE"/>
    <w:rsid w:val="00590E2E"/>
    <w:rsid w:val="00590F9F"/>
    <w:rsid w:val="00591528"/>
    <w:rsid w:val="00592301"/>
    <w:rsid w:val="00592886"/>
    <w:rsid w:val="00593552"/>
    <w:rsid w:val="005948F7"/>
    <w:rsid w:val="00594AF4"/>
    <w:rsid w:val="00594BBA"/>
    <w:rsid w:val="00596375"/>
    <w:rsid w:val="00596F71"/>
    <w:rsid w:val="00597959"/>
    <w:rsid w:val="00597AB1"/>
    <w:rsid w:val="005A032A"/>
    <w:rsid w:val="005A0DCD"/>
    <w:rsid w:val="005A3947"/>
    <w:rsid w:val="005A3BB6"/>
    <w:rsid w:val="005A5187"/>
    <w:rsid w:val="005A5779"/>
    <w:rsid w:val="005B0334"/>
    <w:rsid w:val="005B1A53"/>
    <w:rsid w:val="005B4460"/>
    <w:rsid w:val="005B5A94"/>
    <w:rsid w:val="005B693B"/>
    <w:rsid w:val="005B6E90"/>
    <w:rsid w:val="005C0839"/>
    <w:rsid w:val="005C315E"/>
    <w:rsid w:val="005C356E"/>
    <w:rsid w:val="005C4BD4"/>
    <w:rsid w:val="005C52E0"/>
    <w:rsid w:val="005D09A0"/>
    <w:rsid w:val="005D5077"/>
    <w:rsid w:val="005D6458"/>
    <w:rsid w:val="005D6A37"/>
    <w:rsid w:val="005E2B39"/>
    <w:rsid w:val="005E2BD1"/>
    <w:rsid w:val="005E3144"/>
    <w:rsid w:val="005E44DE"/>
    <w:rsid w:val="005E494E"/>
    <w:rsid w:val="005E4D5B"/>
    <w:rsid w:val="005E655D"/>
    <w:rsid w:val="005E7A89"/>
    <w:rsid w:val="005E7C91"/>
    <w:rsid w:val="005F134C"/>
    <w:rsid w:val="005F19C3"/>
    <w:rsid w:val="005F2BC5"/>
    <w:rsid w:val="005F387A"/>
    <w:rsid w:val="005F3ED3"/>
    <w:rsid w:val="005F4F4E"/>
    <w:rsid w:val="005F6B31"/>
    <w:rsid w:val="00603C95"/>
    <w:rsid w:val="00611FB6"/>
    <w:rsid w:val="00620516"/>
    <w:rsid w:val="00624860"/>
    <w:rsid w:val="00624EBD"/>
    <w:rsid w:val="006252C1"/>
    <w:rsid w:val="00625ABE"/>
    <w:rsid w:val="00626D1E"/>
    <w:rsid w:val="0063093E"/>
    <w:rsid w:val="006359DD"/>
    <w:rsid w:val="006402E7"/>
    <w:rsid w:val="006408C5"/>
    <w:rsid w:val="00641EE6"/>
    <w:rsid w:val="00644217"/>
    <w:rsid w:val="00644419"/>
    <w:rsid w:val="006467E9"/>
    <w:rsid w:val="0065277C"/>
    <w:rsid w:val="006553EF"/>
    <w:rsid w:val="006565C2"/>
    <w:rsid w:val="00657BE7"/>
    <w:rsid w:val="00657D06"/>
    <w:rsid w:val="00663535"/>
    <w:rsid w:val="006638A2"/>
    <w:rsid w:val="00663B23"/>
    <w:rsid w:val="00665376"/>
    <w:rsid w:val="006660BF"/>
    <w:rsid w:val="00666F56"/>
    <w:rsid w:val="00670D1D"/>
    <w:rsid w:val="00673575"/>
    <w:rsid w:val="00674AF7"/>
    <w:rsid w:val="00677996"/>
    <w:rsid w:val="006808DB"/>
    <w:rsid w:val="006853DA"/>
    <w:rsid w:val="00685E91"/>
    <w:rsid w:val="00686DE4"/>
    <w:rsid w:val="00687A38"/>
    <w:rsid w:val="00690262"/>
    <w:rsid w:val="00690BC3"/>
    <w:rsid w:val="00691674"/>
    <w:rsid w:val="00692D3D"/>
    <w:rsid w:val="0069378E"/>
    <w:rsid w:val="006944CC"/>
    <w:rsid w:val="00694AFF"/>
    <w:rsid w:val="00695893"/>
    <w:rsid w:val="00695F2C"/>
    <w:rsid w:val="00696807"/>
    <w:rsid w:val="00697F60"/>
    <w:rsid w:val="006A0A4D"/>
    <w:rsid w:val="006A1225"/>
    <w:rsid w:val="006A45D6"/>
    <w:rsid w:val="006A4A85"/>
    <w:rsid w:val="006A5113"/>
    <w:rsid w:val="006A60A2"/>
    <w:rsid w:val="006A7128"/>
    <w:rsid w:val="006B5D00"/>
    <w:rsid w:val="006B5FCF"/>
    <w:rsid w:val="006B6770"/>
    <w:rsid w:val="006C36A9"/>
    <w:rsid w:val="006C3CA2"/>
    <w:rsid w:val="006C7300"/>
    <w:rsid w:val="006D0F26"/>
    <w:rsid w:val="006D5F3E"/>
    <w:rsid w:val="006D6841"/>
    <w:rsid w:val="006D6AE2"/>
    <w:rsid w:val="006D7815"/>
    <w:rsid w:val="006D7D80"/>
    <w:rsid w:val="006E0268"/>
    <w:rsid w:val="006E1CEE"/>
    <w:rsid w:val="006E2A63"/>
    <w:rsid w:val="006E3F81"/>
    <w:rsid w:val="006F0B63"/>
    <w:rsid w:val="006F1558"/>
    <w:rsid w:val="006F42F7"/>
    <w:rsid w:val="006F6D8B"/>
    <w:rsid w:val="006F6DF2"/>
    <w:rsid w:val="007023FF"/>
    <w:rsid w:val="007037CB"/>
    <w:rsid w:val="00703AC7"/>
    <w:rsid w:val="00705EA1"/>
    <w:rsid w:val="00706103"/>
    <w:rsid w:val="00707E60"/>
    <w:rsid w:val="0071049A"/>
    <w:rsid w:val="00710508"/>
    <w:rsid w:val="00710E5C"/>
    <w:rsid w:val="0071399B"/>
    <w:rsid w:val="00714F52"/>
    <w:rsid w:val="007156A4"/>
    <w:rsid w:val="0072125F"/>
    <w:rsid w:val="00722C6F"/>
    <w:rsid w:val="00723563"/>
    <w:rsid w:val="00723E2A"/>
    <w:rsid w:val="00724BF3"/>
    <w:rsid w:val="0072548D"/>
    <w:rsid w:val="00725A69"/>
    <w:rsid w:val="00726945"/>
    <w:rsid w:val="0073017C"/>
    <w:rsid w:val="0073250D"/>
    <w:rsid w:val="0073363A"/>
    <w:rsid w:val="00734B90"/>
    <w:rsid w:val="0074081B"/>
    <w:rsid w:val="00740D3D"/>
    <w:rsid w:val="00741D56"/>
    <w:rsid w:val="00745857"/>
    <w:rsid w:val="00747A0B"/>
    <w:rsid w:val="007502A7"/>
    <w:rsid w:val="00751B2A"/>
    <w:rsid w:val="00752002"/>
    <w:rsid w:val="0075457D"/>
    <w:rsid w:val="00754890"/>
    <w:rsid w:val="007557FD"/>
    <w:rsid w:val="007567F6"/>
    <w:rsid w:val="00756B7F"/>
    <w:rsid w:val="007611BE"/>
    <w:rsid w:val="0076135E"/>
    <w:rsid w:val="0076191C"/>
    <w:rsid w:val="00763094"/>
    <w:rsid w:val="007637C9"/>
    <w:rsid w:val="007639ED"/>
    <w:rsid w:val="00764AC8"/>
    <w:rsid w:val="00764C31"/>
    <w:rsid w:val="00766FA5"/>
    <w:rsid w:val="007672BB"/>
    <w:rsid w:val="007672DD"/>
    <w:rsid w:val="007675BE"/>
    <w:rsid w:val="00767B9E"/>
    <w:rsid w:val="00772B26"/>
    <w:rsid w:val="00772FC4"/>
    <w:rsid w:val="00773C28"/>
    <w:rsid w:val="00774FC9"/>
    <w:rsid w:val="007772E8"/>
    <w:rsid w:val="00777FA3"/>
    <w:rsid w:val="007802F0"/>
    <w:rsid w:val="00784C8A"/>
    <w:rsid w:val="00786DA9"/>
    <w:rsid w:val="00790B15"/>
    <w:rsid w:val="007915A0"/>
    <w:rsid w:val="00793F90"/>
    <w:rsid w:val="00794044"/>
    <w:rsid w:val="00794CAC"/>
    <w:rsid w:val="0079581D"/>
    <w:rsid w:val="007A0528"/>
    <w:rsid w:val="007A0C40"/>
    <w:rsid w:val="007A15F7"/>
    <w:rsid w:val="007A16F8"/>
    <w:rsid w:val="007A1D21"/>
    <w:rsid w:val="007A2202"/>
    <w:rsid w:val="007A5776"/>
    <w:rsid w:val="007A6123"/>
    <w:rsid w:val="007A6E7B"/>
    <w:rsid w:val="007B010E"/>
    <w:rsid w:val="007B2FE4"/>
    <w:rsid w:val="007B543E"/>
    <w:rsid w:val="007B6B19"/>
    <w:rsid w:val="007B7B14"/>
    <w:rsid w:val="007C19C9"/>
    <w:rsid w:val="007C33D9"/>
    <w:rsid w:val="007C55EA"/>
    <w:rsid w:val="007C5990"/>
    <w:rsid w:val="007C76E4"/>
    <w:rsid w:val="007D08FB"/>
    <w:rsid w:val="007D115A"/>
    <w:rsid w:val="007D3AE1"/>
    <w:rsid w:val="007D540E"/>
    <w:rsid w:val="007D5ECA"/>
    <w:rsid w:val="007E05D3"/>
    <w:rsid w:val="007E4866"/>
    <w:rsid w:val="007E4979"/>
    <w:rsid w:val="007E4DFC"/>
    <w:rsid w:val="007E5C26"/>
    <w:rsid w:val="007E672A"/>
    <w:rsid w:val="007E6F92"/>
    <w:rsid w:val="007E74CB"/>
    <w:rsid w:val="007F0750"/>
    <w:rsid w:val="007F1277"/>
    <w:rsid w:val="007F1F30"/>
    <w:rsid w:val="007F43CD"/>
    <w:rsid w:val="007F7828"/>
    <w:rsid w:val="008001E4"/>
    <w:rsid w:val="00800520"/>
    <w:rsid w:val="00802CA8"/>
    <w:rsid w:val="00804383"/>
    <w:rsid w:val="00804E8B"/>
    <w:rsid w:val="00806B71"/>
    <w:rsid w:val="00807BCA"/>
    <w:rsid w:val="008100AD"/>
    <w:rsid w:val="008105F7"/>
    <w:rsid w:val="00811313"/>
    <w:rsid w:val="008122F1"/>
    <w:rsid w:val="00815524"/>
    <w:rsid w:val="00815F6C"/>
    <w:rsid w:val="00816242"/>
    <w:rsid w:val="00816343"/>
    <w:rsid w:val="00816E04"/>
    <w:rsid w:val="00817D5A"/>
    <w:rsid w:val="0082029C"/>
    <w:rsid w:val="00820384"/>
    <w:rsid w:val="00822739"/>
    <w:rsid w:val="008243EC"/>
    <w:rsid w:val="00826371"/>
    <w:rsid w:val="00827625"/>
    <w:rsid w:val="008276CB"/>
    <w:rsid w:val="008309C6"/>
    <w:rsid w:val="0083159E"/>
    <w:rsid w:val="00832796"/>
    <w:rsid w:val="0083287E"/>
    <w:rsid w:val="008378CE"/>
    <w:rsid w:val="0084084B"/>
    <w:rsid w:val="00840AFE"/>
    <w:rsid w:val="008417F2"/>
    <w:rsid w:val="00841DEA"/>
    <w:rsid w:val="00842F6D"/>
    <w:rsid w:val="0084447C"/>
    <w:rsid w:val="008447A3"/>
    <w:rsid w:val="00845B17"/>
    <w:rsid w:val="00845E42"/>
    <w:rsid w:val="00850246"/>
    <w:rsid w:val="00851474"/>
    <w:rsid w:val="0085225D"/>
    <w:rsid w:val="00853666"/>
    <w:rsid w:val="008542BF"/>
    <w:rsid w:val="00856625"/>
    <w:rsid w:val="00856E53"/>
    <w:rsid w:val="00860836"/>
    <w:rsid w:val="00860A97"/>
    <w:rsid w:val="008656C1"/>
    <w:rsid w:val="00866CF7"/>
    <w:rsid w:val="00866F0D"/>
    <w:rsid w:val="00866F74"/>
    <w:rsid w:val="0087442D"/>
    <w:rsid w:val="0087466F"/>
    <w:rsid w:val="00880029"/>
    <w:rsid w:val="00880392"/>
    <w:rsid w:val="00881CA9"/>
    <w:rsid w:val="008832EE"/>
    <w:rsid w:val="00884BFF"/>
    <w:rsid w:val="0089019D"/>
    <w:rsid w:val="00891A0E"/>
    <w:rsid w:val="00891DB3"/>
    <w:rsid w:val="00895487"/>
    <w:rsid w:val="00896090"/>
    <w:rsid w:val="00896365"/>
    <w:rsid w:val="008979F7"/>
    <w:rsid w:val="008A006D"/>
    <w:rsid w:val="008A1833"/>
    <w:rsid w:val="008A4EA5"/>
    <w:rsid w:val="008B0506"/>
    <w:rsid w:val="008B1505"/>
    <w:rsid w:val="008B2F65"/>
    <w:rsid w:val="008B430D"/>
    <w:rsid w:val="008C23E4"/>
    <w:rsid w:val="008C2A25"/>
    <w:rsid w:val="008C3AC4"/>
    <w:rsid w:val="008C3C19"/>
    <w:rsid w:val="008C4200"/>
    <w:rsid w:val="008C54F4"/>
    <w:rsid w:val="008C5FA3"/>
    <w:rsid w:val="008C6B5B"/>
    <w:rsid w:val="008C6D62"/>
    <w:rsid w:val="008C7BD0"/>
    <w:rsid w:val="008D1A16"/>
    <w:rsid w:val="008D3A4F"/>
    <w:rsid w:val="008D72EE"/>
    <w:rsid w:val="008E004E"/>
    <w:rsid w:val="008E175E"/>
    <w:rsid w:val="008E4BD5"/>
    <w:rsid w:val="008E50F1"/>
    <w:rsid w:val="008E5713"/>
    <w:rsid w:val="008E6264"/>
    <w:rsid w:val="008F03C9"/>
    <w:rsid w:val="008F0744"/>
    <w:rsid w:val="008F08AA"/>
    <w:rsid w:val="008F3701"/>
    <w:rsid w:val="008F3A62"/>
    <w:rsid w:val="008F3D3C"/>
    <w:rsid w:val="008F3D66"/>
    <w:rsid w:val="008F73CB"/>
    <w:rsid w:val="008F795F"/>
    <w:rsid w:val="009007F8"/>
    <w:rsid w:val="00901137"/>
    <w:rsid w:val="0090206D"/>
    <w:rsid w:val="00904F75"/>
    <w:rsid w:val="00905787"/>
    <w:rsid w:val="0090697B"/>
    <w:rsid w:val="00907B28"/>
    <w:rsid w:val="00907B91"/>
    <w:rsid w:val="00910D1F"/>
    <w:rsid w:val="009128D2"/>
    <w:rsid w:val="009137F1"/>
    <w:rsid w:val="0091440B"/>
    <w:rsid w:val="0091489F"/>
    <w:rsid w:val="0091654D"/>
    <w:rsid w:val="00916803"/>
    <w:rsid w:val="00917D4A"/>
    <w:rsid w:val="00922665"/>
    <w:rsid w:val="00922F9C"/>
    <w:rsid w:val="00923011"/>
    <w:rsid w:val="00926D9D"/>
    <w:rsid w:val="00927B34"/>
    <w:rsid w:val="00931398"/>
    <w:rsid w:val="00946A8E"/>
    <w:rsid w:val="009470A2"/>
    <w:rsid w:val="00947F1D"/>
    <w:rsid w:val="0095103C"/>
    <w:rsid w:val="0095383D"/>
    <w:rsid w:val="00953A65"/>
    <w:rsid w:val="00953D8B"/>
    <w:rsid w:val="009543C2"/>
    <w:rsid w:val="00954916"/>
    <w:rsid w:val="0095520D"/>
    <w:rsid w:val="009560DC"/>
    <w:rsid w:val="00957969"/>
    <w:rsid w:val="00960E01"/>
    <w:rsid w:val="0096456F"/>
    <w:rsid w:val="00964ED0"/>
    <w:rsid w:val="0097009A"/>
    <w:rsid w:val="00970985"/>
    <w:rsid w:val="00971347"/>
    <w:rsid w:val="009720C9"/>
    <w:rsid w:val="009730A9"/>
    <w:rsid w:val="00973C14"/>
    <w:rsid w:val="009765A5"/>
    <w:rsid w:val="009777F4"/>
    <w:rsid w:val="00977D5F"/>
    <w:rsid w:val="00980C3A"/>
    <w:rsid w:val="009811D6"/>
    <w:rsid w:val="0098129B"/>
    <w:rsid w:val="009812A4"/>
    <w:rsid w:val="00981C4F"/>
    <w:rsid w:val="009822CA"/>
    <w:rsid w:val="00983250"/>
    <w:rsid w:val="009846E3"/>
    <w:rsid w:val="00990662"/>
    <w:rsid w:val="009914E6"/>
    <w:rsid w:val="00991EBD"/>
    <w:rsid w:val="0099237F"/>
    <w:rsid w:val="0099246F"/>
    <w:rsid w:val="0099376C"/>
    <w:rsid w:val="00993E6D"/>
    <w:rsid w:val="00995696"/>
    <w:rsid w:val="009A3045"/>
    <w:rsid w:val="009A41F9"/>
    <w:rsid w:val="009A4AEF"/>
    <w:rsid w:val="009A4EFF"/>
    <w:rsid w:val="009A5318"/>
    <w:rsid w:val="009B0A77"/>
    <w:rsid w:val="009B122A"/>
    <w:rsid w:val="009B17C5"/>
    <w:rsid w:val="009B248D"/>
    <w:rsid w:val="009B268C"/>
    <w:rsid w:val="009B2A7A"/>
    <w:rsid w:val="009B4D3E"/>
    <w:rsid w:val="009B513E"/>
    <w:rsid w:val="009C0EE9"/>
    <w:rsid w:val="009C1429"/>
    <w:rsid w:val="009C194F"/>
    <w:rsid w:val="009C25B4"/>
    <w:rsid w:val="009C5E53"/>
    <w:rsid w:val="009C7F62"/>
    <w:rsid w:val="009D01D0"/>
    <w:rsid w:val="009D0E0E"/>
    <w:rsid w:val="009D0E80"/>
    <w:rsid w:val="009D1002"/>
    <w:rsid w:val="009D1136"/>
    <w:rsid w:val="009D35EA"/>
    <w:rsid w:val="009D398F"/>
    <w:rsid w:val="009E3666"/>
    <w:rsid w:val="009E60DB"/>
    <w:rsid w:val="009E646C"/>
    <w:rsid w:val="009F07BF"/>
    <w:rsid w:val="009F1EC7"/>
    <w:rsid w:val="009F2152"/>
    <w:rsid w:val="009F46D2"/>
    <w:rsid w:val="009F4AB3"/>
    <w:rsid w:val="009F5204"/>
    <w:rsid w:val="00A01B52"/>
    <w:rsid w:val="00A02D8B"/>
    <w:rsid w:val="00A0375D"/>
    <w:rsid w:val="00A04325"/>
    <w:rsid w:val="00A05995"/>
    <w:rsid w:val="00A06C76"/>
    <w:rsid w:val="00A13130"/>
    <w:rsid w:val="00A14B12"/>
    <w:rsid w:val="00A14D45"/>
    <w:rsid w:val="00A158F5"/>
    <w:rsid w:val="00A17C23"/>
    <w:rsid w:val="00A20541"/>
    <w:rsid w:val="00A212ED"/>
    <w:rsid w:val="00A2251B"/>
    <w:rsid w:val="00A22C70"/>
    <w:rsid w:val="00A22D16"/>
    <w:rsid w:val="00A23B29"/>
    <w:rsid w:val="00A23D5F"/>
    <w:rsid w:val="00A26083"/>
    <w:rsid w:val="00A268AC"/>
    <w:rsid w:val="00A3051F"/>
    <w:rsid w:val="00A313C4"/>
    <w:rsid w:val="00A314D4"/>
    <w:rsid w:val="00A3160F"/>
    <w:rsid w:val="00A321BA"/>
    <w:rsid w:val="00A3233C"/>
    <w:rsid w:val="00A36E87"/>
    <w:rsid w:val="00A400E3"/>
    <w:rsid w:val="00A41B64"/>
    <w:rsid w:val="00A41E40"/>
    <w:rsid w:val="00A430A9"/>
    <w:rsid w:val="00A437EE"/>
    <w:rsid w:val="00A44336"/>
    <w:rsid w:val="00A46280"/>
    <w:rsid w:val="00A471A3"/>
    <w:rsid w:val="00A47380"/>
    <w:rsid w:val="00A47965"/>
    <w:rsid w:val="00A5070E"/>
    <w:rsid w:val="00A51797"/>
    <w:rsid w:val="00A51A5E"/>
    <w:rsid w:val="00A5395B"/>
    <w:rsid w:val="00A54E9C"/>
    <w:rsid w:val="00A551A1"/>
    <w:rsid w:val="00A60A44"/>
    <w:rsid w:val="00A618DE"/>
    <w:rsid w:val="00A63241"/>
    <w:rsid w:val="00A636A2"/>
    <w:rsid w:val="00A63947"/>
    <w:rsid w:val="00A670BA"/>
    <w:rsid w:val="00A71078"/>
    <w:rsid w:val="00A71AE3"/>
    <w:rsid w:val="00A753C0"/>
    <w:rsid w:val="00A754F1"/>
    <w:rsid w:val="00A81781"/>
    <w:rsid w:val="00A81AFF"/>
    <w:rsid w:val="00A85AFE"/>
    <w:rsid w:val="00A85B9C"/>
    <w:rsid w:val="00A85EAC"/>
    <w:rsid w:val="00A861D5"/>
    <w:rsid w:val="00A86AE9"/>
    <w:rsid w:val="00A86E9F"/>
    <w:rsid w:val="00A87CE2"/>
    <w:rsid w:val="00A903AE"/>
    <w:rsid w:val="00A9127A"/>
    <w:rsid w:val="00A92A68"/>
    <w:rsid w:val="00A94B8C"/>
    <w:rsid w:val="00A94F98"/>
    <w:rsid w:val="00AA2D0A"/>
    <w:rsid w:val="00AA3244"/>
    <w:rsid w:val="00AA386A"/>
    <w:rsid w:val="00AA53D2"/>
    <w:rsid w:val="00AA5442"/>
    <w:rsid w:val="00AA6795"/>
    <w:rsid w:val="00AA67B0"/>
    <w:rsid w:val="00AB0960"/>
    <w:rsid w:val="00AB1A13"/>
    <w:rsid w:val="00AB1B1F"/>
    <w:rsid w:val="00AB3187"/>
    <w:rsid w:val="00AB3AB3"/>
    <w:rsid w:val="00AB4CC3"/>
    <w:rsid w:val="00AB623D"/>
    <w:rsid w:val="00AB6CB0"/>
    <w:rsid w:val="00AB79DA"/>
    <w:rsid w:val="00AC265A"/>
    <w:rsid w:val="00AC2BE3"/>
    <w:rsid w:val="00AC32D1"/>
    <w:rsid w:val="00AC38DC"/>
    <w:rsid w:val="00AC3CF3"/>
    <w:rsid w:val="00AC43B4"/>
    <w:rsid w:val="00AC56C5"/>
    <w:rsid w:val="00AC7A8A"/>
    <w:rsid w:val="00AD5A47"/>
    <w:rsid w:val="00AD7B43"/>
    <w:rsid w:val="00AE064E"/>
    <w:rsid w:val="00AE1B71"/>
    <w:rsid w:val="00AE1CB4"/>
    <w:rsid w:val="00AE2569"/>
    <w:rsid w:val="00AE33AF"/>
    <w:rsid w:val="00AE4952"/>
    <w:rsid w:val="00AE4F3B"/>
    <w:rsid w:val="00AE7962"/>
    <w:rsid w:val="00AF1229"/>
    <w:rsid w:val="00AF17E8"/>
    <w:rsid w:val="00AF18C2"/>
    <w:rsid w:val="00AF32A8"/>
    <w:rsid w:val="00AF3653"/>
    <w:rsid w:val="00AF3E6D"/>
    <w:rsid w:val="00AF432A"/>
    <w:rsid w:val="00AF6518"/>
    <w:rsid w:val="00B02D0D"/>
    <w:rsid w:val="00B047D4"/>
    <w:rsid w:val="00B063ED"/>
    <w:rsid w:val="00B06AD8"/>
    <w:rsid w:val="00B102C8"/>
    <w:rsid w:val="00B10EA5"/>
    <w:rsid w:val="00B11D56"/>
    <w:rsid w:val="00B12BB4"/>
    <w:rsid w:val="00B14CA6"/>
    <w:rsid w:val="00B16230"/>
    <w:rsid w:val="00B17758"/>
    <w:rsid w:val="00B178AD"/>
    <w:rsid w:val="00B217A5"/>
    <w:rsid w:val="00B217B1"/>
    <w:rsid w:val="00B21EE4"/>
    <w:rsid w:val="00B23B67"/>
    <w:rsid w:val="00B24929"/>
    <w:rsid w:val="00B24C56"/>
    <w:rsid w:val="00B261D2"/>
    <w:rsid w:val="00B2622E"/>
    <w:rsid w:val="00B26937"/>
    <w:rsid w:val="00B26D7B"/>
    <w:rsid w:val="00B26D8E"/>
    <w:rsid w:val="00B30F6B"/>
    <w:rsid w:val="00B32C14"/>
    <w:rsid w:val="00B36F5C"/>
    <w:rsid w:val="00B4011D"/>
    <w:rsid w:val="00B40C5E"/>
    <w:rsid w:val="00B425FA"/>
    <w:rsid w:val="00B4299D"/>
    <w:rsid w:val="00B430A6"/>
    <w:rsid w:val="00B450AC"/>
    <w:rsid w:val="00B4538C"/>
    <w:rsid w:val="00B46D37"/>
    <w:rsid w:val="00B51E79"/>
    <w:rsid w:val="00B56234"/>
    <w:rsid w:val="00B576A8"/>
    <w:rsid w:val="00B60A15"/>
    <w:rsid w:val="00B61BF7"/>
    <w:rsid w:val="00B62471"/>
    <w:rsid w:val="00B62E1E"/>
    <w:rsid w:val="00B6729F"/>
    <w:rsid w:val="00B67ACD"/>
    <w:rsid w:val="00B724AE"/>
    <w:rsid w:val="00B7409D"/>
    <w:rsid w:val="00B7727D"/>
    <w:rsid w:val="00B82935"/>
    <w:rsid w:val="00B8462E"/>
    <w:rsid w:val="00B84FDF"/>
    <w:rsid w:val="00B87378"/>
    <w:rsid w:val="00B90C0D"/>
    <w:rsid w:val="00B9343A"/>
    <w:rsid w:val="00B93FC6"/>
    <w:rsid w:val="00B94B14"/>
    <w:rsid w:val="00B95968"/>
    <w:rsid w:val="00B96111"/>
    <w:rsid w:val="00B96232"/>
    <w:rsid w:val="00BA0643"/>
    <w:rsid w:val="00BA12EC"/>
    <w:rsid w:val="00BA16C7"/>
    <w:rsid w:val="00BA1D20"/>
    <w:rsid w:val="00BA1E9F"/>
    <w:rsid w:val="00BA25A0"/>
    <w:rsid w:val="00BA5D7F"/>
    <w:rsid w:val="00BA5E8E"/>
    <w:rsid w:val="00BA7230"/>
    <w:rsid w:val="00BA770E"/>
    <w:rsid w:val="00BA7990"/>
    <w:rsid w:val="00BA7B16"/>
    <w:rsid w:val="00BA7F5F"/>
    <w:rsid w:val="00BB1BB6"/>
    <w:rsid w:val="00BB295A"/>
    <w:rsid w:val="00BB2DA4"/>
    <w:rsid w:val="00BB3AC8"/>
    <w:rsid w:val="00BB7190"/>
    <w:rsid w:val="00BC0C57"/>
    <w:rsid w:val="00BC33EE"/>
    <w:rsid w:val="00BC41D4"/>
    <w:rsid w:val="00BC5152"/>
    <w:rsid w:val="00BC6B14"/>
    <w:rsid w:val="00BD0294"/>
    <w:rsid w:val="00BD078E"/>
    <w:rsid w:val="00BD0918"/>
    <w:rsid w:val="00BD3273"/>
    <w:rsid w:val="00BD3CF9"/>
    <w:rsid w:val="00BD5B12"/>
    <w:rsid w:val="00BD7340"/>
    <w:rsid w:val="00BE2EAB"/>
    <w:rsid w:val="00BE3886"/>
    <w:rsid w:val="00BE40C0"/>
    <w:rsid w:val="00BE72CA"/>
    <w:rsid w:val="00BF20CC"/>
    <w:rsid w:val="00BF678A"/>
    <w:rsid w:val="00BF6B22"/>
    <w:rsid w:val="00BF6CA4"/>
    <w:rsid w:val="00C03E0E"/>
    <w:rsid w:val="00C053A3"/>
    <w:rsid w:val="00C05F65"/>
    <w:rsid w:val="00C064A9"/>
    <w:rsid w:val="00C06990"/>
    <w:rsid w:val="00C06BDB"/>
    <w:rsid w:val="00C07721"/>
    <w:rsid w:val="00C10C78"/>
    <w:rsid w:val="00C1147B"/>
    <w:rsid w:val="00C1515D"/>
    <w:rsid w:val="00C1614A"/>
    <w:rsid w:val="00C16D65"/>
    <w:rsid w:val="00C17356"/>
    <w:rsid w:val="00C20460"/>
    <w:rsid w:val="00C21AF6"/>
    <w:rsid w:val="00C229E7"/>
    <w:rsid w:val="00C23365"/>
    <w:rsid w:val="00C32F64"/>
    <w:rsid w:val="00C4207A"/>
    <w:rsid w:val="00C42D24"/>
    <w:rsid w:val="00C448AD"/>
    <w:rsid w:val="00C44BF2"/>
    <w:rsid w:val="00C457CD"/>
    <w:rsid w:val="00C45B53"/>
    <w:rsid w:val="00C508E1"/>
    <w:rsid w:val="00C50E2C"/>
    <w:rsid w:val="00C52C30"/>
    <w:rsid w:val="00C53C92"/>
    <w:rsid w:val="00C53E58"/>
    <w:rsid w:val="00C547EA"/>
    <w:rsid w:val="00C60692"/>
    <w:rsid w:val="00C62920"/>
    <w:rsid w:val="00C633A6"/>
    <w:rsid w:val="00C64AD2"/>
    <w:rsid w:val="00C67EF2"/>
    <w:rsid w:val="00C70009"/>
    <w:rsid w:val="00C70466"/>
    <w:rsid w:val="00C71213"/>
    <w:rsid w:val="00C7251B"/>
    <w:rsid w:val="00C72B42"/>
    <w:rsid w:val="00C73CFF"/>
    <w:rsid w:val="00C76DB1"/>
    <w:rsid w:val="00C77EC2"/>
    <w:rsid w:val="00C819F5"/>
    <w:rsid w:val="00C830D7"/>
    <w:rsid w:val="00C84029"/>
    <w:rsid w:val="00C84CC7"/>
    <w:rsid w:val="00C84F11"/>
    <w:rsid w:val="00C91256"/>
    <w:rsid w:val="00C92F8A"/>
    <w:rsid w:val="00C94ACF"/>
    <w:rsid w:val="00C96546"/>
    <w:rsid w:val="00C9779F"/>
    <w:rsid w:val="00C97B7D"/>
    <w:rsid w:val="00CA0F6B"/>
    <w:rsid w:val="00CA1B10"/>
    <w:rsid w:val="00CA2385"/>
    <w:rsid w:val="00CA2D81"/>
    <w:rsid w:val="00CA2E50"/>
    <w:rsid w:val="00CA49D0"/>
    <w:rsid w:val="00CA5DD1"/>
    <w:rsid w:val="00CA5FE9"/>
    <w:rsid w:val="00CA662F"/>
    <w:rsid w:val="00CA686C"/>
    <w:rsid w:val="00CB2AFF"/>
    <w:rsid w:val="00CB3591"/>
    <w:rsid w:val="00CB367B"/>
    <w:rsid w:val="00CB397E"/>
    <w:rsid w:val="00CB3FBB"/>
    <w:rsid w:val="00CB4467"/>
    <w:rsid w:val="00CB5EF8"/>
    <w:rsid w:val="00CB7F92"/>
    <w:rsid w:val="00CC2580"/>
    <w:rsid w:val="00CC2B19"/>
    <w:rsid w:val="00CC2FC2"/>
    <w:rsid w:val="00CC352A"/>
    <w:rsid w:val="00CC39B8"/>
    <w:rsid w:val="00CC65E2"/>
    <w:rsid w:val="00CC706C"/>
    <w:rsid w:val="00CD19E2"/>
    <w:rsid w:val="00CD1EDB"/>
    <w:rsid w:val="00CD2634"/>
    <w:rsid w:val="00CD3672"/>
    <w:rsid w:val="00CD3C6A"/>
    <w:rsid w:val="00CD4E11"/>
    <w:rsid w:val="00CD55D5"/>
    <w:rsid w:val="00CD7A87"/>
    <w:rsid w:val="00CE09AF"/>
    <w:rsid w:val="00CE1A79"/>
    <w:rsid w:val="00CE1C97"/>
    <w:rsid w:val="00CE30DE"/>
    <w:rsid w:val="00CE5F6D"/>
    <w:rsid w:val="00CF02B9"/>
    <w:rsid w:val="00CF0749"/>
    <w:rsid w:val="00CF0EB1"/>
    <w:rsid w:val="00CF1CD7"/>
    <w:rsid w:val="00CF1D26"/>
    <w:rsid w:val="00CF2435"/>
    <w:rsid w:val="00CF3557"/>
    <w:rsid w:val="00CF3D31"/>
    <w:rsid w:val="00CF5833"/>
    <w:rsid w:val="00CF60E1"/>
    <w:rsid w:val="00CF63CB"/>
    <w:rsid w:val="00CF7A17"/>
    <w:rsid w:val="00CF7F2A"/>
    <w:rsid w:val="00D01341"/>
    <w:rsid w:val="00D013A8"/>
    <w:rsid w:val="00D022C4"/>
    <w:rsid w:val="00D04097"/>
    <w:rsid w:val="00D07344"/>
    <w:rsid w:val="00D07E75"/>
    <w:rsid w:val="00D10313"/>
    <w:rsid w:val="00D10D24"/>
    <w:rsid w:val="00D114B4"/>
    <w:rsid w:val="00D11571"/>
    <w:rsid w:val="00D121B2"/>
    <w:rsid w:val="00D13698"/>
    <w:rsid w:val="00D13E95"/>
    <w:rsid w:val="00D163D8"/>
    <w:rsid w:val="00D16463"/>
    <w:rsid w:val="00D16C2D"/>
    <w:rsid w:val="00D21ACF"/>
    <w:rsid w:val="00D21EA1"/>
    <w:rsid w:val="00D232D9"/>
    <w:rsid w:val="00D3137B"/>
    <w:rsid w:val="00D31F58"/>
    <w:rsid w:val="00D33883"/>
    <w:rsid w:val="00D342E3"/>
    <w:rsid w:val="00D34371"/>
    <w:rsid w:val="00D34D07"/>
    <w:rsid w:val="00D3670F"/>
    <w:rsid w:val="00D36DAB"/>
    <w:rsid w:val="00D370F4"/>
    <w:rsid w:val="00D378B2"/>
    <w:rsid w:val="00D37D00"/>
    <w:rsid w:val="00D42054"/>
    <w:rsid w:val="00D46D27"/>
    <w:rsid w:val="00D53529"/>
    <w:rsid w:val="00D539E1"/>
    <w:rsid w:val="00D56CF4"/>
    <w:rsid w:val="00D56DA8"/>
    <w:rsid w:val="00D57886"/>
    <w:rsid w:val="00D62267"/>
    <w:rsid w:val="00D675B1"/>
    <w:rsid w:val="00D675B6"/>
    <w:rsid w:val="00D72F67"/>
    <w:rsid w:val="00D73B8A"/>
    <w:rsid w:val="00D75A2F"/>
    <w:rsid w:val="00D76B93"/>
    <w:rsid w:val="00D77DDD"/>
    <w:rsid w:val="00D809DF"/>
    <w:rsid w:val="00D84F98"/>
    <w:rsid w:val="00D86440"/>
    <w:rsid w:val="00D901C7"/>
    <w:rsid w:val="00D90D17"/>
    <w:rsid w:val="00D92451"/>
    <w:rsid w:val="00D9294B"/>
    <w:rsid w:val="00D930CE"/>
    <w:rsid w:val="00D971BA"/>
    <w:rsid w:val="00DA014D"/>
    <w:rsid w:val="00DA56E9"/>
    <w:rsid w:val="00DA73EA"/>
    <w:rsid w:val="00DA742F"/>
    <w:rsid w:val="00DA7A6E"/>
    <w:rsid w:val="00DB0802"/>
    <w:rsid w:val="00DB2BFE"/>
    <w:rsid w:val="00DB480E"/>
    <w:rsid w:val="00DB5637"/>
    <w:rsid w:val="00DB659D"/>
    <w:rsid w:val="00DB7E5B"/>
    <w:rsid w:val="00DB7F64"/>
    <w:rsid w:val="00DC0F7A"/>
    <w:rsid w:val="00DD0976"/>
    <w:rsid w:val="00DD0BAB"/>
    <w:rsid w:val="00DD40A4"/>
    <w:rsid w:val="00DD48EC"/>
    <w:rsid w:val="00DD6198"/>
    <w:rsid w:val="00DD667D"/>
    <w:rsid w:val="00DE1571"/>
    <w:rsid w:val="00DE1A0A"/>
    <w:rsid w:val="00DE2989"/>
    <w:rsid w:val="00DE5051"/>
    <w:rsid w:val="00DE6654"/>
    <w:rsid w:val="00DF0776"/>
    <w:rsid w:val="00DF6722"/>
    <w:rsid w:val="00DF6A2B"/>
    <w:rsid w:val="00DF7B9E"/>
    <w:rsid w:val="00DF7D1C"/>
    <w:rsid w:val="00DF7E8A"/>
    <w:rsid w:val="00E02F25"/>
    <w:rsid w:val="00E03F1B"/>
    <w:rsid w:val="00E071F9"/>
    <w:rsid w:val="00E0740E"/>
    <w:rsid w:val="00E07787"/>
    <w:rsid w:val="00E10DA7"/>
    <w:rsid w:val="00E12E5C"/>
    <w:rsid w:val="00E13506"/>
    <w:rsid w:val="00E1382E"/>
    <w:rsid w:val="00E1639E"/>
    <w:rsid w:val="00E16576"/>
    <w:rsid w:val="00E20370"/>
    <w:rsid w:val="00E204E1"/>
    <w:rsid w:val="00E20888"/>
    <w:rsid w:val="00E24151"/>
    <w:rsid w:val="00E24155"/>
    <w:rsid w:val="00E24BF9"/>
    <w:rsid w:val="00E24D33"/>
    <w:rsid w:val="00E24E62"/>
    <w:rsid w:val="00E25478"/>
    <w:rsid w:val="00E257CA"/>
    <w:rsid w:val="00E27A01"/>
    <w:rsid w:val="00E31706"/>
    <w:rsid w:val="00E31D91"/>
    <w:rsid w:val="00E34421"/>
    <w:rsid w:val="00E360AE"/>
    <w:rsid w:val="00E364B3"/>
    <w:rsid w:val="00E37F38"/>
    <w:rsid w:val="00E40497"/>
    <w:rsid w:val="00E43963"/>
    <w:rsid w:val="00E448F8"/>
    <w:rsid w:val="00E453F7"/>
    <w:rsid w:val="00E51FE6"/>
    <w:rsid w:val="00E52066"/>
    <w:rsid w:val="00E52A91"/>
    <w:rsid w:val="00E537F9"/>
    <w:rsid w:val="00E538AB"/>
    <w:rsid w:val="00E538F6"/>
    <w:rsid w:val="00E53A16"/>
    <w:rsid w:val="00E540C5"/>
    <w:rsid w:val="00E57055"/>
    <w:rsid w:val="00E61CEB"/>
    <w:rsid w:val="00E67120"/>
    <w:rsid w:val="00E67FF2"/>
    <w:rsid w:val="00E70577"/>
    <w:rsid w:val="00E71A17"/>
    <w:rsid w:val="00E73132"/>
    <w:rsid w:val="00E738E4"/>
    <w:rsid w:val="00E7401E"/>
    <w:rsid w:val="00E7633A"/>
    <w:rsid w:val="00E76930"/>
    <w:rsid w:val="00E775B1"/>
    <w:rsid w:val="00E82323"/>
    <w:rsid w:val="00E83C53"/>
    <w:rsid w:val="00E83CF9"/>
    <w:rsid w:val="00E852BA"/>
    <w:rsid w:val="00E85407"/>
    <w:rsid w:val="00E8732D"/>
    <w:rsid w:val="00E90BF0"/>
    <w:rsid w:val="00E95CBF"/>
    <w:rsid w:val="00E968B5"/>
    <w:rsid w:val="00E97353"/>
    <w:rsid w:val="00EA0084"/>
    <w:rsid w:val="00EA13F7"/>
    <w:rsid w:val="00EA1821"/>
    <w:rsid w:val="00EA26C5"/>
    <w:rsid w:val="00EA3764"/>
    <w:rsid w:val="00EA3859"/>
    <w:rsid w:val="00EA6435"/>
    <w:rsid w:val="00EB198E"/>
    <w:rsid w:val="00EB3AF8"/>
    <w:rsid w:val="00EB49E0"/>
    <w:rsid w:val="00EB6561"/>
    <w:rsid w:val="00EB68CC"/>
    <w:rsid w:val="00EB6EF7"/>
    <w:rsid w:val="00EB7482"/>
    <w:rsid w:val="00EB79D6"/>
    <w:rsid w:val="00EC0BDB"/>
    <w:rsid w:val="00EC0CF5"/>
    <w:rsid w:val="00EC14AA"/>
    <w:rsid w:val="00EC2C36"/>
    <w:rsid w:val="00EC31BB"/>
    <w:rsid w:val="00EC32EE"/>
    <w:rsid w:val="00EC688C"/>
    <w:rsid w:val="00EC6C0B"/>
    <w:rsid w:val="00EC6E0A"/>
    <w:rsid w:val="00ED0A89"/>
    <w:rsid w:val="00ED1BB0"/>
    <w:rsid w:val="00ED1E82"/>
    <w:rsid w:val="00ED2233"/>
    <w:rsid w:val="00ED3D76"/>
    <w:rsid w:val="00ED49DC"/>
    <w:rsid w:val="00ED783D"/>
    <w:rsid w:val="00EE03BE"/>
    <w:rsid w:val="00EE0729"/>
    <w:rsid w:val="00EE0D7A"/>
    <w:rsid w:val="00EE1102"/>
    <w:rsid w:val="00EE1B93"/>
    <w:rsid w:val="00EE1D87"/>
    <w:rsid w:val="00EE2E1E"/>
    <w:rsid w:val="00EE327C"/>
    <w:rsid w:val="00EE798C"/>
    <w:rsid w:val="00EE7A80"/>
    <w:rsid w:val="00EF0471"/>
    <w:rsid w:val="00EF1128"/>
    <w:rsid w:val="00EF32D6"/>
    <w:rsid w:val="00EF40B0"/>
    <w:rsid w:val="00EF54D4"/>
    <w:rsid w:val="00EF7DC3"/>
    <w:rsid w:val="00EF7F51"/>
    <w:rsid w:val="00F00A87"/>
    <w:rsid w:val="00F00EEA"/>
    <w:rsid w:val="00F01372"/>
    <w:rsid w:val="00F015F1"/>
    <w:rsid w:val="00F02271"/>
    <w:rsid w:val="00F0263B"/>
    <w:rsid w:val="00F02B5C"/>
    <w:rsid w:val="00F040C5"/>
    <w:rsid w:val="00F04374"/>
    <w:rsid w:val="00F06454"/>
    <w:rsid w:val="00F071CC"/>
    <w:rsid w:val="00F07FA7"/>
    <w:rsid w:val="00F10102"/>
    <w:rsid w:val="00F1145A"/>
    <w:rsid w:val="00F11B6B"/>
    <w:rsid w:val="00F11C4E"/>
    <w:rsid w:val="00F138D9"/>
    <w:rsid w:val="00F1603F"/>
    <w:rsid w:val="00F215C3"/>
    <w:rsid w:val="00F21AA7"/>
    <w:rsid w:val="00F268FF"/>
    <w:rsid w:val="00F34620"/>
    <w:rsid w:val="00F364D1"/>
    <w:rsid w:val="00F36E26"/>
    <w:rsid w:val="00F405BB"/>
    <w:rsid w:val="00F4129C"/>
    <w:rsid w:val="00F431BD"/>
    <w:rsid w:val="00F46B24"/>
    <w:rsid w:val="00F47EFD"/>
    <w:rsid w:val="00F50B35"/>
    <w:rsid w:val="00F55031"/>
    <w:rsid w:val="00F55287"/>
    <w:rsid w:val="00F555FB"/>
    <w:rsid w:val="00F57580"/>
    <w:rsid w:val="00F6001F"/>
    <w:rsid w:val="00F65654"/>
    <w:rsid w:val="00F66BFE"/>
    <w:rsid w:val="00F67380"/>
    <w:rsid w:val="00F67B37"/>
    <w:rsid w:val="00F70EF9"/>
    <w:rsid w:val="00F72BC3"/>
    <w:rsid w:val="00F745FA"/>
    <w:rsid w:val="00F76217"/>
    <w:rsid w:val="00F8014C"/>
    <w:rsid w:val="00F814A1"/>
    <w:rsid w:val="00F817AE"/>
    <w:rsid w:val="00F82087"/>
    <w:rsid w:val="00F82540"/>
    <w:rsid w:val="00F82EA5"/>
    <w:rsid w:val="00F83E68"/>
    <w:rsid w:val="00F8745B"/>
    <w:rsid w:val="00F87861"/>
    <w:rsid w:val="00F90848"/>
    <w:rsid w:val="00F9309E"/>
    <w:rsid w:val="00F931E6"/>
    <w:rsid w:val="00F977D5"/>
    <w:rsid w:val="00FA2E0B"/>
    <w:rsid w:val="00FA3D0F"/>
    <w:rsid w:val="00FA5EC4"/>
    <w:rsid w:val="00FA6782"/>
    <w:rsid w:val="00FA69E3"/>
    <w:rsid w:val="00FA758F"/>
    <w:rsid w:val="00FB03BF"/>
    <w:rsid w:val="00FB2370"/>
    <w:rsid w:val="00FB2757"/>
    <w:rsid w:val="00FB2F53"/>
    <w:rsid w:val="00FB449A"/>
    <w:rsid w:val="00FB5BFE"/>
    <w:rsid w:val="00FB5CFA"/>
    <w:rsid w:val="00FB5DD6"/>
    <w:rsid w:val="00FB623B"/>
    <w:rsid w:val="00FB6642"/>
    <w:rsid w:val="00FB7A3C"/>
    <w:rsid w:val="00FC0E12"/>
    <w:rsid w:val="00FC11C8"/>
    <w:rsid w:val="00FC2425"/>
    <w:rsid w:val="00FC48CD"/>
    <w:rsid w:val="00FC5EAC"/>
    <w:rsid w:val="00FC63E3"/>
    <w:rsid w:val="00FD021D"/>
    <w:rsid w:val="00FD0AC5"/>
    <w:rsid w:val="00FD155C"/>
    <w:rsid w:val="00FD215F"/>
    <w:rsid w:val="00FD4095"/>
    <w:rsid w:val="00FD4F13"/>
    <w:rsid w:val="00FD53F7"/>
    <w:rsid w:val="00FD6228"/>
    <w:rsid w:val="00FE043A"/>
    <w:rsid w:val="00FE109C"/>
    <w:rsid w:val="00FE3622"/>
    <w:rsid w:val="00FE38E9"/>
    <w:rsid w:val="00FE3981"/>
    <w:rsid w:val="00FE5D55"/>
    <w:rsid w:val="00FF2FDD"/>
    <w:rsid w:val="00FF4455"/>
    <w:rsid w:val="00FF44A8"/>
    <w:rsid w:val="00FF47CD"/>
    <w:rsid w:val="00FF4814"/>
    <w:rsid w:val="00FF4D8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
    <w:name w:val="Table Grid1"/>
    <w:basedOn w:val="TableNormal"/>
    <w:next w:val="TableGrid"/>
    <w:uiPriority w:val="39"/>
    <w:rsid w:val="00F93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2170">
      <w:bodyDiv w:val="1"/>
      <w:marLeft w:val="0"/>
      <w:marRight w:val="0"/>
      <w:marTop w:val="0"/>
      <w:marBottom w:val="0"/>
      <w:divBdr>
        <w:top w:val="none" w:sz="0" w:space="0" w:color="auto"/>
        <w:left w:val="none" w:sz="0" w:space="0" w:color="auto"/>
        <w:bottom w:val="none" w:sz="0" w:space="0" w:color="auto"/>
        <w:right w:val="none" w:sz="0" w:space="0" w:color="auto"/>
      </w:divBdr>
    </w:div>
    <w:div w:id="916016338">
      <w:bodyDiv w:val="1"/>
      <w:marLeft w:val="0"/>
      <w:marRight w:val="0"/>
      <w:marTop w:val="0"/>
      <w:marBottom w:val="0"/>
      <w:divBdr>
        <w:top w:val="none" w:sz="0" w:space="0" w:color="auto"/>
        <w:left w:val="none" w:sz="0" w:space="0" w:color="auto"/>
        <w:bottom w:val="none" w:sz="0" w:space="0" w:color="auto"/>
        <w:right w:val="none" w:sz="0" w:space="0" w:color="auto"/>
      </w:divBdr>
    </w:div>
    <w:div w:id="1204906630">
      <w:bodyDiv w:val="1"/>
      <w:marLeft w:val="0"/>
      <w:marRight w:val="0"/>
      <w:marTop w:val="0"/>
      <w:marBottom w:val="0"/>
      <w:divBdr>
        <w:top w:val="none" w:sz="0" w:space="0" w:color="auto"/>
        <w:left w:val="none" w:sz="0" w:space="0" w:color="auto"/>
        <w:bottom w:val="none" w:sz="0" w:space="0" w:color="auto"/>
        <w:right w:val="none" w:sz="0" w:space="0" w:color="auto"/>
      </w:divBdr>
    </w:div>
    <w:div w:id="1263957428">
      <w:bodyDiv w:val="1"/>
      <w:marLeft w:val="0"/>
      <w:marRight w:val="0"/>
      <w:marTop w:val="0"/>
      <w:marBottom w:val="0"/>
      <w:divBdr>
        <w:top w:val="none" w:sz="0" w:space="0" w:color="auto"/>
        <w:left w:val="none" w:sz="0" w:space="0" w:color="auto"/>
        <w:bottom w:val="none" w:sz="0" w:space="0" w:color="auto"/>
        <w:right w:val="none" w:sz="0" w:space="0" w:color="auto"/>
      </w:divBdr>
    </w:div>
    <w:div w:id="1408110558">
      <w:bodyDiv w:val="1"/>
      <w:marLeft w:val="0"/>
      <w:marRight w:val="0"/>
      <w:marTop w:val="0"/>
      <w:marBottom w:val="0"/>
      <w:divBdr>
        <w:top w:val="none" w:sz="0" w:space="0" w:color="auto"/>
        <w:left w:val="none" w:sz="0" w:space="0" w:color="auto"/>
        <w:bottom w:val="none" w:sz="0" w:space="0" w:color="auto"/>
        <w:right w:val="none" w:sz="0" w:space="0" w:color="auto"/>
      </w:divBdr>
    </w:div>
    <w:div w:id="1633633000">
      <w:bodyDiv w:val="1"/>
      <w:marLeft w:val="0"/>
      <w:marRight w:val="0"/>
      <w:marTop w:val="0"/>
      <w:marBottom w:val="0"/>
      <w:divBdr>
        <w:top w:val="none" w:sz="0" w:space="0" w:color="auto"/>
        <w:left w:val="none" w:sz="0" w:space="0" w:color="auto"/>
        <w:bottom w:val="none" w:sz="0" w:space="0" w:color="auto"/>
        <w:right w:val="none" w:sz="0" w:space="0" w:color="auto"/>
      </w:divBdr>
    </w:div>
    <w:div w:id="1696037385">
      <w:bodyDiv w:val="1"/>
      <w:marLeft w:val="0"/>
      <w:marRight w:val="0"/>
      <w:marTop w:val="0"/>
      <w:marBottom w:val="0"/>
      <w:divBdr>
        <w:top w:val="none" w:sz="0" w:space="0" w:color="auto"/>
        <w:left w:val="none" w:sz="0" w:space="0" w:color="auto"/>
        <w:bottom w:val="none" w:sz="0" w:space="0" w:color="auto"/>
        <w:right w:val="none" w:sz="0" w:space="0" w:color="auto"/>
      </w:divBdr>
    </w:div>
    <w:div w:id="1703557132">
      <w:bodyDiv w:val="1"/>
      <w:marLeft w:val="0"/>
      <w:marRight w:val="0"/>
      <w:marTop w:val="0"/>
      <w:marBottom w:val="0"/>
      <w:divBdr>
        <w:top w:val="none" w:sz="0" w:space="0" w:color="auto"/>
        <w:left w:val="none" w:sz="0" w:space="0" w:color="auto"/>
        <w:bottom w:val="none" w:sz="0" w:space="0" w:color="auto"/>
        <w:right w:val="none" w:sz="0" w:space="0" w:color="auto"/>
      </w:divBdr>
    </w:div>
    <w:div w:id="1961573619">
      <w:bodyDiv w:val="1"/>
      <w:marLeft w:val="0"/>
      <w:marRight w:val="0"/>
      <w:marTop w:val="0"/>
      <w:marBottom w:val="0"/>
      <w:divBdr>
        <w:top w:val="none" w:sz="0" w:space="0" w:color="auto"/>
        <w:left w:val="none" w:sz="0" w:space="0" w:color="auto"/>
        <w:bottom w:val="none" w:sz="0" w:space="0" w:color="auto"/>
        <w:right w:val="none" w:sz="0" w:space="0" w:color="auto"/>
      </w:divBdr>
    </w:div>
    <w:div w:id="1980064032">
      <w:bodyDiv w:val="1"/>
      <w:marLeft w:val="0"/>
      <w:marRight w:val="0"/>
      <w:marTop w:val="0"/>
      <w:marBottom w:val="0"/>
      <w:divBdr>
        <w:top w:val="none" w:sz="0" w:space="0" w:color="auto"/>
        <w:left w:val="none" w:sz="0" w:space="0" w:color="auto"/>
        <w:bottom w:val="none" w:sz="0" w:space="0" w:color="auto"/>
        <w:right w:val="none" w:sz="0" w:space="0" w:color="auto"/>
      </w:divBdr>
    </w:div>
    <w:div w:id="207434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package" Target="embeddings/Microsoft_Visio_Drawing.vsdx"/><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70.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footer" Target="footer2.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B003D2-D31C-46DB-829B-86EC709C8565}"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EC7DB650-2373-46B3-B02B-DBD5E4984747}">
      <dgm:prSet phldrT="[Text]"/>
      <dgm:spPr/>
      <dgm:t>
        <a:bodyPr/>
        <a:lstStyle/>
        <a:p>
          <a:r>
            <a:rPr lang="en-US" b="1"/>
            <a:t>Wrap/Pouch Item</a:t>
          </a:r>
        </a:p>
      </dgm:t>
    </dgm:pt>
    <dgm:pt modelId="{89B176B6-82D6-4815-8656-58D80A1EBFF4}" type="parTrans" cxnId="{26EED216-2A37-41A0-8AEE-14FA3FD77C7C}">
      <dgm:prSet/>
      <dgm:spPr/>
      <dgm:t>
        <a:bodyPr/>
        <a:lstStyle/>
        <a:p>
          <a:endParaRPr lang="en-US"/>
        </a:p>
      </dgm:t>
    </dgm:pt>
    <dgm:pt modelId="{24FD687C-44EA-44B9-BB34-98DCAD24FD3B}" type="sibTrans" cxnId="{26EED216-2A37-41A0-8AEE-14FA3FD77C7C}">
      <dgm:prSet/>
      <dgm:spPr/>
      <dgm:t>
        <a:bodyPr/>
        <a:lstStyle/>
        <a:p>
          <a:endParaRPr lang="en-US"/>
        </a:p>
      </dgm:t>
    </dgm:pt>
    <dgm:pt modelId="{9B861F3F-5D29-4FE0-ABD1-A48A90280C3A}">
      <dgm:prSet phldrT="[Text]"/>
      <dgm:spPr>
        <a:solidFill>
          <a:srgbClr val="7030A0"/>
        </a:solidFill>
      </dgm:spPr>
      <dgm:t>
        <a:bodyPr/>
        <a:lstStyle/>
        <a:p>
          <a:r>
            <a:rPr lang="en-US" b="1"/>
            <a:t>Affix Item Description Label to Wrap/Pouch</a:t>
          </a:r>
        </a:p>
      </dgm:t>
    </dgm:pt>
    <dgm:pt modelId="{AF6CF26F-1B25-4F4D-A92F-1B6459201E76}" type="parTrans" cxnId="{2DC8E25D-6E4D-499D-9F52-415D8700B560}">
      <dgm:prSet/>
      <dgm:spPr/>
      <dgm:t>
        <a:bodyPr/>
        <a:lstStyle/>
        <a:p>
          <a:endParaRPr lang="en-US"/>
        </a:p>
      </dgm:t>
    </dgm:pt>
    <dgm:pt modelId="{F553C944-74EF-4631-8D84-9C918E431CF1}" type="sibTrans" cxnId="{2DC8E25D-6E4D-499D-9F52-415D8700B560}">
      <dgm:prSet/>
      <dgm:spPr/>
      <dgm:t>
        <a:bodyPr/>
        <a:lstStyle/>
        <a:p>
          <a:endParaRPr lang="en-US"/>
        </a:p>
      </dgm:t>
    </dgm:pt>
    <dgm:pt modelId="{6104D851-559F-4570-9F00-609465E44440}">
      <dgm:prSet phldrT="[Text]"/>
      <dgm:spPr/>
      <dgm:t>
        <a:bodyPr/>
        <a:lstStyle/>
        <a:p>
          <a:r>
            <a:rPr lang="en-US"/>
            <a:t>Sort and Stage</a:t>
          </a:r>
        </a:p>
      </dgm:t>
    </dgm:pt>
    <dgm:pt modelId="{A5060CBB-050B-45BA-8E8C-346C2A3F1B55}" type="parTrans" cxnId="{E264E27E-EB10-4F99-A802-A79066E29B7C}">
      <dgm:prSet/>
      <dgm:spPr/>
      <dgm:t>
        <a:bodyPr/>
        <a:lstStyle/>
        <a:p>
          <a:endParaRPr lang="en-US"/>
        </a:p>
      </dgm:t>
    </dgm:pt>
    <dgm:pt modelId="{6EC0FBF5-CB47-4FDD-A447-458E2F6C4146}" type="sibTrans" cxnId="{E264E27E-EB10-4F99-A802-A79066E29B7C}">
      <dgm:prSet/>
      <dgm:spPr/>
      <dgm:t>
        <a:bodyPr/>
        <a:lstStyle/>
        <a:p>
          <a:endParaRPr lang="en-US"/>
        </a:p>
      </dgm:t>
    </dgm:pt>
    <dgm:pt modelId="{443D7B96-B0F0-4178-A30F-F448632BF916}">
      <dgm:prSet phldrT="[Text]"/>
      <dgm:spPr/>
      <dgm:t>
        <a:bodyPr/>
        <a:lstStyle/>
        <a:p>
          <a:r>
            <a:rPr lang="en-US"/>
            <a:t>Gather Items for a Sterilization Load</a:t>
          </a:r>
        </a:p>
      </dgm:t>
    </dgm:pt>
    <dgm:pt modelId="{E2E653FD-00F8-4315-A1AC-061E24A6BBCA}" type="parTrans" cxnId="{0244CA44-9BA5-40BB-9604-43B627F4E723}">
      <dgm:prSet/>
      <dgm:spPr/>
      <dgm:t>
        <a:bodyPr/>
        <a:lstStyle/>
        <a:p>
          <a:endParaRPr lang="en-US"/>
        </a:p>
      </dgm:t>
    </dgm:pt>
    <dgm:pt modelId="{DE1782A2-FAE9-4701-BF2E-2C85DA577C96}" type="sibTrans" cxnId="{0244CA44-9BA5-40BB-9604-43B627F4E723}">
      <dgm:prSet/>
      <dgm:spPr/>
      <dgm:t>
        <a:bodyPr/>
        <a:lstStyle/>
        <a:p>
          <a:endParaRPr lang="en-US"/>
        </a:p>
      </dgm:t>
    </dgm:pt>
    <dgm:pt modelId="{AA684EB2-5BDD-4C9F-887B-9FCD508F44B2}">
      <dgm:prSet phldrT="[Text]"/>
      <dgm:spPr>
        <a:solidFill>
          <a:srgbClr val="7030A0"/>
        </a:solidFill>
      </dgm:spPr>
      <dgm:t>
        <a:bodyPr/>
        <a:lstStyle/>
        <a:p>
          <a:r>
            <a:rPr lang="en-US" b="1"/>
            <a:t>Affix Sterilization Load ID Label to Wrap/Pouch    (option 1)</a:t>
          </a:r>
        </a:p>
      </dgm:t>
    </dgm:pt>
    <dgm:pt modelId="{7EFFA35A-9259-400B-AC1C-10FA006F2A8B}" type="parTrans" cxnId="{5D73E351-FFC9-4D03-891B-2478AFA2C248}">
      <dgm:prSet/>
      <dgm:spPr/>
      <dgm:t>
        <a:bodyPr/>
        <a:lstStyle/>
        <a:p>
          <a:endParaRPr lang="en-US"/>
        </a:p>
      </dgm:t>
    </dgm:pt>
    <dgm:pt modelId="{1F52AD26-6983-430F-BF30-209130D14841}" type="sibTrans" cxnId="{5D73E351-FFC9-4D03-891B-2478AFA2C248}">
      <dgm:prSet/>
      <dgm:spPr/>
      <dgm:t>
        <a:bodyPr/>
        <a:lstStyle/>
        <a:p>
          <a:endParaRPr lang="en-US"/>
        </a:p>
      </dgm:t>
    </dgm:pt>
    <dgm:pt modelId="{2C8EC38A-88AB-40B4-AC07-0787C7AAA228}">
      <dgm:prSet phldrT="[Text]"/>
      <dgm:spPr/>
      <dgm:t>
        <a:bodyPr/>
        <a:lstStyle/>
        <a:p>
          <a:r>
            <a:rPr lang="en-US" b="1"/>
            <a:t>Sterilize</a:t>
          </a:r>
        </a:p>
      </dgm:t>
    </dgm:pt>
    <dgm:pt modelId="{0C7FE0F8-CCC9-4CA3-A79A-630CDB358D27}" type="parTrans" cxnId="{3BD230E2-5A04-4FAC-932A-2D2CF59D0D9F}">
      <dgm:prSet/>
      <dgm:spPr/>
      <dgm:t>
        <a:bodyPr/>
        <a:lstStyle/>
        <a:p>
          <a:endParaRPr lang="en-US"/>
        </a:p>
      </dgm:t>
    </dgm:pt>
    <dgm:pt modelId="{C3718CF4-51B7-4C39-A3CF-BABBED20796F}" type="sibTrans" cxnId="{3BD230E2-5A04-4FAC-932A-2D2CF59D0D9F}">
      <dgm:prSet/>
      <dgm:spPr/>
      <dgm:t>
        <a:bodyPr/>
        <a:lstStyle/>
        <a:p>
          <a:endParaRPr lang="en-US"/>
        </a:p>
      </dgm:t>
    </dgm:pt>
    <dgm:pt modelId="{51A4DF9A-3F9C-4E44-8A39-E6E82F24CEB0}">
      <dgm:prSet phldrT="[Text]"/>
      <dgm:spPr>
        <a:solidFill>
          <a:srgbClr val="7030A0"/>
        </a:solidFill>
      </dgm:spPr>
      <dgm:t>
        <a:bodyPr/>
        <a:lstStyle/>
        <a:p>
          <a:r>
            <a:rPr lang="en-US" b="1"/>
            <a:t>Affix Sterilization Load ID Label to Wrap/Pouch    (option 2)</a:t>
          </a:r>
        </a:p>
      </dgm:t>
    </dgm:pt>
    <dgm:pt modelId="{AB24D6BB-53C9-48B7-A2D8-C7A449001D22}" type="parTrans" cxnId="{E6C21348-05B9-4001-9315-5A564140E39E}">
      <dgm:prSet/>
      <dgm:spPr/>
      <dgm:t>
        <a:bodyPr/>
        <a:lstStyle/>
        <a:p>
          <a:endParaRPr lang="en-US"/>
        </a:p>
      </dgm:t>
    </dgm:pt>
    <dgm:pt modelId="{E39A930C-DECB-41C0-8BDC-46E5D46D5E85}" type="sibTrans" cxnId="{E6C21348-05B9-4001-9315-5A564140E39E}">
      <dgm:prSet/>
      <dgm:spPr/>
      <dgm:t>
        <a:bodyPr/>
        <a:lstStyle/>
        <a:p>
          <a:endParaRPr lang="en-US"/>
        </a:p>
      </dgm:t>
    </dgm:pt>
    <dgm:pt modelId="{ADAFB516-4CA5-4257-9BD8-3FB03A3A8DC3}">
      <dgm:prSet phldrT="[Text]"/>
      <dgm:spPr/>
      <dgm:t>
        <a:bodyPr/>
        <a:lstStyle/>
        <a:p>
          <a:r>
            <a:rPr lang="en-US" b="1"/>
            <a:t>100% Verification</a:t>
          </a:r>
        </a:p>
      </dgm:t>
    </dgm:pt>
    <dgm:pt modelId="{1F124931-6754-4D63-BBA7-54E2B423E1AB}" type="parTrans" cxnId="{97273B06-A689-4A72-A572-5F05F1A34503}">
      <dgm:prSet/>
      <dgm:spPr/>
      <dgm:t>
        <a:bodyPr/>
        <a:lstStyle/>
        <a:p>
          <a:endParaRPr lang="en-US"/>
        </a:p>
      </dgm:t>
    </dgm:pt>
    <dgm:pt modelId="{03904EBA-75E3-4848-9775-8103009BBEBB}" type="sibTrans" cxnId="{97273B06-A689-4A72-A572-5F05F1A34503}">
      <dgm:prSet/>
      <dgm:spPr/>
      <dgm:t>
        <a:bodyPr/>
        <a:lstStyle/>
        <a:p>
          <a:endParaRPr lang="en-US"/>
        </a:p>
      </dgm:t>
    </dgm:pt>
    <dgm:pt modelId="{8345335E-DD6C-4F28-9CE0-AAF7F35D9172}">
      <dgm:prSet phldrT="[Text]"/>
      <dgm:spPr/>
      <dgm:t>
        <a:bodyPr/>
        <a:lstStyle/>
        <a:p>
          <a:r>
            <a:rPr lang="en-US" b="1"/>
            <a:t>Sort and Stage</a:t>
          </a:r>
        </a:p>
      </dgm:t>
    </dgm:pt>
    <dgm:pt modelId="{C9B61DE2-73C2-44C3-950B-6B9EA8A90A03}" type="parTrans" cxnId="{A46E9923-3174-4732-89C2-79585FE21971}">
      <dgm:prSet/>
      <dgm:spPr/>
      <dgm:t>
        <a:bodyPr/>
        <a:lstStyle/>
        <a:p>
          <a:endParaRPr lang="en-US"/>
        </a:p>
      </dgm:t>
    </dgm:pt>
    <dgm:pt modelId="{72EA7531-E38A-4BE5-8D8E-38788AED46C9}" type="sibTrans" cxnId="{A46E9923-3174-4732-89C2-79585FE21971}">
      <dgm:prSet/>
      <dgm:spPr/>
      <dgm:t>
        <a:bodyPr/>
        <a:lstStyle/>
        <a:p>
          <a:endParaRPr lang="en-US"/>
        </a:p>
      </dgm:t>
    </dgm:pt>
    <dgm:pt modelId="{150E84F3-5237-4194-9A12-C6F9BA79B840}">
      <dgm:prSet phldrT="[Text]"/>
      <dgm:spPr/>
      <dgm:t>
        <a:bodyPr/>
        <a:lstStyle/>
        <a:p>
          <a:r>
            <a:rPr lang="en-US" b="1"/>
            <a:t>Inventory / Stock rotation</a:t>
          </a:r>
        </a:p>
      </dgm:t>
    </dgm:pt>
    <dgm:pt modelId="{B954836E-E50A-4F58-B382-F3C9D2D5F8B7}" type="parTrans" cxnId="{90324C03-4929-4844-A9DC-A8942C6BB61A}">
      <dgm:prSet/>
      <dgm:spPr/>
      <dgm:t>
        <a:bodyPr/>
        <a:lstStyle/>
        <a:p>
          <a:endParaRPr lang="en-US"/>
        </a:p>
      </dgm:t>
    </dgm:pt>
    <dgm:pt modelId="{A866B24E-371D-4F09-9F85-33594F9AF7AA}" type="sibTrans" cxnId="{90324C03-4929-4844-A9DC-A8942C6BB61A}">
      <dgm:prSet/>
      <dgm:spPr/>
      <dgm:t>
        <a:bodyPr/>
        <a:lstStyle/>
        <a:p>
          <a:endParaRPr lang="en-US"/>
        </a:p>
      </dgm:t>
    </dgm:pt>
    <dgm:pt modelId="{971AA175-00A2-4D5A-BF48-CE6B9CEFEE5B}">
      <dgm:prSet phldrT="[Text]"/>
      <dgm:spPr/>
      <dgm:t>
        <a:bodyPr/>
        <a:lstStyle/>
        <a:p>
          <a:r>
            <a:rPr lang="en-US" b="1"/>
            <a:t>Pull from Inventory for Use</a:t>
          </a:r>
        </a:p>
      </dgm:t>
    </dgm:pt>
    <dgm:pt modelId="{61D94269-5300-4786-A4DE-2E02B71F2392}" type="parTrans" cxnId="{0D6FF0A8-E35E-475C-84F2-3253685CAA43}">
      <dgm:prSet/>
      <dgm:spPr/>
      <dgm:t>
        <a:bodyPr/>
        <a:lstStyle/>
        <a:p>
          <a:endParaRPr lang="en-US"/>
        </a:p>
      </dgm:t>
    </dgm:pt>
    <dgm:pt modelId="{3E415088-6CDD-49FE-B5C8-CC60E6F42F11}" type="sibTrans" cxnId="{0D6FF0A8-E35E-475C-84F2-3253685CAA43}">
      <dgm:prSet/>
      <dgm:spPr/>
      <dgm:t>
        <a:bodyPr/>
        <a:lstStyle/>
        <a:p>
          <a:endParaRPr lang="en-US"/>
        </a:p>
      </dgm:t>
    </dgm:pt>
    <dgm:pt modelId="{6EFAD600-69EB-49BF-95CD-61D477B6283F}">
      <dgm:prSet phldrT="[Text]"/>
      <dgm:spPr/>
      <dgm:t>
        <a:bodyPr/>
        <a:lstStyle/>
        <a:p>
          <a:r>
            <a:rPr lang="en-US" b="1"/>
            <a:t>Document Usage in Batch Record</a:t>
          </a:r>
        </a:p>
      </dgm:t>
    </dgm:pt>
    <dgm:pt modelId="{09BECB69-F12B-45A0-B834-182584EE6BF6}" type="parTrans" cxnId="{D7243C1A-1761-4A67-8311-33E5CFAA6961}">
      <dgm:prSet/>
      <dgm:spPr/>
      <dgm:t>
        <a:bodyPr/>
        <a:lstStyle/>
        <a:p>
          <a:endParaRPr lang="en-US"/>
        </a:p>
      </dgm:t>
    </dgm:pt>
    <dgm:pt modelId="{3900D0CD-8C9F-425B-81EA-621D5F572F46}" type="sibTrans" cxnId="{D7243C1A-1761-4A67-8311-33E5CFAA6961}">
      <dgm:prSet/>
      <dgm:spPr/>
      <dgm:t>
        <a:bodyPr/>
        <a:lstStyle/>
        <a:p>
          <a:endParaRPr lang="en-US"/>
        </a:p>
      </dgm:t>
    </dgm:pt>
    <dgm:pt modelId="{692E0A7F-8BBF-4C10-AD6C-BB16C22BC56C}">
      <dgm:prSet phldrT="[Text]"/>
      <dgm:spPr/>
      <dgm:t>
        <a:bodyPr/>
        <a:lstStyle/>
        <a:p>
          <a:r>
            <a:rPr lang="en-US" b="1"/>
            <a:t>Discard Labeled Wraping/ Pouch Materials</a:t>
          </a:r>
        </a:p>
      </dgm:t>
    </dgm:pt>
    <dgm:pt modelId="{25FD2EBF-2E4C-4B56-9B2E-892626CB94D2}" type="parTrans" cxnId="{C0A7B6E8-C612-4796-84F8-9740CEA392D5}">
      <dgm:prSet/>
      <dgm:spPr/>
      <dgm:t>
        <a:bodyPr/>
        <a:lstStyle/>
        <a:p>
          <a:endParaRPr lang="en-US"/>
        </a:p>
      </dgm:t>
    </dgm:pt>
    <dgm:pt modelId="{E371B30F-2C30-48A7-BC8F-BE2588535EB2}" type="sibTrans" cxnId="{C0A7B6E8-C612-4796-84F8-9740CEA392D5}">
      <dgm:prSet/>
      <dgm:spPr/>
      <dgm:t>
        <a:bodyPr/>
        <a:lstStyle/>
        <a:p>
          <a:endParaRPr lang="en-US"/>
        </a:p>
      </dgm:t>
    </dgm:pt>
    <dgm:pt modelId="{377551D4-EE45-4181-B276-95B5A664B0BB}">
      <dgm:prSet phldrT="[Text]"/>
      <dgm:spPr/>
      <dgm:t>
        <a:bodyPr/>
        <a:lstStyle/>
        <a:p>
          <a:r>
            <a:rPr lang="en-US" b="1"/>
            <a:t>Reprocess Reusable Instrument before Next Use</a:t>
          </a:r>
        </a:p>
      </dgm:t>
    </dgm:pt>
    <dgm:pt modelId="{83C0E85E-EE55-46FF-8255-D02D9B7F9D00}" type="parTrans" cxnId="{E1E7C4F5-0886-4F33-8FD0-C90FC3AE23BA}">
      <dgm:prSet/>
      <dgm:spPr/>
      <dgm:t>
        <a:bodyPr/>
        <a:lstStyle/>
        <a:p>
          <a:endParaRPr lang="en-US"/>
        </a:p>
      </dgm:t>
    </dgm:pt>
    <dgm:pt modelId="{2566446F-6752-456D-92DE-D29D590A5F65}" type="sibTrans" cxnId="{E1E7C4F5-0886-4F33-8FD0-C90FC3AE23BA}">
      <dgm:prSet/>
      <dgm:spPr/>
      <dgm:t>
        <a:bodyPr/>
        <a:lstStyle/>
        <a:p>
          <a:endParaRPr lang="en-US"/>
        </a:p>
      </dgm:t>
    </dgm:pt>
    <dgm:pt modelId="{7FCC973B-93C0-44C3-93EA-C9D2A7D1D49E}" type="pres">
      <dgm:prSet presAssocID="{16B003D2-D31C-46DB-829B-86EC709C8565}" presName="diagram" presStyleCnt="0">
        <dgm:presLayoutVars>
          <dgm:dir/>
          <dgm:resizeHandles val="exact"/>
        </dgm:presLayoutVars>
      </dgm:prSet>
      <dgm:spPr/>
    </dgm:pt>
    <dgm:pt modelId="{7DA8B152-F040-471D-AB16-13C1ABA25562}" type="pres">
      <dgm:prSet presAssocID="{EC7DB650-2373-46B3-B02B-DBD5E4984747}" presName="node" presStyleLbl="node1" presStyleIdx="0" presStyleCnt="14">
        <dgm:presLayoutVars>
          <dgm:bulletEnabled val="1"/>
        </dgm:presLayoutVars>
      </dgm:prSet>
      <dgm:spPr/>
    </dgm:pt>
    <dgm:pt modelId="{57FE6200-A22B-4CE3-9464-664760ED07D5}" type="pres">
      <dgm:prSet presAssocID="{24FD687C-44EA-44B9-BB34-98DCAD24FD3B}" presName="sibTrans" presStyleLbl="sibTrans2D1" presStyleIdx="0" presStyleCnt="13"/>
      <dgm:spPr/>
    </dgm:pt>
    <dgm:pt modelId="{CD8C9037-4191-49D9-AE90-DC88D1C3C604}" type="pres">
      <dgm:prSet presAssocID="{24FD687C-44EA-44B9-BB34-98DCAD24FD3B}" presName="connectorText" presStyleLbl="sibTrans2D1" presStyleIdx="0" presStyleCnt="13"/>
      <dgm:spPr/>
    </dgm:pt>
    <dgm:pt modelId="{2D21FBA3-FE96-4969-9B25-B24D5F958A99}" type="pres">
      <dgm:prSet presAssocID="{9B861F3F-5D29-4FE0-ABD1-A48A90280C3A}" presName="node" presStyleLbl="node1" presStyleIdx="1" presStyleCnt="14">
        <dgm:presLayoutVars>
          <dgm:bulletEnabled val="1"/>
        </dgm:presLayoutVars>
      </dgm:prSet>
      <dgm:spPr/>
    </dgm:pt>
    <dgm:pt modelId="{1FEF4214-AB00-4BCF-A4EA-9DF29923B670}" type="pres">
      <dgm:prSet presAssocID="{F553C944-74EF-4631-8D84-9C918E431CF1}" presName="sibTrans" presStyleLbl="sibTrans2D1" presStyleIdx="1" presStyleCnt="13"/>
      <dgm:spPr/>
    </dgm:pt>
    <dgm:pt modelId="{9125D985-9435-4706-ACB6-78C5AFBCE0DF}" type="pres">
      <dgm:prSet presAssocID="{F553C944-74EF-4631-8D84-9C918E431CF1}" presName="connectorText" presStyleLbl="sibTrans2D1" presStyleIdx="1" presStyleCnt="13"/>
      <dgm:spPr/>
    </dgm:pt>
    <dgm:pt modelId="{9D11017D-0C87-4B32-82AA-C4EEFFEA699A}" type="pres">
      <dgm:prSet presAssocID="{6104D851-559F-4570-9F00-609465E44440}" presName="node" presStyleLbl="node1" presStyleIdx="2" presStyleCnt="14">
        <dgm:presLayoutVars>
          <dgm:bulletEnabled val="1"/>
        </dgm:presLayoutVars>
      </dgm:prSet>
      <dgm:spPr/>
    </dgm:pt>
    <dgm:pt modelId="{262FAB2D-AB23-4A77-BF6D-318300A2C100}" type="pres">
      <dgm:prSet presAssocID="{6EC0FBF5-CB47-4FDD-A447-458E2F6C4146}" presName="sibTrans" presStyleLbl="sibTrans2D1" presStyleIdx="2" presStyleCnt="13"/>
      <dgm:spPr/>
    </dgm:pt>
    <dgm:pt modelId="{6EDA3917-2296-4B30-B60C-A1995916533D}" type="pres">
      <dgm:prSet presAssocID="{6EC0FBF5-CB47-4FDD-A447-458E2F6C4146}" presName="connectorText" presStyleLbl="sibTrans2D1" presStyleIdx="2" presStyleCnt="13"/>
      <dgm:spPr/>
    </dgm:pt>
    <dgm:pt modelId="{9DD59243-BFB6-48CA-A039-97C40DCE1490}" type="pres">
      <dgm:prSet presAssocID="{443D7B96-B0F0-4178-A30F-F448632BF916}" presName="node" presStyleLbl="node1" presStyleIdx="3" presStyleCnt="14">
        <dgm:presLayoutVars>
          <dgm:bulletEnabled val="1"/>
        </dgm:presLayoutVars>
      </dgm:prSet>
      <dgm:spPr/>
    </dgm:pt>
    <dgm:pt modelId="{382B40C1-76F4-4DEC-8B47-2BF48C31D278}" type="pres">
      <dgm:prSet presAssocID="{DE1782A2-FAE9-4701-BF2E-2C85DA577C96}" presName="sibTrans" presStyleLbl="sibTrans2D1" presStyleIdx="3" presStyleCnt="13"/>
      <dgm:spPr/>
    </dgm:pt>
    <dgm:pt modelId="{B14A9206-D0A2-4FA1-8374-17D7ADA4F114}" type="pres">
      <dgm:prSet presAssocID="{DE1782A2-FAE9-4701-BF2E-2C85DA577C96}" presName="connectorText" presStyleLbl="sibTrans2D1" presStyleIdx="3" presStyleCnt="13"/>
      <dgm:spPr/>
    </dgm:pt>
    <dgm:pt modelId="{994B54F8-3362-4CBC-9D9F-078C0DC8BDB6}" type="pres">
      <dgm:prSet presAssocID="{AA684EB2-5BDD-4C9F-887B-9FCD508F44B2}" presName="node" presStyleLbl="node1" presStyleIdx="4" presStyleCnt="14">
        <dgm:presLayoutVars>
          <dgm:bulletEnabled val="1"/>
        </dgm:presLayoutVars>
      </dgm:prSet>
      <dgm:spPr/>
    </dgm:pt>
    <dgm:pt modelId="{40D1EC44-1DF4-4E42-A9EE-C55EC2435521}" type="pres">
      <dgm:prSet presAssocID="{1F52AD26-6983-430F-BF30-209130D14841}" presName="sibTrans" presStyleLbl="sibTrans2D1" presStyleIdx="4" presStyleCnt="13"/>
      <dgm:spPr/>
    </dgm:pt>
    <dgm:pt modelId="{CB442929-5D23-4833-8DEF-ADD0FE60723D}" type="pres">
      <dgm:prSet presAssocID="{1F52AD26-6983-430F-BF30-209130D14841}" presName="connectorText" presStyleLbl="sibTrans2D1" presStyleIdx="4" presStyleCnt="13"/>
      <dgm:spPr/>
    </dgm:pt>
    <dgm:pt modelId="{DD24A697-D641-487A-9E9B-29D1CDCF24AF}" type="pres">
      <dgm:prSet presAssocID="{2C8EC38A-88AB-40B4-AC07-0787C7AAA228}" presName="node" presStyleLbl="node1" presStyleIdx="5" presStyleCnt="14">
        <dgm:presLayoutVars>
          <dgm:bulletEnabled val="1"/>
        </dgm:presLayoutVars>
      </dgm:prSet>
      <dgm:spPr/>
    </dgm:pt>
    <dgm:pt modelId="{4BB7427C-4035-4378-BCA9-1A3C8D397F49}" type="pres">
      <dgm:prSet presAssocID="{C3718CF4-51B7-4C39-A3CF-BABBED20796F}" presName="sibTrans" presStyleLbl="sibTrans2D1" presStyleIdx="5" presStyleCnt="13"/>
      <dgm:spPr/>
    </dgm:pt>
    <dgm:pt modelId="{F39AD7FA-BAB9-4F46-890B-70F817556506}" type="pres">
      <dgm:prSet presAssocID="{C3718CF4-51B7-4C39-A3CF-BABBED20796F}" presName="connectorText" presStyleLbl="sibTrans2D1" presStyleIdx="5" presStyleCnt="13"/>
      <dgm:spPr/>
    </dgm:pt>
    <dgm:pt modelId="{3F8B67CB-9B21-4050-BC57-730AAF95BFE4}" type="pres">
      <dgm:prSet presAssocID="{51A4DF9A-3F9C-4E44-8A39-E6E82F24CEB0}" presName="node" presStyleLbl="node1" presStyleIdx="6" presStyleCnt="14">
        <dgm:presLayoutVars>
          <dgm:bulletEnabled val="1"/>
        </dgm:presLayoutVars>
      </dgm:prSet>
      <dgm:spPr/>
    </dgm:pt>
    <dgm:pt modelId="{A49549BD-CB5B-446D-9684-AECE1F5D663D}" type="pres">
      <dgm:prSet presAssocID="{E39A930C-DECB-41C0-8BDC-46E5D46D5E85}" presName="sibTrans" presStyleLbl="sibTrans2D1" presStyleIdx="6" presStyleCnt="13"/>
      <dgm:spPr/>
    </dgm:pt>
    <dgm:pt modelId="{44713ADD-12DE-442A-9486-81EA632DC30E}" type="pres">
      <dgm:prSet presAssocID="{E39A930C-DECB-41C0-8BDC-46E5D46D5E85}" presName="connectorText" presStyleLbl="sibTrans2D1" presStyleIdx="6" presStyleCnt="13"/>
      <dgm:spPr/>
    </dgm:pt>
    <dgm:pt modelId="{97EE5D8C-C92A-4F9E-ADD0-DD183721660E}" type="pres">
      <dgm:prSet presAssocID="{ADAFB516-4CA5-4257-9BD8-3FB03A3A8DC3}" presName="node" presStyleLbl="node1" presStyleIdx="7" presStyleCnt="14">
        <dgm:presLayoutVars>
          <dgm:bulletEnabled val="1"/>
        </dgm:presLayoutVars>
      </dgm:prSet>
      <dgm:spPr/>
    </dgm:pt>
    <dgm:pt modelId="{89BCEB8C-26FD-42B2-9FCF-BE603BBE2D55}" type="pres">
      <dgm:prSet presAssocID="{03904EBA-75E3-4848-9775-8103009BBEBB}" presName="sibTrans" presStyleLbl="sibTrans2D1" presStyleIdx="7" presStyleCnt="13"/>
      <dgm:spPr/>
    </dgm:pt>
    <dgm:pt modelId="{107B7CFA-DA9E-4865-BE77-FFEE5973AC4B}" type="pres">
      <dgm:prSet presAssocID="{03904EBA-75E3-4848-9775-8103009BBEBB}" presName="connectorText" presStyleLbl="sibTrans2D1" presStyleIdx="7" presStyleCnt="13"/>
      <dgm:spPr/>
    </dgm:pt>
    <dgm:pt modelId="{FEC851BC-2DA2-4BB9-BDA4-431C36B1E2F1}" type="pres">
      <dgm:prSet presAssocID="{8345335E-DD6C-4F28-9CE0-AAF7F35D9172}" presName="node" presStyleLbl="node1" presStyleIdx="8" presStyleCnt="14">
        <dgm:presLayoutVars>
          <dgm:bulletEnabled val="1"/>
        </dgm:presLayoutVars>
      </dgm:prSet>
      <dgm:spPr/>
    </dgm:pt>
    <dgm:pt modelId="{41AD7035-A753-45E5-BD8F-F836BF453ACB}" type="pres">
      <dgm:prSet presAssocID="{72EA7531-E38A-4BE5-8D8E-38788AED46C9}" presName="sibTrans" presStyleLbl="sibTrans2D1" presStyleIdx="8" presStyleCnt="13"/>
      <dgm:spPr/>
    </dgm:pt>
    <dgm:pt modelId="{24B310E5-90C0-4C22-9AFB-6E9F3BBE631B}" type="pres">
      <dgm:prSet presAssocID="{72EA7531-E38A-4BE5-8D8E-38788AED46C9}" presName="connectorText" presStyleLbl="sibTrans2D1" presStyleIdx="8" presStyleCnt="13"/>
      <dgm:spPr/>
    </dgm:pt>
    <dgm:pt modelId="{CF08576D-C7A4-4789-BCC6-687F6ABD7530}" type="pres">
      <dgm:prSet presAssocID="{150E84F3-5237-4194-9A12-C6F9BA79B840}" presName="node" presStyleLbl="node1" presStyleIdx="9" presStyleCnt="14">
        <dgm:presLayoutVars>
          <dgm:bulletEnabled val="1"/>
        </dgm:presLayoutVars>
      </dgm:prSet>
      <dgm:spPr/>
    </dgm:pt>
    <dgm:pt modelId="{D29FB5B9-A47B-48EB-B20B-3A22662B46D3}" type="pres">
      <dgm:prSet presAssocID="{A866B24E-371D-4F09-9F85-33594F9AF7AA}" presName="sibTrans" presStyleLbl="sibTrans2D1" presStyleIdx="9" presStyleCnt="13"/>
      <dgm:spPr/>
    </dgm:pt>
    <dgm:pt modelId="{42BC4D60-70DC-45D3-8035-02A9B8422616}" type="pres">
      <dgm:prSet presAssocID="{A866B24E-371D-4F09-9F85-33594F9AF7AA}" presName="connectorText" presStyleLbl="sibTrans2D1" presStyleIdx="9" presStyleCnt="13"/>
      <dgm:spPr/>
    </dgm:pt>
    <dgm:pt modelId="{52345563-3879-43B8-8CFE-0AA3203FA1ED}" type="pres">
      <dgm:prSet presAssocID="{971AA175-00A2-4D5A-BF48-CE6B9CEFEE5B}" presName="node" presStyleLbl="node1" presStyleIdx="10" presStyleCnt="14">
        <dgm:presLayoutVars>
          <dgm:bulletEnabled val="1"/>
        </dgm:presLayoutVars>
      </dgm:prSet>
      <dgm:spPr/>
    </dgm:pt>
    <dgm:pt modelId="{1D62B764-F3BE-4464-9DA4-871FFB3F3F1F}" type="pres">
      <dgm:prSet presAssocID="{3E415088-6CDD-49FE-B5C8-CC60E6F42F11}" presName="sibTrans" presStyleLbl="sibTrans2D1" presStyleIdx="10" presStyleCnt="13"/>
      <dgm:spPr/>
    </dgm:pt>
    <dgm:pt modelId="{F6C244CE-2832-4FB5-B354-6A9B170E7A02}" type="pres">
      <dgm:prSet presAssocID="{3E415088-6CDD-49FE-B5C8-CC60E6F42F11}" presName="connectorText" presStyleLbl="sibTrans2D1" presStyleIdx="10" presStyleCnt="13"/>
      <dgm:spPr/>
    </dgm:pt>
    <dgm:pt modelId="{66CB3D3C-31B8-4077-8E62-FB927EA75D60}" type="pres">
      <dgm:prSet presAssocID="{6EFAD600-69EB-49BF-95CD-61D477B6283F}" presName="node" presStyleLbl="node1" presStyleIdx="11" presStyleCnt="14">
        <dgm:presLayoutVars>
          <dgm:bulletEnabled val="1"/>
        </dgm:presLayoutVars>
      </dgm:prSet>
      <dgm:spPr/>
    </dgm:pt>
    <dgm:pt modelId="{344DC8CC-853F-49E9-A9E4-CF83B3E226DC}" type="pres">
      <dgm:prSet presAssocID="{3900D0CD-8C9F-425B-81EA-621D5F572F46}" presName="sibTrans" presStyleLbl="sibTrans2D1" presStyleIdx="11" presStyleCnt="13"/>
      <dgm:spPr/>
    </dgm:pt>
    <dgm:pt modelId="{036F8641-E458-4607-A8F7-76A2882A452C}" type="pres">
      <dgm:prSet presAssocID="{3900D0CD-8C9F-425B-81EA-621D5F572F46}" presName="connectorText" presStyleLbl="sibTrans2D1" presStyleIdx="11" presStyleCnt="13"/>
      <dgm:spPr/>
    </dgm:pt>
    <dgm:pt modelId="{78210668-AB26-4B94-AB0C-AAFC39E4AD08}" type="pres">
      <dgm:prSet presAssocID="{692E0A7F-8BBF-4C10-AD6C-BB16C22BC56C}" presName="node" presStyleLbl="node1" presStyleIdx="12" presStyleCnt="14">
        <dgm:presLayoutVars>
          <dgm:bulletEnabled val="1"/>
        </dgm:presLayoutVars>
      </dgm:prSet>
      <dgm:spPr/>
    </dgm:pt>
    <dgm:pt modelId="{6926334B-1BBB-46E0-82F3-FDFEF26D833B}" type="pres">
      <dgm:prSet presAssocID="{E371B30F-2C30-48A7-BC8F-BE2588535EB2}" presName="sibTrans" presStyleLbl="sibTrans2D1" presStyleIdx="12" presStyleCnt="13"/>
      <dgm:spPr/>
    </dgm:pt>
    <dgm:pt modelId="{0751D2FF-5D51-43E6-BEC9-67991EB1EF7F}" type="pres">
      <dgm:prSet presAssocID="{E371B30F-2C30-48A7-BC8F-BE2588535EB2}" presName="connectorText" presStyleLbl="sibTrans2D1" presStyleIdx="12" presStyleCnt="13"/>
      <dgm:spPr/>
    </dgm:pt>
    <dgm:pt modelId="{2A411220-15B1-4FD1-8684-E14178373252}" type="pres">
      <dgm:prSet presAssocID="{377551D4-EE45-4181-B276-95B5A664B0BB}" presName="node" presStyleLbl="node1" presStyleIdx="13" presStyleCnt="14">
        <dgm:presLayoutVars>
          <dgm:bulletEnabled val="1"/>
        </dgm:presLayoutVars>
      </dgm:prSet>
      <dgm:spPr/>
    </dgm:pt>
  </dgm:ptLst>
  <dgm:cxnLst>
    <dgm:cxn modelId="{90324C03-4929-4844-A9DC-A8942C6BB61A}" srcId="{16B003D2-D31C-46DB-829B-86EC709C8565}" destId="{150E84F3-5237-4194-9A12-C6F9BA79B840}" srcOrd="9" destOrd="0" parTransId="{B954836E-E50A-4F58-B382-F3C9D2D5F8B7}" sibTransId="{A866B24E-371D-4F09-9F85-33594F9AF7AA}"/>
    <dgm:cxn modelId="{7F25AC05-4ADB-4EE4-BC95-5591DC8E241D}" type="presOf" srcId="{6EC0FBF5-CB47-4FDD-A447-458E2F6C4146}" destId="{262FAB2D-AB23-4A77-BF6D-318300A2C100}" srcOrd="0" destOrd="0" presId="urn:microsoft.com/office/officeart/2005/8/layout/process5"/>
    <dgm:cxn modelId="{97273B06-A689-4A72-A572-5F05F1A34503}" srcId="{16B003D2-D31C-46DB-829B-86EC709C8565}" destId="{ADAFB516-4CA5-4257-9BD8-3FB03A3A8DC3}" srcOrd="7" destOrd="0" parTransId="{1F124931-6754-4D63-BBA7-54E2B423E1AB}" sibTransId="{03904EBA-75E3-4848-9775-8103009BBEBB}"/>
    <dgm:cxn modelId="{01871E07-C8FE-449B-92D0-31AB2A72B95C}" type="presOf" srcId="{EC7DB650-2373-46B3-B02B-DBD5E4984747}" destId="{7DA8B152-F040-471D-AB16-13C1ABA25562}" srcOrd="0" destOrd="0" presId="urn:microsoft.com/office/officeart/2005/8/layout/process5"/>
    <dgm:cxn modelId="{EC127B0C-7537-4A54-AF1F-9D2859A6C2C9}" type="presOf" srcId="{DE1782A2-FAE9-4701-BF2E-2C85DA577C96}" destId="{B14A9206-D0A2-4FA1-8374-17D7ADA4F114}" srcOrd="1" destOrd="0" presId="urn:microsoft.com/office/officeart/2005/8/layout/process5"/>
    <dgm:cxn modelId="{616F780F-2189-4299-9F17-83D1E6E9775B}" type="presOf" srcId="{1F52AD26-6983-430F-BF30-209130D14841}" destId="{40D1EC44-1DF4-4E42-A9EE-C55EC2435521}" srcOrd="0" destOrd="0" presId="urn:microsoft.com/office/officeart/2005/8/layout/process5"/>
    <dgm:cxn modelId="{D95D3613-6AF7-4241-A43B-B04298CB95EC}" type="presOf" srcId="{6EFAD600-69EB-49BF-95CD-61D477B6283F}" destId="{66CB3D3C-31B8-4077-8E62-FB927EA75D60}" srcOrd="0" destOrd="0" presId="urn:microsoft.com/office/officeart/2005/8/layout/process5"/>
    <dgm:cxn modelId="{D5369614-EC67-446C-9D1B-4CF87E857471}" type="presOf" srcId="{443D7B96-B0F0-4178-A30F-F448632BF916}" destId="{9DD59243-BFB6-48CA-A039-97C40DCE1490}" srcOrd="0" destOrd="0" presId="urn:microsoft.com/office/officeart/2005/8/layout/process5"/>
    <dgm:cxn modelId="{4F8E9215-7512-400D-BC95-F8C508D15341}" type="presOf" srcId="{24FD687C-44EA-44B9-BB34-98DCAD24FD3B}" destId="{57FE6200-A22B-4CE3-9464-664760ED07D5}" srcOrd="0" destOrd="0" presId="urn:microsoft.com/office/officeart/2005/8/layout/process5"/>
    <dgm:cxn modelId="{26EED216-2A37-41A0-8AEE-14FA3FD77C7C}" srcId="{16B003D2-D31C-46DB-829B-86EC709C8565}" destId="{EC7DB650-2373-46B3-B02B-DBD5E4984747}" srcOrd="0" destOrd="0" parTransId="{89B176B6-82D6-4815-8656-58D80A1EBFF4}" sibTransId="{24FD687C-44EA-44B9-BB34-98DCAD24FD3B}"/>
    <dgm:cxn modelId="{D7243C1A-1761-4A67-8311-33E5CFAA6961}" srcId="{16B003D2-D31C-46DB-829B-86EC709C8565}" destId="{6EFAD600-69EB-49BF-95CD-61D477B6283F}" srcOrd="11" destOrd="0" parTransId="{09BECB69-F12B-45A0-B834-182584EE6BF6}" sibTransId="{3900D0CD-8C9F-425B-81EA-621D5F572F46}"/>
    <dgm:cxn modelId="{FA21E71B-8CF5-4A7A-99FB-C6C553A118A5}" type="presOf" srcId="{03904EBA-75E3-4848-9775-8103009BBEBB}" destId="{107B7CFA-DA9E-4865-BE77-FFEE5973AC4B}" srcOrd="1" destOrd="0" presId="urn:microsoft.com/office/officeart/2005/8/layout/process5"/>
    <dgm:cxn modelId="{A46E9923-3174-4732-89C2-79585FE21971}" srcId="{16B003D2-D31C-46DB-829B-86EC709C8565}" destId="{8345335E-DD6C-4F28-9CE0-AAF7F35D9172}" srcOrd="8" destOrd="0" parTransId="{C9B61DE2-73C2-44C3-950B-6B9EA8A90A03}" sibTransId="{72EA7531-E38A-4BE5-8D8E-38788AED46C9}"/>
    <dgm:cxn modelId="{CA835F25-328E-48D6-AC08-360A0DBB0B2E}" type="presOf" srcId="{72EA7531-E38A-4BE5-8D8E-38788AED46C9}" destId="{24B310E5-90C0-4C22-9AFB-6E9F3BBE631B}" srcOrd="1" destOrd="0" presId="urn:microsoft.com/office/officeart/2005/8/layout/process5"/>
    <dgm:cxn modelId="{B0D4CC31-3B29-48AA-A0F9-429B4B037364}" type="presOf" srcId="{3E415088-6CDD-49FE-B5C8-CC60E6F42F11}" destId="{1D62B764-F3BE-4464-9DA4-871FFB3F3F1F}" srcOrd="0" destOrd="0" presId="urn:microsoft.com/office/officeart/2005/8/layout/process5"/>
    <dgm:cxn modelId="{2DC8E25D-6E4D-499D-9F52-415D8700B560}" srcId="{16B003D2-D31C-46DB-829B-86EC709C8565}" destId="{9B861F3F-5D29-4FE0-ABD1-A48A90280C3A}" srcOrd="1" destOrd="0" parTransId="{AF6CF26F-1B25-4F4D-A92F-1B6459201E76}" sibTransId="{F553C944-74EF-4631-8D84-9C918E431CF1}"/>
    <dgm:cxn modelId="{0244CA44-9BA5-40BB-9604-43B627F4E723}" srcId="{16B003D2-D31C-46DB-829B-86EC709C8565}" destId="{443D7B96-B0F0-4178-A30F-F448632BF916}" srcOrd="3" destOrd="0" parTransId="{E2E653FD-00F8-4315-A1AC-061E24A6BBCA}" sibTransId="{DE1782A2-FAE9-4701-BF2E-2C85DA577C96}"/>
    <dgm:cxn modelId="{E6C21348-05B9-4001-9315-5A564140E39E}" srcId="{16B003D2-D31C-46DB-829B-86EC709C8565}" destId="{51A4DF9A-3F9C-4E44-8A39-E6E82F24CEB0}" srcOrd="6" destOrd="0" parTransId="{AB24D6BB-53C9-48B7-A2D8-C7A449001D22}" sibTransId="{E39A930C-DECB-41C0-8BDC-46E5D46D5E85}"/>
    <dgm:cxn modelId="{8ABC8C69-A73A-4297-B05E-AFF33844854A}" type="presOf" srcId="{E371B30F-2C30-48A7-BC8F-BE2588535EB2}" destId="{6926334B-1BBB-46E0-82F3-FDFEF26D833B}" srcOrd="0" destOrd="0" presId="urn:microsoft.com/office/officeart/2005/8/layout/process5"/>
    <dgm:cxn modelId="{2794CE4B-ADAB-4835-B4D7-52E3A34DED96}" type="presOf" srcId="{16B003D2-D31C-46DB-829B-86EC709C8565}" destId="{7FCC973B-93C0-44C3-93EA-C9D2A7D1D49E}" srcOrd="0" destOrd="0" presId="urn:microsoft.com/office/officeart/2005/8/layout/process5"/>
    <dgm:cxn modelId="{5D73E351-FFC9-4D03-891B-2478AFA2C248}" srcId="{16B003D2-D31C-46DB-829B-86EC709C8565}" destId="{AA684EB2-5BDD-4C9F-887B-9FCD508F44B2}" srcOrd="4" destOrd="0" parTransId="{7EFFA35A-9259-400B-AC1C-10FA006F2A8B}" sibTransId="{1F52AD26-6983-430F-BF30-209130D14841}"/>
    <dgm:cxn modelId="{C0271375-59B0-4163-83CE-CC0B8A154B3C}" type="presOf" srcId="{24FD687C-44EA-44B9-BB34-98DCAD24FD3B}" destId="{CD8C9037-4191-49D9-AE90-DC88D1C3C604}" srcOrd="1" destOrd="0" presId="urn:microsoft.com/office/officeart/2005/8/layout/process5"/>
    <dgm:cxn modelId="{643B1C57-458C-4932-A2B7-B8D0C362FF22}" type="presOf" srcId="{3900D0CD-8C9F-425B-81EA-621D5F572F46}" destId="{036F8641-E458-4607-A8F7-76A2882A452C}" srcOrd="1" destOrd="0" presId="urn:microsoft.com/office/officeart/2005/8/layout/process5"/>
    <dgm:cxn modelId="{9ADCA877-BA81-4EE6-B1BA-3D0555D6B64B}" type="presOf" srcId="{E39A930C-DECB-41C0-8BDC-46E5D46D5E85}" destId="{A49549BD-CB5B-446D-9684-AECE1F5D663D}" srcOrd="0" destOrd="0" presId="urn:microsoft.com/office/officeart/2005/8/layout/process5"/>
    <dgm:cxn modelId="{0ECB5F7B-D6C0-4EB8-B9BF-EAD0CBF7488E}" type="presOf" srcId="{AA684EB2-5BDD-4C9F-887B-9FCD508F44B2}" destId="{994B54F8-3362-4CBC-9D9F-078C0DC8BDB6}" srcOrd="0" destOrd="0" presId="urn:microsoft.com/office/officeart/2005/8/layout/process5"/>
    <dgm:cxn modelId="{E6A9B47B-8299-4361-9FBC-A33526602C63}" type="presOf" srcId="{9B861F3F-5D29-4FE0-ABD1-A48A90280C3A}" destId="{2D21FBA3-FE96-4969-9B25-B24D5F958A99}" srcOrd="0" destOrd="0" presId="urn:microsoft.com/office/officeart/2005/8/layout/process5"/>
    <dgm:cxn modelId="{CD50D57E-7ED8-44C9-85A6-F5D5F85D61F7}" type="presOf" srcId="{377551D4-EE45-4181-B276-95B5A664B0BB}" destId="{2A411220-15B1-4FD1-8684-E14178373252}" srcOrd="0" destOrd="0" presId="urn:microsoft.com/office/officeart/2005/8/layout/process5"/>
    <dgm:cxn modelId="{E264E27E-EB10-4F99-A802-A79066E29B7C}" srcId="{16B003D2-D31C-46DB-829B-86EC709C8565}" destId="{6104D851-559F-4570-9F00-609465E44440}" srcOrd="2" destOrd="0" parTransId="{A5060CBB-050B-45BA-8E8C-346C2A3F1B55}" sibTransId="{6EC0FBF5-CB47-4FDD-A447-458E2F6C4146}"/>
    <dgm:cxn modelId="{7855DD82-52AE-418E-A353-C7ADE8A9BA00}" type="presOf" srcId="{1F52AD26-6983-430F-BF30-209130D14841}" destId="{CB442929-5D23-4833-8DEF-ADD0FE60723D}" srcOrd="1" destOrd="0" presId="urn:microsoft.com/office/officeart/2005/8/layout/process5"/>
    <dgm:cxn modelId="{360A798C-CF76-464E-839D-B6EB9FC19DC7}" type="presOf" srcId="{6EC0FBF5-CB47-4FDD-A447-458E2F6C4146}" destId="{6EDA3917-2296-4B30-B60C-A1995916533D}" srcOrd="1" destOrd="0" presId="urn:microsoft.com/office/officeart/2005/8/layout/process5"/>
    <dgm:cxn modelId="{B1FB9B8F-5946-4378-BB79-63C8252B08DA}" type="presOf" srcId="{51A4DF9A-3F9C-4E44-8A39-E6E82F24CEB0}" destId="{3F8B67CB-9B21-4050-BC57-730AAF95BFE4}" srcOrd="0" destOrd="0" presId="urn:microsoft.com/office/officeart/2005/8/layout/process5"/>
    <dgm:cxn modelId="{2DB646A3-0128-477F-A092-D0248E6C84CD}" type="presOf" srcId="{971AA175-00A2-4D5A-BF48-CE6B9CEFEE5B}" destId="{52345563-3879-43B8-8CFE-0AA3203FA1ED}" srcOrd="0" destOrd="0" presId="urn:microsoft.com/office/officeart/2005/8/layout/process5"/>
    <dgm:cxn modelId="{98F684A6-A078-4EE0-9B1A-73DE085D2AF6}" type="presOf" srcId="{6104D851-559F-4570-9F00-609465E44440}" destId="{9D11017D-0C87-4B32-82AA-C4EEFFEA699A}" srcOrd="0" destOrd="0" presId="urn:microsoft.com/office/officeart/2005/8/layout/process5"/>
    <dgm:cxn modelId="{64AEDFA8-E577-4870-B691-B1C1A7E26031}" type="presOf" srcId="{E371B30F-2C30-48A7-BC8F-BE2588535EB2}" destId="{0751D2FF-5D51-43E6-BEC9-67991EB1EF7F}" srcOrd="1" destOrd="0" presId="urn:microsoft.com/office/officeart/2005/8/layout/process5"/>
    <dgm:cxn modelId="{0D6FF0A8-E35E-475C-84F2-3253685CAA43}" srcId="{16B003D2-D31C-46DB-829B-86EC709C8565}" destId="{971AA175-00A2-4D5A-BF48-CE6B9CEFEE5B}" srcOrd="10" destOrd="0" parTransId="{61D94269-5300-4786-A4DE-2E02B71F2392}" sibTransId="{3E415088-6CDD-49FE-B5C8-CC60E6F42F11}"/>
    <dgm:cxn modelId="{A19BF5AB-407D-4AF2-B07D-8EE240B30D32}" type="presOf" srcId="{C3718CF4-51B7-4C39-A3CF-BABBED20796F}" destId="{4BB7427C-4035-4378-BCA9-1A3C8D397F49}" srcOrd="0" destOrd="0" presId="urn:microsoft.com/office/officeart/2005/8/layout/process5"/>
    <dgm:cxn modelId="{DAF440AC-677A-4F30-9C7F-BC2F56E72567}" type="presOf" srcId="{ADAFB516-4CA5-4257-9BD8-3FB03A3A8DC3}" destId="{97EE5D8C-C92A-4F9E-ADD0-DD183721660E}" srcOrd="0" destOrd="0" presId="urn:microsoft.com/office/officeart/2005/8/layout/process5"/>
    <dgm:cxn modelId="{E119A1AE-3135-4465-98AB-F8D0A4A98C32}" type="presOf" srcId="{DE1782A2-FAE9-4701-BF2E-2C85DA577C96}" destId="{382B40C1-76F4-4DEC-8B47-2BF48C31D278}" srcOrd="0" destOrd="0" presId="urn:microsoft.com/office/officeart/2005/8/layout/process5"/>
    <dgm:cxn modelId="{E5CC13B2-BC4E-467A-967F-4E9375C694C8}" type="presOf" srcId="{692E0A7F-8BBF-4C10-AD6C-BB16C22BC56C}" destId="{78210668-AB26-4B94-AB0C-AAFC39E4AD08}" srcOrd="0" destOrd="0" presId="urn:microsoft.com/office/officeart/2005/8/layout/process5"/>
    <dgm:cxn modelId="{08DB37B3-62F8-4AC6-9F65-097AA12595E3}" type="presOf" srcId="{150E84F3-5237-4194-9A12-C6F9BA79B840}" destId="{CF08576D-C7A4-4789-BCC6-687F6ABD7530}" srcOrd="0" destOrd="0" presId="urn:microsoft.com/office/officeart/2005/8/layout/process5"/>
    <dgm:cxn modelId="{0B8170B9-FF55-4566-8EEA-F0FEE063854F}" type="presOf" srcId="{03904EBA-75E3-4848-9775-8103009BBEBB}" destId="{89BCEB8C-26FD-42B2-9FCF-BE603BBE2D55}" srcOrd="0" destOrd="0" presId="urn:microsoft.com/office/officeart/2005/8/layout/process5"/>
    <dgm:cxn modelId="{5547CABB-25E5-4816-9665-16CAA6443C9B}" type="presOf" srcId="{C3718CF4-51B7-4C39-A3CF-BABBED20796F}" destId="{F39AD7FA-BAB9-4F46-890B-70F817556506}" srcOrd="1" destOrd="0" presId="urn:microsoft.com/office/officeart/2005/8/layout/process5"/>
    <dgm:cxn modelId="{3DB4E6BF-FE55-4C31-B0CF-116D4ECE12E8}" type="presOf" srcId="{E39A930C-DECB-41C0-8BDC-46E5D46D5E85}" destId="{44713ADD-12DE-442A-9486-81EA632DC30E}" srcOrd="1" destOrd="0" presId="urn:microsoft.com/office/officeart/2005/8/layout/process5"/>
    <dgm:cxn modelId="{3E1859D2-6C39-4A1B-AB23-F5AF88FDC0B8}" type="presOf" srcId="{F553C944-74EF-4631-8D84-9C918E431CF1}" destId="{9125D985-9435-4706-ACB6-78C5AFBCE0DF}" srcOrd="1" destOrd="0" presId="urn:microsoft.com/office/officeart/2005/8/layout/process5"/>
    <dgm:cxn modelId="{BE4C95D7-92CE-4F72-A8A1-5E013C7598C6}" type="presOf" srcId="{8345335E-DD6C-4F28-9CE0-AAF7F35D9172}" destId="{FEC851BC-2DA2-4BB9-BDA4-431C36B1E2F1}" srcOrd="0" destOrd="0" presId="urn:microsoft.com/office/officeart/2005/8/layout/process5"/>
    <dgm:cxn modelId="{9108F3DE-151C-49BF-ADDD-CCC0F4972FF7}" type="presOf" srcId="{72EA7531-E38A-4BE5-8D8E-38788AED46C9}" destId="{41AD7035-A753-45E5-BD8F-F836BF453ACB}" srcOrd="0" destOrd="0" presId="urn:microsoft.com/office/officeart/2005/8/layout/process5"/>
    <dgm:cxn modelId="{A79AD8E1-35DC-4BE9-8A7E-E34BA9928D85}" type="presOf" srcId="{3E415088-6CDD-49FE-B5C8-CC60E6F42F11}" destId="{F6C244CE-2832-4FB5-B354-6A9B170E7A02}" srcOrd="1" destOrd="0" presId="urn:microsoft.com/office/officeart/2005/8/layout/process5"/>
    <dgm:cxn modelId="{3BD230E2-5A04-4FAC-932A-2D2CF59D0D9F}" srcId="{16B003D2-D31C-46DB-829B-86EC709C8565}" destId="{2C8EC38A-88AB-40B4-AC07-0787C7AAA228}" srcOrd="5" destOrd="0" parTransId="{0C7FE0F8-CCC9-4CA3-A79A-630CDB358D27}" sibTransId="{C3718CF4-51B7-4C39-A3CF-BABBED20796F}"/>
    <dgm:cxn modelId="{52C89CE5-EF6D-4656-A7A3-357D9CCFFFB7}" type="presOf" srcId="{2C8EC38A-88AB-40B4-AC07-0787C7AAA228}" destId="{DD24A697-D641-487A-9E9B-29D1CDCF24AF}" srcOrd="0" destOrd="0" presId="urn:microsoft.com/office/officeart/2005/8/layout/process5"/>
    <dgm:cxn modelId="{A4302BE8-B063-4F61-963B-7882EA4EDBE6}" type="presOf" srcId="{A866B24E-371D-4F09-9F85-33594F9AF7AA}" destId="{42BC4D60-70DC-45D3-8035-02A9B8422616}" srcOrd="1" destOrd="0" presId="urn:microsoft.com/office/officeart/2005/8/layout/process5"/>
    <dgm:cxn modelId="{C0A7B6E8-C612-4796-84F8-9740CEA392D5}" srcId="{16B003D2-D31C-46DB-829B-86EC709C8565}" destId="{692E0A7F-8BBF-4C10-AD6C-BB16C22BC56C}" srcOrd="12" destOrd="0" parTransId="{25FD2EBF-2E4C-4B56-9B2E-892626CB94D2}" sibTransId="{E371B30F-2C30-48A7-BC8F-BE2588535EB2}"/>
    <dgm:cxn modelId="{FD4E2CF1-98D2-4FBA-9A5C-15A83A516261}" type="presOf" srcId="{A866B24E-371D-4F09-9F85-33594F9AF7AA}" destId="{D29FB5B9-A47B-48EB-B20B-3A22662B46D3}" srcOrd="0" destOrd="0" presId="urn:microsoft.com/office/officeart/2005/8/layout/process5"/>
    <dgm:cxn modelId="{9F5F21F2-18B1-4304-B9B4-72133AE50ED0}" type="presOf" srcId="{F553C944-74EF-4631-8D84-9C918E431CF1}" destId="{1FEF4214-AB00-4BCF-A4EA-9DF29923B670}" srcOrd="0" destOrd="0" presId="urn:microsoft.com/office/officeart/2005/8/layout/process5"/>
    <dgm:cxn modelId="{96C2E4F3-9D15-4E55-81AE-939B4A62EB4D}" type="presOf" srcId="{3900D0CD-8C9F-425B-81EA-621D5F572F46}" destId="{344DC8CC-853F-49E9-A9E4-CF83B3E226DC}" srcOrd="0" destOrd="0" presId="urn:microsoft.com/office/officeart/2005/8/layout/process5"/>
    <dgm:cxn modelId="{E1E7C4F5-0886-4F33-8FD0-C90FC3AE23BA}" srcId="{16B003D2-D31C-46DB-829B-86EC709C8565}" destId="{377551D4-EE45-4181-B276-95B5A664B0BB}" srcOrd="13" destOrd="0" parTransId="{83C0E85E-EE55-46FF-8255-D02D9B7F9D00}" sibTransId="{2566446F-6752-456D-92DE-D29D590A5F65}"/>
    <dgm:cxn modelId="{5E3DB79F-1FE7-422B-B7BC-07E140833660}" type="presParOf" srcId="{7FCC973B-93C0-44C3-93EA-C9D2A7D1D49E}" destId="{7DA8B152-F040-471D-AB16-13C1ABA25562}" srcOrd="0" destOrd="0" presId="urn:microsoft.com/office/officeart/2005/8/layout/process5"/>
    <dgm:cxn modelId="{8CAFA081-CA01-419E-8406-B09DE30DA1E5}" type="presParOf" srcId="{7FCC973B-93C0-44C3-93EA-C9D2A7D1D49E}" destId="{57FE6200-A22B-4CE3-9464-664760ED07D5}" srcOrd="1" destOrd="0" presId="urn:microsoft.com/office/officeart/2005/8/layout/process5"/>
    <dgm:cxn modelId="{5697F4FA-9F7F-4E5E-B5E7-3F624187D445}" type="presParOf" srcId="{57FE6200-A22B-4CE3-9464-664760ED07D5}" destId="{CD8C9037-4191-49D9-AE90-DC88D1C3C604}" srcOrd="0" destOrd="0" presId="urn:microsoft.com/office/officeart/2005/8/layout/process5"/>
    <dgm:cxn modelId="{6E2746B2-205B-4DA6-B383-93E946DB056C}" type="presParOf" srcId="{7FCC973B-93C0-44C3-93EA-C9D2A7D1D49E}" destId="{2D21FBA3-FE96-4969-9B25-B24D5F958A99}" srcOrd="2" destOrd="0" presId="urn:microsoft.com/office/officeart/2005/8/layout/process5"/>
    <dgm:cxn modelId="{903BC8EF-3FA2-4F3C-B458-79788E39FCC5}" type="presParOf" srcId="{7FCC973B-93C0-44C3-93EA-C9D2A7D1D49E}" destId="{1FEF4214-AB00-4BCF-A4EA-9DF29923B670}" srcOrd="3" destOrd="0" presId="urn:microsoft.com/office/officeart/2005/8/layout/process5"/>
    <dgm:cxn modelId="{31BE6535-84D2-48A4-A48D-CBF35348CD16}" type="presParOf" srcId="{1FEF4214-AB00-4BCF-A4EA-9DF29923B670}" destId="{9125D985-9435-4706-ACB6-78C5AFBCE0DF}" srcOrd="0" destOrd="0" presId="urn:microsoft.com/office/officeart/2005/8/layout/process5"/>
    <dgm:cxn modelId="{748BB363-CEF3-4BA0-A4DA-BA1D42DC3AF6}" type="presParOf" srcId="{7FCC973B-93C0-44C3-93EA-C9D2A7D1D49E}" destId="{9D11017D-0C87-4B32-82AA-C4EEFFEA699A}" srcOrd="4" destOrd="0" presId="urn:microsoft.com/office/officeart/2005/8/layout/process5"/>
    <dgm:cxn modelId="{11CF9F16-CE81-4FB6-874E-8586F3733A95}" type="presParOf" srcId="{7FCC973B-93C0-44C3-93EA-C9D2A7D1D49E}" destId="{262FAB2D-AB23-4A77-BF6D-318300A2C100}" srcOrd="5" destOrd="0" presId="urn:microsoft.com/office/officeart/2005/8/layout/process5"/>
    <dgm:cxn modelId="{4243FD13-4736-4258-8669-1C0B73649F67}" type="presParOf" srcId="{262FAB2D-AB23-4A77-BF6D-318300A2C100}" destId="{6EDA3917-2296-4B30-B60C-A1995916533D}" srcOrd="0" destOrd="0" presId="urn:microsoft.com/office/officeart/2005/8/layout/process5"/>
    <dgm:cxn modelId="{035A9877-CD97-410C-92B7-71A7F7F5A6DF}" type="presParOf" srcId="{7FCC973B-93C0-44C3-93EA-C9D2A7D1D49E}" destId="{9DD59243-BFB6-48CA-A039-97C40DCE1490}" srcOrd="6" destOrd="0" presId="urn:microsoft.com/office/officeart/2005/8/layout/process5"/>
    <dgm:cxn modelId="{9529D7E1-B51B-4EE0-B908-AC19836AAAFA}" type="presParOf" srcId="{7FCC973B-93C0-44C3-93EA-C9D2A7D1D49E}" destId="{382B40C1-76F4-4DEC-8B47-2BF48C31D278}" srcOrd="7" destOrd="0" presId="urn:microsoft.com/office/officeart/2005/8/layout/process5"/>
    <dgm:cxn modelId="{6E023F2C-5E0D-4619-A1CF-A2991BEEAF07}" type="presParOf" srcId="{382B40C1-76F4-4DEC-8B47-2BF48C31D278}" destId="{B14A9206-D0A2-4FA1-8374-17D7ADA4F114}" srcOrd="0" destOrd="0" presId="urn:microsoft.com/office/officeart/2005/8/layout/process5"/>
    <dgm:cxn modelId="{A657110C-BC8F-4692-9134-3AFB805FDC67}" type="presParOf" srcId="{7FCC973B-93C0-44C3-93EA-C9D2A7D1D49E}" destId="{994B54F8-3362-4CBC-9D9F-078C0DC8BDB6}" srcOrd="8" destOrd="0" presId="urn:microsoft.com/office/officeart/2005/8/layout/process5"/>
    <dgm:cxn modelId="{A966C406-8579-40F6-BBB8-9AB4560F75C0}" type="presParOf" srcId="{7FCC973B-93C0-44C3-93EA-C9D2A7D1D49E}" destId="{40D1EC44-1DF4-4E42-A9EE-C55EC2435521}" srcOrd="9" destOrd="0" presId="urn:microsoft.com/office/officeart/2005/8/layout/process5"/>
    <dgm:cxn modelId="{797E1B0B-DE6C-4507-9044-C05B1FCD7C51}" type="presParOf" srcId="{40D1EC44-1DF4-4E42-A9EE-C55EC2435521}" destId="{CB442929-5D23-4833-8DEF-ADD0FE60723D}" srcOrd="0" destOrd="0" presId="urn:microsoft.com/office/officeart/2005/8/layout/process5"/>
    <dgm:cxn modelId="{46F40E25-721A-4C5D-93F6-24DB646EE262}" type="presParOf" srcId="{7FCC973B-93C0-44C3-93EA-C9D2A7D1D49E}" destId="{DD24A697-D641-487A-9E9B-29D1CDCF24AF}" srcOrd="10" destOrd="0" presId="urn:microsoft.com/office/officeart/2005/8/layout/process5"/>
    <dgm:cxn modelId="{656D62D7-F7CD-41A5-8191-D202E5CBC00F}" type="presParOf" srcId="{7FCC973B-93C0-44C3-93EA-C9D2A7D1D49E}" destId="{4BB7427C-4035-4378-BCA9-1A3C8D397F49}" srcOrd="11" destOrd="0" presId="urn:microsoft.com/office/officeart/2005/8/layout/process5"/>
    <dgm:cxn modelId="{A1F0DACF-3900-4167-8916-8D7F635D04A7}" type="presParOf" srcId="{4BB7427C-4035-4378-BCA9-1A3C8D397F49}" destId="{F39AD7FA-BAB9-4F46-890B-70F817556506}" srcOrd="0" destOrd="0" presId="urn:microsoft.com/office/officeart/2005/8/layout/process5"/>
    <dgm:cxn modelId="{F6BCF945-E873-4162-A8E9-42077071C004}" type="presParOf" srcId="{7FCC973B-93C0-44C3-93EA-C9D2A7D1D49E}" destId="{3F8B67CB-9B21-4050-BC57-730AAF95BFE4}" srcOrd="12" destOrd="0" presId="urn:microsoft.com/office/officeart/2005/8/layout/process5"/>
    <dgm:cxn modelId="{08D29F6C-3990-48D4-AF7D-5DA024D4AF9A}" type="presParOf" srcId="{7FCC973B-93C0-44C3-93EA-C9D2A7D1D49E}" destId="{A49549BD-CB5B-446D-9684-AECE1F5D663D}" srcOrd="13" destOrd="0" presId="urn:microsoft.com/office/officeart/2005/8/layout/process5"/>
    <dgm:cxn modelId="{5E185A41-F59E-4E83-8897-AB3AA0F701FA}" type="presParOf" srcId="{A49549BD-CB5B-446D-9684-AECE1F5D663D}" destId="{44713ADD-12DE-442A-9486-81EA632DC30E}" srcOrd="0" destOrd="0" presId="urn:microsoft.com/office/officeart/2005/8/layout/process5"/>
    <dgm:cxn modelId="{6924EC59-0349-4FA7-A656-E376473C26A3}" type="presParOf" srcId="{7FCC973B-93C0-44C3-93EA-C9D2A7D1D49E}" destId="{97EE5D8C-C92A-4F9E-ADD0-DD183721660E}" srcOrd="14" destOrd="0" presId="urn:microsoft.com/office/officeart/2005/8/layout/process5"/>
    <dgm:cxn modelId="{F49293CA-9792-4CB8-A9DF-AF6FC41D7213}" type="presParOf" srcId="{7FCC973B-93C0-44C3-93EA-C9D2A7D1D49E}" destId="{89BCEB8C-26FD-42B2-9FCF-BE603BBE2D55}" srcOrd="15" destOrd="0" presId="urn:microsoft.com/office/officeart/2005/8/layout/process5"/>
    <dgm:cxn modelId="{DB253ADF-D855-47E5-9121-39FD56B85B91}" type="presParOf" srcId="{89BCEB8C-26FD-42B2-9FCF-BE603BBE2D55}" destId="{107B7CFA-DA9E-4865-BE77-FFEE5973AC4B}" srcOrd="0" destOrd="0" presId="urn:microsoft.com/office/officeart/2005/8/layout/process5"/>
    <dgm:cxn modelId="{C64A2312-FDEF-4CFF-A01D-656ACBE6997C}" type="presParOf" srcId="{7FCC973B-93C0-44C3-93EA-C9D2A7D1D49E}" destId="{FEC851BC-2DA2-4BB9-BDA4-431C36B1E2F1}" srcOrd="16" destOrd="0" presId="urn:microsoft.com/office/officeart/2005/8/layout/process5"/>
    <dgm:cxn modelId="{FC804745-BC9D-439B-9037-27165C5F5040}" type="presParOf" srcId="{7FCC973B-93C0-44C3-93EA-C9D2A7D1D49E}" destId="{41AD7035-A753-45E5-BD8F-F836BF453ACB}" srcOrd="17" destOrd="0" presId="urn:microsoft.com/office/officeart/2005/8/layout/process5"/>
    <dgm:cxn modelId="{52721A4F-7331-4210-9096-BB15D26966A2}" type="presParOf" srcId="{41AD7035-A753-45E5-BD8F-F836BF453ACB}" destId="{24B310E5-90C0-4C22-9AFB-6E9F3BBE631B}" srcOrd="0" destOrd="0" presId="urn:microsoft.com/office/officeart/2005/8/layout/process5"/>
    <dgm:cxn modelId="{691DAA21-2E1C-43C5-865C-F3453CCF7C29}" type="presParOf" srcId="{7FCC973B-93C0-44C3-93EA-C9D2A7D1D49E}" destId="{CF08576D-C7A4-4789-BCC6-687F6ABD7530}" srcOrd="18" destOrd="0" presId="urn:microsoft.com/office/officeart/2005/8/layout/process5"/>
    <dgm:cxn modelId="{B7976676-6DF2-4827-8BC9-8E487E8C097D}" type="presParOf" srcId="{7FCC973B-93C0-44C3-93EA-C9D2A7D1D49E}" destId="{D29FB5B9-A47B-48EB-B20B-3A22662B46D3}" srcOrd="19" destOrd="0" presId="urn:microsoft.com/office/officeart/2005/8/layout/process5"/>
    <dgm:cxn modelId="{71A80864-6BA7-4442-8A63-1F855E94D726}" type="presParOf" srcId="{D29FB5B9-A47B-48EB-B20B-3A22662B46D3}" destId="{42BC4D60-70DC-45D3-8035-02A9B8422616}" srcOrd="0" destOrd="0" presId="urn:microsoft.com/office/officeart/2005/8/layout/process5"/>
    <dgm:cxn modelId="{2619B83B-43D7-4B0A-8FDD-80128E7AC1C2}" type="presParOf" srcId="{7FCC973B-93C0-44C3-93EA-C9D2A7D1D49E}" destId="{52345563-3879-43B8-8CFE-0AA3203FA1ED}" srcOrd="20" destOrd="0" presId="urn:microsoft.com/office/officeart/2005/8/layout/process5"/>
    <dgm:cxn modelId="{87064BDF-AA14-4429-B518-86BC7D346241}" type="presParOf" srcId="{7FCC973B-93C0-44C3-93EA-C9D2A7D1D49E}" destId="{1D62B764-F3BE-4464-9DA4-871FFB3F3F1F}" srcOrd="21" destOrd="0" presId="urn:microsoft.com/office/officeart/2005/8/layout/process5"/>
    <dgm:cxn modelId="{857926C7-EF28-4199-AE77-3E6E93DECBF0}" type="presParOf" srcId="{1D62B764-F3BE-4464-9DA4-871FFB3F3F1F}" destId="{F6C244CE-2832-4FB5-B354-6A9B170E7A02}" srcOrd="0" destOrd="0" presId="urn:microsoft.com/office/officeart/2005/8/layout/process5"/>
    <dgm:cxn modelId="{33460953-1AD6-4A7F-9C4E-E1F753C8E0EF}" type="presParOf" srcId="{7FCC973B-93C0-44C3-93EA-C9D2A7D1D49E}" destId="{66CB3D3C-31B8-4077-8E62-FB927EA75D60}" srcOrd="22" destOrd="0" presId="urn:microsoft.com/office/officeart/2005/8/layout/process5"/>
    <dgm:cxn modelId="{5DF1AAC1-AC6A-4DC3-B0AE-612BD9777AED}" type="presParOf" srcId="{7FCC973B-93C0-44C3-93EA-C9D2A7D1D49E}" destId="{344DC8CC-853F-49E9-A9E4-CF83B3E226DC}" srcOrd="23" destOrd="0" presId="urn:microsoft.com/office/officeart/2005/8/layout/process5"/>
    <dgm:cxn modelId="{9EEB3790-49CE-464D-832A-74EEE53F0A9F}" type="presParOf" srcId="{344DC8CC-853F-49E9-A9E4-CF83B3E226DC}" destId="{036F8641-E458-4607-A8F7-76A2882A452C}" srcOrd="0" destOrd="0" presId="urn:microsoft.com/office/officeart/2005/8/layout/process5"/>
    <dgm:cxn modelId="{07B2904A-3F81-4BA9-9B4E-58C82AD227A6}" type="presParOf" srcId="{7FCC973B-93C0-44C3-93EA-C9D2A7D1D49E}" destId="{78210668-AB26-4B94-AB0C-AAFC39E4AD08}" srcOrd="24" destOrd="0" presId="urn:microsoft.com/office/officeart/2005/8/layout/process5"/>
    <dgm:cxn modelId="{E5850EDF-99F0-4D08-A6AF-3E4BC44F8B84}" type="presParOf" srcId="{7FCC973B-93C0-44C3-93EA-C9D2A7D1D49E}" destId="{6926334B-1BBB-46E0-82F3-FDFEF26D833B}" srcOrd="25" destOrd="0" presId="urn:microsoft.com/office/officeart/2005/8/layout/process5"/>
    <dgm:cxn modelId="{E73AD58B-43C9-4E5B-A4E6-86878C538377}" type="presParOf" srcId="{6926334B-1BBB-46E0-82F3-FDFEF26D833B}" destId="{0751D2FF-5D51-43E6-BEC9-67991EB1EF7F}" srcOrd="0" destOrd="0" presId="urn:microsoft.com/office/officeart/2005/8/layout/process5"/>
    <dgm:cxn modelId="{C560B764-5333-4D54-8AD8-7593B3B1C531}" type="presParOf" srcId="{7FCC973B-93C0-44C3-93EA-C9D2A7D1D49E}" destId="{2A411220-15B1-4FD1-8684-E14178373252}" srcOrd="26"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A8B152-F040-471D-AB16-13C1ABA25562}">
      <dsp:nvSpPr>
        <dsp:cNvPr id="0" name=""/>
        <dsp:cNvSpPr/>
      </dsp:nvSpPr>
      <dsp:spPr>
        <a:xfrm>
          <a:off x="434250" y="1696"/>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Wrap/Pouch Item</a:t>
          </a:r>
        </a:p>
      </dsp:txBody>
      <dsp:txXfrm>
        <a:off x="449856" y="17302"/>
        <a:ext cx="856845" cy="501622"/>
      </dsp:txXfrm>
    </dsp:sp>
    <dsp:sp modelId="{57FE6200-A22B-4CE3-9464-664760ED07D5}">
      <dsp:nvSpPr>
        <dsp:cNvPr id="0" name=""/>
        <dsp:cNvSpPr/>
      </dsp:nvSpPr>
      <dsp:spPr>
        <a:xfrm>
          <a:off x="1400457" y="157994"/>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400457" y="202042"/>
        <a:ext cx="131788" cy="132142"/>
      </dsp:txXfrm>
    </dsp:sp>
    <dsp:sp modelId="{2D21FBA3-FE96-4969-9B25-B24D5F958A99}">
      <dsp:nvSpPr>
        <dsp:cNvPr id="0" name=""/>
        <dsp:cNvSpPr/>
      </dsp:nvSpPr>
      <dsp:spPr>
        <a:xfrm>
          <a:off x="1677531" y="1696"/>
          <a:ext cx="888057" cy="532834"/>
        </a:xfrm>
        <a:prstGeom prst="roundRect">
          <a:avLst>
            <a:gd name="adj" fmla="val 1000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Affix Item Description Label to Wrap/Pouch</a:t>
          </a:r>
        </a:p>
      </dsp:txBody>
      <dsp:txXfrm>
        <a:off x="1693137" y="17302"/>
        <a:ext cx="856845" cy="501622"/>
      </dsp:txXfrm>
    </dsp:sp>
    <dsp:sp modelId="{1FEF4214-AB00-4BCF-A4EA-9DF29923B670}">
      <dsp:nvSpPr>
        <dsp:cNvPr id="0" name=""/>
        <dsp:cNvSpPr/>
      </dsp:nvSpPr>
      <dsp:spPr>
        <a:xfrm>
          <a:off x="2643737" y="157994"/>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43737" y="202042"/>
        <a:ext cx="131788" cy="132142"/>
      </dsp:txXfrm>
    </dsp:sp>
    <dsp:sp modelId="{9D11017D-0C87-4B32-82AA-C4EEFFEA699A}">
      <dsp:nvSpPr>
        <dsp:cNvPr id="0" name=""/>
        <dsp:cNvSpPr/>
      </dsp:nvSpPr>
      <dsp:spPr>
        <a:xfrm>
          <a:off x="2920811" y="1696"/>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Sort and Stage</a:t>
          </a:r>
        </a:p>
      </dsp:txBody>
      <dsp:txXfrm>
        <a:off x="2936417" y="17302"/>
        <a:ext cx="856845" cy="501622"/>
      </dsp:txXfrm>
    </dsp:sp>
    <dsp:sp modelId="{262FAB2D-AB23-4A77-BF6D-318300A2C100}">
      <dsp:nvSpPr>
        <dsp:cNvPr id="0" name=""/>
        <dsp:cNvSpPr/>
      </dsp:nvSpPr>
      <dsp:spPr>
        <a:xfrm>
          <a:off x="3887017" y="157994"/>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887017" y="202042"/>
        <a:ext cx="131788" cy="132142"/>
      </dsp:txXfrm>
    </dsp:sp>
    <dsp:sp modelId="{9DD59243-BFB6-48CA-A039-97C40DCE1490}">
      <dsp:nvSpPr>
        <dsp:cNvPr id="0" name=""/>
        <dsp:cNvSpPr/>
      </dsp:nvSpPr>
      <dsp:spPr>
        <a:xfrm>
          <a:off x="4164091" y="1696"/>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Gather Items for a Sterilization Load</a:t>
          </a:r>
        </a:p>
      </dsp:txBody>
      <dsp:txXfrm>
        <a:off x="4179697" y="17302"/>
        <a:ext cx="856845" cy="501622"/>
      </dsp:txXfrm>
    </dsp:sp>
    <dsp:sp modelId="{382B40C1-76F4-4DEC-8B47-2BF48C31D278}">
      <dsp:nvSpPr>
        <dsp:cNvPr id="0" name=""/>
        <dsp:cNvSpPr/>
      </dsp:nvSpPr>
      <dsp:spPr>
        <a:xfrm rot="5400000">
          <a:off x="4513986" y="596695"/>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542049" y="612680"/>
        <a:ext cx="132142" cy="131788"/>
      </dsp:txXfrm>
    </dsp:sp>
    <dsp:sp modelId="{994B54F8-3362-4CBC-9D9F-078C0DC8BDB6}">
      <dsp:nvSpPr>
        <dsp:cNvPr id="0" name=""/>
        <dsp:cNvSpPr/>
      </dsp:nvSpPr>
      <dsp:spPr>
        <a:xfrm>
          <a:off x="4164091" y="889754"/>
          <a:ext cx="888057" cy="532834"/>
        </a:xfrm>
        <a:prstGeom prst="roundRect">
          <a:avLst>
            <a:gd name="adj" fmla="val 1000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Affix Sterilization Load ID Label to Wrap/Pouch    (option 1)</a:t>
          </a:r>
        </a:p>
      </dsp:txBody>
      <dsp:txXfrm>
        <a:off x="4179697" y="905360"/>
        <a:ext cx="856845" cy="501622"/>
      </dsp:txXfrm>
    </dsp:sp>
    <dsp:sp modelId="{40D1EC44-1DF4-4E42-A9EE-C55EC2435521}">
      <dsp:nvSpPr>
        <dsp:cNvPr id="0" name=""/>
        <dsp:cNvSpPr/>
      </dsp:nvSpPr>
      <dsp:spPr>
        <a:xfrm rot="10800000">
          <a:off x="3897674" y="1046052"/>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3954154" y="1090100"/>
        <a:ext cx="131788" cy="132142"/>
      </dsp:txXfrm>
    </dsp:sp>
    <dsp:sp modelId="{DD24A697-D641-487A-9E9B-29D1CDCF24AF}">
      <dsp:nvSpPr>
        <dsp:cNvPr id="0" name=""/>
        <dsp:cNvSpPr/>
      </dsp:nvSpPr>
      <dsp:spPr>
        <a:xfrm>
          <a:off x="2920811" y="889754"/>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Sterilize</a:t>
          </a:r>
        </a:p>
      </dsp:txBody>
      <dsp:txXfrm>
        <a:off x="2936417" y="905360"/>
        <a:ext cx="856845" cy="501622"/>
      </dsp:txXfrm>
    </dsp:sp>
    <dsp:sp modelId="{4BB7427C-4035-4378-BCA9-1A3C8D397F49}">
      <dsp:nvSpPr>
        <dsp:cNvPr id="0" name=""/>
        <dsp:cNvSpPr/>
      </dsp:nvSpPr>
      <dsp:spPr>
        <a:xfrm rot="10800000">
          <a:off x="2654394" y="1046052"/>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2710874" y="1090100"/>
        <a:ext cx="131788" cy="132142"/>
      </dsp:txXfrm>
    </dsp:sp>
    <dsp:sp modelId="{3F8B67CB-9B21-4050-BC57-730AAF95BFE4}">
      <dsp:nvSpPr>
        <dsp:cNvPr id="0" name=""/>
        <dsp:cNvSpPr/>
      </dsp:nvSpPr>
      <dsp:spPr>
        <a:xfrm>
          <a:off x="1677531" y="889754"/>
          <a:ext cx="888057" cy="532834"/>
        </a:xfrm>
        <a:prstGeom prst="roundRect">
          <a:avLst>
            <a:gd name="adj" fmla="val 1000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Affix Sterilization Load ID Label to Wrap/Pouch    (option 2)</a:t>
          </a:r>
        </a:p>
      </dsp:txBody>
      <dsp:txXfrm>
        <a:off x="1693137" y="905360"/>
        <a:ext cx="856845" cy="501622"/>
      </dsp:txXfrm>
    </dsp:sp>
    <dsp:sp modelId="{A49549BD-CB5B-446D-9684-AECE1F5D663D}">
      <dsp:nvSpPr>
        <dsp:cNvPr id="0" name=""/>
        <dsp:cNvSpPr/>
      </dsp:nvSpPr>
      <dsp:spPr>
        <a:xfrm rot="10800000">
          <a:off x="1411113" y="1046052"/>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1467593" y="1090100"/>
        <a:ext cx="131788" cy="132142"/>
      </dsp:txXfrm>
    </dsp:sp>
    <dsp:sp modelId="{97EE5D8C-C92A-4F9E-ADD0-DD183721660E}">
      <dsp:nvSpPr>
        <dsp:cNvPr id="0" name=""/>
        <dsp:cNvSpPr/>
      </dsp:nvSpPr>
      <dsp:spPr>
        <a:xfrm>
          <a:off x="434250" y="889754"/>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100% Verification</a:t>
          </a:r>
        </a:p>
      </dsp:txBody>
      <dsp:txXfrm>
        <a:off x="449856" y="905360"/>
        <a:ext cx="856845" cy="501622"/>
      </dsp:txXfrm>
    </dsp:sp>
    <dsp:sp modelId="{89BCEB8C-26FD-42B2-9FCF-BE603BBE2D55}">
      <dsp:nvSpPr>
        <dsp:cNvPr id="0" name=""/>
        <dsp:cNvSpPr/>
      </dsp:nvSpPr>
      <dsp:spPr>
        <a:xfrm rot="5400000">
          <a:off x="784145" y="1484752"/>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812208" y="1500737"/>
        <a:ext cx="132142" cy="131788"/>
      </dsp:txXfrm>
    </dsp:sp>
    <dsp:sp modelId="{FEC851BC-2DA2-4BB9-BDA4-431C36B1E2F1}">
      <dsp:nvSpPr>
        <dsp:cNvPr id="0" name=""/>
        <dsp:cNvSpPr/>
      </dsp:nvSpPr>
      <dsp:spPr>
        <a:xfrm>
          <a:off x="434250" y="1777811"/>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Sort and Stage</a:t>
          </a:r>
        </a:p>
      </dsp:txBody>
      <dsp:txXfrm>
        <a:off x="449856" y="1793417"/>
        <a:ext cx="856845" cy="501622"/>
      </dsp:txXfrm>
    </dsp:sp>
    <dsp:sp modelId="{41AD7035-A753-45E5-BD8F-F836BF453ACB}">
      <dsp:nvSpPr>
        <dsp:cNvPr id="0" name=""/>
        <dsp:cNvSpPr/>
      </dsp:nvSpPr>
      <dsp:spPr>
        <a:xfrm>
          <a:off x="1400457" y="1934109"/>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400457" y="1978157"/>
        <a:ext cx="131788" cy="132142"/>
      </dsp:txXfrm>
    </dsp:sp>
    <dsp:sp modelId="{CF08576D-C7A4-4789-BCC6-687F6ABD7530}">
      <dsp:nvSpPr>
        <dsp:cNvPr id="0" name=""/>
        <dsp:cNvSpPr/>
      </dsp:nvSpPr>
      <dsp:spPr>
        <a:xfrm>
          <a:off x="1677531" y="1777811"/>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Inventory / Stock rotation</a:t>
          </a:r>
        </a:p>
      </dsp:txBody>
      <dsp:txXfrm>
        <a:off x="1693137" y="1793417"/>
        <a:ext cx="856845" cy="501622"/>
      </dsp:txXfrm>
    </dsp:sp>
    <dsp:sp modelId="{D29FB5B9-A47B-48EB-B20B-3A22662B46D3}">
      <dsp:nvSpPr>
        <dsp:cNvPr id="0" name=""/>
        <dsp:cNvSpPr/>
      </dsp:nvSpPr>
      <dsp:spPr>
        <a:xfrm>
          <a:off x="2643737" y="1934109"/>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43737" y="1978157"/>
        <a:ext cx="131788" cy="132142"/>
      </dsp:txXfrm>
    </dsp:sp>
    <dsp:sp modelId="{52345563-3879-43B8-8CFE-0AA3203FA1ED}">
      <dsp:nvSpPr>
        <dsp:cNvPr id="0" name=""/>
        <dsp:cNvSpPr/>
      </dsp:nvSpPr>
      <dsp:spPr>
        <a:xfrm>
          <a:off x="2920811" y="1777811"/>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Pull from Inventory for Use</a:t>
          </a:r>
        </a:p>
      </dsp:txBody>
      <dsp:txXfrm>
        <a:off x="2936417" y="1793417"/>
        <a:ext cx="856845" cy="501622"/>
      </dsp:txXfrm>
    </dsp:sp>
    <dsp:sp modelId="{1D62B764-F3BE-4464-9DA4-871FFB3F3F1F}">
      <dsp:nvSpPr>
        <dsp:cNvPr id="0" name=""/>
        <dsp:cNvSpPr/>
      </dsp:nvSpPr>
      <dsp:spPr>
        <a:xfrm>
          <a:off x="3887017" y="1934109"/>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887017" y="1978157"/>
        <a:ext cx="131788" cy="132142"/>
      </dsp:txXfrm>
    </dsp:sp>
    <dsp:sp modelId="{66CB3D3C-31B8-4077-8E62-FB927EA75D60}">
      <dsp:nvSpPr>
        <dsp:cNvPr id="0" name=""/>
        <dsp:cNvSpPr/>
      </dsp:nvSpPr>
      <dsp:spPr>
        <a:xfrm>
          <a:off x="4164091" y="1777811"/>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Document Usage in Batch Record</a:t>
          </a:r>
        </a:p>
      </dsp:txBody>
      <dsp:txXfrm>
        <a:off x="4179697" y="1793417"/>
        <a:ext cx="856845" cy="501622"/>
      </dsp:txXfrm>
    </dsp:sp>
    <dsp:sp modelId="{344DC8CC-853F-49E9-A9E4-CF83B3E226DC}">
      <dsp:nvSpPr>
        <dsp:cNvPr id="0" name=""/>
        <dsp:cNvSpPr/>
      </dsp:nvSpPr>
      <dsp:spPr>
        <a:xfrm rot="5400000">
          <a:off x="4513986" y="2372809"/>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542049" y="2388794"/>
        <a:ext cx="132142" cy="131788"/>
      </dsp:txXfrm>
    </dsp:sp>
    <dsp:sp modelId="{78210668-AB26-4B94-AB0C-AAFC39E4AD08}">
      <dsp:nvSpPr>
        <dsp:cNvPr id="0" name=""/>
        <dsp:cNvSpPr/>
      </dsp:nvSpPr>
      <dsp:spPr>
        <a:xfrm>
          <a:off x="4164091" y="2665868"/>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Discard Labeled Wraping/ Pouch Materials</a:t>
          </a:r>
        </a:p>
      </dsp:txBody>
      <dsp:txXfrm>
        <a:off x="4179697" y="2681474"/>
        <a:ext cx="856845" cy="501622"/>
      </dsp:txXfrm>
    </dsp:sp>
    <dsp:sp modelId="{6926334B-1BBB-46E0-82F3-FDFEF26D833B}">
      <dsp:nvSpPr>
        <dsp:cNvPr id="0" name=""/>
        <dsp:cNvSpPr/>
      </dsp:nvSpPr>
      <dsp:spPr>
        <a:xfrm rot="10800000">
          <a:off x="3897674" y="2822167"/>
          <a:ext cx="188268" cy="2202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3954154" y="2866215"/>
        <a:ext cx="131788" cy="132142"/>
      </dsp:txXfrm>
    </dsp:sp>
    <dsp:sp modelId="{2A411220-15B1-4FD1-8684-E14178373252}">
      <dsp:nvSpPr>
        <dsp:cNvPr id="0" name=""/>
        <dsp:cNvSpPr/>
      </dsp:nvSpPr>
      <dsp:spPr>
        <a:xfrm>
          <a:off x="2920811" y="2665868"/>
          <a:ext cx="888057" cy="53283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Reprocess Reusable Instrument before Next Use</a:t>
          </a:r>
        </a:p>
      </dsp:txBody>
      <dsp:txXfrm>
        <a:off x="2936417" y="2681474"/>
        <a:ext cx="856845" cy="50162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61</Pages>
  <Words>17035</Words>
  <Characters>97100</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2</cp:revision>
  <cp:lastPrinted>2022-06-21T13:31:00Z</cp:lastPrinted>
  <dcterms:created xsi:type="dcterms:W3CDTF">2022-06-23T20:59:00Z</dcterms:created>
  <dcterms:modified xsi:type="dcterms:W3CDTF">2022-06-23T20:59:00Z</dcterms:modified>
</cp:coreProperties>
</file>