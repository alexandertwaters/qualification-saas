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0116E0C3" w:rsidR="006D0F26" w:rsidDel="00726C69" w:rsidRDefault="006D0F26" w:rsidP="006D0F26">
      <w:pPr>
        <w:spacing w:after="0" w:line="240" w:lineRule="auto"/>
        <w:jc w:val="center"/>
        <w:rPr>
          <w:del w:id="0" w:author="Alexander Waters" w:date="2022-07-01T11:19:00Z"/>
          <w:b/>
        </w:rPr>
      </w:pPr>
    </w:p>
    <w:p w14:paraId="1BBC1629" w14:textId="14627AE1" w:rsidR="00CC39B8" w:rsidRDefault="008D3A4F" w:rsidP="00FB623B">
      <w:pPr>
        <w:pStyle w:val="ListParagraph"/>
        <w:numPr>
          <w:ilvl w:val="0"/>
          <w:numId w:val="8"/>
        </w:numPr>
        <w:rPr>
          <w:ins w:id="1" w:author="Alexander Waters" w:date="2022-06-22T13:21:00Z"/>
          <w:rFonts w:ascii="Cambria" w:hAnsi="Cambria" w:cs="Arial"/>
          <w:b/>
          <w:u w:val="single"/>
        </w:rPr>
      </w:pPr>
      <w:r w:rsidRPr="00FB623B">
        <w:rPr>
          <w:rFonts w:ascii="Cambria" w:hAnsi="Cambria" w:cs="Arial"/>
          <w:b/>
          <w:u w:val="single"/>
        </w:rPr>
        <w:t>PURPOSE</w:t>
      </w:r>
    </w:p>
    <w:p w14:paraId="2110CCDF" w14:textId="7C164207" w:rsidR="003A0593" w:rsidRPr="003A0593" w:rsidRDefault="003A0593">
      <w:pPr>
        <w:pStyle w:val="ListParagraph"/>
        <w:numPr>
          <w:ilvl w:val="1"/>
          <w:numId w:val="8"/>
        </w:numPr>
        <w:rPr>
          <w:rFonts w:ascii="Cambria" w:hAnsi="Cambria" w:cs="Arial"/>
          <w:b/>
          <w:u w:val="single"/>
          <w:rPrChange w:id="2" w:author="Alexander Waters" w:date="2022-06-22T13:21:00Z">
            <w:rPr/>
          </w:rPrChange>
        </w:rPr>
        <w:pPrChange w:id="3" w:author="Alexander Waters" w:date="2022-06-22T13:21:00Z">
          <w:pPr>
            <w:pStyle w:val="ListParagraph"/>
            <w:numPr>
              <w:numId w:val="8"/>
            </w:numPr>
            <w:ind w:hanging="720"/>
          </w:pPr>
        </w:pPrChange>
      </w:pPr>
      <w:ins w:id="4" w:author="Alexander Waters" w:date="2022-06-22T13:21:00Z">
        <w:r>
          <w:rPr>
            <w:rFonts w:ascii="Cambria" w:hAnsi="Cambria" w:cs="Arial"/>
            <w:bCs/>
          </w:rPr>
          <w:t xml:space="preserve">The purpose of this validation </w:t>
        </w:r>
      </w:ins>
      <w:ins w:id="5" w:author="Alexander Waters" w:date="2022-07-07T16:09:00Z">
        <w:r w:rsidR="0056116E">
          <w:rPr>
            <w:rFonts w:ascii="Cambria" w:hAnsi="Cambria" w:cs="Arial"/>
            <w:bCs/>
          </w:rPr>
          <w:t>document</w:t>
        </w:r>
      </w:ins>
      <w:ins w:id="6" w:author="Alexander Waters" w:date="2022-06-22T13:21:00Z">
        <w:r>
          <w:rPr>
            <w:rFonts w:ascii="Cambria" w:hAnsi="Cambria" w:cs="Arial"/>
            <w:bCs/>
          </w:rPr>
          <w:t xml:space="preserve"> is to outline the Operational Qualification</w:t>
        </w:r>
      </w:ins>
      <w:ins w:id="7" w:author="Alexander Waters" w:date="2022-07-06T13:57:00Z">
        <w:r w:rsidR="00DD3754">
          <w:rPr>
            <w:rFonts w:ascii="Cambria" w:hAnsi="Cambria" w:cs="Arial"/>
            <w:bCs/>
          </w:rPr>
          <w:t xml:space="preserve"> (OQ)</w:t>
        </w:r>
      </w:ins>
      <w:ins w:id="8" w:author="Alexander Waters" w:date="2022-06-22T13:21:00Z">
        <w:r>
          <w:rPr>
            <w:rFonts w:ascii="Cambria" w:hAnsi="Cambria" w:cs="Arial"/>
            <w:bCs/>
          </w:rPr>
          <w:t xml:space="preserve"> p</w:t>
        </w:r>
      </w:ins>
      <w:ins w:id="9" w:author="Alexander Waters" w:date="2022-06-30T14:19:00Z">
        <w:r w:rsidR="005F6D5E">
          <w:rPr>
            <w:rFonts w:ascii="Cambria" w:hAnsi="Cambria" w:cs="Arial"/>
            <w:bCs/>
          </w:rPr>
          <w:t>rotocol</w:t>
        </w:r>
      </w:ins>
      <w:ins w:id="10" w:author="Alexander Waters" w:date="2022-06-22T13:21:00Z">
        <w:r>
          <w:rPr>
            <w:rFonts w:ascii="Cambria" w:hAnsi="Cambria" w:cs="Arial"/>
            <w:bCs/>
          </w:rPr>
          <w:t xml:space="preserve"> for the ViewPoint Cloud Continuous Monitoring System (VPC</w:t>
        </w:r>
      </w:ins>
      <w:ins w:id="11" w:author="Alexander Waters" w:date="2022-06-30T14:19:00Z">
        <w:r w:rsidR="004A7243">
          <w:rPr>
            <w:rFonts w:ascii="Cambria" w:hAnsi="Cambria" w:cs="Arial"/>
            <w:bCs/>
          </w:rPr>
          <w:t xml:space="preserve"> CMS</w:t>
        </w:r>
      </w:ins>
      <w:ins w:id="12" w:author="Alexander Waters" w:date="2022-06-22T13:21:00Z">
        <w:r>
          <w:rPr>
            <w:rFonts w:ascii="Cambria" w:hAnsi="Cambria" w:cs="Arial"/>
            <w:bCs/>
          </w:rPr>
          <w:t xml:space="preserve"> or VPC) according to the manufacturer’s (Mesa Labs, Inc. or MLI) and the customer’s (Stimlabs, LLC or Stimlabs) specifications, procedures, and requirements.</w:t>
        </w:r>
      </w:ins>
    </w:p>
    <w:p w14:paraId="19AAEC8D" w14:textId="4ACF7856" w:rsidR="00CC39B8" w:rsidRDefault="008D3A4F" w:rsidP="00FB623B">
      <w:pPr>
        <w:pStyle w:val="ListParagraph"/>
        <w:numPr>
          <w:ilvl w:val="0"/>
          <w:numId w:val="8"/>
        </w:numPr>
        <w:rPr>
          <w:ins w:id="13" w:author="Alexander Waters" w:date="2022-06-22T13:21:00Z"/>
          <w:rFonts w:ascii="Cambria" w:hAnsi="Cambria" w:cs="Arial"/>
          <w:b/>
          <w:u w:val="single"/>
        </w:rPr>
      </w:pPr>
      <w:r w:rsidRPr="00FB623B">
        <w:rPr>
          <w:rFonts w:ascii="Cambria" w:hAnsi="Cambria" w:cs="Arial"/>
          <w:b/>
          <w:u w:val="single"/>
        </w:rPr>
        <w:t>SCOPE</w:t>
      </w:r>
    </w:p>
    <w:p w14:paraId="34D8451B" w14:textId="28C86503" w:rsidR="00D35FEF" w:rsidRPr="0037088C" w:rsidRDefault="00D35FEF" w:rsidP="00D35FEF">
      <w:pPr>
        <w:pStyle w:val="ListParagraph"/>
        <w:numPr>
          <w:ilvl w:val="1"/>
          <w:numId w:val="8"/>
        </w:numPr>
        <w:rPr>
          <w:ins w:id="14" w:author="Alexander Waters" w:date="2022-06-30T14:44:00Z"/>
          <w:rFonts w:ascii="Cambria" w:hAnsi="Cambria" w:cs="Arial"/>
          <w:bCs/>
          <w:rPrChange w:id="15" w:author="Alexander Waters" w:date="2022-07-07T15:26:00Z">
            <w:rPr>
              <w:ins w:id="16" w:author="Alexander Waters" w:date="2022-06-30T14:44:00Z"/>
              <w:rFonts w:ascii="Cambria" w:hAnsi="Cambria" w:cs="Arial"/>
              <w:bCs/>
            </w:rPr>
          </w:rPrChange>
        </w:rPr>
      </w:pPr>
      <w:ins w:id="17" w:author="Alexander Waters" w:date="2022-06-22T13:21:00Z">
        <w:r w:rsidRPr="0037088C">
          <w:rPr>
            <w:rFonts w:ascii="Cambria" w:hAnsi="Cambria" w:cs="Arial"/>
            <w:bCs/>
            <w:rPrChange w:id="18" w:author="Alexander Waters" w:date="2022-07-07T15:26:00Z">
              <w:rPr>
                <w:rFonts w:ascii="Cambria" w:hAnsi="Cambria" w:cs="Arial"/>
                <w:bCs/>
              </w:rPr>
            </w:rPrChange>
          </w:rPr>
          <w:t xml:space="preserve">The scope of this validation protocol will verify </w:t>
        </w:r>
      </w:ins>
      <w:ins w:id="19" w:author="Alexander Waters" w:date="2022-06-22T15:18:00Z">
        <w:r w:rsidR="00F67D29" w:rsidRPr="0037088C">
          <w:rPr>
            <w:rFonts w:ascii="Cambria" w:hAnsi="Cambria" w:cs="Arial"/>
            <w:rPrChange w:id="20" w:author="Alexander Waters" w:date="2022-07-07T15:26:00Z">
              <w:rPr>
                <w:rFonts w:ascii="Cambria" w:hAnsi="Cambria" w:cs="Arial"/>
              </w:rPr>
            </w:rPrChange>
          </w:rPr>
          <w:t>the VPC CMS is fully operational, all sensors are functioning properly</w:t>
        </w:r>
        <w:r w:rsidR="00B1173E" w:rsidRPr="0037088C">
          <w:rPr>
            <w:rFonts w:ascii="Cambria" w:hAnsi="Cambria" w:cs="Arial"/>
            <w:rPrChange w:id="21" w:author="Alexander Waters" w:date="2022-07-07T15:26:00Z">
              <w:rPr>
                <w:rFonts w:ascii="Cambria" w:hAnsi="Cambria" w:cs="Arial"/>
              </w:rPr>
            </w:rPrChange>
          </w:rPr>
          <w:t>, data readings are valid and in range</w:t>
        </w:r>
      </w:ins>
      <w:ins w:id="22" w:author="Alexander Waters" w:date="2022-07-07T09:54:00Z">
        <w:r w:rsidR="009751B7" w:rsidRPr="0037088C">
          <w:rPr>
            <w:rFonts w:ascii="Cambria" w:hAnsi="Cambria" w:cs="Arial"/>
            <w:rPrChange w:id="23" w:author="Alexander Waters" w:date="2022-07-07T15:26:00Z">
              <w:rPr>
                <w:rFonts w:ascii="Cambria" w:hAnsi="Cambria" w:cs="Arial"/>
              </w:rPr>
            </w:rPrChange>
          </w:rPr>
          <w:t xml:space="preserve"> according to </w:t>
        </w:r>
      </w:ins>
      <w:ins w:id="24" w:author="Alexander Waters" w:date="2022-07-07T09:55:00Z">
        <w:r w:rsidR="00C622F8" w:rsidRPr="0037088C">
          <w:rPr>
            <w:rFonts w:ascii="Cambria" w:hAnsi="Cambria" w:cs="Arial"/>
            <w:rPrChange w:id="25" w:author="Alexander Waters" w:date="2022-07-07T15:26:00Z">
              <w:rPr>
                <w:rFonts w:ascii="Cambria" w:hAnsi="Cambria" w:cs="Arial"/>
              </w:rPr>
            </w:rPrChange>
          </w:rPr>
          <w:t xml:space="preserve">specifications outlined in </w:t>
        </w:r>
      </w:ins>
      <w:ins w:id="26" w:author="Alexander Waters" w:date="2022-07-07T09:54:00Z">
        <w:r w:rsidR="009751B7" w:rsidRPr="0037088C">
          <w:rPr>
            <w:rFonts w:ascii="Cambria" w:hAnsi="Cambria" w:cs="Arial"/>
            <w:rPrChange w:id="27" w:author="Alexander Waters" w:date="2022-07-07T15:26:00Z">
              <w:rPr>
                <w:rFonts w:ascii="Cambria" w:hAnsi="Cambria" w:cs="Arial"/>
              </w:rPr>
            </w:rPrChange>
          </w:rPr>
          <w:t>QSP0</w:t>
        </w:r>
        <w:r w:rsidR="00C622F8" w:rsidRPr="0037088C">
          <w:rPr>
            <w:rFonts w:ascii="Cambria" w:hAnsi="Cambria" w:cs="Arial"/>
            <w:rPrChange w:id="28" w:author="Alexander Waters" w:date="2022-07-07T15:26:00Z">
              <w:rPr>
                <w:rFonts w:ascii="Cambria" w:hAnsi="Cambria" w:cs="Arial"/>
              </w:rPr>
            </w:rPrChange>
          </w:rPr>
          <w:t>22-001 Storage of Tissue and Supplies</w:t>
        </w:r>
      </w:ins>
      <w:ins w:id="29" w:author="Alexander Waters" w:date="2022-06-22T15:18:00Z">
        <w:r w:rsidR="00B1173E" w:rsidRPr="0037088C">
          <w:rPr>
            <w:rFonts w:ascii="Cambria" w:hAnsi="Cambria" w:cs="Arial"/>
            <w:rPrChange w:id="30" w:author="Alexander Waters" w:date="2022-07-07T15:26:00Z">
              <w:rPr>
                <w:rFonts w:ascii="Cambria" w:hAnsi="Cambria" w:cs="Arial"/>
              </w:rPr>
            </w:rPrChange>
          </w:rPr>
          <w:t xml:space="preserve">, alarm functionality </w:t>
        </w:r>
      </w:ins>
      <w:ins w:id="31" w:author="Alexander Waters" w:date="2022-06-22T15:19:00Z">
        <w:r w:rsidR="00B1173E" w:rsidRPr="0037088C">
          <w:rPr>
            <w:rFonts w:ascii="Cambria" w:hAnsi="Cambria" w:cs="Arial"/>
            <w:rPrChange w:id="32" w:author="Alexander Waters" w:date="2022-07-07T15:26:00Z">
              <w:rPr>
                <w:rFonts w:ascii="Cambria" w:hAnsi="Cambria" w:cs="Arial"/>
              </w:rPr>
            </w:rPrChange>
          </w:rPr>
          <w:t>operates per MLI</w:t>
        </w:r>
      </w:ins>
      <w:ins w:id="33" w:author="Alexander Waters" w:date="2022-07-06T14:02:00Z">
        <w:r w:rsidR="006F60EF" w:rsidRPr="0037088C">
          <w:rPr>
            <w:rFonts w:ascii="Cambria" w:hAnsi="Cambria" w:cs="Arial"/>
            <w:rPrChange w:id="34" w:author="Alexander Waters" w:date="2022-07-07T15:26:00Z">
              <w:rPr>
                <w:rFonts w:ascii="Cambria" w:hAnsi="Cambria" w:cs="Arial"/>
              </w:rPr>
            </w:rPrChange>
          </w:rPr>
          <w:t>’s</w:t>
        </w:r>
      </w:ins>
      <w:ins w:id="35" w:author="Alexander Waters" w:date="2022-06-22T15:19:00Z">
        <w:r w:rsidR="00B1173E" w:rsidRPr="0037088C">
          <w:rPr>
            <w:rFonts w:ascii="Cambria" w:hAnsi="Cambria" w:cs="Arial"/>
            <w:rPrChange w:id="36" w:author="Alexander Waters" w:date="2022-07-07T15:26:00Z">
              <w:rPr>
                <w:rFonts w:ascii="Cambria" w:hAnsi="Cambria" w:cs="Arial"/>
              </w:rPr>
            </w:rPrChange>
          </w:rPr>
          <w:t xml:space="preserve"> and </w:t>
        </w:r>
      </w:ins>
      <w:ins w:id="37" w:author="Alexander Waters" w:date="2022-06-22T15:40:00Z">
        <w:r w:rsidR="00644368" w:rsidRPr="0037088C">
          <w:rPr>
            <w:rFonts w:ascii="Cambria" w:hAnsi="Cambria" w:cs="Arial"/>
            <w:rPrChange w:id="38" w:author="Alexander Waters" w:date="2022-07-07T15:26:00Z">
              <w:rPr>
                <w:rFonts w:ascii="Cambria" w:hAnsi="Cambria" w:cs="Arial"/>
              </w:rPr>
            </w:rPrChange>
          </w:rPr>
          <w:t>Stimlabs</w:t>
        </w:r>
      </w:ins>
      <w:ins w:id="39" w:author="Alexander Waters" w:date="2022-07-06T14:02:00Z">
        <w:r w:rsidR="006F60EF" w:rsidRPr="0037088C">
          <w:rPr>
            <w:rFonts w:ascii="Cambria" w:hAnsi="Cambria" w:cs="Arial"/>
            <w:rPrChange w:id="40" w:author="Alexander Waters" w:date="2022-07-07T15:26:00Z">
              <w:rPr>
                <w:rFonts w:ascii="Cambria" w:hAnsi="Cambria" w:cs="Arial"/>
              </w:rPr>
            </w:rPrChange>
          </w:rPr>
          <w:t>’</w:t>
        </w:r>
      </w:ins>
      <w:ins w:id="41" w:author="Alexander Waters" w:date="2022-06-22T15:40:00Z">
        <w:r w:rsidR="00644368" w:rsidRPr="0037088C">
          <w:rPr>
            <w:rFonts w:ascii="Cambria" w:hAnsi="Cambria" w:cs="Arial"/>
            <w:rPrChange w:id="42" w:author="Alexander Waters" w:date="2022-07-07T15:26:00Z">
              <w:rPr>
                <w:rFonts w:ascii="Cambria" w:hAnsi="Cambria" w:cs="Arial"/>
              </w:rPr>
            </w:rPrChange>
          </w:rPr>
          <w:t xml:space="preserve"> </w:t>
        </w:r>
      </w:ins>
      <w:ins w:id="43" w:author="Alexander Waters" w:date="2022-06-22T15:19:00Z">
        <w:r w:rsidR="00B1173E" w:rsidRPr="0037088C">
          <w:rPr>
            <w:rFonts w:ascii="Cambria" w:hAnsi="Cambria" w:cs="Arial"/>
            <w:rPrChange w:id="44" w:author="Alexander Waters" w:date="2022-07-07T15:26:00Z">
              <w:rPr>
                <w:rFonts w:ascii="Cambria" w:hAnsi="Cambria" w:cs="Arial"/>
              </w:rPr>
            </w:rPrChange>
          </w:rPr>
          <w:t xml:space="preserve">specifications, </w:t>
        </w:r>
        <w:r w:rsidR="007031E8" w:rsidRPr="0037088C">
          <w:rPr>
            <w:rFonts w:ascii="Cambria" w:hAnsi="Cambria" w:cs="Arial"/>
            <w:rPrChange w:id="45" w:author="Alexander Waters" w:date="2022-07-07T15:26:00Z">
              <w:rPr>
                <w:rFonts w:ascii="Cambria" w:hAnsi="Cambria" w:cs="Arial"/>
              </w:rPr>
            </w:rPrChange>
          </w:rPr>
          <w:t>alarm notifications are properly formatted and received by designated recipients via the expected method, and the reports created by the VPC system contain the correct information</w:t>
        </w:r>
      </w:ins>
      <w:ins w:id="46" w:author="Alexander Waters" w:date="2022-06-22T15:20:00Z">
        <w:r w:rsidR="007031E8" w:rsidRPr="0037088C">
          <w:rPr>
            <w:rFonts w:ascii="Cambria" w:hAnsi="Cambria" w:cs="Arial"/>
            <w:rPrChange w:id="47" w:author="Alexander Waters" w:date="2022-07-07T15:26:00Z">
              <w:rPr>
                <w:rFonts w:ascii="Cambria" w:hAnsi="Cambria" w:cs="Arial"/>
              </w:rPr>
            </w:rPrChange>
          </w:rPr>
          <w:t>.</w:t>
        </w:r>
      </w:ins>
    </w:p>
    <w:p w14:paraId="22F19F68" w14:textId="527C317B" w:rsidR="00986E6A" w:rsidRPr="004F6811" w:rsidRDefault="004F6811">
      <w:pPr>
        <w:pStyle w:val="ListParagraph"/>
        <w:numPr>
          <w:ilvl w:val="1"/>
          <w:numId w:val="8"/>
        </w:numPr>
        <w:spacing w:line="256" w:lineRule="auto"/>
        <w:rPr>
          <w:ins w:id="48" w:author="Alexander Waters" w:date="2022-06-22T13:21:00Z"/>
          <w:rFonts w:ascii="Cambria" w:hAnsi="Cambria" w:cs="Arial"/>
          <w:bCs/>
          <w:rPrChange w:id="49" w:author="Alexander Waters" w:date="2022-06-30T14:44:00Z">
            <w:rPr>
              <w:ins w:id="50" w:author="Alexander Waters" w:date="2022-06-22T13:21:00Z"/>
            </w:rPr>
          </w:rPrChange>
        </w:rPr>
        <w:pPrChange w:id="51" w:author="Alexander Waters" w:date="2022-06-30T14:44:00Z">
          <w:pPr>
            <w:pStyle w:val="ListParagraph"/>
            <w:numPr>
              <w:ilvl w:val="1"/>
              <w:numId w:val="8"/>
            </w:numPr>
            <w:ind w:left="1440" w:hanging="720"/>
          </w:pPr>
        </w:pPrChange>
      </w:pPr>
      <w:ins w:id="52" w:author="Alexander Waters" w:date="2022-06-30T14:44:00Z">
        <w:r>
          <w:rPr>
            <w:rFonts w:ascii="Cambria" w:hAnsi="Cambria" w:cs="Arial"/>
            <w:bCs/>
          </w:rPr>
          <w:t xml:space="preserve">Validation of the software associated with the VPC CMS is considered out of scope. The software associated with the VPC CMS is defined as Off-the-Shelf Software (OTS) where the application was developed and validated by the manufacturer (MLI). Customizations requiring additional validation testing of the OTS are unnecessary because configurability functions, which are considered standard features of the validated OTS, will be utilized by the manufacturer in configuring the software to Stimlabs’ requirements. The VPC software is a cloud-hosted, web-based application and requires no installations on Stimlabs’ network infrastructure. </w:t>
        </w:r>
      </w:ins>
      <w:ins w:id="53" w:author="Alexander Waters" w:date="2022-07-01T11:53:00Z">
        <w:r w:rsidR="00260F03">
          <w:rPr>
            <w:rFonts w:ascii="Cambria" w:hAnsi="Cambria" w:cs="Arial"/>
            <w:bCs/>
          </w:rPr>
          <w:t>A compliance certification attesting the software has been sufficiently tested and shown to possess all features and functionalities required for compliance with FDA 21CFR Part 11 will be attached as objective evidence of software validation by the manufacturer in this validation package.</w:t>
        </w:r>
      </w:ins>
    </w:p>
    <w:p w14:paraId="14484DAB" w14:textId="4A87C851" w:rsidR="00D35FEF" w:rsidRPr="00E30F70" w:rsidDel="00986E6A" w:rsidRDefault="00D35FEF">
      <w:pPr>
        <w:pStyle w:val="ListParagraph"/>
        <w:numPr>
          <w:ilvl w:val="1"/>
          <w:numId w:val="8"/>
        </w:numPr>
        <w:rPr>
          <w:del w:id="54" w:author="Alexander Waters" w:date="2022-06-30T14:44:00Z"/>
          <w:rFonts w:ascii="Cambria" w:hAnsi="Cambria" w:cs="Arial"/>
          <w:bCs/>
          <w:rPrChange w:id="55" w:author="Alexander Waters" w:date="2022-06-22T15:46:00Z">
            <w:rPr>
              <w:del w:id="56" w:author="Alexander Waters" w:date="2022-06-30T14:44:00Z"/>
            </w:rPr>
          </w:rPrChange>
        </w:rPr>
        <w:pPrChange w:id="57" w:author="Alexander Waters" w:date="2022-06-22T15:46:00Z">
          <w:pPr>
            <w:pStyle w:val="ListParagraph"/>
            <w:numPr>
              <w:numId w:val="8"/>
            </w:numPr>
            <w:ind w:hanging="720"/>
          </w:pPr>
        </w:pPrChange>
      </w:pPr>
    </w:p>
    <w:p w14:paraId="02D2CB48" w14:textId="18D00B55" w:rsidR="006D0F26" w:rsidRDefault="006D0F26" w:rsidP="00FB623B">
      <w:pPr>
        <w:pStyle w:val="ListParagraph"/>
        <w:numPr>
          <w:ilvl w:val="0"/>
          <w:numId w:val="8"/>
        </w:numPr>
        <w:rPr>
          <w:ins w:id="58" w:author="Alexander Waters" w:date="2022-06-30T14:45:00Z"/>
          <w:rFonts w:ascii="Cambria" w:hAnsi="Cambria" w:cs="Arial"/>
          <w:b/>
          <w:u w:val="single"/>
        </w:rPr>
      </w:pPr>
      <w:r w:rsidRPr="00FB623B">
        <w:rPr>
          <w:rFonts w:ascii="Cambria" w:hAnsi="Cambria" w:cs="Arial"/>
          <w:b/>
          <w:u w:val="single"/>
        </w:rPr>
        <w:t>BACKGROUND</w:t>
      </w:r>
    </w:p>
    <w:p w14:paraId="004F7068" w14:textId="3C024E5B" w:rsidR="00812537" w:rsidRPr="00256F12" w:rsidRDefault="00812537">
      <w:pPr>
        <w:pStyle w:val="ListParagraph"/>
        <w:numPr>
          <w:ilvl w:val="1"/>
          <w:numId w:val="8"/>
        </w:numPr>
        <w:spacing w:line="256" w:lineRule="auto"/>
        <w:rPr>
          <w:ins w:id="59" w:author="Alexander Waters" w:date="2022-06-22T15:46:00Z"/>
          <w:rFonts w:ascii="Cambria" w:hAnsi="Cambria" w:cs="Arial"/>
          <w:bCs/>
          <w:rPrChange w:id="60" w:author="Alexander Waters" w:date="2022-06-30T15:46:00Z">
            <w:rPr>
              <w:ins w:id="61" w:author="Alexander Waters" w:date="2022-06-22T15:46:00Z"/>
            </w:rPr>
          </w:rPrChange>
        </w:rPr>
        <w:pPrChange w:id="62" w:author="Alexander Waters" w:date="2022-06-30T15:46:00Z">
          <w:pPr>
            <w:pStyle w:val="ListParagraph"/>
            <w:numPr>
              <w:numId w:val="8"/>
            </w:numPr>
            <w:ind w:hanging="720"/>
          </w:pPr>
        </w:pPrChange>
      </w:pPr>
      <w:ins w:id="63" w:author="Alexander Waters" w:date="2022-06-30T14:45:00Z">
        <w:r>
          <w:rPr>
            <w:rFonts w:ascii="Cambria" w:hAnsi="Cambria" w:cs="Arial"/>
            <w:bCs/>
          </w:rPr>
          <w:t xml:space="preserve">Stimlabs is a tissue bank involved in processing human-derived cells and tissues to generate Human Cells, Tissues, and Cellular and Tissue-Based Products (HCT/P’s). Stimlabs is responsible for human-derived cells and tissues that require specific environmental conditions throughout production of HCT/P’s. To facilitate the achievement, maintenance, and traceability of production environment requirements, Stimlabs will utilize the VPC CMS </w:t>
        </w:r>
        <w:r w:rsidRPr="00242D28">
          <w:rPr>
            <w:rFonts w:ascii="Cambria" w:hAnsi="Cambria" w:cs="Arial"/>
            <w:bCs/>
          </w:rPr>
          <w:t>for continuous</w:t>
        </w:r>
        <w:r>
          <w:rPr>
            <w:rFonts w:ascii="Cambria" w:hAnsi="Cambria" w:cs="Arial"/>
            <w:bCs/>
          </w:rPr>
          <w:t>, local, and</w:t>
        </w:r>
        <w:r w:rsidRPr="00242D28">
          <w:rPr>
            <w:rFonts w:ascii="Cambria" w:hAnsi="Cambria" w:cs="Arial"/>
            <w:bCs/>
          </w:rPr>
          <w:t xml:space="preserve"> remote </w:t>
        </w:r>
        <w:r>
          <w:rPr>
            <w:rFonts w:ascii="Cambria" w:hAnsi="Cambria" w:cs="Arial"/>
            <w:bCs/>
          </w:rPr>
          <w:t xml:space="preserve">monitoring and management of environmentally </w:t>
        </w:r>
        <w:r w:rsidRPr="00242D28">
          <w:rPr>
            <w:rFonts w:ascii="Cambria" w:hAnsi="Cambria" w:cs="Arial"/>
            <w:bCs/>
          </w:rPr>
          <w:t>controlled</w:t>
        </w:r>
        <w:r>
          <w:rPr>
            <w:rFonts w:ascii="Cambria" w:hAnsi="Cambria" w:cs="Arial"/>
            <w:bCs/>
          </w:rPr>
          <w:t xml:space="preserve"> areas and equipment</w:t>
        </w:r>
        <w:r w:rsidRPr="00242D28">
          <w:rPr>
            <w:rFonts w:ascii="Cambria" w:hAnsi="Cambria" w:cs="Arial"/>
            <w:bCs/>
          </w:rPr>
          <w:t>.</w:t>
        </w:r>
      </w:ins>
    </w:p>
    <w:p w14:paraId="3F8536FC" w14:textId="488B0873" w:rsidR="00E30F70" w:rsidRPr="00E30F70" w:rsidDel="00812537" w:rsidRDefault="00E30F70">
      <w:pPr>
        <w:pStyle w:val="ListParagraph"/>
        <w:numPr>
          <w:ilvl w:val="1"/>
          <w:numId w:val="8"/>
        </w:numPr>
        <w:rPr>
          <w:del w:id="64" w:author="Alexander Waters" w:date="2022-06-30T14:45:00Z"/>
          <w:rFonts w:ascii="Cambria" w:hAnsi="Cambria" w:cs="Arial"/>
          <w:bCs/>
          <w:rPrChange w:id="65" w:author="Alexander Waters" w:date="2022-06-22T15:46:00Z">
            <w:rPr>
              <w:del w:id="66" w:author="Alexander Waters" w:date="2022-06-30T14:45:00Z"/>
            </w:rPr>
          </w:rPrChange>
        </w:rPr>
        <w:pPrChange w:id="67" w:author="Alexander Waters" w:date="2022-06-22T15:46:00Z">
          <w:pPr>
            <w:pStyle w:val="ListParagraph"/>
            <w:numPr>
              <w:numId w:val="8"/>
            </w:numPr>
            <w:ind w:hanging="720"/>
          </w:pPr>
        </w:pPrChange>
      </w:pPr>
    </w:p>
    <w:p w14:paraId="6A867019" w14:textId="02C4BFEC" w:rsidR="00CC39B8" w:rsidRDefault="00AB623D" w:rsidP="00FB623B">
      <w:pPr>
        <w:pStyle w:val="ListParagraph"/>
        <w:numPr>
          <w:ilvl w:val="0"/>
          <w:numId w:val="8"/>
        </w:numPr>
        <w:rPr>
          <w:ins w:id="68" w:author="Alexander Waters" w:date="2022-06-30T14:46:00Z"/>
          <w:rFonts w:ascii="Cambria" w:hAnsi="Cambria" w:cs="Arial"/>
          <w:b/>
          <w:u w:val="single"/>
        </w:rPr>
      </w:pPr>
      <w:r w:rsidRPr="00FB623B">
        <w:rPr>
          <w:rFonts w:ascii="Cambria" w:hAnsi="Cambria" w:cs="Arial"/>
          <w:b/>
          <w:u w:val="single"/>
        </w:rPr>
        <w:t>REFERENCES</w:t>
      </w:r>
    </w:p>
    <w:p w14:paraId="0D8B01EA" w14:textId="77777777" w:rsidR="00532B36" w:rsidRDefault="00532B36" w:rsidP="00532B36">
      <w:pPr>
        <w:pStyle w:val="ListParagraph"/>
        <w:numPr>
          <w:ilvl w:val="1"/>
          <w:numId w:val="8"/>
        </w:numPr>
        <w:spacing w:line="256" w:lineRule="auto"/>
        <w:rPr>
          <w:ins w:id="69" w:author="Alexander Waters" w:date="2022-06-30T14:46:00Z"/>
          <w:rFonts w:ascii="Cambria" w:hAnsi="Cambria" w:cs="Arial"/>
        </w:rPr>
      </w:pPr>
      <w:ins w:id="70" w:author="Alexander Waters" w:date="2022-06-30T14:46:00Z">
        <w:r>
          <w:rPr>
            <w:rFonts w:ascii="Cambria" w:hAnsi="Cambria" w:cs="Arial"/>
          </w:rPr>
          <w:t>Food and Drug Administration 21 CFR Part 1271</w:t>
        </w:r>
      </w:ins>
    </w:p>
    <w:p w14:paraId="28D526A8" w14:textId="77777777" w:rsidR="00532B36" w:rsidRPr="006615B5" w:rsidRDefault="00532B36" w:rsidP="00532B36">
      <w:pPr>
        <w:pStyle w:val="ListParagraph"/>
        <w:numPr>
          <w:ilvl w:val="1"/>
          <w:numId w:val="8"/>
        </w:numPr>
        <w:spacing w:line="256" w:lineRule="auto"/>
        <w:rPr>
          <w:ins w:id="71" w:author="Alexander Waters" w:date="2022-06-30T14:46:00Z"/>
          <w:rFonts w:ascii="Cambria" w:hAnsi="Cambria" w:cs="Arial"/>
        </w:rPr>
      </w:pPr>
      <w:ins w:id="72" w:author="Alexander Waters" w:date="2022-06-30T14:46:00Z">
        <w:r>
          <w:rPr>
            <w:rFonts w:ascii="Cambria" w:hAnsi="Cambria" w:cs="Arial"/>
          </w:rPr>
          <w:t xml:space="preserve">American Association for Tissue Banks </w:t>
        </w:r>
        <w:r>
          <w:rPr>
            <w:rFonts w:ascii="Cambria" w:hAnsi="Cambria" w:cs="Arial"/>
            <w:i/>
          </w:rPr>
          <w:t>Standards for Tissue Banking</w:t>
        </w:r>
      </w:ins>
    </w:p>
    <w:p w14:paraId="1438BACC" w14:textId="77777777" w:rsidR="00532B36" w:rsidRDefault="00532B36" w:rsidP="00532B36">
      <w:pPr>
        <w:pStyle w:val="ListParagraph"/>
        <w:numPr>
          <w:ilvl w:val="1"/>
          <w:numId w:val="8"/>
        </w:numPr>
        <w:spacing w:line="256" w:lineRule="auto"/>
        <w:rPr>
          <w:ins w:id="73" w:author="Alexander Waters" w:date="2022-06-30T14:46:00Z"/>
        </w:rPr>
      </w:pPr>
      <w:ins w:id="74" w:author="Alexander Waters" w:date="2022-06-30T14:46:00Z">
        <w:r>
          <w:rPr>
            <w:rFonts w:ascii="Cambria" w:hAnsi="Cambria" w:cs="Arial"/>
          </w:rPr>
          <w:t xml:space="preserve">CAPA22-003 Data lag identified in </w:t>
        </w:r>
        <w:proofErr w:type="spellStart"/>
        <w:r>
          <w:rPr>
            <w:rFonts w:ascii="Cambria" w:hAnsi="Cambria" w:cs="Arial"/>
          </w:rPr>
          <w:t>Cobex</w:t>
        </w:r>
        <w:proofErr w:type="spellEnd"/>
        <w:r>
          <w:rPr>
            <w:rFonts w:ascii="Cambria" w:hAnsi="Cambria" w:cs="Arial"/>
          </w:rPr>
          <w:t xml:space="preserve"> Temperature chart recorders</w:t>
        </w:r>
      </w:ins>
    </w:p>
    <w:p w14:paraId="5F62EDB0" w14:textId="77777777" w:rsidR="00532B36" w:rsidRDefault="00532B36" w:rsidP="00532B36">
      <w:pPr>
        <w:pStyle w:val="ListParagraph"/>
        <w:numPr>
          <w:ilvl w:val="1"/>
          <w:numId w:val="8"/>
        </w:numPr>
        <w:spacing w:line="256" w:lineRule="auto"/>
        <w:rPr>
          <w:ins w:id="75" w:author="Alexander Waters" w:date="2022-06-30T14:46:00Z"/>
          <w:rFonts w:ascii="Cambria" w:hAnsi="Cambria" w:cs="Arial"/>
        </w:rPr>
      </w:pPr>
      <w:ins w:id="76" w:author="Alexander Waters" w:date="2022-06-30T14:46:00Z">
        <w:r>
          <w:rPr>
            <w:rFonts w:ascii="Cambria" w:hAnsi="Cambria" w:cs="Arial"/>
          </w:rPr>
          <w:t xml:space="preserve">FDA Guidance for Industry – Process Validation: General Principles and Practices </w:t>
        </w:r>
      </w:ins>
    </w:p>
    <w:p w14:paraId="71456103" w14:textId="77777777" w:rsidR="00532B36" w:rsidRDefault="00532B36" w:rsidP="00532B36">
      <w:pPr>
        <w:pStyle w:val="ListParagraph"/>
        <w:numPr>
          <w:ilvl w:val="1"/>
          <w:numId w:val="8"/>
        </w:numPr>
        <w:spacing w:line="256" w:lineRule="auto"/>
        <w:rPr>
          <w:ins w:id="77" w:author="Alexander Waters" w:date="2022-06-30T14:46:00Z"/>
          <w:rFonts w:ascii="Cambria" w:hAnsi="Cambria" w:cs="Arial"/>
        </w:rPr>
      </w:pPr>
      <w:ins w:id="78" w:author="Alexander Waters" w:date="2022-06-30T14:46:00Z">
        <w:r>
          <w:rPr>
            <w:rFonts w:ascii="Cambria" w:hAnsi="Cambria" w:cs="Arial"/>
          </w:rPr>
          <w:lastRenderedPageBreak/>
          <w:t>GHTF/SG3/N99-10:2004 Quality Management Systems – Process Validation Guidance</w:t>
        </w:r>
      </w:ins>
    </w:p>
    <w:p w14:paraId="0DA79565" w14:textId="77777777" w:rsidR="00532B36" w:rsidRDefault="00532B36" w:rsidP="00532B36">
      <w:pPr>
        <w:pStyle w:val="ListParagraph"/>
        <w:numPr>
          <w:ilvl w:val="1"/>
          <w:numId w:val="8"/>
        </w:numPr>
        <w:spacing w:line="256" w:lineRule="auto"/>
        <w:rPr>
          <w:ins w:id="79" w:author="Alexander Waters" w:date="2022-06-30T14:46:00Z"/>
          <w:rFonts w:ascii="Cambria" w:hAnsi="Cambria" w:cs="Arial"/>
        </w:rPr>
      </w:pPr>
      <w:ins w:id="80" w:author="Alexander Waters" w:date="2022-06-30T14:46:00Z">
        <w:r>
          <w:rPr>
            <w:rFonts w:ascii="Cambria" w:hAnsi="Cambria" w:cs="Arial"/>
          </w:rPr>
          <w:t>PCR22-007 Installation of Continuous Environmental Monitoring System</w:t>
        </w:r>
      </w:ins>
    </w:p>
    <w:p w14:paraId="711B0D58" w14:textId="77777777" w:rsidR="00532B36" w:rsidRDefault="00532B36" w:rsidP="00532B36">
      <w:pPr>
        <w:pStyle w:val="ListParagraph"/>
        <w:numPr>
          <w:ilvl w:val="1"/>
          <w:numId w:val="8"/>
        </w:numPr>
        <w:spacing w:line="256" w:lineRule="auto"/>
        <w:rPr>
          <w:ins w:id="81" w:author="Alexander Waters" w:date="2022-06-30T14:46:00Z"/>
          <w:rFonts w:ascii="Cambria" w:hAnsi="Cambria" w:cs="Arial"/>
        </w:rPr>
      </w:pPr>
      <w:ins w:id="82" w:author="Alexander Waters" w:date="2022-06-30T14:46:00Z">
        <w:r>
          <w:rPr>
            <w:rFonts w:ascii="Cambria" w:hAnsi="Cambria" w:cs="Arial"/>
            <w:iCs/>
          </w:rPr>
          <w:t>QSP014-001 Environmental Control and Monitoring</w:t>
        </w:r>
      </w:ins>
    </w:p>
    <w:p w14:paraId="35DBD803" w14:textId="77777777" w:rsidR="00532B36" w:rsidRDefault="00532B36" w:rsidP="00532B36">
      <w:pPr>
        <w:pStyle w:val="ListParagraph"/>
        <w:numPr>
          <w:ilvl w:val="1"/>
          <w:numId w:val="8"/>
        </w:numPr>
        <w:spacing w:line="256" w:lineRule="auto"/>
        <w:rPr>
          <w:ins w:id="83" w:author="Alexander Waters" w:date="2022-06-30T14:46:00Z"/>
          <w:rFonts w:ascii="Cambria" w:hAnsi="Cambria" w:cs="Arial"/>
        </w:rPr>
      </w:pPr>
      <w:ins w:id="84" w:author="Alexander Waters" w:date="2022-06-30T14:46:00Z">
        <w:r>
          <w:rPr>
            <w:rFonts w:ascii="Cambria" w:hAnsi="Cambria" w:cs="Arial"/>
            <w:iCs/>
          </w:rPr>
          <w:t>QSP020-001 Process and Equipment Validation</w:t>
        </w:r>
      </w:ins>
    </w:p>
    <w:p w14:paraId="4DFACC6C" w14:textId="77777777" w:rsidR="00532B36" w:rsidRDefault="00532B36" w:rsidP="00532B36">
      <w:pPr>
        <w:pStyle w:val="ListParagraph"/>
        <w:numPr>
          <w:ilvl w:val="1"/>
          <w:numId w:val="8"/>
        </w:numPr>
        <w:spacing w:line="256" w:lineRule="auto"/>
        <w:rPr>
          <w:ins w:id="85" w:author="Alexander Waters" w:date="2022-06-30T14:46:00Z"/>
          <w:rFonts w:ascii="Cambria" w:hAnsi="Cambria" w:cs="Arial"/>
        </w:rPr>
      </w:pPr>
      <w:ins w:id="86" w:author="Alexander Waters" w:date="2022-06-30T14:46:00Z">
        <w:r>
          <w:rPr>
            <w:rFonts w:ascii="Cambria" w:hAnsi="Cambria" w:cs="Arial"/>
            <w:iCs/>
          </w:rPr>
          <w:t>QSP022-001 Storage of Tissue and Supplies</w:t>
        </w:r>
      </w:ins>
    </w:p>
    <w:p w14:paraId="2ADEF7E7" w14:textId="77777777" w:rsidR="00532B36" w:rsidRDefault="00532B36" w:rsidP="00532B36">
      <w:pPr>
        <w:pStyle w:val="ListParagraph"/>
        <w:numPr>
          <w:ilvl w:val="1"/>
          <w:numId w:val="8"/>
        </w:numPr>
        <w:spacing w:line="256" w:lineRule="auto"/>
        <w:rPr>
          <w:ins w:id="87" w:author="Alexander Waters" w:date="2022-06-30T14:46:00Z"/>
          <w:rFonts w:ascii="Cambria" w:hAnsi="Cambria" w:cs="Arial"/>
        </w:rPr>
      </w:pPr>
      <w:ins w:id="88" w:author="Alexander Waters" w:date="2022-06-30T14:46:00Z">
        <w:r w:rsidRPr="00242D28">
          <w:rPr>
            <w:rFonts w:ascii="Cambria" w:hAnsi="Cambria" w:cs="Arial"/>
          </w:rPr>
          <w:t>SOP013-001 Master Safety Plan</w:t>
        </w:r>
      </w:ins>
    </w:p>
    <w:p w14:paraId="46D92FFC" w14:textId="5AFEADA1" w:rsidR="00532B36" w:rsidRPr="008150C6" w:rsidRDefault="00532B36" w:rsidP="00532B36">
      <w:pPr>
        <w:pStyle w:val="ListParagraph"/>
        <w:numPr>
          <w:ilvl w:val="1"/>
          <w:numId w:val="8"/>
        </w:numPr>
        <w:spacing w:line="256" w:lineRule="auto"/>
        <w:rPr>
          <w:ins w:id="89" w:author="Alexander Waters" w:date="2022-06-30T14:46:00Z"/>
          <w:rFonts w:ascii="Cambria" w:hAnsi="Cambria" w:cs="Arial"/>
          <w:rPrChange w:id="90" w:author="Alexander Waters" w:date="2022-07-08T15:28:00Z">
            <w:rPr>
              <w:ins w:id="91" w:author="Alexander Waters" w:date="2022-06-30T14:46:00Z"/>
              <w:rFonts w:ascii="Cambria" w:hAnsi="Cambria" w:cs="Arial"/>
            </w:rPr>
          </w:rPrChange>
        </w:rPr>
      </w:pPr>
      <w:ins w:id="92" w:author="Alexander Waters" w:date="2022-06-30T14:46:00Z">
        <w:r w:rsidRPr="008150C6">
          <w:rPr>
            <w:rFonts w:ascii="Cambria" w:hAnsi="Cambria" w:cs="Arial"/>
            <w:rPrChange w:id="93" w:author="Alexander Waters" w:date="2022-07-08T15:28:00Z">
              <w:rPr>
                <w:rFonts w:ascii="Cambria" w:hAnsi="Cambria" w:cs="Arial"/>
              </w:rPr>
            </w:rPrChange>
          </w:rPr>
          <w:t>VAP22-</w:t>
        </w:r>
      </w:ins>
      <w:ins w:id="94" w:author="Alexander Waters" w:date="2022-07-08T15:28:00Z">
        <w:r w:rsidR="008150C6">
          <w:rPr>
            <w:rFonts w:ascii="Cambria" w:hAnsi="Cambria" w:cs="Arial"/>
          </w:rPr>
          <w:t>006</w:t>
        </w:r>
      </w:ins>
      <w:ins w:id="95" w:author="Alexander Waters" w:date="2022-06-30T14:46:00Z">
        <w:r w:rsidRPr="008150C6">
          <w:rPr>
            <w:rFonts w:ascii="Cambria" w:hAnsi="Cambria" w:cs="Arial"/>
            <w:rPrChange w:id="96" w:author="Alexander Waters" w:date="2022-07-08T15:28:00Z">
              <w:rPr>
                <w:rFonts w:ascii="Cambria" w:hAnsi="Cambria" w:cs="Arial"/>
                <w:highlight w:val="green"/>
              </w:rPr>
            </w:rPrChange>
          </w:rPr>
          <w:t>-</w:t>
        </w:r>
        <w:r w:rsidRPr="008150C6">
          <w:rPr>
            <w:rFonts w:ascii="Cambria" w:hAnsi="Cambria" w:cs="Arial"/>
            <w:rPrChange w:id="97" w:author="Alexander Waters" w:date="2022-07-08T15:28:00Z">
              <w:rPr>
                <w:rFonts w:ascii="Cambria" w:hAnsi="Cambria" w:cs="Arial"/>
              </w:rPr>
            </w:rPrChange>
          </w:rPr>
          <w:t>00</w:t>
        </w:r>
      </w:ins>
      <w:ins w:id="98" w:author="Alexander Waters" w:date="2022-07-06T14:02:00Z">
        <w:r w:rsidR="00F16AE2" w:rsidRPr="008150C6">
          <w:rPr>
            <w:rFonts w:ascii="Cambria" w:hAnsi="Cambria" w:cs="Arial"/>
            <w:rPrChange w:id="99" w:author="Alexander Waters" w:date="2022-07-08T15:28:00Z">
              <w:rPr>
                <w:rFonts w:ascii="Cambria" w:hAnsi="Cambria" w:cs="Arial"/>
              </w:rPr>
            </w:rPrChange>
          </w:rPr>
          <w:t xml:space="preserve"> ViewPoint Cloud Continuous Monitoring System Process Validation Plan</w:t>
        </w:r>
      </w:ins>
    </w:p>
    <w:p w14:paraId="1512B2F0" w14:textId="7F4A6F92" w:rsidR="00532B36" w:rsidRPr="008150C6" w:rsidRDefault="00532B36" w:rsidP="00532B36">
      <w:pPr>
        <w:pStyle w:val="ListParagraph"/>
        <w:numPr>
          <w:ilvl w:val="1"/>
          <w:numId w:val="8"/>
        </w:numPr>
        <w:spacing w:line="256" w:lineRule="auto"/>
        <w:rPr>
          <w:ins w:id="100" w:author="Alexander Waters" w:date="2022-06-30T14:46:00Z"/>
          <w:rFonts w:ascii="Cambria" w:hAnsi="Cambria" w:cs="Arial"/>
          <w:rPrChange w:id="101" w:author="Alexander Waters" w:date="2022-07-08T15:28:00Z">
            <w:rPr>
              <w:ins w:id="102" w:author="Alexander Waters" w:date="2022-06-30T14:46:00Z"/>
              <w:rFonts w:ascii="Cambria" w:hAnsi="Cambria" w:cs="Arial"/>
            </w:rPr>
          </w:rPrChange>
        </w:rPr>
      </w:pPr>
      <w:ins w:id="103" w:author="Alexander Waters" w:date="2022-06-30T14:46:00Z">
        <w:r w:rsidRPr="008150C6">
          <w:rPr>
            <w:rFonts w:ascii="Cambria" w:hAnsi="Cambria" w:cs="Arial"/>
            <w:rPrChange w:id="104" w:author="Alexander Waters" w:date="2022-07-08T15:28:00Z">
              <w:rPr>
                <w:rFonts w:ascii="Cambria" w:hAnsi="Cambria" w:cs="Arial"/>
              </w:rPr>
            </w:rPrChange>
          </w:rPr>
          <w:t>VAP22-</w:t>
        </w:r>
      </w:ins>
      <w:ins w:id="105" w:author="Alexander Waters" w:date="2022-07-08T15:28:00Z">
        <w:r w:rsidR="008150C6">
          <w:rPr>
            <w:rFonts w:ascii="Cambria" w:hAnsi="Cambria" w:cs="Arial"/>
          </w:rPr>
          <w:t>006</w:t>
        </w:r>
      </w:ins>
      <w:ins w:id="106" w:author="Alexander Waters" w:date="2022-06-30T14:46:00Z">
        <w:r w:rsidRPr="008150C6">
          <w:rPr>
            <w:rFonts w:ascii="Cambria" w:hAnsi="Cambria" w:cs="Arial"/>
            <w:rPrChange w:id="107" w:author="Alexander Waters" w:date="2022-07-08T15:28:00Z">
              <w:rPr>
                <w:rFonts w:ascii="Cambria" w:hAnsi="Cambria" w:cs="Arial"/>
              </w:rPr>
            </w:rPrChange>
          </w:rPr>
          <w:t>-01</w:t>
        </w:r>
      </w:ins>
      <w:ins w:id="108" w:author="Alexander Waters" w:date="2022-07-06T14:03:00Z">
        <w:r w:rsidR="0042687B" w:rsidRPr="008150C6">
          <w:rPr>
            <w:rFonts w:ascii="Cambria" w:hAnsi="Cambria" w:cs="Arial"/>
            <w:rPrChange w:id="109" w:author="Alexander Waters" w:date="2022-07-08T15:28:00Z">
              <w:rPr>
                <w:rFonts w:ascii="Cambria" w:hAnsi="Cambria" w:cs="Arial"/>
              </w:rPr>
            </w:rPrChange>
          </w:rPr>
          <w:t xml:space="preserve"> ViewPoint Cloud Continuous Monitoring System Installation Qualification Protocol</w:t>
        </w:r>
      </w:ins>
    </w:p>
    <w:p w14:paraId="0967533E" w14:textId="5C57EB94" w:rsidR="00532B36" w:rsidRPr="008150C6" w:rsidRDefault="00532B36" w:rsidP="00532B36">
      <w:pPr>
        <w:pStyle w:val="ListParagraph"/>
        <w:numPr>
          <w:ilvl w:val="1"/>
          <w:numId w:val="8"/>
        </w:numPr>
        <w:spacing w:line="256" w:lineRule="auto"/>
        <w:rPr>
          <w:ins w:id="110" w:author="Alexander Waters" w:date="2022-06-30T14:46:00Z"/>
          <w:rFonts w:ascii="Cambria" w:hAnsi="Cambria" w:cs="Arial"/>
          <w:rPrChange w:id="111" w:author="Alexander Waters" w:date="2022-07-08T15:28:00Z">
            <w:rPr>
              <w:ins w:id="112" w:author="Alexander Waters" w:date="2022-06-30T14:46:00Z"/>
              <w:rFonts w:ascii="Cambria" w:hAnsi="Cambria" w:cs="Arial"/>
            </w:rPr>
          </w:rPrChange>
        </w:rPr>
      </w:pPr>
      <w:ins w:id="113" w:author="Alexander Waters" w:date="2022-06-30T14:46:00Z">
        <w:r w:rsidRPr="008150C6">
          <w:rPr>
            <w:rFonts w:ascii="Cambria" w:hAnsi="Cambria" w:cs="Arial"/>
            <w:rPrChange w:id="114" w:author="Alexander Waters" w:date="2022-07-08T15:28:00Z">
              <w:rPr>
                <w:rFonts w:ascii="Cambria" w:hAnsi="Cambria" w:cs="Arial"/>
              </w:rPr>
            </w:rPrChange>
          </w:rPr>
          <w:t>VAP22-</w:t>
        </w:r>
      </w:ins>
      <w:ins w:id="115" w:author="Alexander Waters" w:date="2022-07-08T15:28:00Z">
        <w:r w:rsidR="008150C6">
          <w:rPr>
            <w:rFonts w:ascii="Cambria" w:hAnsi="Cambria" w:cs="Arial"/>
          </w:rPr>
          <w:t>006</w:t>
        </w:r>
      </w:ins>
      <w:ins w:id="116" w:author="Alexander Waters" w:date="2022-06-30T14:46:00Z">
        <w:r w:rsidRPr="008150C6">
          <w:rPr>
            <w:rFonts w:ascii="Cambria" w:hAnsi="Cambria" w:cs="Arial"/>
            <w:rPrChange w:id="117" w:author="Alexander Waters" w:date="2022-07-08T15:28:00Z">
              <w:rPr>
                <w:rFonts w:ascii="Cambria" w:hAnsi="Cambria" w:cs="Arial"/>
              </w:rPr>
            </w:rPrChange>
          </w:rPr>
          <w:t>-03</w:t>
        </w:r>
      </w:ins>
      <w:ins w:id="118" w:author="Alexander Waters" w:date="2022-07-06T14:02:00Z">
        <w:r w:rsidR="00D47820" w:rsidRPr="008150C6">
          <w:rPr>
            <w:rFonts w:ascii="Cambria" w:hAnsi="Cambria" w:cs="Arial"/>
            <w:rPrChange w:id="119" w:author="Alexander Waters" w:date="2022-07-08T15:28:00Z">
              <w:rPr>
                <w:rFonts w:ascii="Cambria" w:hAnsi="Cambria" w:cs="Arial"/>
              </w:rPr>
            </w:rPrChange>
          </w:rPr>
          <w:t xml:space="preserve"> ViewPoint Cloud Continuous Monitoring System Performance Qualification Protocol</w:t>
        </w:r>
      </w:ins>
    </w:p>
    <w:p w14:paraId="5BF131E3" w14:textId="2E7DD6CC" w:rsidR="00532B36" w:rsidRPr="008150C6" w:rsidRDefault="00532B36" w:rsidP="00532B36">
      <w:pPr>
        <w:pStyle w:val="ListParagraph"/>
        <w:numPr>
          <w:ilvl w:val="1"/>
          <w:numId w:val="8"/>
        </w:numPr>
        <w:spacing w:line="256" w:lineRule="auto"/>
        <w:rPr>
          <w:ins w:id="120" w:author="Alexander Waters" w:date="2022-06-30T14:46:00Z"/>
          <w:rFonts w:ascii="Cambria" w:hAnsi="Cambria" w:cs="Arial"/>
          <w:rPrChange w:id="121" w:author="Alexander Waters" w:date="2022-07-08T15:28:00Z">
            <w:rPr>
              <w:ins w:id="122" w:author="Alexander Waters" w:date="2022-06-30T14:46:00Z"/>
              <w:rFonts w:ascii="Cambria" w:hAnsi="Cambria" w:cs="Arial"/>
            </w:rPr>
          </w:rPrChange>
        </w:rPr>
      </w:pPr>
      <w:ins w:id="123" w:author="Alexander Waters" w:date="2022-06-30T14:46:00Z">
        <w:r w:rsidRPr="008150C6">
          <w:rPr>
            <w:rFonts w:ascii="Cambria" w:hAnsi="Cambria" w:cs="Arial"/>
            <w:rPrChange w:id="124" w:author="Alexander Waters" w:date="2022-07-08T15:28:00Z">
              <w:rPr>
                <w:rFonts w:ascii="Cambria" w:hAnsi="Cambria" w:cs="Arial"/>
              </w:rPr>
            </w:rPrChange>
          </w:rPr>
          <w:t>VAR22-</w:t>
        </w:r>
      </w:ins>
      <w:ins w:id="125" w:author="Alexander Waters" w:date="2022-07-08T15:26:00Z">
        <w:r w:rsidR="008150C6" w:rsidRPr="008150C6">
          <w:rPr>
            <w:rFonts w:ascii="Cambria" w:hAnsi="Cambria" w:cs="Arial"/>
            <w:rPrChange w:id="126" w:author="Alexander Waters" w:date="2022-07-08T15:28:00Z">
              <w:rPr>
                <w:rFonts w:ascii="Cambria" w:hAnsi="Cambria" w:cs="Arial"/>
                <w:highlight w:val="green"/>
              </w:rPr>
            </w:rPrChange>
          </w:rPr>
          <w:t>006</w:t>
        </w:r>
      </w:ins>
      <w:ins w:id="127" w:author="Alexander Waters" w:date="2022-06-30T14:46:00Z">
        <w:r w:rsidRPr="008150C6">
          <w:rPr>
            <w:rFonts w:ascii="Cambria" w:hAnsi="Cambria" w:cs="Arial"/>
            <w:rPrChange w:id="128" w:author="Alexander Waters" w:date="2022-07-08T15:28:00Z">
              <w:rPr>
                <w:rFonts w:ascii="Cambria" w:hAnsi="Cambria" w:cs="Arial"/>
              </w:rPr>
            </w:rPrChange>
          </w:rPr>
          <w:t>-01</w:t>
        </w:r>
      </w:ins>
      <w:ins w:id="129" w:author="Alexander Waters" w:date="2022-07-06T14:03:00Z">
        <w:r w:rsidR="00984171" w:rsidRPr="008150C6">
          <w:rPr>
            <w:rFonts w:ascii="Cambria" w:hAnsi="Cambria" w:cs="Arial"/>
            <w:rPrChange w:id="130" w:author="Alexander Waters" w:date="2022-07-08T15:28:00Z">
              <w:rPr>
                <w:rFonts w:ascii="Cambria" w:hAnsi="Cambria" w:cs="Arial"/>
              </w:rPr>
            </w:rPrChange>
          </w:rPr>
          <w:t xml:space="preserve"> ViewPoint Cloud Continuous Monitoring System Installation Qualification Report</w:t>
        </w:r>
      </w:ins>
    </w:p>
    <w:p w14:paraId="4F13AC6D" w14:textId="7DCC5F23" w:rsidR="00532B36" w:rsidRPr="008150C6" w:rsidRDefault="00532B36" w:rsidP="00532B36">
      <w:pPr>
        <w:pStyle w:val="ListParagraph"/>
        <w:numPr>
          <w:ilvl w:val="1"/>
          <w:numId w:val="8"/>
        </w:numPr>
        <w:spacing w:line="256" w:lineRule="auto"/>
        <w:rPr>
          <w:ins w:id="131" w:author="Alexander Waters" w:date="2022-06-30T14:46:00Z"/>
          <w:rFonts w:ascii="Cambria" w:hAnsi="Cambria" w:cs="Arial"/>
          <w:rPrChange w:id="132" w:author="Alexander Waters" w:date="2022-07-08T15:28:00Z">
            <w:rPr>
              <w:ins w:id="133" w:author="Alexander Waters" w:date="2022-06-30T14:46:00Z"/>
              <w:rFonts w:ascii="Cambria" w:hAnsi="Cambria" w:cs="Arial"/>
            </w:rPr>
          </w:rPrChange>
        </w:rPr>
      </w:pPr>
      <w:ins w:id="134" w:author="Alexander Waters" w:date="2022-06-30T14:46:00Z">
        <w:r w:rsidRPr="008150C6">
          <w:rPr>
            <w:rFonts w:ascii="Cambria" w:hAnsi="Cambria" w:cs="Arial"/>
            <w:rPrChange w:id="135" w:author="Alexander Waters" w:date="2022-07-08T15:28:00Z">
              <w:rPr>
                <w:rFonts w:ascii="Cambria" w:hAnsi="Cambria" w:cs="Arial"/>
              </w:rPr>
            </w:rPrChange>
          </w:rPr>
          <w:t>VAR22-</w:t>
        </w:r>
      </w:ins>
      <w:ins w:id="136" w:author="Alexander Waters" w:date="2022-07-08T15:26:00Z">
        <w:r w:rsidR="008150C6" w:rsidRPr="008150C6">
          <w:rPr>
            <w:rFonts w:ascii="Cambria" w:hAnsi="Cambria" w:cs="Arial"/>
            <w:rPrChange w:id="137" w:author="Alexander Waters" w:date="2022-07-08T15:28:00Z">
              <w:rPr>
                <w:rFonts w:ascii="Cambria" w:hAnsi="Cambria" w:cs="Arial"/>
                <w:highlight w:val="green"/>
              </w:rPr>
            </w:rPrChange>
          </w:rPr>
          <w:t>006</w:t>
        </w:r>
      </w:ins>
      <w:ins w:id="138" w:author="Alexander Waters" w:date="2022-06-30T14:46:00Z">
        <w:r w:rsidRPr="008150C6">
          <w:rPr>
            <w:rFonts w:ascii="Cambria" w:hAnsi="Cambria" w:cs="Arial"/>
            <w:rPrChange w:id="139" w:author="Alexander Waters" w:date="2022-07-08T15:28:00Z">
              <w:rPr>
                <w:rFonts w:ascii="Cambria" w:hAnsi="Cambria" w:cs="Arial"/>
              </w:rPr>
            </w:rPrChange>
          </w:rPr>
          <w:t>-02</w:t>
        </w:r>
      </w:ins>
      <w:ins w:id="140" w:author="Alexander Waters" w:date="2022-07-06T14:03:00Z">
        <w:r w:rsidR="00984171" w:rsidRPr="008150C6">
          <w:rPr>
            <w:rFonts w:ascii="Cambria" w:hAnsi="Cambria" w:cs="Arial"/>
            <w:rPrChange w:id="141" w:author="Alexander Waters" w:date="2022-07-08T15:28:00Z">
              <w:rPr>
                <w:rFonts w:ascii="Cambria" w:hAnsi="Cambria" w:cs="Arial"/>
              </w:rPr>
            </w:rPrChange>
          </w:rPr>
          <w:t xml:space="preserve"> </w:t>
        </w:r>
        <w:r w:rsidR="00E45859" w:rsidRPr="008150C6">
          <w:rPr>
            <w:rFonts w:ascii="Cambria" w:hAnsi="Cambria" w:cs="Arial"/>
            <w:rPrChange w:id="142" w:author="Alexander Waters" w:date="2022-07-08T15:28:00Z">
              <w:rPr>
                <w:rFonts w:ascii="Cambria" w:hAnsi="Cambria" w:cs="Arial"/>
              </w:rPr>
            </w:rPrChange>
          </w:rPr>
          <w:t>ViewPoint Cloud Continuous Monitoring System Operational Qualification Report</w:t>
        </w:r>
      </w:ins>
    </w:p>
    <w:p w14:paraId="40CABF11" w14:textId="2BA74843" w:rsidR="00532B36" w:rsidRPr="008150C6" w:rsidRDefault="00532B36" w:rsidP="00532B36">
      <w:pPr>
        <w:pStyle w:val="ListParagraph"/>
        <w:numPr>
          <w:ilvl w:val="1"/>
          <w:numId w:val="8"/>
        </w:numPr>
        <w:spacing w:line="256" w:lineRule="auto"/>
        <w:rPr>
          <w:ins w:id="143" w:author="Alexander Waters" w:date="2022-06-30T14:46:00Z"/>
          <w:rFonts w:ascii="Cambria" w:hAnsi="Cambria" w:cs="Arial"/>
          <w:rPrChange w:id="144" w:author="Alexander Waters" w:date="2022-07-08T15:28:00Z">
            <w:rPr>
              <w:ins w:id="145" w:author="Alexander Waters" w:date="2022-06-30T14:46:00Z"/>
              <w:rFonts w:ascii="Cambria" w:hAnsi="Cambria" w:cs="Arial"/>
            </w:rPr>
          </w:rPrChange>
        </w:rPr>
      </w:pPr>
      <w:ins w:id="146" w:author="Alexander Waters" w:date="2022-06-30T14:46:00Z">
        <w:r w:rsidRPr="008150C6">
          <w:rPr>
            <w:rFonts w:ascii="Cambria" w:hAnsi="Cambria" w:cs="Arial"/>
            <w:rPrChange w:id="147" w:author="Alexander Waters" w:date="2022-07-08T15:28:00Z">
              <w:rPr>
                <w:rFonts w:ascii="Cambria" w:hAnsi="Cambria" w:cs="Arial"/>
              </w:rPr>
            </w:rPrChange>
          </w:rPr>
          <w:t>VAR22-</w:t>
        </w:r>
      </w:ins>
      <w:ins w:id="148" w:author="Alexander Waters" w:date="2022-07-08T15:26:00Z">
        <w:r w:rsidR="008150C6" w:rsidRPr="008150C6">
          <w:rPr>
            <w:rFonts w:ascii="Cambria" w:hAnsi="Cambria" w:cs="Arial"/>
            <w:rPrChange w:id="149" w:author="Alexander Waters" w:date="2022-07-08T15:28:00Z">
              <w:rPr>
                <w:rFonts w:ascii="Cambria" w:hAnsi="Cambria" w:cs="Arial"/>
                <w:highlight w:val="green"/>
              </w:rPr>
            </w:rPrChange>
          </w:rPr>
          <w:t>006</w:t>
        </w:r>
      </w:ins>
      <w:ins w:id="150" w:author="Alexander Waters" w:date="2022-06-30T14:46:00Z">
        <w:r w:rsidRPr="008150C6">
          <w:rPr>
            <w:rFonts w:ascii="Cambria" w:hAnsi="Cambria" w:cs="Arial"/>
            <w:rPrChange w:id="151" w:author="Alexander Waters" w:date="2022-07-08T15:28:00Z">
              <w:rPr>
                <w:rFonts w:ascii="Cambria" w:hAnsi="Cambria" w:cs="Arial"/>
              </w:rPr>
            </w:rPrChange>
          </w:rPr>
          <w:t>-03</w:t>
        </w:r>
      </w:ins>
      <w:ins w:id="152" w:author="Alexander Waters" w:date="2022-07-06T14:03:00Z">
        <w:r w:rsidR="00E45859" w:rsidRPr="008150C6">
          <w:rPr>
            <w:rFonts w:ascii="Cambria" w:hAnsi="Cambria" w:cs="Arial"/>
            <w:rPrChange w:id="153" w:author="Alexander Waters" w:date="2022-07-08T15:28:00Z">
              <w:rPr>
                <w:rFonts w:ascii="Cambria" w:hAnsi="Cambria" w:cs="Arial"/>
              </w:rPr>
            </w:rPrChange>
          </w:rPr>
          <w:t xml:space="preserve"> </w:t>
        </w:r>
        <w:r w:rsidR="0042687B" w:rsidRPr="008150C6">
          <w:rPr>
            <w:rFonts w:ascii="Cambria" w:hAnsi="Cambria" w:cs="Arial"/>
            <w:rPrChange w:id="154" w:author="Alexander Waters" w:date="2022-07-08T15:28:00Z">
              <w:rPr>
                <w:rFonts w:ascii="Cambria" w:hAnsi="Cambria" w:cs="Arial"/>
              </w:rPr>
            </w:rPrChange>
          </w:rPr>
          <w:t>ViewPoint Cloud Continuous Monitoring System Performance Qualification Report</w:t>
        </w:r>
      </w:ins>
    </w:p>
    <w:p w14:paraId="5D7C29E9" w14:textId="77777777" w:rsidR="00532B36" w:rsidRDefault="00532B36" w:rsidP="00532B36">
      <w:pPr>
        <w:pStyle w:val="ListParagraph"/>
        <w:numPr>
          <w:ilvl w:val="1"/>
          <w:numId w:val="8"/>
        </w:numPr>
        <w:spacing w:line="256" w:lineRule="auto"/>
        <w:rPr>
          <w:ins w:id="155" w:author="Alexander Waters" w:date="2022-06-30T14:46:00Z"/>
          <w:rFonts w:ascii="Cambria" w:hAnsi="Cambria" w:cs="Arial"/>
        </w:rPr>
      </w:pPr>
      <w:bookmarkStart w:id="156" w:name="_Hlk107403228"/>
      <w:ins w:id="157" w:author="Alexander Waters" w:date="2022-06-30T14:46:00Z">
        <w:r>
          <w:rPr>
            <w:rFonts w:ascii="Cambria" w:hAnsi="Cambria" w:cs="Arial"/>
          </w:rPr>
          <w:t>ViewPoint Cloud Software User Manual</w:t>
        </w:r>
      </w:ins>
    </w:p>
    <w:p w14:paraId="3DAB652E" w14:textId="0FD844D0" w:rsidR="00532B36" w:rsidRDefault="008150C6" w:rsidP="00532B36">
      <w:pPr>
        <w:pStyle w:val="ListParagraph"/>
        <w:numPr>
          <w:ilvl w:val="1"/>
          <w:numId w:val="8"/>
        </w:numPr>
        <w:spacing w:line="256" w:lineRule="auto"/>
        <w:rPr>
          <w:ins w:id="158" w:author="Alexander Waters" w:date="2022-06-30T14:46:00Z"/>
          <w:rFonts w:ascii="Cambria" w:hAnsi="Cambria" w:cs="Arial"/>
        </w:rPr>
      </w:pPr>
      <w:ins w:id="159" w:author="Alexander Waters" w:date="2022-07-08T15:27:00Z">
        <w:r>
          <w:rPr>
            <w:rFonts w:ascii="Cambria" w:hAnsi="Cambria" w:cs="Arial"/>
          </w:rPr>
          <w:t>ViewPoint Cloud v1.1.2 Compliance Certificatio</w:t>
        </w:r>
      </w:ins>
      <w:ins w:id="160" w:author="Alexander Waters" w:date="2022-07-08T15:28:00Z">
        <w:r>
          <w:rPr>
            <w:rFonts w:ascii="Cambria" w:hAnsi="Cambria" w:cs="Arial"/>
          </w:rPr>
          <w:t>n</w:t>
        </w:r>
      </w:ins>
    </w:p>
    <w:p w14:paraId="73556EA6" w14:textId="03398971" w:rsidR="00532B36" w:rsidRPr="001E0584" w:rsidRDefault="00532B36" w:rsidP="00532B36">
      <w:pPr>
        <w:pStyle w:val="ListParagraph"/>
        <w:numPr>
          <w:ilvl w:val="1"/>
          <w:numId w:val="8"/>
        </w:numPr>
        <w:spacing w:line="256" w:lineRule="auto"/>
        <w:rPr>
          <w:ins w:id="161" w:author="Alexander Waters" w:date="2022-06-30T14:46:00Z"/>
          <w:rFonts w:ascii="Cambria" w:hAnsi="Cambria" w:cs="Arial"/>
        </w:rPr>
      </w:pPr>
      <w:ins w:id="162" w:author="Alexander Waters" w:date="2022-06-30T14:46:00Z">
        <w:r w:rsidRPr="001E0584">
          <w:rPr>
            <w:rFonts w:ascii="Cambria" w:hAnsi="Cambria" w:cs="Arial"/>
          </w:rPr>
          <w:t>VP-00133</w:t>
        </w:r>
      </w:ins>
      <w:ins w:id="163" w:author="Alexander Waters" w:date="2022-07-06T14:04:00Z">
        <w:r w:rsidR="001E0584">
          <w:rPr>
            <w:rFonts w:ascii="Cambria" w:hAnsi="Cambria" w:cs="Arial"/>
          </w:rPr>
          <w:t xml:space="preserve"> </w:t>
        </w:r>
        <w:r w:rsidR="0076137B">
          <w:rPr>
            <w:rFonts w:ascii="Cambria" w:hAnsi="Cambria" w:cs="Arial"/>
          </w:rPr>
          <w:t>Installation and Operational Qualification Protocol for the ViewPoint Cloud Continuous Monitoring Systems</w:t>
        </w:r>
      </w:ins>
    </w:p>
    <w:p w14:paraId="2F82C773" w14:textId="5A9FCBD3" w:rsidR="00532B36" w:rsidRPr="001E0584" w:rsidRDefault="00532B36" w:rsidP="00532B36">
      <w:pPr>
        <w:pStyle w:val="ListParagraph"/>
        <w:numPr>
          <w:ilvl w:val="1"/>
          <w:numId w:val="8"/>
        </w:numPr>
        <w:spacing w:line="256" w:lineRule="auto"/>
        <w:rPr>
          <w:ins w:id="164" w:author="Alexander Waters" w:date="2022-06-30T14:46:00Z"/>
          <w:rFonts w:ascii="Cambria" w:hAnsi="Cambria" w:cs="Arial"/>
        </w:rPr>
      </w:pPr>
      <w:bookmarkStart w:id="165" w:name="_Hlk105753023"/>
      <w:ins w:id="166" w:author="Alexander Waters" w:date="2022-06-30T14:46:00Z">
        <w:r w:rsidRPr="001E0584">
          <w:rPr>
            <w:rFonts w:ascii="Cambria" w:hAnsi="Cambria" w:cs="Arial"/>
          </w:rPr>
          <w:t>VP-00153</w:t>
        </w:r>
      </w:ins>
      <w:ins w:id="167" w:author="Alexander Waters" w:date="2022-07-06T14:04:00Z">
        <w:r w:rsidR="0076137B">
          <w:rPr>
            <w:rFonts w:ascii="Cambria" w:hAnsi="Cambria" w:cs="Arial"/>
          </w:rPr>
          <w:t xml:space="preserve"> </w:t>
        </w:r>
        <w:bookmarkStart w:id="168" w:name="_Hlk107999414"/>
        <w:r w:rsidR="00E13A9D">
          <w:rPr>
            <w:rFonts w:ascii="Cambria" w:hAnsi="Cambria" w:cs="Arial"/>
          </w:rPr>
          <w:t>Performance Qualification Protocol for the ViewPoint Cloud Continuous Monitoring System</w:t>
        </w:r>
      </w:ins>
      <w:bookmarkEnd w:id="168"/>
    </w:p>
    <w:p w14:paraId="51037ACE" w14:textId="6AB20DEB" w:rsidR="00532B36" w:rsidRPr="005D78AA" w:rsidRDefault="00532B36">
      <w:pPr>
        <w:pStyle w:val="ListParagraph"/>
        <w:numPr>
          <w:ilvl w:val="1"/>
          <w:numId w:val="8"/>
        </w:numPr>
        <w:spacing w:line="256" w:lineRule="auto"/>
        <w:rPr>
          <w:ins w:id="169" w:author="Alexander Waters" w:date="2022-06-22T15:41:00Z"/>
          <w:rFonts w:ascii="Cambria" w:hAnsi="Cambria" w:cs="Arial"/>
          <w:rPrChange w:id="170" w:author="Alexander Waters" w:date="2022-06-30T15:28:00Z">
            <w:rPr>
              <w:ins w:id="171" w:author="Alexander Waters" w:date="2022-06-22T15:41:00Z"/>
            </w:rPr>
          </w:rPrChange>
        </w:rPr>
        <w:pPrChange w:id="172" w:author="Alexander Waters" w:date="2022-06-30T15:28:00Z">
          <w:pPr>
            <w:pStyle w:val="ListParagraph"/>
            <w:numPr>
              <w:numId w:val="8"/>
            </w:numPr>
            <w:ind w:hanging="720"/>
          </w:pPr>
        </w:pPrChange>
      </w:pPr>
      <w:proofErr w:type="spellStart"/>
      <w:ins w:id="173" w:author="Alexander Waters" w:date="2022-06-30T14:46:00Z">
        <w:r>
          <w:rPr>
            <w:rFonts w:ascii="Cambria" w:hAnsi="Cambria" w:cs="Arial"/>
          </w:rPr>
          <w:t>VPx</w:t>
        </w:r>
        <w:proofErr w:type="spellEnd"/>
        <w:r>
          <w:rPr>
            <w:rFonts w:ascii="Cambria" w:hAnsi="Cambria" w:cs="Arial"/>
          </w:rPr>
          <w:t xml:space="preserve"> Sensor User Manual</w:t>
        </w:r>
      </w:ins>
      <w:bookmarkEnd w:id="156"/>
      <w:bookmarkEnd w:id="165"/>
    </w:p>
    <w:p w14:paraId="36DE57F6" w14:textId="2FEF6CF4" w:rsidR="00F130D8" w:rsidRPr="002A1AC2" w:rsidDel="00532B36" w:rsidRDefault="00F130D8">
      <w:pPr>
        <w:pStyle w:val="ListParagraph"/>
        <w:numPr>
          <w:ilvl w:val="1"/>
          <w:numId w:val="8"/>
        </w:numPr>
        <w:rPr>
          <w:del w:id="174" w:author="Alexander Waters" w:date="2022-06-30T14:46:00Z"/>
          <w:rFonts w:ascii="Cambria" w:hAnsi="Cambria" w:cs="Arial"/>
          <w:rPrChange w:id="175" w:author="Alexander Waters" w:date="2022-06-22T15:44:00Z">
            <w:rPr>
              <w:del w:id="176" w:author="Alexander Waters" w:date="2022-06-30T14:46:00Z"/>
            </w:rPr>
          </w:rPrChange>
        </w:rPr>
        <w:pPrChange w:id="177" w:author="Alexander Waters" w:date="2022-06-22T15:44:00Z">
          <w:pPr>
            <w:pStyle w:val="ListParagraph"/>
            <w:numPr>
              <w:numId w:val="8"/>
            </w:numPr>
            <w:ind w:hanging="720"/>
          </w:pPr>
        </w:pPrChange>
      </w:pPr>
    </w:p>
    <w:p w14:paraId="648DD79F" w14:textId="64FF78A3" w:rsidR="00057DD1" w:rsidRPr="00FB623B" w:rsidDel="00F130D8" w:rsidRDefault="00057DD1" w:rsidP="00057DD1">
      <w:pPr>
        <w:pStyle w:val="ListParagraph"/>
        <w:numPr>
          <w:ilvl w:val="1"/>
          <w:numId w:val="8"/>
        </w:numPr>
        <w:rPr>
          <w:del w:id="178" w:author="Alexander Waters" w:date="2022-06-22T15:41:00Z"/>
          <w:rFonts w:ascii="Cambria" w:hAnsi="Cambria" w:cs="Arial"/>
        </w:rPr>
      </w:pPr>
      <w:del w:id="179" w:author="Alexander Waters" w:date="2022-06-22T15:41:00Z">
        <w:r w:rsidRPr="00FB623B" w:rsidDel="00F130D8">
          <w:rPr>
            <w:rFonts w:ascii="Cambria" w:hAnsi="Cambria" w:cs="Arial"/>
          </w:rPr>
          <w:delText xml:space="preserve">FDA Guidance for Industry – Process Validation: General Principles and Practices </w:delText>
        </w:r>
      </w:del>
    </w:p>
    <w:p w14:paraId="5D668D03" w14:textId="346C2443" w:rsidR="00057DD1" w:rsidRPr="00FB623B" w:rsidDel="00F130D8" w:rsidRDefault="00057DD1" w:rsidP="00FB623B">
      <w:pPr>
        <w:pStyle w:val="ListParagraph"/>
        <w:numPr>
          <w:ilvl w:val="1"/>
          <w:numId w:val="8"/>
        </w:numPr>
        <w:rPr>
          <w:del w:id="180" w:author="Alexander Waters" w:date="2022-06-22T15:41:00Z"/>
          <w:rFonts w:ascii="Cambria" w:hAnsi="Cambria" w:cs="Arial"/>
        </w:rPr>
      </w:pPr>
      <w:del w:id="181" w:author="Alexander Waters" w:date="2022-06-22T15:41:00Z">
        <w:r w:rsidRPr="00FB623B" w:rsidDel="00F130D8">
          <w:rPr>
            <w:rFonts w:ascii="Cambria" w:hAnsi="Cambria" w:cs="Arial"/>
          </w:rPr>
          <w:delText xml:space="preserve">American Association for Tissue Banks </w:delText>
        </w:r>
        <w:r w:rsidRPr="00FB623B" w:rsidDel="00F130D8">
          <w:rPr>
            <w:rFonts w:ascii="Cambria" w:hAnsi="Cambria" w:cs="Arial"/>
            <w:i/>
          </w:rPr>
          <w:delText>Standards for Tissue Banking</w:delText>
        </w:r>
      </w:del>
    </w:p>
    <w:p w14:paraId="123F5D1B" w14:textId="31B365AA" w:rsidR="00CB7F92" w:rsidRPr="00FB623B" w:rsidDel="00F130D8" w:rsidRDefault="00CB7F92" w:rsidP="00FB623B">
      <w:pPr>
        <w:pStyle w:val="ListParagraph"/>
        <w:numPr>
          <w:ilvl w:val="1"/>
          <w:numId w:val="8"/>
        </w:numPr>
        <w:rPr>
          <w:del w:id="182" w:author="Alexander Waters" w:date="2022-06-22T15:41:00Z"/>
          <w:rFonts w:ascii="Cambria" w:hAnsi="Cambria" w:cs="Arial"/>
        </w:rPr>
      </w:pPr>
      <w:del w:id="183" w:author="Alexander Waters" w:date="2022-06-22T15:41:00Z">
        <w:r w:rsidRPr="00FB623B" w:rsidDel="00F130D8">
          <w:rPr>
            <w:rFonts w:ascii="Cambria" w:hAnsi="Cambria" w:cs="Arial"/>
          </w:rPr>
          <w:delText xml:space="preserve">Equipment Manual </w:delText>
        </w:r>
      </w:del>
    </w:p>
    <w:p w14:paraId="23E37DB9" w14:textId="2208FFD6" w:rsidR="00CB7F92" w:rsidRPr="00FB623B" w:rsidDel="00F130D8" w:rsidRDefault="00CB7F92" w:rsidP="00FB623B">
      <w:pPr>
        <w:pStyle w:val="ListParagraph"/>
        <w:numPr>
          <w:ilvl w:val="1"/>
          <w:numId w:val="8"/>
        </w:numPr>
        <w:rPr>
          <w:del w:id="184" w:author="Alexander Waters" w:date="2022-06-22T15:41:00Z"/>
          <w:rFonts w:ascii="Cambria" w:hAnsi="Cambria" w:cs="Arial"/>
        </w:rPr>
      </w:pPr>
      <w:del w:id="185" w:author="Alexander Waters" w:date="2022-06-22T15:41:00Z">
        <w:r w:rsidRPr="00FB623B" w:rsidDel="00F130D8">
          <w:rPr>
            <w:rFonts w:ascii="Cambria" w:hAnsi="Cambria" w:cs="Arial"/>
          </w:rPr>
          <w:delText>Food and Drug Administration 21 CFR Part 1271</w:delText>
        </w:r>
      </w:del>
    </w:p>
    <w:p w14:paraId="695ADC6D" w14:textId="3FC168CE" w:rsidR="00CB7F92" w:rsidRPr="00FB623B" w:rsidDel="00F130D8" w:rsidRDefault="00CB7F92" w:rsidP="00FB623B">
      <w:pPr>
        <w:pStyle w:val="ListParagraph"/>
        <w:numPr>
          <w:ilvl w:val="1"/>
          <w:numId w:val="8"/>
        </w:numPr>
        <w:rPr>
          <w:del w:id="186" w:author="Alexander Waters" w:date="2022-06-22T15:41:00Z"/>
          <w:rFonts w:ascii="Cambria" w:hAnsi="Cambria" w:cs="Arial"/>
        </w:rPr>
      </w:pPr>
      <w:del w:id="187" w:author="Alexander Waters" w:date="2022-06-22T15:41:00Z">
        <w:r w:rsidRPr="00FB623B" w:rsidDel="00F130D8">
          <w:rPr>
            <w:rFonts w:ascii="Cambria" w:hAnsi="Cambria" w:cs="Arial"/>
          </w:rPr>
          <w:delText>GHTF/SG3/N99-10:2004 Quality Management Systems – Process Validation Guidance</w:delText>
        </w:r>
      </w:del>
    </w:p>
    <w:p w14:paraId="5DC7209B" w14:textId="6A1D65F2" w:rsidR="00CB7F92" w:rsidRPr="00FB623B" w:rsidDel="00F130D8" w:rsidRDefault="00CB7F92" w:rsidP="00FB623B">
      <w:pPr>
        <w:pStyle w:val="ListParagraph"/>
        <w:numPr>
          <w:ilvl w:val="1"/>
          <w:numId w:val="8"/>
        </w:numPr>
        <w:rPr>
          <w:del w:id="188" w:author="Alexander Waters" w:date="2022-06-22T15:41:00Z"/>
          <w:rFonts w:ascii="Cambria" w:hAnsi="Cambria" w:cs="Arial"/>
        </w:rPr>
      </w:pPr>
      <w:del w:id="189" w:author="Alexander Waters" w:date="2022-06-22T15:41:00Z">
        <w:r w:rsidRPr="00FB623B" w:rsidDel="00F130D8">
          <w:rPr>
            <w:rFonts w:ascii="Cambria" w:hAnsi="Cambria" w:cs="Arial"/>
          </w:rPr>
          <w:delText>Process Validation Plan (PVP)</w:delText>
        </w:r>
      </w:del>
    </w:p>
    <w:p w14:paraId="42875F7A" w14:textId="3ABEA0A3" w:rsidR="00CC39B8" w:rsidRDefault="00AB623D" w:rsidP="00977D5F">
      <w:pPr>
        <w:pStyle w:val="ListParagraph"/>
        <w:numPr>
          <w:ilvl w:val="0"/>
          <w:numId w:val="8"/>
        </w:numPr>
        <w:rPr>
          <w:ins w:id="190" w:author="Alexander Waters" w:date="2022-06-22T15:45:00Z"/>
          <w:rFonts w:ascii="Cambria" w:hAnsi="Cambria" w:cs="Arial"/>
          <w:b/>
          <w:u w:val="single"/>
        </w:rPr>
      </w:pPr>
      <w:r w:rsidRPr="00977D5F">
        <w:rPr>
          <w:rFonts w:ascii="Cambria" w:hAnsi="Cambria" w:cs="Arial"/>
          <w:b/>
          <w:u w:val="single"/>
        </w:rPr>
        <w:t>DEFINITIONS</w:t>
      </w:r>
    </w:p>
    <w:p w14:paraId="78E69244" w14:textId="77777777" w:rsidR="00801D23" w:rsidRDefault="00801D23" w:rsidP="00801D23">
      <w:pPr>
        <w:pStyle w:val="ListParagraph"/>
        <w:numPr>
          <w:ilvl w:val="1"/>
          <w:numId w:val="8"/>
        </w:numPr>
        <w:rPr>
          <w:ins w:id="191" w:author="Alexander Waters" w:date="2022-06-22T15:45:00Z"/>
          <w:rFonts w:ascii="Cambria" w:hAnsi="Cambria" w:cs="Arial"/>
        </w:rPr>
      </w:pPr>
      <w:ins w:id="192" w:author="Alexander Waters" w:date="2022-06-22T15:45:00Z">
        <w:r w:rsidRPr="009169C2">
          <w:rPr>
            <w:rFonts w:ascii="Cambria" w:hAnsi="Cambria" w:cs="Arial"/>
            <w:b/>
            <w:bCs/>
          </w:rPr>
          <w:t>Acceptance Criteria:</w:t>
        </w:r>
        <w:r>
          <w:rPr>
            <w:rFonts w:ascii="Cambria" w:hAnsi="Cambria" w:cs="Arial"/>
            <w:b/>
            <w:bCs/>
            <w:u w:val="single"/>
          </w:rPr>
          <w:t xml:space="preserve"> </w:t>
        </w:r>
        <w:r w:rsidRPr="009169C2">
          <w:rPr>
            <w:rFonts w:ascii="Cambria" w:hAnsi="Cambria" w:cs="Arial"/>
          </w:rPr>
          <w:t>Predetermined requirements upon which pass/fail decisions are based. Acceptance criteria are specific and measurable.</w:t>
        </w:r>
      </w:ins>
    </w:p>
    <w:p w14:paraId="40864326" w14:textId="77777777" w:rsidR="00801D23" w:rsidRDefault="00801D23" w:rsidP="00801D23">
      <w:pPr>
        <w:pStyle w:val="ListParagraph"/>
        <w:numPr>
          <w:ilvl w:val="1"/>
          <w:numId w:val="8"/>
        </w:numPr>
        <w:rPr>
          <w:ins w:id="193" w:author="Alexander Waters" w:date="2022-06-22T15:45:00Z"/>
          <w:rFonts w:ascii="Cambria" w:hAnsi="Cambria" w:cs="Arial"/>
        </w:rPr>
      </w:pPr>
      <w:ins w:id="194" w:author="Alexander Waters" w:date="2022-06-22T15:45:00Z">
        <w:r>
          <w:rPr>
            <w:rFonts w:ascii="Cambria" w:hAnsi="Cambria" w:cs="Arial"/>
            <w:b/>
            <w:bCs/>
          </w:rPr>
          <w:t>Critical to Quality:</w:t>
        </w:r>
        <w:r>
          <w:rPr>
            <w:rFonts w:ascii="Cambria" w:hAnsi="Cambria" w:cs="Arial"/>
          </w:rPr>
          <w:t xml:space="preserve"> </w:t>
        </w:r>
        <w:r w:rsidRPr="0099552A">
          <w:rPr>
            <w:rFonts w:ascii="Cambria" w:hAnsi="Cambria" w:cs="Arial"/>
          </w:rPr>
          <w:t>Attribute of a part, assembly, sub-assembly, product, or process that has direct and significant impact on its actual or perceived quality to the customer or end user.</w:t>
        </w:r>
      </w:ins>
    </w:p>
    <w:p w14:paraId="79CAD9CD" w14:textId="77777777" w:rsidR="00801D23" w:rsidRPr="008B0917" w:rsidRDefault="00801D23" w:rsidP="00801D23">
      <w:pPr>
        <w:pStyle w:val="ListParagraph"/>
        <w:numPr>
          <w:ilvl w:val="1"/>
          <w:numId w:val="8"/>
        </w:numPr>
        <w:rPr>
          <w:ins w:id="195" w:author="Alexander Waters" w:date="2022-06-22T15:45:00Z"/>
          <w:rFonts w:ascii="Cambria" w:hAnsi="Cambria" w:cs="Arial"/>
        </w:rPr>
      </w:pPr>
      <w:ins w:id="196" w:author="Alexander Waters" w:date="2022-06-22T15:45:00Z">
        <w:r w:rsidRPr="009169C2">
          <w:rPr>
            <w:rFonts w:ascii="Cambria" w:hAnsi="Cambria" w:cs="Arial"/>
            <w:b/>
            <w:bCs/>
          </w:rPr>
          <w:lastRenderedPageBreak/>
          <w:t>Chart recorder:</w:t>
        </w:r>
        <w:r w:rsidRPr="008B0917">
          <w:rPr>
            <w:rFonts w:ascii="Cambria" w:hAnsi="Cambria" w:cs="Arial"/>
          </w:rPr>
          <w:t xml:space="preserve"> Equipment used to monitor temperature and/or humidity in a specific area by recording information onto a paper disc or paper strip.</w:t>
        </w:r>
      </w:ins>
    </w:p>
    <w:p w14:paraId="761274DF" w14:textId="77777777" w:rsidR="00801D23" w:rsidRPr="009169C2" w:rsidRDefault="00801D23" w:rsidP="00801D23">
      <w:pPr>
        <w:pStyle w:val="ListParagraph"/>
        <w:numPr>
          <w:ilvl w:val="1"/>
          <w:numId w:val="8"/>
        </w:numPr>
        <w:rPr>
          <w:ins w:id="197" w:author="Alexander Waters" w:date="2022-06-22T15:45:00Z"/>
          <w:rFonts w:ascii="Cambria" w:hAnsi="Cambria" w:cs="Arial"/>
        </w:rPr>
      </w:pPr>
      <w:ins w:id="198" w:author="Alexander Waters" w:date="2022-06-22T15:45:00Z">
        <w:r>
          <w:rPr>
            <w:rFonts w:ascii="Cambria" w:hAnsi="Cambria" w:cs="Arial"/>
            <w:b/>
          </w:rPr>
          <w:t>Controlled Environment:</w:t>
        </w:r>
        <w:r>
          <w:rPr>
            <w:rFonts w:ascii="Cambria" w:hAnsi="Cambria" w:cs="Arial"/>
          </w:rPr>
          <w:t xml:space="preserve"> Defined zone in which sources of contamination are controlled by specified means.</w:t>
        </w:r>
      </w:ins>
    </w:p>
    <w:p w14:paraId="3D1A8254" w14:textId="77777777" w:rsidR="00801D23" w:rsidRDefault="00801D23" w:rsidP="00801D23">
      <w:pPr>
        <w:pStyle w:val="ListParagraph"/>
        <w:numPr>
          <w:ilvl w:val="1"/>
          <w:numId w:val="8"/>
        </w:numPr>
        <w:rPr>
          <w:ins w:id="199" w:author="Alexander Waters" w:date="2022-06-22T15:45:00Z"/>
          <w:rFonts w:ascii="Cambria" w:hAnsi="Cambria" w:cs="Arial"/>
        </w:rPr>
      </w:pPr>
      <w:ins w:id="200" w:author="Alexander Waters" w:date="2022-06-22T15:45:00Z">
        <w:r w:rsidRPr="00AD69F6">
          <w:rPr>
            <w:rFonts w:ascii="Cambria" w:hAnsi="Cambria" w:cs="Arial"/>
            <w:b/>
          </w:rPr>
          <w:t xml:space="preserve">Deviation:  </w:t>
        </w:r>
        <w:r w:rsidRPr="00AD69F6">
          <w:rPr>
            <w:rFonts w:ascii="Cambria" w:hAnsi="Cambria" w:cs="Arial"/>
          </w:rPr>
          <w:t>The action of departing from an established method, procedure, or acceptance criteria.</w:t>
        </w:r>
      </w:ins>
    </w:p>
    <w:p w14:paraId="3D0698F9" w14:textId="77777777" w:rsidR="00801D23" w:rsidRDefault="00801D23" w:rsidP="00801D23">
      <w:pPr>
        <w:pStyle w:val="ListParagraph"/>
        <w:numPr>
          <w:ilvl w:val="1"/>
          <w:numId w:val="8"/>
        </w:numPr>
        <w:rPr>
          <w:ins w:id="201" w:author="Alexander Waters" w:date="2022-06-22T15:45:00Z"/>
          <w:rFonts w:ascii="Cambria" w:hAnsi="Cambria" w:cs="Arial"/>
        </w:rPr>
      </w:pPr>
      <w:ins w:id="202" w:author="Alexander Waters" w:date="2022-06-22T15:45:00Z">
        <w:r>
          <w:rPr>
            <w:rFonts w:ascii="Cambria" w:hAnsi="Cambria" w:cs="Arial"/>
            <w:b/>
          </w:rPr>
          <w:t>Environmental Control:</w:t>
        </w:r>
        <w:r>
          <w:rPr>
            <w:rFonts w:ascii="Cambria" w:hAnsi="Cambria" w:cs="Arial"/>
          </w:rPr>
          <w:t xml:space="preserve"> Activities performed to control the environment for the purpose of minimizing the potential for contamination and cross-contamination of tissue.</w:t>
        </w:r>
      </w:ins>
    </w:p>
    <w:p w14:paraId="412754BC" w14:textId="77777777" w:rsidR="00801D23" w:rsidRDefault="00801D23" w:rsidP="00801D23">
      <w:pPr>
        <w:pStyle w:val="ListParagraph"/>
        <w:numPr>
          <w:ilvl w:val="1"/>
          <w:numId w:val="8"/>
        </w:numPr>
        <w:rPr>
          <w:ins w:id="203" w:author="Alexander Waters" w:date="2022-06-22T15:45:00Z"/>
          <w:rFonts w:ascii="Cambria" w:hAnsi="Cambria" w:cs="Arial"/>
        </w:rPr>
      </w:pPr>
      <w:ins w:id="204" w:author="Alexander Waters" w:date="2022-06-22T15:45:00Z">
        <w:r>
          <w:rPr>
            <w:rFonts w:ascii="Cambria" w:hAnsi="Cambria" w:cs="Arial"/>
            <w:b/>
          </w:rPr>
          <w:t>Environmental Monitoring:</w:t>
        </w:r>
        <w:r>
          <w:rPr>
            <w:rFonts w:ascii="Cambria" w:hAnsi="Cambria" w:cs="Arial"/>
          </w:rPr>
          <w:t xml:space="preserve"> Activities performed to systematically observe and record data to characterize the environment to identify conditions under which the potential may exist for contamination or cross-contamination of tissue.</w:t>
        </w:r>
      </w:ins>
    </w:p>
    <w:p w14:paraId="1CEA86B1" w14:textId="77777777" w:rsidR="00801D23" w:rsidRDefault="00801D23" w:rsidP="00801D23">
      <w:pPr>
        <w:pStyle w:val="ListParagraph"/>
        <w:numPr>
          <w:ilvl w:val="1"/>
          <w:numId w:val="8"/>
        </w:numPr>
        <w:rPr>
          <w:ins w:id="205" w:author="Alexander Waters" w:date="2022-06-22T15:45:00Z"/>
          <w:rFonts w:ascii="Cambria" w:hAnsi="Cambria" w:cs="Arial"/>
        </w:rPr>
      </w:pPr>
      <w:ins w:id="206" w:author="Alexander Waters" w:date="2022-06-22T15:45:00Z">
        <w:r>
          <w:rPr>
            <w:rFonts w:ascii="Cambria" w:hAnsi="Cambria" w:cs="Arial"/>
            <w:b/>
          </w:rPr>
          <w:t>HCT/Ps:</w:t>
        </w:r>
        <w:r>
          <w:rPr>
            <w:rFonts w:ascii="Cambria" w:hAnsi="Cambria" w:cs="Arial"/>
          </w:rPr>
          <w:t xml:space="preserve"> Human Cells, Tissues, and Cellular and Tissue-Based Products.</w:t>
        </w:r>
      </w:ins>
    </w:p>
    <w:p w14:paraId="6C3DF855" w14:textId="77777777" w:rsidR="00801D23" w:rsidRPr="009169C2" w:rsidRDefault="00801D23" w:rsidP="00801D23">
      <w:pPr>
        <w:numPr>
          <w:ilvl w:val="1"/>
          <w:numId w:val="8"/>
        </w:numPr>
        <w:spacing w:line="240" w:lineRule="auto"/>
        <w:rPr>
          <w:ins w:id="207" w:author="Alexander Waters" w:date="2022-06-22T15:45:00Z"/>
          <w:rFonts w:ascii="Cambria" w:eastAsia="Times New Roman" w:hAnsi="Cambria" w:cs="Arial"/>
        </w:rPr>
      </w:pPr>
      <w:ins w:id="208" w:author="Alexander Waters" w:date="2022-06-22T15:45:00Z">
        <w:r w:rsidRPr="00916FA3">
          <w:rPr>
            <w:rFonts w:ascii="Cambria" w:eastAsia="Times New Roman" w:hAnsi="Cambria" w:cs="Arial"/>
            <w:b/>
          </w:rPr>
          <w:t>In-process Controls</w:t>
        </w:r>
        <w:r w:rsidRPr="00916FA3">
          <w:rPr>
            <w:rFonts w:ascii="Cambria" w:eastAsia="Times New Roman" w:hAnsi="Cambria" w:cs="Arial"/>
          </w:rPr>
          <w:t>: Any tests, samples, evaluations, monitoring, or measurements performed during processing or preservation that are designed to evaluate the processing or preservation procedure of the tissue subjected to processing or preservation for conformance to specification(s).</w:t>
        </w:r>
      </w:ins>
    </w:p>
    <w:p w14:paraId="206CD263" w14:textId="69591A0C" w:rsidR="00801D23" w:rsidRDefault="00801D23" w:rsidP="00801D23">
      <w:pPr>
        <w:pStyle w:val="ListParagraph"/>
        <w:numPr>
          <w:ilvl w:val="1"/>
          <w:numId w:val="8"/>
        </w:numPr>
        <w:rPr>
          <w:ins w:id="209" w:author="Alexander Waters" w:date="2022-07-07T15:15:00Z"/>
          <w:rFonts w:ascii="Cambria" w:hAnsi="Cambria" w:cs="Arial"/>
        </w:rPr>
      </w:pPr>
      <w:ins w:id="210" w:author="Alexander Waters" w:date="2022-06-22T15:45:00Z">
        <w:r w:rsidRPr="00AD69F6">
          <w:rPr>
            <w:rFonts w:ascii="Cambria" w:hAnsi="Cambria" w:cs="Arial"/>
            <w:b/>
          </w:rPr>
          <w:t>Installation Qualification (IQ):</w:t>
        </w:r>
        <w:r w:rsidRPr="00AD69F6">
          <w:rPr>
            <w:rFonts w:ascii="Cambria" w:hAnsi="Cambria" w:cs="Arial"/>
          </w:rPr>
          <w:t xml:space="preserve"> Establishing by objective evidence that all key aspects of the process equipment and ancillary system installation adhere to the manufacturer’s approved specification(s). </w:t>
        </w:r>
      </w:ins>
    </w:p>
    <w:p w14:paraId="1A492D1B" w14:textId="0331EBC1" w:rsidR="00371CC8" w:rsidRPr="00371CC8" w:rsidRDefault="00371CC8" w:rsidP="00371CC8">
      <w:pPr>
        <w:pStyle w:val="ListParagraph"/>
        <w:numPr>
          <w:ilvl w:val="1"/>
          <w:numId w:val="8"/>
        </w:numPr>
        <w:rPr>
          <w:ins w:id="211" w:author="Alexander Waters" w:date="2022-06-22T15:45:00Z"/>
          <w:rFonts w:ascii="Cambria" w:hAnsi="Cambria" w:cs="Arial"/>
          <w:bCs/>
          <w:rPrChange w:id="212" w:author="Alexander Waters" w:date="2022-07-07T15:15:00Z">
            <w:rPr>
              <w:ins w:id="213" w:author="Alexander Waters" w:date="2022-06-22T15:45:00Z"/>
            </w:rPr>
          </w:rPrChange>
        </w:rPr>
        <w:pPrChange w:id="214" w:author="Alexander Waters" w:date="2022-07-07T15:15:00Z">
          <w:pPr>
            <w:pStyle w:val="ListParagraph"/>
            <w:numPr>
              <w:ilvl w:val="1"/>
              <w:numId w:val="8"/>
            </w:numPr>
            <w:ind w:left="1440" w:hanging="720"/>
          </w:pPr>
        </w:pPrChange>
      </w:pPr>
      <w:ins w:id="215" w:author="Alexander Waters" w:date="2022-07-07T15:15:00Z">
        <w:r>
          <w:rPr>
            <w:rFonts w:ascii="Cambria" w:hAnsi="Cambria" w:cs="Arial"/>
            <w:b/>
          </w:rPr>
          <w:t xml:space="preserve">Management with Executive Responsibility </w:t>
        </w:r>
        <w:r w:rsidRPr="001B0D36">
          <w:rPr>
            <w:rFonts w:ascii="Cambria" w:hAnsi="Cambria" w:cs="Arial"/>
            <w:b/>
          </w:rPr>
          <w:t>(a.k.a. Management with Executive Responsibility/Management Representative/Head of Quality/Tissue Bank Director</w:t>
        </w:r>
        <w:r>
          <w:rPr>
            <w:rFonts w:ascii="Cambria" w:hAnsi="Cambria" w:cs="Arial"/>
            <w:bCs/>
          </w:rPr>
          <w:t>): Those senior employees of an establishment who have the authority to establish or make changes to the establishment’s quality policy and quality system.</w:t>
        </w:r>
      </w:ins>
    </w:p>
    <w:p w14:paraId="09CFDD09" w14:textId="77777777" w:rsidR="00801D23" w:rsidRPr="009169C2" w:rsidRDefault="00801D23" w:rsidP="00801D23">
      <w:pPr>
        <w:numPr>
          <w:ilvl w:val="1"/>
          <w:numId w:val="8"/>
        </w:numPr>
        <w:spacing w:line="240" w:lineRule="auto"/>
        <w:rPr>
          <w:ins w:id="216" w:author="Alexander Waters" w:date="2022-06-22T15:45:00Z"/>
          <w:rFonts w:ascii="Cambria" w:eastAsia="Times New Roman" w:hAnsi="Cambria" w:cs="Arial"/>
        </w:rPr>
      </w:pPr>
      <w:ins w:id="217" w:author="Alexander Waters" w:date="2022-06-22T15:45:00Z">
        <w:r w:rsidRPr="006835D8">
          <w:rPr>
            <w:rFonts w:ascii="Cambria" w:eastAsia="Times New Roman" w:hAnsi="Cambria" w:cs="Arial"/>
            <w:b/>
          </w:rPr>
          <w:t>Objective Evidence</w:t>
        </w:r>
        <w:r w:rsidRPr="006835D8">
          <w:rPr>
            <w:rFonts w:ascii="Cambria" w:eastAsia="Times New Roman" w:hAnsi="Cambria" w:cs="Arial"/>
          </w:rPr>
          <w:t xml:space="preserve">: Information, records, or statements of fact which are based on observation, measurement, or tests that can be verified. </w:t>
        </w:r>
      </w:ins>
    </w:p>
    <w:p w14:paraId="065F572C" w14:textId="7BD4BE6F" w:rsidR="00801D23" w:rsidRDefault="00801D23" w:rsidP="00801D23">
      <w:pPr>
        <w:pStyle w:val="ListParagraph"/>
        <w:numPr>
          <w:ilvl w:val="1"/>
          <w:numId w:val="8"/>
        </w:numPr>
        <w:rPr>
          <w:ins w:id="218" w:author="Alexander Waters" w:date="2022-06-22T15:45:00Z"/>
          <w:rFonts w:ascii="Cambria" w:hAnsi="Cambria" w:cs="Arial"/>
        </w:rPr>
      </w:pPr>
      <w:ins w:id="219" w:author="Alexander Waters" w:date="2022-06-22T15:45:00Z">
        <w:r w:rsidRPr="00AD69F6">
          <w:rPr>
            <w:rFonts w:ascii="Cambria" w:hAnsi="Cambria" w:cs="Arial"/>
            <w:b/>
          </w:rPr>
          <w:t xml:space="preserve">Operational Qualification (OQ): </w:t>
        </w:r>
        <w:r w:rsidRPr="00AD69F6">
          <w:rPr>
            <w:rFonts w:ascii="Cambria" w:hAnsi="Cambria" w:cs="Arial"/>
          </w:rPr>
          <w:t xml:space="preserve">Establishing by objective evidence the process control limits and action levels which result in a product that meets predetermined requirements and are within the operating limits required by the process.  </w:t>
        </w:r>
      </w:ins>
    </w:p>
    <w:p w14:paraId="129FEF9B" w14:textId="77777777" w:rsidR="00801D23" w:rsidRPr="009169C2" w:rsidRDefault="00801D23" w:rsidP="00801D23">
      <w:pPr>
        <w:numPr>
          <w:ilvl w:val="1"/>
          <w:numId w:val="8"/>
        </w:numPr>
        <w:spacing w:line="240" w:lineRule="auto"/>
        <w:rPr>
          <w:ins w:id="220" w:author="Alexander Waters" w:date="2022-06-22T15:45:00Z"/>
          <w:rFonts w:ascii="Cambria" w:eastAsia="Times New Roman" w:hAnsi="Cambria" w:cs="Arial"/>
        </w:rPr>
      </w:pPr>
      <w:ins w:id="221" w:author="Alexander Waters" w:date="2022-06-22T15:45:00Z">
        <w:r w:rsidRPr="00A20F5B">
          <w:rPr>
            <w:rFonts w:ascii="Cambria" w:eastAsia="Times New Roman" w:hAnsi="Cambria" w:cs="Arial"/>
            <w:b/>
          </w:rPr>
          <w:t>Off-the-Shelf Software (OTS)</w:t>
        </w:r>
        <w:r w:rsidRPr="00A20F5B">
          <w:rPr>
            <w:rFonts w:ascii="Cambria" w:eastAsia="Times New Roman" w:hAnsi="Cambria" w:cs="Arial"/>
          </w:rPr>
          <w:t>: Applications developed by a vendor for general installations. These applications may or may not be validated by the vendor for release. At a minimum, a Risk Assessment should be done to determine if the program requires additional validation testing. However, any customization of these applications may require full validation and change control based on criticality and complexity of the customization/configuration (e.g., spreadsheet macros, changes to default parameters).</w:t>
        </w:r>
      </w:ins>
    </w:p>
    <w:p w14:paraId="1CB7BEC4" w14:textId="2415FA53" w:rsidR="00801D23" w:rsidRDefault="00801D23" w:rsidP="00801D23">
      <w:pPr>
        <w:pStyle w:val="ListParagraph"/>
        <w:numPr>
          <w:ilvl w:val="1"/>
          <w:numId w:val="8"/>
        </w:numPr>
        <w:rPr>
          <w:ins w:id="222" w:author="Alexander Waters" w:date="2022-06-22T15:45:00Z"/>
          <w:rFonts w:ascii="Cambria" w:hAnsi="Cambria" w:cs="Arial"/>
        </w:rPr>
      </w:pPr>
      <w:ins w:id="223" w:author="Alexander Waters" w:date="2022-06-22T15:45:00Z">
        <w:r w:rsidRPr="00AD69F6">
          <w:rPr>
            <w:rFonts w:ascii="Cambria" w:hAnsi="Cambria" w:cs="Arial"/>
            <w:b/>
          </w:rPr>
          <w:t xml:space="preserve">Performance/Product Qualification (PQ): </w:t>
        </w:r>
        <w:r w:rsidRPr="00AD69F6">
          <w:rPr>
            <w:rFonts w:ascii="Cambria" w:hAnsi="Cambria" w:cs="Arial"/>
          </w:rPr>
          <w:t>Establishing by objective evidence that the process, under anticipated conditions, consistently (repeatedly and reliably) produces a product which meets predetermined requirements.</w:t>
        </w:r>
      </w:ins>
    </w:p>
    <w:p w14:paraId="501E142F" w14:textId="77777777" w:rsidR="00801D23" w:rsidRPr="00B462A2" w:rsidRDefault="00801D23" w:rsidP="00801D23">
      <w:pPr>
        <w:numPr>
          <w:ilvl w:val="1"/>
          <w:numId w:val="8"/>
        </w:numPr>
        <w:spacing w:line="240" w:lineRule="auto"/>
        <w:rPr>
          <w:ins w:id="224" w:author="Alexander Waters" w:date="2022-06-22T15:45:00Z"/>
          <w:rFonts w:ascii="Cambria" w:eastAsia="Times New Roman" w:hAnsi="Cambria" w:cs="Arial"/>
        </w:rPr>
      </w:pPr>
      <w:ins w:id="225" w:author="Alexander Waters" w:date="2022-06-22T15:45:00Z">
        <w:r w:rsidRPr="00B462A2">
          <w:rPr>
            <w:rFonts w:ascii="Cambria" w:eastAsia="Times New Roman" w:hAnsi="Cambria" w:cs="Arial"/>
            <w:b/>
          </w:rPr>
          <w:lastRenderedPageBreak/>
          <w:t>Preventative Maintenance</w:t>
        </w:r>
        <w:r w:rsidRPr="00B462A2">
          <w:rPr>
            <w:rFonts w:ascii="Cambria" w:eastAsia="Times New Roman" w:hAnsi="Cambria" w:cs="Arial"/>
          </w:rPr>
          <w:t>: Maintenance that is regularly performed on a piece of equipment to lessen the likelihood of it failing. Preventative maintenance is performed while the equipment is still working, so that it does not break down unexpectedly.</w:t>
        </w:r>
      </w:ins>
    </w:p>
    <w:p w14:paraId="2CF924A5" w14:textId="77777777" w:rsidR="00801D23" w:rsidRPr="009169C2" w:rsidRDefault="00801D23" w:rsidP="00801D23">
      <w:pPr>
        <w:numPr>
          <w:ilvl w:val="1"/>
          <w:numId w:val="8"/>
        </w:numPr>
        <w:spacing w:line="240" w:lineRule="auto"/>
        <w:rPr>
          <w:ins w:id="226" w:author="Alexander Waters" w:date="2022-06-22T15:45:00Z"/>
          <w:rFonts w:ascii="Cambria" w:eastAsia="Times New Roman" w:hAnsi="Cambria" w:cs="Arial"/>
        </w:rPr>
      </w:pPr>
      <w:ins w:id="227" w:author="Alexander Waters" w:date="2022-06-22T15:45:00Z">
        <w:r w:rsidRPr="00B462A2">
          <w:rPr>
            <w:rFonts w:ascii="Cambria" w:eastAsia="Times New Roman" w:hAnsi="Cambria" w:cs="Arial"/>
            <w:b/>
          </w:rPr>
          <w:t>Preventive Action</w:t>
        </w:r>
        <w:r w:rsidRPr="00B462A2">
          <w:rPr>
            <w:rFonts w:ascii="Cambria" w:eastAsia="Times New Roman" w:hAnsi="Cambria" w:cs="Arial"/>
          </w:rPr>
          <w:t xml:space="preserve">: </w:t>
        </w:r>
        <w:r w:rsidRPr="00B462A2">
          <w:rPr>
            <w:rFonts w:ascii="Cambria" w:eastAsia="Times New Roman" w:hAnsi="Cambria" w:cs="Times New Roman"/>
          </w:rPr>
          <w:t xml:space="preserve">Action to eliminate the cause of a potential nonconformity or other undesirable situation </w:t>
        </w:r>
        <w:proofErr w:type="gramStart"/>
        <w:r w:rsidRPr="00B462A2">
          <w:rPr>
            <w:rFonts w:ascii="Cambria" w:eastAsia="Times New Roman" w:hAnsi="Cambria" w:cs="Times New Roman"/>
          </w:rPr>
          <w:t>in order to</w:t>
        </w:r>
        <w:proofErr w:type="gramEnd"/>
        <w:r w:rsidRPr="00B462A2">
          <w:rPr>
            <w:rFonts w:ascii="Cambria" w:eastAsia="Times New Roman" w:hAnsi="Cambria" w:cs="Times New Roman"/>
          </w:rPr>
          <w:t xml:space="preserve"> prevent occurrence; may be performed in conjunction with corrective action(s).</w:t>
        </w:r>
      </w:ins>
    </w:p>
    <w:p w14:paraId="6CFF920C" w14:textId="46990D23" w:rsidR="00801D23" w:rsidRPr="00AD69F6" w:rsidRDefault="00801D23" w:rsidP="00801D23">
      <w:pPr>
        <w:pStyle w:val="ListParagraph"/>
        <w:numPr>
          <w:ilvl w:val="1"/>
          <w:numId w:val="8"/>
        </w:numPr>
        <w:rPr>
          <w:ins w:id="228" w:author="Alexander Waters" w:date="2022-06-22T15:45:00Z"/>
          <w:rFonts w:ascii="Cambria" w:hAnsi="Cambria" w:cs="Arial"/>
        </w:rPr>
      </w:pPr>
      <w:ins w:id="229" w:author="Alexander Waters" w:date="2022-06-22T15:45:00Z">
        <w:r w:rsidRPr="00AD69F6">
          <w:rPr>
            <w:rFonts w:ascii="Cambria" w:hAnsi="Cambria" w:cs="Arial"/>
            <w:b/>
          </w:rPr>
          <w:t xml:space="preserve">Process Validation: </w:t>
        </w:r>
        <w:r>
          <w:rPr>
            <w:rFonts w:ascii="Cambria" w:hAnsi="Cambria" w:cs="Arial"/>
          </w:rPr>
          <w:t>Establishing by objective evidence that the output of a process consistently meets predetermined specification.</w:t>
        </w:r>
      </w:ins>
    </w:p>
    <w:p w14:paraId="2392DAD6" w14:textId="793F7373" w:rsidR="00801D23" w:rsidRDefault="00801D23" w:rsidP="00801D23">
      <w:pPr>
        <w:pStyle w:val="ListParagraph"/>
        <w:numPr>
          <w:ilvl w:val="1"/>
          <w:numId w:val="8"/>
        </w:numPr>
        <w:rPr>
          <w:ins w:id="230" w:author="Alexander Waters" w:date="2022-07-07T15:15:00Z"/>
          <w:rFonts w:ascii="Cambria" w:hAnsi="Cambria" w:cs="Arial"/>
        </w:rPr>
      </w:pPr>
      <w:ins w:id="231" w:author="Alexander Waters" w:date="2022-06-22T15:45:00Z">
        <w:r w:rsidRPr="009C01EC">
          <w:rPr>
            <w:rFonts w:ascii="Cambria" w:hAnsi="Cambria" w:cs="Arial"/>
            <w:b/>
          </w:rPr>
          <w:t xml:space="preserve">Protocol: </w:t>
        </w:r>
        <w:r w:rsidRPr="009C01EC">
          <w:rPr>
            <w:rFonts w:ascii="Cambria" w:hAnsi="Cambria" w:cs="Arial"/>
          </w:rPr>
          <w:t>A pre-approved and prospective document that states the requirements and procedures for conducting a validation.</w:t>
        </w:r>
      </w:ins>
    </w:p>
    <w:p w14:paraId="123D0515" w14:textId="7B665A85" w:rsidR="00D14F9E" w:rsidRPr="00D14F9E" w:rsidRDefault="00D14F9E" w:rsidP="00D14F9E">
      <w:pPr>
        <w:numPr>
          <w:ilvl w:val="1"/>
          <w:numId w:val="8"/>
        </w:numPr>
        <w:spacing w:line="240" w:lineRule="auto"/>
        <w:rPr>
          <w:ins w:id="232" w:author="Alexander Waters" w:date="2022-06-22T15:45:00Z"/>
          <w:rFonts w:ascii="Cambria" w:eastAsia="Times New Roman" w:hAnsi="Cambria" w:cs="Arial"/>
          <w:rPrChange w:id="233" w:author="Alexander Waters" w:date="2022-07-07T15:15:00Z">
            <w:rPr>
              <w:ins w:id="234" w:author="Alexander Waters" w:date="2022-06-22T15:45:00Z"/>
            </w:rPr>
          </w:rPrChange>
        </w:rPr>
        <w:pPrChange w:id="235" w:author="Alexander Waters" w:date="2022-07-07T15:15:00Z">
          <w:pPr>
            <w:pStyle w:val="ListParagraph"/>
            <w:numPr>
              <w:ilvl w:val="1"/>
              <w:numId w:val="8"/>
            </w:numPr>
            <w:ind w:left="1440" w:hanging="720"/>
          </w:pPr>
        </w:pPrChange>
      </w:pPr>
      <w:ins w:id="236" w:author="Alexander Waters" w:date="2022-07-07T15:15:00Z">
        <w:r w:rsidRPr="00AD36D5">
          <w:rPr>
            <w:rFonts w:ascii="Cambria" w:eastAsia="Times New Roman" w:hAnsi="Cambria" w:cs="Arial"/>
            <w:b/>
          </w:rPr>
          <w:t>Subject Matter Expert (SME):</w:t>
        </w:r>
        <w:r w:rsidRPr="00AD36D5">
          <w:rPr>
            <w:rFonts w:ascii="Cambria" w:eastAsia="Times New Roman" w:hAnsi="Cambria" w:cs="Arial"/>
          </w:rPr>
          <w:t xml:space="preserve"> </w:t>
        </w:r>
        <w:r w:rsidRPr="00AD36D5">
          <w:rPr>
            <w:rFonts w:ascii="Cambria" w:eastAsia="Times New Roman" w:hAnsi="Cambria" w:cs="Times New Roman"/>
          </w:rPr>
          <w:t>These are individuals who provide authority in a particular area. These individuals will respond to investigator’s questions pertaining to specific areas when requested. The head of each department, or his/her designee, shall serve as the subject matter expert for the department. Each expert mu</w:t>
        </w:r>
        <w:r>
          <w:rPr>
            <w:rFonts w:ascii="Cambria" w:eastAsia="Times New Roman" w:hAnsi="Cambria" w:cs="Times New Roman"/>
          </w:rPr>
          <w:t>st</w:t>
        </w:r>
        <w:r w:rsidRPr="00AD36D5">
          <w:rPr>
            <w:rFonts w:ascii="Cambria" w:eastAsia="Times New Roman" w:hAnsi="Cambria" w:cs="Times New Roman"/>
          </w:rPr>
          <w:t xml:space="preserve"> understand the expectations associated with participation and availability during a regulatory inspection</w:t>
        </w:r>
        <w:r w:rsidRPr="00AD36D5">
          <w:rPr>
            <w:rFonts w:ascii="Cambria" w:eastAsia="Times New Roman" w:hAnsi="Cambria" w:cs="Arial"/>
          </w:rPr>
          <w:t>.</w:t>
        </w:r>
      </w:ins>
    </w:p>
    <w:p w14:paraId="53E1FC9D" w14:textId="77777777" w:rsidR="00801D23" w:rsidRPr="00AD69F6" w:rsidRDefault="00801D23" w:rsidP="00801D23">
      <w:pPr>
        <w:pStyle w:val="ListParagraph"/>
        <w:numPr>
          <w:ilvl w:val="1"/>
          <w:numId w:val="8"/>
        </w:numPr>
        <w:rPr>
          <w:ins w:id="237" w:author="Alexander Waters" w:date="2022-06-22T15:45:00Z"/>
          <w:rFonts w:ascii="Cambria" w:hAnsi="Cambria" w:cs="Arial"/>
        </w:rPr>
      </w:pPr>
      <w:ins w:id="238" w:author="Alexander Waters" w:date="2022-06-22T15:45:00Z">
        <w:r w:rsidRPr="00AD69F6">
          <w:rPr>
            <w:rFonts w:ascii="Cambria" w:hAnsi="Cambria" w:cs="Arial"/>
            <w:b/>
          </w:rPr>
          <w:t xml:space="preserve">Validation/Study Leader: </w:t>
        </w:r>
        <w:r w:rsidRPr="00AD69F6">
          <w:rPr>
            <w:rFonts w:ascii="Cambria" w:hAnsi="Cambria" w:cs="Arial"/>
          </w:rPr>
          <w:t xml:space="preserve">The individual who has the responsibility and authority over the operation of the equipment or process being validated. </w:t>
        </w:r>
      </w:ins>
    </w:p>
    <w:p w14:paraId="3E255B5E" w14:textId="72F2B5B4" w:rsidR="00ED185D" w:rsidRDefault="00801D23">
      <w:pPr>
        <w:pStyle w:val="ListParagraph"/>
        <w:numPr>
          <w:ilvl w:val="1"/>
          <w:numId w:val="8"/>
        </w:numPr>
        <w:rPr>
          <w:ins w:id="239" w:author="Alexander Waters" w:date="2022-07-06T14:05:00Z"/>
          <w:rFonts w:ascii="Cambria" w:hAnsi="Cambria" w:cs="Arial"/>
        </w:rPr>
      </w:pPr>
      <w:ins w:id="240" w:author="Alexander Waters" w:date="2022-06-22T15:45:00Z">
        <w:r w:rsidRPr="00AD69F6">
          <w:rPr>
            <w:rFonts w:ascii="Cambria" w:hAnsi="Cambria" w:cs="Arial"/>
            <w:b/>
          </w:rPr>
          <w:t xml:space="preserve">Verification: </w:t>
        </w:r>
        <w:r w:rsidRPr="00AD69F6">
          <w:rPr>
            <w:rFonts w:ascii="Cambria" w:hAnsi="Cambria" w:cs="Arial"/>
          </w:rPr>
          <w:t>Confirmation by examination with a provision of documented evidence that a specific requirement has been fulfilled.</w:t>
        </w:r>
      </w:ins>
    </w:p>
    <w:p w14:paraId="4064B7FA" w14:textId="5819C3E6" w:rsidR="00E560F5" w:rsidRPr="00ED185D" w:rsidRDefault="00ED185D">
      <w:pPr>
        <w:rPr>
          <w:rFonts w:ascii="Cambria" w:hAnsi="Cambria" w:cs="Arial"/>
          <w:rPrChange w:id="241" w:author="Alexander Waters" w:date="2022-07-06T14:05:00Z">
            <w:rPr/>
          </w:rPrChange>
        </w:rPr>
        <w:pPrChange w:id="242" w:author="Alexander Waters" w:date="2022-07-06T14:05:00Z">
          <w:pPr>
            <w:pStyle w:val="ListParagraph"/>
            <w:numPr>
              <w:numId w:val="8"/>
            </w:numPr>
            <w:ind w:hanging="720"/>
          </w:pPr>
        </w:pPrChange>
      </w:pPr>
      <w:ins w:id="243" w:author="Alexander Waters" w:date="2022-07-06T14:05:00Z">
        <w:r>
          <w:rPr>
            <w:rFonts w:ascii="Cambria" w:hAnsi="Cambria" w:cs="Arial"/>
          </w:rPr>
          <w:br w:type="page"/>
        </w:r>
      </w:ins>
    </w:p>
    <w:p w14:paraId="2D26E4B5" w14:textId="1089E637" w:rsidR="00B23B67" w:rsidRPr="00977D5F" w:rsidDel="00E560F5" w:rsidRDefault="006D0F26" w:rsidP="00977D5F">
      <w:pPr>
        <w:pStyle w:val="ListParagraph"/>
        <w:numPr>
          <w:ilvl w:val="1"/>
          <w:numId w:val="8"/>
        </w:numPr>
        <w:rPr>
          <w:del w:id="244" w:author="Alexander Waters" w:date="2022-06-22T15:45:00Z"/>
          <w:rFonts w:ascii="Cambria" w:hAnsi="Cambria" w:cs="Arial"/>
        </w:rPr>
      </w:pPr>
      <w:del w:id="245" w:author="Alexander Waters" w:date="2022-06-22T15:45:00Z">
        <w:r w:rsidRPr="00977D5F" w:rsidDel="00E560F5">
          <w:rPr>
            <w:rFonts w:ascii="Cambria" w:hAnsi="Cambria" w:cs="Arial"/>
            <w:b/>
          </w:rPr>
          <w:lastRenderedPageBreak/>
          <w:delText>Acceptance Criteria</w:delText>
        </w:r>
        <w:r w:rsidR="00B23B67" w:rsidRPr="00977D5F" w:rsidDel="00E560F5">
          <w:rPr>
            <w:rFonts w:ascii="Cambria" w:hAnsi="Cambria" w:cs="Arial"/>
            <w:b/>
          </w:rPr>
          <w:delText>:</w:delText>
        </w:r>
        <w:r w:rsidRPr="00977D5F" w:rsidDel="00E560F5">
          <w:rPr>
            <w:rFonts w:ascii="Cambria" w:hAnsi="Cambria" w:cs="Arial"/>
          </w:rPr>
          <w:delText xml:space="preserve">  Pre-determined requirements upon which pass/fail decisions are based.  Acceptance criteria are specific and measureable</w:delText>
        </w:r>
        <w:r w:rsidR="00B23B67" w:rsidRPr="00977D5F" w:rsidDel="00E560F5">
          <w:rPr>
            <w:rFonts w:ascii="Cambria" w:hAnsi="Cambria" w:cs="Arial"/>
          </w:rPr>
          <w:delText xml:space="preserve">. </w:delText>
        </w:r>
      </w:del>
    </w:p>
    <w:p w14:paraId="2D5597C5" w14:textId="750332F5" w:rsidR="00FF4455" w:rsidRPr="00977D5F" w:rsidDel="00E560F5" w:rsidRDefault="006D0F26" w:rsidP="00977D5F">
      <w:pPr>
        <w:pStyle w:val="ListParagraph"/>
        <w:numPr>
          <w:ilvl w:val="1"/>
          <w:numId w:val="8"/>
        </w:numPr>
        <w:rPr>
          <w:del w:id="246" w:author="Alexander Waters" w:date="2022-06-22T15:45:00Z"/>
          <w:rFonts w:ascii="Cambria" w:hAnsi="Cambria" w:cs="Arial"/>
        </w:rPr>
      </w:pPr>
      <w:del w:id="247" w:author="Alexander Waters" w:date="2022-06-22T15:45:00Z">
        <w:r w:rsidRPr="00977D5F" w:rsidDel="00E560F5">
          <w:rPr>
            <w:rFonts w:ascii="Cambria" w:hAnsi="Cambria" w:cs="Arial"/>
            <w:b/>
          </w:rPr>
          <w:delText>Critical to Quality</w:delText>
        </w:r>
        <w:r w:rsidR="00FF4455" w:rsidRPr="00977D5F" w:rsidDel="00E560F5">
          <w:rPr>
            <w:rFonts w:ascii="Cambria" w:hAnsi="Cambria" w:cs="Arial"/>
            <w:b/>
          </w:rPr>
          <w:delText xml:space="preserve">:  </w:delText>
        </w:r>
        <w:r w:rsidRPr="00977D5F" w:rsidDel="00E560F5">
          <w:rPr>
            <w:rFonts w:ascii="Cambria" w:hAnsi="Cambria" w:cs="Arial"/>
          </w:rPr>
          <w:delText>Attribute of a part, assembly, sub-assembly, product or process that has direct and significant impact on its actual or perceived quality to the customer or end user</w:delText>
        </w:r>
        <w:r w:rsidR="00FF4455" w:rsidRPr="00977D5F" w:rsidDel="00E560F5">
          <w:rPr>
            <w:rFonts w:ascii="Cambria" w:hAnsi="Cambria" w:cs="Arial"/>
          </w:rPr>
          <w:delText xml:space="preserve">. </w:delText>
        </w:r>
      </w:del>
    </w:p>
    <w:p w14:paraId="24ED5BAB" w14:textId="04CCA843" w:rsidR="00FF4455" w:rsidRPr="00977D5F" w:rsidDel="00E560F5" w:rsidRDefault="006D0F26" w:rsidP="00977D5F">
      <w:pPr>
        <w:pStyle w:val="ListParagraph"/>
        <w:numPr>
          <w:ilvl w:val="1"/>
          <w:numId w:val="8"/>
        </w:numPr>
        <w:rPr>
          <w:del w:id="248" w:author="Alexander Waters" w:date="2022-06-22T15:45:00Z"/>
          <w:rFonts w:ascii="Cambria" w:hAnsi="Cambria" w:cs="Arial"/>
        </w:rPr>
      </w:pPr>
      <w:del w:id="249" w:author="Alexander Waters" w:date="2022-06-22T15:45:00Z">
        <w:r w:rsidRPr="00977D5F" w:rsidDel="00E560F5">
          <w:rPr>
            <w:rFonts w:ascii="Cambria" w:hAnsi="Cambria" w:cs="Arial"/>
            <w:b/>
          </w:rPr>
          <w:delText>Deviation</w:delText>
        </w:r>
        <w:r w:rsidR="00FF4455" w:rsidRPr="00977D5F" w:rsidDel="00E560F5">
          <w:rPr>
            <w:rFonts w:ascii="Cambria" w:hAnsi="Cambria" w:cs="Arial"/>
            <w:b/>
          </w:rPr>
          <w:delText xml:space="preserve">:  </w:delText>
        </w:r>
        <w:r w:rsidR="00FF4455" w:rsidRPr="00977D5F" w:rsidDel="00E560F5">
          <w:rPr>
            <w:rFonts w:ascii="Cambria" w:hAnsi="Cambria" w:cs="Arial"/>
          </w:rPr>
          <w:delText xml:space="preserve">The </w:delText>
        </w:r>
        <w:r w:rsidRPr="00977D5F" w:rsidDel="00E560F5">
          <w:rPr>
            <w:rFonts w:ascii="Cambria" w:hAnsi="Cambria" w:cs="Arial"/>
          </w:rPr>
          <w:delText>action of departing from an established method, procedure, or acceptance criteria</w:delText>
        </w:r>
        <w:r w:rsidR="00FF4455" w:rsidRPr="00977D5F" w:rsidDel="00E560F5">
          <w:rPr>
            <w:rFonts w:ascii="Cambria" w:hAnsi="Cambria" w:cs="Arial"/>
          </w:rPr>
          <w:delText>.</w:delText>
        </w:r>
      </w:del>
    </w:p>
    <w:p w14:paraId="59F6E585" w14:textId="7EB35BFA" w:rsidR="00FF4455" w:rsidRPr="00977D5F" w:rsidDel="00E560F5" w:rsidRDefault="00904F75" w:rsidP="00977D5F">
      <w:pPr>
        <w:pStyle w:val="ListParagraph"/>
        <w:numPr>
          <w:ilvl w:val="1"/>
          <w:numId w:val="8"/>
        </w:numPr>
        <w:rPr>
          <w:del w:id="250" w:author="Alexander Waters" w:date="2022-06-22T15:45:00Z"/>
          <w:rFonts w:ascii="Cambria" w:hAnsi="Cambria" w:cs="Arial"/>
        </w:rPr>
      </w:pPr>
      <w:del w:id="251" w:author="Alexander Waters" w:date="2022-06-22T15:45:00Z">
        <w:r w:rsidRPr="00977D5F" w:rsidDel="00E560F5">
          <w:rPr>
            <w:rFonts w:ascii="Cambria" w:hAnsi="Cambria" w:cs="Arial"/>
            <w:b/>
          </w:rPr>
          <w:delText>LSL</w:delText>
        </w:r>
        <w:r w:rsidR="00FF4455" w:rsidRPr="00977D5F" w:rsidDel="00E560F5">
          <w:rPr>
            <w:rFonts w:ascii="Cambria" w:hAnsi="Cambria" w:cs="Arial"/>
            <w:b/>
          </w:rPr>
          <w:delText>:</w:delText>
        </w:r>
        <w:r w:rsidR="00FF4455" w:rsidRPr="00977D5F" w:rsidDel="00E560F5">
          <w:rPr>
            <w:rFonts w:ascii="Cambria" w:hAnsi="Cambria" w:cs="Arial"/>
          </w:rPr>
          <w:delText xml:space="preserve">  </w:delText>
        </w:r>
        <w:r w:rsidRPr="00977D5F" w:rsidDel="00E560F5">
          <w:rPr>
            <w:rFonts w:ascii="Cambria" w:hAnsi="Cambria" w:cs="Arial"/>
          </w:rPr>
          <w:delText>Lower Specification Limit; used to determine process capability</w:delText>
        </w:r>
        <w:r w:rsidR="006D0F26" w:rsidRPr="00977D5F" w:rsidDel="00E560F5">
          <w:rPr>
            <w:rFonts w:ascii="Cambria" w:hAnsi="Cambria" w:cs="Arial"/>
          </w:rPr>
          <w:delText xml:space="preserve">. </w:delText>
        </w:r>
      </w:del>
    </w:p>
    <w:p w14:paraId="0E8A54A5" w14:textId="3132B2FD" w:rsidR="00904F75" w:rsidRPr="00977D5F" w:rsidDel="00E560F5" w:rsidRDefault="00904F75" w:rsidP="00977D5F">
      <w:pPr>
        <w:pStyle w:val="ListParagraph"/>
        <w:numPr>
          <w:ilvl w:val="1"/>
          <w:numId w:val="8"/>
        </w:numPr>
        <w:rPr>
          <w:del w:id="252" w:author="Alexander Waters" w:date="2022-06-22T15:45:00Z"/>
          <w:rFonts w:ascii="Cambria" w:hAnsi="Cambria" w:cs="Arial"/>
        </w:rPr>
      </w:pPr>
      <w:del w:id="253" w:author="Alexander Waters" w:date="2022-06-22T15:45:00Z">
        <w:r w:rsidRPr="00977D5F" w:rsidDel="00E560F5">
          <w:rPr>
            <w:rFonts w:ascii="Cambria" w:hAnsi="Cambria" w:cs="Arial"/>
            <w:b/>
          </w:rPr>
          <w:delText xml:space="preserve">Normal Distribution:  </w:delText>
        </w:r>
        <w:r w:rsidRPr="00977D5F" w:rsidDel="00E560F5">
          <w:rPr>
            <w:rFonts w:ascii="Cambria" w:hAnsi="Cambria" w:cs="Arial"/>
          </w:rPr>
          <w:delText>A function that represents the distribution of many random variables as a symmetrical, bell-shaped graph.</w:delText>
        </w:r>
      </w:del>
    </w:p>
    <w:p w14:paraId="50BA71D3" w14:textId="46B10D0D" w:rsidR="00904F75" w:rsidRPr="00977D5F" w:rsidDel="00E560F5" w:rsidRDefault="00904F75" w:rsidP="00977D5F">
      <w:pPr>
        <w:pStyle w:val="ListParagraph"/>
        <w:numPr>
          <w:ilvl w:val="1"/>
          <w:numId w:val="8"/>
        </w:numPr>
        <w:rPr>
          <w:del w:id="254" w:author="Alexander Waters" w:date="2022-06-22T15:45:00Z"/>
          <w:rFonts w:ascii="Cambria" w:hAnsi="Cambria" w:cs="Arial"/>
        </w:rPr>
      </w:pPr>
      <w:del w:id="255" w:author="Alexander Waters" w:date="2022-06-22T15:45:00Z">
        <w:r w:rsidRPr="00977D5F" w:rsidDel="00E560F5">
          <w:rPr>
            <w:rFonts w:ascii="Cambria" w:hAnsi="Cambria" w:cs="Arial"/>
            <w:b/>
          </w:rPr>
          <w:delText xml:space="preserve">Operational Qualification:  </w:delText>
        </w:r>
        <w:r w:rsidRPr="00977D5F" w:rsidDel="00E560F5">
          <w:rPr>
            <w:rFonts w:ascii="Cambria" w:hAnsi="Cambria" w:cs="Arial"/>
          </w:rPr>
          <w:delText xml:space="preserve">Establishing by objective evidence the process control limits and action levels which result in a product that meets predetermined requirements.  </w:delText>
        </w:r>
      </w:del>
    </w:p>
    <w:p w14:paraId="31B785D9" w14:textId="4A2A7C26" w:rsidR="00904F75" w:rsidRPr="00977D5F" w:rsidDel="00E560F5" w:rsidRDefault="00904F75" w:rsidP="00977D5F">
      <w:pPr>
        <w:pStyle w:val="ListParagraph"/>
        <w:numPr>
          <w:ilvl w:val="1"/>
          <w:numId w:val="8"/>
        </w:numPr>
        <w:rPr>
          <w:del w:id="256" w:author="Alexander Waters" w:date="2022-06-22T15:45:00Z"/>
          <w:rFonts w:ascii="Cambria" w:hAnsi="Cambria" w:cs="Arial"/>
        </w:rPr>
      </w:pPr>
      <w:del w:id="257" w:author="Alexander Waters" w:date="2022-06-22T15:45:00Z">
        <w:r w:rsidRPr="00977D5F" w:rsidDel="00E560F5">
          <w:rPr>
            <w:rFonts w:ascii="Cambria" w:hAnsi="Cambria" w:cs="Arial"/>
            <w:b/>
          </w:rPr>
          <w:delText>PpK/CpK:</w:delText>
        </w:r>
        <w:r w:rsidRPr="00977D5F" w:rsidDel="00E560F5">
          <w:rPr>
            <w:rFonts w:ascii="Cambria" w:hAnsi="Cambria" w:cs="Arial"/>
          </w:rPr>
          <w:delText xml:space="preserve">  Process capability; an estimate of the process capability of a process during its initial set-up before it has been brought into a state of statistical control. </w:delText>
        </w:r>
      </w:del>
    </w:p>
    <w:p w14:paraId="7F9083DB" w14:textId="79C81F34" w:rsidR="00367670" w:rsidRPr="00977D5F" w:rsidDel="00E560F5" w:rsidRDefault="006D0F26" w:rsidP="00977D5F">
      <w:pPr>
        <w:pStyle w:val="ListParagraph"/>
        <w:numPr>
          <w:ilvl w:val="1"/>
          <w:numId w:val="8"/>
        </w:numPr>
        <w:rPr>
          <w:del w:id="258" w:author="Alexander Waters" w:date="2022-06-22T15:45:00Z"/>
          <w:rFonts w:ascii="Cambria" w:hAnsi="Cambria" w:cs="Arial"/>
        </w:rPr>
      </w:pPr>
      <w:del w:id="259" w:author="Alexander Waters" w:date="2022-06-22T15:45:00Z">
        <w:r w:rsidRPr="00977D5F" w:rsidDel="00E560F5">
          <w:rPr>
            <w:rFonts w:ascii="Cambria" w:hAnsi="Cambria" w:cs="Arial"/>
            <w:b/>
          </w:rPr>
          <w:delText>Process Validation</w:delText>
        </w:r>
        <w:r w:rsidR="00046D4B" w:rsidRPr="00977D5F" w:rsidDel="00E560F5">
          <w:rPr>
            <w:rFonts w:ascii="Cambria" w:hAnsi="Cambria" w:cs="Arial"/>
            <w:b/>
          </w:rPr>
          <w:delText>:</w:delText>
        </w:r>
        <w:r w:rsidR="00B23B67" w:rsidRPr="00977D5F" w:rsidDel="00E560F5">
          <w:rPr>
            <w:rFonts w:ascii="Cambria" w:hAnsi="Cambria" w:cs="Arial"/>
            <w:b/>
          </w:rPr>
          <w:delText xml:space="preserve">  </w:delText>
        </w:r>
        <w:r w:rsidR="00697F60" w:rsidDel="00E560F5">
          <w:rPr>
            <w:rFonts w:ascii="Cambria" w:hAnsi="Cambria" w:cs="Arial"/>
          </w:rPr>
          <w:delText>Establishing by objective evidence that the output of a process consistently meets predetermined specification.</w:delText>
        </w:r>
      </w:del>
    </w:p>
    <w:p w14:paraId="20911354" w14:textId="37E5FB60" w:rsidR="00367670" w:rsidRPr="00977D5F" w:rsidDel="00E560F5" w:rsidRDefault="006D0F26" w:rsidP="00977D5F">
      <w:pPr>
        <w:pStyle w:val="ListParagraph"/>
        <w:numPr>
          <w:ilvl w:val="1"/>
          <w:numId w:val="8"/>
        </w:numPr>
        <w:rPr>
          <w:del w:id="260" w:author="Alexander Waters" w:date="2022-06-22T15:45:00Z"/>
          <w:rFonts w:ascii="Cambria" w:hAnsi="Cambria" w:cs="Arial"/>
        </w:rPr>
      </w:pPr>
      <w:del w:id="261" w:author="Alexander Waters" w:date="2022-06-22T15:45:00Z">
        <w:r w:rsidRPr="00977D5F" w:rsidDel="00E560F5">
          <w:rPr>
            <w:rFonts w:ascii="Cambria" w:hAnsi="Cambria" w:cs="Arial"/>
            <w:b/>
          </w:rPr>
          <w:delText xml:space="preserve">Protocol:  </w:delText>
        </w:r>
        <w:r w:rsidR="00367670" w:rsidRPr="00977D5F" w:rsidDel="00E560F5">
          <w:rPr>
            <w:rFonts w:ascii="Cambria" w:hAnsi="Cambria" w:cs="Arial"/>
          </w:rPr>
          <w:delText xml:space="preserve">A pre-approved and prospective document that states the requirements and procedures for conducting a validation.  </w:delText>
        </w:r>
      </w:del>
    </w:p>
    <w:p w14:paraId="55A38832" w14:textId="6141BFA6" w:rsidR="00904F75" w:rsidRPr="00977D5F" w:rsidDel="00E560F5" w:rsidRDefault="00904F75" w:rsidP="00977D5F">
      <w:pPr>
        <w:pStyle w:val="ListParagraph"/>
        <w:numPr>
          <w:ilvl w:val="1"/>
          <w:numId w:val="8"/>
        </w:numPr>
        <w:rPr>
          <w:del w:id="262" w:author="Alexander Waters" w:date="2022-06-22T15:45:00Z"/>
          <w:rFonts w:ascii="Cambria" w:hAnsi="Cambria" w:cs="Arial"/>
        </w:rPr>
      </w:pPr>
      <w:del w:id="263" w:author="Alexander Waters" w:date="2022-06-22T15:45:00Z">
        <w:r w:rsidRPr="00977D5F" w:rsidDel="00E560F5">
          <w:rPr>
            <w:rFonts w:ascii="Cambria" w:hAnsi="Cambria" w:cs="Arial"/>
            <w:b/>
          </w:rPr>
          <w:delText xml:space="preserve">USL:  </w:delText>
        </w:r>
        <w:r w:rsidRPr="00977D5F" w:rsidDel="00E560F5">
          <w:rPr>
            <w:rFonts w:ascii="Cambria" w:hAnsi="Cambria" w:cs="Arial"/>
          </w:rPr>
          <w:delText>Upper specification limit; used in determining process capability.</w:delText>
        </w:r>
      </w:del>
    </w:p>
    <w:p w14:paraId="21E82651" w14:textId="09A44BB9" w:rsidR="00367670" w:rsidRPr="00977D5F" w:rsidDel="00E560F5" w:rsidRDefault="00367670" w:rsidP="00977D5F">
      <w:pPr>
        <w:pStyle w:val="ListParagraph"/>
        <w:numPr>
          <w:ilvl w:val="1"/>
          <w:numId w:val="8"/>
        </w:numPr>
        <w:rPr>
          <w:del w:id="264" w:author="Alexander Waters" w:date="2022-06-22T15:45:00Z"/>
          <w:rFonts w:ascii="Cambria" w:hAnsi="Cambria" w:cs="Arial"/>
        </w:rPr>
      </w:pPr>
      <w:del w:id="265" w:author="Alexander Waters" w:date="2022-06-22T15:45:00Z">
        <w:r w:rsidRPr="00977D5F" w:rsidDel="00E560F5">
          <w:rPr>
            <w:rFonts w:ascii="Cambria" w:hAnsi="Cambria" w:cs="Arial"/>
            <w:b/>
          </w:rPr>
          <w:delText>Validation/Study</w:delText>
        </w:r>
        <w:r w:rsidR="006D0F26" w:rsidRPr="00977D5F" w:rsidDel="00E560F5">
          <w:rPr>
            <w:rFonts w:ascii="Cambria" w:hAnsi="Cambria" w:cs="Arial"/>
            <w:b/>
          </w:rPr>
          <w:delText xml:space="preserve"> Leader:</w:delText>
        </w:r>
        <w:r w:rsidRPr="00977D5F" w:rsidDel="00E560F5">
          <w:rPr>
            <w:rFonts w:ascii="Cambria" w:hAnsi="Cambria" w:cs="Arial"/>
            <w:b/>
          </w:rPr>
          <w:delText xml:space="preserve"> </w:delText>
        </w:r>
        <w:r w:rsidRPr="00977D5F" w:rsidDel="00E560F5">
          <w:rPr>
            <w:rFonts w:ascii="Cambria" w:hAnsi="Cambria" w:cs="Arial"/>
          </w:rPr>
          <w:delText xml:space="preserve">The individual who has the responsibility and authority over the operation of the equipment or process being validated. </w:delText>
        </w:r>
      </w:del>
    </w:p>
    <w:p w14:paraId="6353DB01" w14:textId="70063F7D" w:rsidR="00367670" w:rsidRPr="00977D5F" w:rsidDel="00E560F5" w:rsidRDefault="006D0F26" w:rsidP="00977D5F">
      <w:pPr>
        <w:pStyle w:val="ListParagraph"/>
        <w:numPr>
          <w:ilvl w:val="1"/>
          <w:numId w:val="8"/>
        </w:numPr>
        <w:rPr>
          <w:del w:id="266" w:author="Alexander Waters" w:date="2022-06-22T15:45:00Z"/>
          <w:rFonts w:ascii="Cambria" w:hAnsi="Cambria" w:cs="Arial"/>
        </w:rPr>
      </w:pPr>
      <w:del w:id="267" w:author="Alexander Waters" w:date="2022-06-22T15:45:00Z">
        <w:r w:rsidRPr="00977D5F" w:rsidDel="00E560F5">
          <w:rPr>
            <w:rFonts w:ascii="Cambria" w:hAnsi="Cambria" w:cs="Arial"/>
            <w:b/>
          </w:rPr>
          <w:delText xml:space="preserve">Verification:  </w:delText>
        </w:r>
        <w:r w:rsidR="00367670" w:rsidRPr="00977D5F" w:rsidDel="00E560F5">
          <w:rPr>
            <w:rFonts w:ascii="Cambria" w:hAnsi="Cambria" w:cs="Arial"/>
          </w:rPr>
          <w:delText>Confirmation by examination with a provision of documented evidence that a specific requirement has been fulfilled.</w:delText>
        </w:r>
      </w:del>
    </w:p>
    <w:p w14:paraId="5E66907A" w14:textId="53A2D1C2" w:rsidR="00CC39B8" w:rsidRDefault="008B1505" w:rsidP="00977D5F">
      <w:pPr>
        <w:pStyle w:val="ListParagraph"/>
        <w:numPr>
          <w:ilvl w:val="0"/>
          <w:numId w:val="8"/>
        </w:numPr>
        <w:rPr>
          <w:ins w:id="268" w:author="Alexander Waters" w:date="2022-07-06T14:05:00Z"/>
          <w:rFonts w:ascii="Cambria" w:hAnsi="Cambria" w:cs="Arial"/>
          <w:b/>
          <w:u w:val="single"/>
        </w:rPr>
      </w:pPr>
      <w:r w:rsidRPr="00977D5F">
        <w:rPr>
          <w:rFonts w:ascii="Cambria" w:hAnsi="Cambria" w:cs="Arial"/>
          <w:b/>
          <w:u w:val="single"/>
        </w:rPr>
        <w:t>RESPONSIBILITIES</w:t>
      </w:r>
    </w:p>
    <w:tbl>
      <w:tblPr>
        <w:tblStyle w:val="TableGrid111"/>
        <w:tblW w:w="5000" w:type="pct"/>
        <w:jc w:val="center"/>
        <w:tblLook w:val="04A0" w:firstRow="1" w:lastRow="0" w:firstColumn="1" w:lastColumn="0" w:noHBand="0" w:noVBand="1"/>
      </w:tblPr>
      <w:tblGrid>
        <w:gridCol w:w="2318"/>
        <w:gridCol w:w="1497"/>
        <w:gridCol w:w="2304"/>
        <w:gridCol w:w="683"/>
        <w:gridCol w:w="638"/>
        <w:gridCol w:w="638"/>
        <w:gridCol w:w="638"/>
        <w:gridCol w:w="634"/>
      </w:tblGrid>
      <w:tr w:rsidR="00356054" w:rsidRPr="00E42C07" w14:paraId="2D4CCA7E" w14:textId="77777777" w:rsidTr="00813645">
        <w:trPr>
          <w:cantSplit/>
          <w:trHeight w:val="3644"/>
          <w:jc w:val="center"/>
          <w:ins w:id="269" w:author="Alexander Waters" w:date="2022-07-06T14:05:00Z"/>
        </w:trPr>
        <w:tc>
          <w:tcPr>
            <w:tcW w:w="1240" w:type="pct"/>
            <w:textDirection w:val="btLr"/>
            <w:vAlign w:val="center"/>
          </w:tcPr>
          <w:p w14:paraId="5A30EF95" w14:textId="77777777" w:rsidR="00356054" w:rsidRPr="003437C5" w:rsidRDefault="00356054" w:rsidP="00813645">
            <w:pPr>
              <w:ind w:left="113" w:right="113"/>
              <w:jc w:val="center"/>
              <w:rPr>
                <w:ins w:id="270" w:author="Alexander Waters" w:date="2022-07-06T14:05:00Z"/>
                <w:rFonts w:ascii="Cambria" w:hAnsi="Cambria"/>
                <w:b/>
              </w:rPr>
            </w:pPr>
            <w:ins w:id="271" w:author="Alexander Waters" w:date="2022-07-06T14:05:00Z">
              <w:r w:rsidRPr="003437C5">
                <w:rPr>
                  <w:rFonts w:ascii="Cambria" w:hAnsi="Cambria"/>
                  <w:b/>
                </w:rPr>
                <w:t>Function</w:t>
              </w:r>
            </w:ins>
          </w:p>
        </w:tc>
        <w:tc>
          <w:tcPr>
            <w:tcW w:w="801" w:type="pct"/>
            <w:textDirection w:val="btLr"/>
            <w:vAlign w:val="center"/>
          </w:tcPr>
          <w:p w14:paraId="22641460" w14:textId="77777777" w:rsidR="00356054" w:rsidRPr="003437C5" w:rsidRDefault="00356054" w:rsidP="00813645">
            <w:pPr>
              <w:ind w:left="113" w:right="113"/>
              <w:jc w:val="center"/>
              <w:rPr>
                <w:ins w:id="272" w:author="Alexander Waters" w:date="2022-07-06T14:05:00Z"/>
                <w:rFonts w:ascii="Cambria" w:hAnsi="Cambria"/>
                <w:b/>
              </w:rPr>
            </w:pPr>
            <w:ins w:id="273" w:author="Alexander Waters" w:date="2022-07-06T14:05:00Z">
              <w:r w:rsidRPr="003437C5">
                <w:rPr>
                  <w:rFonts w:ascii="Cambria" w:hAnsi="Cambria"/>
                  <w:b/>
                </w:rPr>
                <w:t>Name</w:t>
              </w:r>
            </w:ins>
          </w:p>
        </w:tc>
        <w:tc>
          <w:tcPr>
            <w:tcW w:w="1232" w:type="pct"/>
            <w:textDirection w:val="btLr"/>
            <w:vAlign w:val="center"/>
          </w:tcPr>
          <w:p w14:paraId="746E7A44" w14:textId="77777777" w:rsidR="00356054" w:rsidRPr="003437C5" w:rsidRDefault="00356054" w:rsidP="00813645">
            <w:pPr>
              <w:ind w:left="113" w:right="113"/>
              <w:jc w:val="center"/>
              <w:rPr>
                <w:ins w:id="274" w:author="Alexander Waters" w:date="2022-07-06T14:05:00Z"/>
                <w:rFonts w:ascii="Cambria" w:hAnsi="Cambria"/>
                <w:b/>
              </w:rPr>
            </w:pPr>
            <w:ins w:id="275" w:author="Alexander Waters" w:date="2022-07-06T14:05:00Z">
              <w:r w:rsidRPr="003437C5">
                <w:rPr>
                  <w:rFonts w:ascii="Cambria" w:hAnsi="Cambria"/>
                  <w:b/>
                </w:rPr>
                <w:t>Title</w:t>
              </w:r>
            </w:ins>
          </w:p>
        </w:tc>
        <w:tc>
          <w:tcPr>
            <w:tcW w:w="365" w:type="pct"/>
            <w:textDirection w:val="btLr"/>
            <w:vAlign w:val="center"/>
          </w:tcPr>
          <w:p w14:paraId="4D558946" w14:textId="77777777" w:rsidR="00356054" w:rsidRPr="003437C5" w:rsidRDefault="00356054" w:rsidP="00813645">
            <w:pPr>
              <w:ind w:left="113" w:right="113"/>
              <w:jc w:val="center"/>
              <w:rPr>
                <w:ins w:id="276" w:author="Alexander Waters" w:date="2022-07-06T14:05:00Z"/>
                <w:rFonts w:ascii="Cambria" w:hAnsi="Cambria"/>
                <w:b/>
              </w:rPr>
            </w:pPr>
            <w:ins w:id="277" w:author="Alexander Waters" w:date="2022-07-06T14:05:00Z">
              <w:r w:rsidRPr="003437C5">
                <w:rPr>
                  <w:rFonts w:ascii="Cambria" w:hAnsi="Cambria"/>
                  <w:b/>
                </w:rPr>
                <w:t>Develop</w:t>
              </w:r>
              <w:r>
                <w:rPr>
                  <w:rFonts w:ascii="Cambria" w:hAnsi="Cambria"/>
                  <w:b/>
                </w:rPr>
                <w:t xml:space="preserve">, </w:t>
              </w:r>
              <w:r w:rsidRPr="003437C5">
                <w:rPr>
                  <w:rFonts w:ascii="Cambria" w:hAnsi="Cambria"/>
                  <w:b/>
                </w:rPr>
                <w:t>Author</w:t>
              </w:r>
              <w:r>
                <w:rPr>
                  <w:rFonts w:ascii="Cambria" w:hAnsi="Cambria"/>
                  <w:b/>
                </w:rPr>
                <w:t>, and Pre-Approve</w:t>
              </w:r>
              <w:r w:rsidRPr="003437C5">
                <w:rPr>
                  <w:rFonts w:ascii="Cambria" w:hAnsi="Cambria"/>
                  <w:b/>
                </w:rPr>
                <w:t xml:space="preserve"> VP-00133 and VP-00153</w:t>
              </w:r>
            </w:ins>
          </w:p>
        </w:tc>
        <w:tc>
          <w:tcPr>
            <w:tcW w:w="341" w:type="pct"/>
            <w:textDirection w:val="btLr"/>
            <w:vAlign w:val="center"/>
          </w:tcPr>
          <w:p w14:paraId="658024F5" w14:textId="77777777" w:rsidR="00356054" w:rsidRPr="003437C5" w:rsidRDefault="00356054" w:rsidP="00813645">
            <w:pPr>
              <w:ind w:left="113" w:right="113"/>
              <w:jc w:val="center"/>
              <w:rPr>
                <w:ins w:id="278" w:author="Alexander Waters" w:date="2022-07-06T14:05:00Z"/>
                <w:rFonts w:ascii="Cambria" w:hAnsi="Cambria"/>
                <w:b/>
              </w:rPr>
            </w:pPr>
            <w:ins w:id="279" w:author="Alexander Waters" w:date="2022-07-06T14:05:00Z">
              <w:r>
                <w:rPr>
                  <w:rFonts w:ascii="Cambria" w:hAnsi="Cambria"/>
                  <w:b/>
                </w:rPr>
                <w:t>Execute, Review and Approve VP-00133 and VP-00153</w:t>
              </w:r>
            </w:ins>
          </w:p>
        </w:tc>
        <w:tc>
          <w:tcPr>
            <w:tcW w:w="341" w:type="pct"/>
            <w:textDirection w:val="btLr"/>
          </w:tcPr>
          <w:p w14:paraId="0016C5BE" w14:textId="77777777" w:rsidR="00356054" w:rsidRDefault="00356054" w:rsidP="00813645">
            <w:pPr>
              <w:ind w:left="113" w:right="113"/>
              <w:jc w:val="center"/>
              <w:rPr>
                <w:ins w:id="280" w:author="Alexander Waters" w:date="2022-07-06T14:05:00Z"/>
                <w:rFonts w:ascii="Cambria" w:hAnsi="Cambria"/>
                <w:b/>
              </w:rPr>
            </w:pPr>
            <w:ins w:id="281" w:author="Alexander Waters" w:date="2022-07-06T14:05:00Z">
              <w:r>
                <w:rPr>
                  <w:rFonts w:ascii="Cambria" w:hAnsi="Cambria"/>
                  <w:b/>
                </w:rPr>
                <w:t>Author Stimlabs Protocols and Reports</w:t>
              </w:r>
            </w:ins>
          </w:p>
        </w:tc>
        <w:tc>
          <w:tcPr>
            <w:tcW w:w="341" w:type="pct"/>
            <w:textDirection w:val="btLr"/>
          </w:tcPr>
          <w:p w14:paraId="04ACAB5F" w14:textId="77777777" w:rsidR="00356054" w:rsidRDefault="00356054" w:rsidP="00813645">
            <w:pPr>
              <w:ind w:left="113" w:right="113"/>
              <w:jc w:val="center"/>
              <w:rPr>
                <w:ins w:id="282" w:author="Alexander Waters" w:date="2022-07-06T14:05:00Z"/>
                <w:rFonts w:ascii="Cambria" w:hAnsi="Cambria"/>
                <w:b/>
              </w:rPr>
            </w:pPr>
            <w:ins w:id="283" w:author="Alexander Waters" w:date="2022-07-06T14:05:00Z">
              <w:r>
                <w:rPr>
                  <w:rFonts w:ascii="Cambria" w:hAnsi="Cambria"/>
                  <w:b/>
                </w:rPr>
                <w:t>Execute Stimlabs Protocols</w:t>
              </w:r>
            </w:ins>
          </w:p>
        </w:tc>
        <w:tc>
          <w:tcPr>
            <w:tcW w:w="339" w:type="pct"/>
            <w:textDirection w:val="btLr"/>
          </w:tcPr>
          <w:p w14:paraId="6F370878" w14:textId="77777777" w:rsidR="00356054" w:rsidRDefault="00356054" w:rsidP="00813645">
            <w:pPr>
              <w:ind w:left="113" w:right="113"/>
              <w:jc w:val="center"/>
              <w:rPr>
                <w:ins w:id="284" w:author="Alexander Waters" w:date="2022-07-06T14:05:00Z"/>
                <w:rFonts w:ascii="Cambria" w:hAnsi="Cambria"/>
                <w:b/>
              </w:rPr>
            </w:pPr>
            <w:ins w:id="285" w:author="Alexander Waters" w:date="2022-07-06T14:05:00Z">
              <w:r>
                <w:rPr>
                  <w:rFonts w:ascii="Cambria" w:hAnsi="Cambria"/>
                  <w:b/>
                </w:rPr>
                <w:t>Review and Approve Stimlabs Protocols and Reports</w:t>
              </w:r>
            </w:ins>
          </w:p>
        </w:tc>
      </w:tr>
      <w:tr w:rsidR="00356054" w:rsidRPr="00E42C07" w14:paraId="6FA6F5F4" w14:textId="77777777" w:rsidTr="00813645">
        <w:trPr>
          <w:trHeight w:val="805"/>
          <w:jc w:val="center"/>
          <w:ins w:id="286" w:author="Alexander Waters" w:date="2022-07-06T14:05:00Z"/>
        </w:trPr>
        <w:tc>
          <w:tcPr>
            <w:tcW w:w="1240" w:type="pct"/>
            <w:vAlign w:val="center"/>
          </w:tcPr>
          <w:p w14:paraId="7600FE97" w14:textId="77777777" w:rsidR="00356054" w:rsidRPr="00E42C07" w:rsidRDefault="00356054" w:rsidP="00813645">
            <w:pPr>
              <w:jc w:val="center"/>
              <w:rPr>
                <w:ins w:id="287" w:author="Alexander Waters" w:date="2022-07-06T14:05:00Z"/>
                <w:rFonts w:ascii="Cambria" w:hAnsi="Cambria"/>
              </w:rPr>
            </w:pPr>
            <w:ins w:id="288" w:author="Alexander Waters" w:date="2022-07-06T14:05:00Z">
              <w:r w:rsidRPr="00E42C07">
                <w:rPr>
                  <w:rFonts w:ascii="Cambria" w:hAnsi="Cambria"/>
                </w:rPr>
                <w:t>Validation/Study Leader</w:t>
              </w:r>
            </w:ins>
          </w:p>
        </w:tc>
        <w:tc>
          <w:tcPr>
            <w:tcW w:w="801" w:type="pct"/>
            <w:vAlign w:val="center"/>
          </w:tcPr>
          <w:p w14:paraId="1F33D740" w14:textId="77777777" w:rsidR="00356054" w:rsidRPr="00E42C07" w:rsidRDefault="00356054" w:rsidP="00813645">
            <w:pPr>
              <w:jc w:val="center"/>
              <w:rPr>
                <w:ins w:id="289" w:author="Alexander Waters" w:date="2022-07-06T14:05:00Z"/>
                <w:rFonts w:ascii="Cambria" w:hAnsi="Cambria"/>
              </w:rPr>
            </w:pPr>
            <w:ins w:id="290" w:author="Alexander Waters" w:date="2022-07-06T14:05:00Z">
              <w:r>
                <w:rPr>
                  <w:rFonts w:ascii="Cambria" w:hAnsi="Cambria"/>
                </w:rPr>
                <w:t>Alexander Waters</w:t>
              </w:r>
            </w:ins>
          </w:p>
        </w:tc>
        <w:tc>
          <w:tcPr>
            <w:tcW w:w="1232" w:type="pct"/>
            <w:vAlign w:val="center"/>
          </w:tcPr>
          <w:p w14:paraId="22D57769" w14:textId="77777777" w:rsidR="00356054" w:rsidRPr="00E42C07" w:rsidRDefault="00356054" w:rsidP="00813645">
            <w:pPr>
              <w:jc w:val="center"/>
              <w:rPr>
                <w:ins w:id="291" w:author="Alexander Waters" w:date="2022-07-06T14:05:00Z"/>
                <w:rFonts w:ascii="Cambria" w:hAnsi="Cambria"/>
              </w:rPr>
            </w:pPr>
            <w:ins w:id="292" w:author="Alexander Waters" w:date="2022-07-06T14:05:00Z">
              <w:r>
                <w:rPr>
                  <w:rFonts w:ascii="Cambria" w:hAnsi="Cambria"/>
                </w:rPr>
                <w:t>Quality Improvement Engineer</w:t>
              </w:r>
            </w:ins>
          </w:p>
        </w:tc>
        <w:tc>
          <w:tcPr>
            <w:tcW w:w="365" w:type="pct"/>
            <w:vAlign w:val="center"/>
          </w:tcPr>
          <w:p w14:paraId="7252C3B8" w14:textId="77777777" w:rsidR="00356054" w:rsidRPr="000879DE" w:rsidRDefault="00356054" w:rsidP="00813645">
            <w:pPr>
              <w:jc w:val="center"/>
              <w:rPr>
                <w:ins w:id="293" w:author="Alexander Waters" w:date="2022-07-06T14:05:00Z"/>
                <w:rFonts w:ascii="Cambria" w:hAnsi="Cambria"/>
                <w:b/>
                <w:bCs/>
              </w:rPr>
            </w:pPr>
          </w:p>
        </w:tc>
        <w:tc>
          <w:tcPr>
            <w:tcW w:w="341" w:type="pct"/>
            <w:vAlign w:val="center"/>
          </w:tcPr>
          <w:p w14:paraId="6C2B5C1B" w14:textId="77777777" w:rsidR="00356054" w:rsidRPr="000879DE" w:rsidRDefault="00356054" w:rsidP="00813645">
            <w:pPr>
              <w:jc w:val="center"/>
              <w:rPr>
                <w:ins w:id="294" w:author="Alexander Waters" w:date="2022-07-06T14:05:00Z"/>
                <w:rFonts w:ascii="Cambria" w:hAnsi="Cambria"/>
                <w:b/>
                <w:bCs/>
              </w:rPr>
            </w:pPr>
            <w:ins w:id="295" w:author="Alexander Waters" w:date="2022-07-06T14:05:00Z">
              <w:r w:rsidRPr="000879DE">
                <w:rPr>
                  <w:rFonts w:ascii="Cambria" w:hAnsi="Cambria"/>
                  <w:b/>
                  <w:bCs/>
                </w:rPr>
                <w:t>X</w:t>
              </w:r>
              <w:r>
                <w:rPr>
                  <w:rFonts w:ascii="Cambria" w:hAnsi="Cambria"/>
                  <w:b/>
                  <w:bCs/>
                </w:rPr>
                <w:t>*</w:t>
              </w:r>
            </w:ins>
          </w:p>
        </w:tc>
        <w:tc>
          <w:tcPr>
            <w:tcW w:w="341" w:type="pct"/>
            <w:vAlign w:val="center"/>
          </w:tcPr>
          <w:p w14:paraId="56797829" w14:textId="77777777" w:rsidR="00356054" w:rsidRPr="00BD4CAD" w:rsidRDefault="00356054" w:rsidP="00813645">
            <w:pPr>
              <w:jc w:val="center"/>
              <w:rPr>
                <w:ins w:id="296" w:author="Alexander Waters" w:date="2022-07-06T14:05:00Z"/>
                <w:rFonts w:ascii="Cambria" w:hAnsi="Cambria"/>
                <w:b/>
                <w:bCs/>
              </w:rPr>
            </w:pPr>
            <w:ins w:id="297" w:author="Alexander Waters" w:date="2022-07-06T14:05:00Z">
              <w:r w:rsidRPr="00BD4CAD">
                <w:rPr>
                  <w:rFonts w:ascii="Cambria" w:hAnsi="Cambria"/>
                  <w:b/>
                  <w:bCs/>
                </w:rPr>
                <w:t>X</w:t>
              </w:r>
            </w:ins>
          </w:p>
        </w:tc>
        <w:tc>
          <w:tcPr>
            <w:tcW w:w="341" w:type="pct"/>
            <w:vAlign w:val="center"/>
          </w:tcPr>
          <w:p w14:paraId="0D039C95" w14:textId="77777777" w:rsidR="00356054" w:rsidRPr="00BD4CAD" w:rsidRDefault="00356054" w:rsidP="00813645">
            <w:pPr>
              <w:jc w:val="center"/>
              <w:rPr>
                <w:ins w:id="298" w:author="Alexander Waters" w:date="2022-07-06T14:05:00Z"/>
                <w:rFonts w:ascii="Cambria" w:hAnsi="Cambria"/>
                <w:b/>
                <w:bCs/>
              </w:rPr>
            </w:pPr>
            <w:ins w:id="299" w:author="Alexander Waters" w:date="2022-07-06T14:05:00Z">
              <w:r>
                <w:rPr>
                  <w:rFonts w:ascii="Cambria" w:hAnsi="Cambria"/>
                  <w:b/>
                  <w:bCs/>
                </w:rPr>
                <w:t>X**</w:t>
              </w:r>
            </w:ins>
          </w:p>
        </w:tc>
        <w:tc>
          <w:tcPr>
            <w:tcW w:w="339" w:type="pct"/>
            <w:vAlign w:val="center"/>
          </w:tcPr>
          <w:p w14:paraId="5E9AB1E1" w14:textId="77777777" w:rsidR="00356054" w:rsidRPr="00BD4CAD" w:rsidRDefault="00356054" w:rsidP="00813645">
            <w:pPr>
              <w:jc w:val="center"/>
              <w:rPr>
                <w:ins w:id="300" w:author="Alexander Waters" w:date="2022-07-06T14:05:00Z"/>
                <w:rFonts w:ascii="Cambria" w:hAnsi="Cambria"/>
                <w:b/>
                <w:bCs/>
              </w:rPr>
            </w:pPr>
            <w:ins w:id="301" w:author="Alexander Waters" w:date="2022-07-06T14:05:00Z">
              <w:r w:rsidRPr="00BD4CAD">
                <w:rPr>
                  <w:rFonts w:ascii="Cambria" w:hAnsi="Cambria"/>
                  <w:b/>
                  <w:bCs/>
                </w:rPr>
                <w:t>X</w:t>
              </w:r>
            </w:ins>
          </w:p>
        </w:tc>
      </w:tr>
      <w:tr w:rsidR="00356054" w:rsidRPr="00E42C07" w14:paraId="7F323144" w14:textId="77777777" w:rsidTr="00813645">
        <w:trPr>
          <w:trHeight w:val="805"/>
          <w:jc w:val="center"/>
          <w:ins w:id="302" w:author="Alexander Waters" w:date="2022-07-06T14:05:00Z"/>
        </w:trPr>
        <w:tc>
          <w:tcPr>
            <w:tcW w:w="1240" w:type="pct"/>
            <w:vAlign w:val="center"/>
          </w:tcPr>
          <w:p w14:paraId="73367D16" w14:textId="77777777" w:rsidR="00356054" w:rsidRPr="00E42C07" w:rsidRDefault="00356054" w:rsidP="00813645">
            <w:pPr>
              <w:jc w:val="center"/>
              <w:rPr>
                <w:ins w:id="303" w:author="Alexander Waters" w:date="2022-07-06T14:05:00Z"/>
                <w:rFonts w:ascii="Cambria" w:hAnsi="Cambria"/>
              </w:rPr>
            </w:pPr>
            <w:ins w:id="304" w:author="Alexander Waters" w:date="2022-07-06T14:05:00Z">
              <w:r>
                <w:rPr>
                  <w:rFonts w:ascii="Cambria" w:hAnsi="Cambria"/>
                </w:rPr>
                <w:t>Subject Matter Expert</w:t>
              </w:r>
            </w:ins>
          </w:p>
        </w:tc>
        <w:tc>
          <w:tcPr>
            <w:tcW w:w="801" w:type="pct"/>
            <w:vAlign w:val="center"/>
          </w:tcPr>
          <w:p w14:paraId="0C69A11E" w14:textId="77777777" w:rsidR="00356054" w:rsidRPr="00E42C07" w:rsidRDefault="00356054" w:rsidP="00813645">
            <w:pPr>
              <w:jc w:val="center"/>
              <w:rPr>
                <w:ins w:id="305" w:author="Alexander Waters" w:date="2022-07-06T14:05:00Z"/>
                <w:rFonts w:ascii="Cambria" w:hAnsi="Cambria"/>
              </w:rPr>
            </w:pPr>
            <w:ins w:id="306" w:author="Alexander Waters" w:date="2022-07-06T14:05:00Z">
              <w:r>
                <w:rPr>
                  <w:rFonts w:ascii="Cambria" w:hAnsi="Cambria"/>
                </w:rPr>
                <w:t>Mesa Labs</w:t>
              </w:r>
            </w:ins>
          </w:p>
        </w:tc>
        <w:tc>
          <w:tcPr>
            <w:tcW w:w="1232" w:type="pct"/>
            <w:vAlign w:val="center"/>
          </w:tcPr>
          <w:p w14:paraId="4B56B392" w14:textId="77777777" w:rsidR="00356054" w:rsidRPr="00E42C07" w:rsidRDefault="00356054" w:rsidP="00813645">
            <w:pPr>
              <w:jc w:val="center"/>
              <w:rPr>
                <w:ins w:id="307" w:author="Alexander Waters" w:date="2022-07-06T14:05:00Z"/>
                <w:rFonts w:ascii="Cambria" w:hAnsi="Cambria"/>
              </w:rPr>
            </w:pPr>
            <w:ins w:id="308" w:author="Alexander Waters" w:date="2022-07-06T14:05:00Z">
              <w:r>
                <w:rPr>
                  <w:rFonts w:ascii="Cambria" w:hAnsi="Cambria"/>
                </w:rPr>
                <w:t>VPC CMS Manufacturer/Vendor Personnel</w:t>
              </w:r>
            </w:ins>
          </w:p>
        </w:tc>
        <w:tc>
          <w:tcPr>
            <w:tcW w:w="365" w:type="pct"/>
            <w:vAlign w:val="center"/>
          </w:tcPr>
          <w:p w14:paraId="5833C04E" w14:textId="77777777" w:rsidR="00356054" w:rsidRPr="000879DE" w:rsidRDefault="00356054" w:rsidP="00813645">
            <w:pPr>
              <w:jc w:val="center"/>
              <w:rPr>
                <w:ins w:id="309" w:author="Alexander Waters" w:date="2022-07-06T14:05:00Z"/>
                <w:rFonts w:ascii="Cambria" w:hAnsi="Cambria"/>
                <w:b/>
                <w:bCs/>
              </w:rPr>
            </w:pPr>
            <w:ins w:id="310" w:author="Alexander Waters" w:date="2022-07-06T14:05:00Z">
              <w:r w:rsidRPr="000879DE">
                <w:rPr>
                  <w:rFonts w:ascii="Cambria" w:hAnsi="Cambria"/>
                  <w:b/>
                  <w:bCs/>
                </w:rPr>
                <w:t>X</w:t>
              </w:r>
            </w:ins>
          </w:p>
        </w:tc>
        <w:tc>
          <w:tcPr>
            <w:tcW w:w="341" w:type="pct"/>
            <w:vAlign w:val="center"/>
          </w:tcPr>
          <w:p w14:paraId="54654920" w14:textId="77777777" w:rsidR="00356054" w:rsidRPr="000879DE" w:rsidRDefault="00356054" w:rsidP="00813645">
            <w:pPr>
              <w:jc w:val="center"/>
              <w:rPr>
                <w:ins w:id="311" w:author="Alexander Waters" w:date="2022-07-06T14:05:00Z"/>
                <w:rFonts w:ascii="Cambria" w:hAnsi="Cambria"/>
                <w:b/>
                <w:bCs/>
              </w:rPr>
            </w:pPr>
            <w:ins w:id="312" w:author="Alexander Waters" w:date="2022-07-06T14:05:00Z">
              <w:r>
                <w:rPr>
                  <w:rFonts w:ascii="Cambria" w:hAnsi="Cambria"/>
                  <w:b/>
                  <w:bCs/>
                </w:rPr>
                <w:t>X</w:t>
              </w:r>
            </w:ins>
          </w:p>
        </w:tc>
        <w:tc>
          <w:tcPr>
            <w:tcW w:w="341" w:type="pct"/>
            <w:vAlign w:val="center"/>
          </w:tcPr>
          <w:p w14:paraId="4CB333D4" w14:textId="77777777" w:rsidR="00356054" w:rsidRPr="00BD4CAD" w:rsidRDefault="00356054" w:rsidP="00813645">
            <w:pPr>
              <w:jc w:val="center"/>
              <w:rPr>
                <w:ins w:id="313" w:author="Alexander Waters" w:date="2022-07-06T14:05:00Z"/>
                <w:rFonts w:ascii="Cambria" w:hAnsi="Cambria"/>
                <w:b/>
                <w:bCs/>
              </w:rPr>
            </w:pPr>
          </w:p>
        </w:tc>
        <w:tc>
          <w:tcPr>
            <w:tcW w:w="341" w:type="pct"/>
          </w:tcPr>
          <w:p w14:paraId="11D838BD" w14:textId="77777777" w:rsidR="00356054" w:rsidRPr="00BD4CAD" w:rsidRDefault="00356054" w:rsidP="00813645">
            <w:pPr>
              <w:jc w:val="center"/>
              <w:rPr>
                <w:ins w:id="314" w:author="Alexander Waters" w:date="2022-07-06T14:05:00Z"/>
                <w:rFonts w:ascii="Cambria" w:hAnsi="Cambria"/>
                <w:b/>
                <w:bCs/>
              </w:rPr>
            </w:pPr>
          </w:p>
        </w:tc>
        <w:tc>
          <w:tcPr>
            <w:tcW w:w="339" w:type="pct"/>
            <w:vAlign w:val="center"/>
          </w:tcPr>
          <w:p w14:paraId="2F0573A4" w14:textId="77777777" w:rsidR="00356054" w:rsidRPr="00BD4CAD" w:rsidRDefault="00356054" w:rsidP="00813645">
            <w:pPr>
              <w:jc w:val="center"/>
              <w:rPr>
                <w:ins w:id="315" w:author="Alexander Waters" w:date="2022-07-06T14:05:00Z"/>
                <w:rFonts w:ascii="Cambria" w:hAnsi="Cambria"/>
                <w:b/>
                <w:bCs/>
              </w:rPr>
            </w:pPr>
          </w:p>
        </w:tc>
      </w:tr>
      <w:tr w:rsidR="00356054" w:rsidRPr="00E42C07" w14:paraId="1A8AE8F5" w14:textId="77777777" w:rsidTr="00813645">
        <w:trPr>
          <w:trHeight w:val="805"/>
          <w:jc w:val="center"/>
          <w:ins w:id="316" w:author="Alexander Waters" w:date="2022-07-06T14:05:00Z"/>
        </w:trPr>
        <w:tc>
          <w:tcPr>
            <w:tcW w:w="1240" w:type="pct"/>
            <w:vAlign w:val="center"/>
          </w:tcPr>
          <w:p w14:paraId="439903FA" w14:textId="71E01471" w:rsidR="00356054" w:rsidRPr="00E42C07" w:rsidRDefault="00B30713" w:rsidP="00813645">
            <w:pPr>
              <w:jc w:val="center"/>
              <w:rPr>
                <w:ins w:id="317" w:author="Alexander Waters" w:date="2022-07-06T14:05:00Z"/>
                <w:rFonts w:ascii="Cambria" w:hAnsi="Cambria"/>
              </w:rPr>
            </w:pPr>
            <w:ins w:id="318" w:author="Alexander Waters" w:date="2022-07-07T15:15:00Z">
              <w:r>
                <w:rPr>
                  <w:rFonts w:ascii="Cambria" w:hAnsi="Cambria"/>
                </w:rPr>
                <w:t xml:space="preserve">Management </w:t>
              </w:r>
            </w:ins>
            <w:ins w:id="319" w:author="Alexander Waters" w:date="2022-07-07T15:16:00Z">
              <w:r>
                <w:rPr>
                  <w:rFonts w:ascii="Cambria" w:hAnsi="Cambria"/>
                </w:rPr>
                <w:t>with Executive Responsibility</w:t>
              </w:r>
            </w:ins>
          </w:p>
        </w:tc>
        <w:tc>
          <w:tcPr>
            <w:tcW w:w="801" w:type="pct"/>
            <w:vAlign w:val="center"/>
          </w:tcPr>
          <w:p w14:paraId="603A547A" w14:textId="77777777" w:rsidR="00356054" w:rsidRPr="00E42C07" w:rsidRDefault="00356054" w:rsidP="00813645">
            <w:pPr>
              <w:jc w:val="center"/>
              <w:rPr>
                <w:ins w:id="320" w:author="Alexander Waters" w:date="2022-07-06T14:05:00Z"/>
                <w:rFonts w:ascii="Cambria" w:hAnsi="Cambria"/>
              </w:rPr>
            </w:pPr>
            <w:ins w:id="321" w:author="Alexander Waters" w:date="2022-07-06T14:05:00Z">
              <w:r w:rsidRPr="00E42C07">
                <w:rPr>
                  <w:rFonts w:ascii="Cambria" w:hAnsi="Cambria"/>
                </w:rPr>
                <w:t>Melissa O’ Connor</w:t>
              </w:r>
            </w:ins>
          </w:p>
        </w:tc>
        <w:tc>
          <w:tcPr>
            <w:tcW w:w="1232" w:type="pct"/>
            <w:vAlign w:val="center"/>
          </w:tcPr>
          <w:p w14:paraId="38C7B12D" w14:textId="77777777" w:rsidR="00356054" w:rsidRPr="00E42C07" w:rsidRDefault="00356054" w:rsidP="00813645">
            <w:pPr>
              <w:jc w:val="center"/>
              <w:rPr>
                <w:ins w:id="322" w:author="Alexander Waters" w:date="2022-07-06T14:05:00Z"/>
                <w:rFonts w:ascii="Cambria" w:hAnsi="Cambria"/>
              </w:rPr>
            </w:pPr>
            <w:ins w:id="323" w:author="Alexander Waters" w:date="2022-07-06T14:05:00Z">
              <w:r w:rsidRPr="00E42C07">
                <w:rPr>
                  <w:rFonts w:ascii="Cambria" w:hAnsi="Cambria"/>
                </w:rPr>
                <w:t>Chief Quality &amp; Regulatory Officer</w:t>
              </w:r>
            </w:ins>
          </w:p>
        </w:tc>
        <w:tc>
          <w:tcPr>
            <w:tcW w:w="365" w:type="pct"/>
            <w:vAlign w:val="center"/>
          </w:tcPr>
          <w:p w14:paraId="5FE4D18E" w14:textId="77777777" w:rsidR="00356054" w:rsidRPr="00E42C07" w:rsidRDefault="00356054" w:rsidP="00813645">
            <w:pPr>
              <w:jc w:val="center"/>
              <w:rPr>
                <w:ins w:id="324" w:author="Alexander Waters" w:date="2022-07-06T14:05:00Z"/>
                <w:rFonts w:ascii="Cambria" w:hAnsi="Cambria"/>
              </w:rPr>
            </w:pPr>
          </w:p>
        </w:tc>
        <w:tc>
          <w:tcPr>
            <w:tcW w:w="341" w:type="pct"/>
            <w:vAlign w:val="center"/>
          </w:tcPr>
          <w:p w14:paraId="684815FE" w14:textId="77777777" w:rsidR="00356054" w:rsidRPr="00E42C07" w:rsidRDefault="00356054" w:rsidP="00813645">
            <w:pPr>
              <w:jc w:val="center"/>
              <w:rPr>
                <w:ins w:id="325" w:author="Alexander Waters" w:date="2022-07-06T14:05:00Z"/>
                <w:rFonts w:ascii="Cambria" w:hAnsi="Cambria"/>
              </w:rPr>
            </w:pPr>
          </w:p>
        </w:tc>
        <w:tc>
          <w:tcPr>
            <w:tcW w:w="341" w:type="pct"/>
            <w:vAlign w:val="center"/>
          </w:tcPr>
          <w:p w14:paraId="30809035" w14:textId="77777777" w:rsidR="00356054" w:rsidRPr="00BD4CAD" w:rsidRDefault="00356054" w:rsidP="00813645">
            <w:pPr>
              <w:jc w:val="center"/>
              <w:rPr>
                <w:ins w:id="326" w:author="Alexander Waters" w:date="2022-07-06T14:05:00Z"/>
                <w:rFonts w:ascii="Cambria" w:hAnsi="Cambria"/>
                <w:b/>
                <w:bCs/>
              </w:rPr>
            </w:pPr>
          </w:p>
        </w:tc>
        <w:tc>
          <w:tcPr>
            <w:tcW w:w="341" w:type="pct"/>
          </w:tcPr>
          <w:p w14:paraId="4F29206A" w14:textId="77777777" w:rsidR="00356054" w:rsidRPr="00BD4CAD" w:rsidRDefault="00356054" w:rsidP="00813645">
            <w:pPr>
              <w:jc w:val="center"/>
              <w:rPr>
                <w:ins w:id="327" w:author="Alexander Waters" w:date="2022-07-06T14:05:00Z"/>
                <w:rFonts w:ascii="Cambria" w:hAnsi="Cambria"/>
                <w:b/>
                <w:bCs/>
              </w:rPr>
            </w:pPr>
          </w:p>
        </w:tc>
        <w:tc>
          <w:tcPr>
            <w:tcW w:w="339" w:type="pct"/>
            <w:vAlign w:val="center"/>
          </w:tcPr>
          <w:p w14:paraId="77CD5035" w14:textId="77777777" w:rsidR="00356054" w:rsidRPr="00BD4CAD" w:rsidRDefault="00356054" w:rsidP="00813645">
            <w:pPr>
              <w:jc w:val="center"/>
              <w:rPr>
                <w:ins w:id="328" w:author="Alexander Waters" w:date="2022-07-06T14:05:00Z"/>
                <w:rFonts w:ascii="Cambria" w:hAnsi="Cambria"/>
                <w:b/>
                <w:bCs/>
              </w:rPr>
            </w:pPr>
            <w:ins w:id="329" w:author="Alexander Waters" w:date="2022-07-06T14:05:00Z">
              <w:r w:rsidRPr="00BD4CAD">
                <w:rPr>
                  <w:rFonts w:ascii="Cambria" w:hAnsi="Cambria"/>
                  <w:b/>
                  <w:bCs/>
                </w:rPr>
                <w:t>X</w:t>
              </w:r>
            </w:ins>
          </w:p>
        </w:tc>
      </w:tr>
      <w:tr w:rsidR="00356054" w:rsidRPr="00E42C07" w14:paraId="13E33339" w14:textId="77777777" w:rsidTr="00813645">
        <w:trPr>
          <w:trHeight w:val="805"/>
          <w:jc w:val="center"/>
          <w:ins w:id="330" w:author="Alexander Waters" w:date="2022-07-06T14:05:00Z"/>
        </w:trPr>
        <w:tc>
          <w:tcPr>
            <w:tcW w:w="1240" w:type="pct"/>
            <w:vAlign w:val="center"/>
          </w:tcPr>
          <w:p w14:paraId="5E17C177" w14:textId="77777777" w:rsidR="00356054" w:rsidRPr="00E42C07" w:rsidRDefault="00356054" w:rsidP="00813645">
            <w:pPr>
              <w:jc w:val="center"/>
              <w:rPr>
                <w:ins w:id="331" w:author="Alexander Waters" w:date="2022-07-06T14:05:00Z"/>
                <w:rFonts w:ascii="Cambria" w:hAnsi="Cambria"/>
              </w:rPr>
            </w:pPr>
            <w:ins w:id="332" w:author="Alexander Waters" w:date="2022-07-06T14:05:00Z">
              <w:r w:rsidRPr="00E42C07">
                <w:rPr>
                  <w:rFonts w:ascii="Cambria" w:hAnsi="Cambria"/>
                </w:rPr>
                <w:t>Operations Management</w:t>
              </w:r>
            </w:ins>
          </w:p>
        </w:tc>
        <w:tc>
          <w:tcPr>
            <w:tcW w:w="801" w:type="pct"/>
            <w:vAlign w:val="center"/>
          </w:tcPr>
          <w:p w14:paraId="5065D07D" w14:textId="77777777" w:rsidR="00356054" w:rsidRPr="00E42C07" w:rsidRDefault="00356054" w:rsidP="00813645">
            <w:pPr>
              <w:jc w:val="center"/>
              <w:rPr>
                <w:ins w:id="333" w:author="Alexander Waters" w:date="2022-07-06T14:05:00Z"/>
                <w:rFonts w:ascii="Cambria" w:hAnsi="Cambria"/>
              </w:rPr>
            </w:pPr>
            <w:ins w:id="334" w:author="Alexander Waters" w:date="2022-07-06T14:05:00Z">
              <w:r w:rsidRPr="00E42C07">
                <w:rPr>
                  <w:rFonts w:ascii="Cambria" w:hAnsi="Cambria"/>
                </w:rPr>
                <w:t>Joel Cummings</w:t>
              </w:r>
            </w:ins>
          </w:p>
        </w:tc>
        <w:tc>
          <w:tcPr>
            <w:tcW w:w="1232" w:type="pct"/>
            <w:vAlign w:val="center"/>
          </w:tcPr>
          <w:p w14:paraId="6CFC3894" w14:textId="77777777" w:rsidR="00356054" w:rsidRPr="00E42C07" w:rsidRDefault="00356054" w:rsidP="00813645">
            <w:pPr>
              <w:jc w:val="center"/>
              <w:rPr>
                <w:ins w:id="335" w:author="Alexander Waters" w:date="2022-07-06T14:05:00Z"/>
                <w:rFonts w:ascii="Cambria" w:hAnsi="Cambria"/>
              </w:rPr>
            </w:pPr>
            <w:ins w:id="336" w:author="Alexander Waters" w:date="2022-07-06T14:05:00Z">
              <w:r w:rsidRPr="00E42C07">
                <w:rPr>
                  <w:rFonts w:ascii="Cambria" w:hAnsi="Cambria"/>
                </w:rPr>
                <w:t>Vice President of Operations</w:t>
              </w:r>
            </w:ins>
          </w:p>
        </w:tc>
        <w:tc>
          <w:tcPr>
            <w:tcW w:w="365" w:type="pct"/>
            <w:vAlign w:val="center"/>
          </w:tcPr>
          <w:p w14:paraId="2313788F" w14:textId="77777777" w:rsidR="00356054" w:rsidRPr="00E42C07" w:rsidRDefault="00356054" w:rsidP="00813645">
            <w:pPr>
              <w:jc w:val="center"/>
              <w:rPr>
                <w:ins w:id="337" w:author="Alexander Waters" w:date="2022-07-06T14:05:00Z"/>
                <w:rFonts w:ascii="Cambria" w:hAnsi="Cambria"/>
              </w:rPr>
            </w:pPr>
          </w:p>
        </w:tc>
        <w:tc>
          <w:tcPr>
            <w:tcW w:w="341" w:type="pct"/>
            <w:vAlign w:val="center"/>
          </w:tcPr>
          <w:p w14:paraId="3D04C3EA" w14:textId="77777777" w:rsidR="00356054" w:rsidRPr="00E42C07" w:rsidRDefault="00356054" w:rsidP="00813645">
            <w:pPr>
              <w:jc w:val="center"/>
              <w:rPr>
                <w:ins w:id="338" w:author="Alexander Waters" w:date="2022-07-06T14:05:00Z"/>
                <w:rFonts w:ascii="Cambria" w:hAnsi="Cambria"/>
              </w:rPr>
            </w:pPr>
          </w:p>
        </w:tc>
        <w:tc>
          <w:tcPr>
            <w:tcW w:w="341" w:type="pct"/>
            <w:vAlign w:val="center"/>
          </w:tcPr>
          <w:p w14:paraId="7ADCCA29" w14:textId="77777777" w:rsidR="00356054" w:rsidRPr="00BD4CAD" w:rsidRDefault="00356054" w:rsidP="00813645">
            <w:pPr>
              <w:jc w:val="center"/>
              <w:rPr>
                <w:ins w:id="339" w:author="Alexander Waters" w:date="2022-07-06T14:05:00Z"/>
                <w:rFonts w:ascii="Cambria" w:hAnsi="Cambria"/>
                <w:b/>
                <w:bCs/>
              </w:rPr>
            </w:pPr>
          </w:p>
        </w:tc>
        <w:tc>
          <w:tcPr>
            <w:tcW w:w="341" w:type="pct"/>
          </w:tcPr>
          <w:p w14:paraId="03448527" w14:textId="77777777" w:rsidR="00356054" w:rsidRPr="00BD4CAD" w:rsidRDefault="00356054" w:rsidP="00813645">
            <w:pPr>
              <w:jc w:val="center"/>
              <w:rPr>
                <w:ins w:id="340" w:author="Alexander Waters" w:date="2022-07-06T14:05:00Z"/>
                <w:rFonts w:ascii="Cambria" w:hAnsi="Cambria"/>
                <w:b/>
                <w:bCs/>
              </w:rPr>
            </w:pPr>
          </w:p>
        </w:tc>
        <w:tc>
          <w:tcPr>
            <w:tcW w:w="339" w:type="pct"/>
            <w:vAlign w:val="center"/>
          </w:tcPr>
          <w:p w14:paraId="76B4DF30" w14:textId="77777777" w:rsidR="00356054" w:rsidRPr="00BD4CAD" w:rsidRDefault="00356054" w:rsidP="00813645">
            <w:pPr>
              <w:jc w:val="center"/>
              <w:rPr>
                <w:ins w:id="341" w:author="Alexander Waters" w:date="2022-07-06T14:05:00Z"/>
                <w:rFonts w:ascii="Cambria" w:hAnsi="Cambria"/>
                <w:b/>
                <w:bCs/>
              </w:rPr>
            </w:pPr>
            <w:ins w:id="342" w:author="Alexander Waters" w:date="2022-07-06T14:05:00Z">
              <w:r w:rsidRPr="00BD4CAD">
                <w:rPr>
                  <w:rFonts w:ascii="Cambria" w:hAnsi="Cambria"/>
                  <w:b/>
                  <w:bCs/>
                </w:rPr>
                <w:t>X</w:t>
              </w:r>
            </w:ins>
          </w:p>
        </w:tc>
      </w:tr>
      <w:tr w:rsidR="00356054" w:rsidRPr="00E42C07" w14:paraId="7C36F85B" w14:textId="77777777" w:rsidTr="00813645">
        <w:trPr>
          <w:trHeight w:val="779"/>
          <w:jc w:val="center"/>
          <w:ins w:id="343" w:author="Alexander Waters" w:date="2022-07-06T14:05:00Z"/>
        </w:trPr>
        <w:tc>
          <w:tcPr>
            <w:tcW w:w="1240" w:type="pct"/>
            <w:vAlign w:val="center"/>
          </w:tcPr>
          <w:p w14:paraId="0E30C2CA" w14:textId="77777777" w:rsidR="00356054" w:rsidRPr="00E42C07" w:rsidRDefault="00356054" w:rsidP="00813645">
            <w:pPr>
              <w:jc w:val="center"/>
              <w:rPr>
                <w:ins w:id="344" w:author="Alexander Waters" w:date="2022-07-06T14:05:00Z"/>
                <w:rFonts w:ascii="Cambria" w:hAnsi="Cambria"/>
              </w:rPr>
            </w:pPr>
            <w:ins w:id="345" w:author="Alexander Waters" w:date="2022-07-06T14:05:00Z">
              <w:r w:rsidRPr="00E42C07">
                <w:rPr>
                  <w:rFonts w:ascii="Cambria" w:hAnsi="Cambria"/>
                </w:rPr>
                <w:t>Quality Management</w:t>
              </w:r>
            </w:ins>
          </w:p>
        </w:tc>
        <w:tc>
          <w:tcPr>
            <w:tcW w:w="801" w:type="pct"/>
            <w:vAlign w:val="center"/>
          </w:tcPr>
          <w:p w14:paraId="7FAD71E2" w14:textId="77777777" w:rsidR="00356054" w:rsidRPr="00E42C07" w:rsidRDefault="00356054" w:rsidP="00813645">
            <w:pPr>
              <w:jc w:val="center"/>
              <w:rPr>
                <w:ins w:id="346" w:author="Alexander Waters" w:date="2022-07-06T14:05:00Z"/>
                <w:rFonts w:ascii="Cambria" w:hAnsi="Cambria"/>
              </w:rPr>
            </w:pPr>
            <w:ins w:id="347" w:author="Alexander Waters" w:date="2022-07-06T14:05:00Z">
              <w:r w:rsidRPr="00E42C07">
                <w:rPr>
                  <w:rFonts w:ascii="Cambria" w:hAnsi="Cambria"/>
                </w:rPr>
                <w:t>Justin Junnier</w:t>
              </w:r>
            </w:ins>
          </w:p>
        </w:tc>
        <w:tc>
          <w:tcPr>
            <w:tcW w:w="1232" w:type="pct"/>
            <w:vAlign w:val="center"/>
          </w:tcPr>
          <w:p w14:paraId="3BF6D547" w14:textId="77777777" w:rsidR="00356054" w:rsidRPr="00E42C07" w:rsidRDefault="00356054" w:rsidP="00813645">
            <w:pPr>
              <w:jc w:val="center"/>
              <w:rPr>
                <w:ins w:id="348" w:author="Alexander Waters" w:date="2022-07-06T14:05:00Z"/>
                <w:rFonts w:ascii="Cambria" w:hAnsi="Cambria"/>
              </w:rPr>
            </w:pPr>
            <w:ins w:id="349" w:author="Alexander Waters" w:date="2022-07-06T14:05:00Z">
              <w:r w:rsidRPr="00E42C07">
                <w:rPr>
                  <w:rFonts w:ascii="Cambria" w:hAnsi="Cambria"/>
                </w:rPr>
                <w:t>Continuous Improvement Manager</w:t>
              </w:r>
            </w:ins>
          </w:p>
        </w:tc>
        <w:tc>
          <w:tcPr>
            <w:tcW w:w="365" w:type="pct"/>
            <w:vAlign w:val="center"/>
          </w:tcPr>
          <w:p w14:paraId="0760C71C" w14:textId="77777777" w:rsidR="00356054" w:rsidRPr="00E42C07" w:rsidRDefault="00356054" w:rsidP="00813645">
            <w:pPr>
              <w:jc w:val="center"/>
              <w:rPr>
                <w:ins w:id="350" w:author="Alexander Waters" w:date="2022-07-06T14:05:00Z"/>
                <w:rFonts w:ascii="Cambria" w:hAnsi="Cambria"/>
              </w:rPr>
            </w:pPr>
          </w:p>
        </w:tc>
        <w:tc>
          <w:tcPr>
            <w:tcW w:w="341" w:type="pct"/>
            <w:vAlign w:val="center"/>
          </w:tcPr>
          <w:p w14:paraId="26C32722" w14:textId="77777777" w:rsidR="00356054" w:rsidRPr="00E42C07" w:rsidRDefault="00356054" w:rsidP="00813645">
            <w:pPr>
              <w:jc w:val="center"/>
              <w:rPr>
                <w:ins w:id="351" w:author="Alexander Waters" w:date="2022-07-06T14:05:00Z"/>
                <w:rFonts w:ascii="Cambria" w:hAnsi="Cambria"/>
              </w:rPr>
            </w:pPr>
          </w:p>
        </w:tc>
        <w:tc>
          <w:tcPr>
            <w:tcW w:w="341" w:type="pct"/>
            <w:vAlign w:val="center"/>
          </w:tcPr>
          <w:p w14:paraId="27C11267" w14:textId="77777777" w:rsidR="00356054" w:rsidRPr="00BD4CAD" w:rsidRDefault="00356054" w:rsidP="00813645">
            <w:pPr>
              <w:jc w:val="center"/>
              <w:rPr>
                <w:ins w:id="352" w:author="Alexander Waters" w:date="2022-07-06T14:05:00Z"/>
                <w:rFonts w:ascii="Cambria" w:hAnsi="Cambria"/>
                <w:b/>
                <w:bCs/>
              </w:rPr>
            </w:pPr>
          </w:p>
        </w:tc>
        <w:tc>
          <w:tcPr>
            <w:tcW w:w="341" w:type="pct"/>
          </w:tcPr>
          <w:p w14:paraId="34EBC519" w14:textId="77777777" w:rsidR="00356054" w:rsidRPr="00BD4CAD" w:rsidRDefault="00356054" w:rsidP="00813645">
            <w:pPr>
              <w:jc w:val="center"/>
              <w:rPr>
                <w:ins w:id="353" w:author="Alexander Waters" w:date="2022-07-06T14:05:00Z"/>
                <w:rFonts w:ascii="Cambria" w:hAnsi="Cambria"/>
                <w:b/>
                <w:bCs/>
              </w:rPr>
            </w:pPr>
          </w:p>
        </w:tc>
        <w:tc>
          <w:tcPr>
            <w:tcW w:w="339" w:type="pct"/>
            <w:vAlign w:val="center"/>
          </w:tcPr>
          <w:p w14:paraId="53F51517" w14:textId="77777777" w:rsidR="00356054" w:rsidRPr="00BD4CAD" w:rsidRDefault="00356054" w:rsidP="00813645">
            <w:pPr>
              <w:jc w:val="center"/>
              <w:rPr>
                <w:ins w:id="354" w:author="Alexander Waters" w:date="2022-07-06T14:05:00Z"/>
                <w:rFonts w:ascii="Cambria" w:hAnsi="Cambria"/>
                <w:b/>
                <w:bCs/>
              </w:rPr>
            </w:pPr>
            <w:ins w:id="355" w:author="Alexander Waters" w:date="2022-07-06T14:05:00Z">
              <w:r w:rsidRPr="00BD4CAD">
                <w:rPr>
                  <w:rFonts w:ascii="Cambria" w:hAnsi="Cambria"/>
                  <w:b/>
                  <w:bCs/>
                </w:rPr>
                <w:t>X</w:t>
              </w:r>
            </w:ins>
          </w:p>
        </w:tc>
      </w:tr>
    </w:tbl>
    <w:tbl>
      <w:tblPr>
        <w:tblStyle w:val="TableGrid"/>
        <w:tblW w:w="5000" w:type="pct"/>
        <w:tblLook w:val="04A0" w:firstRow="1" w:lastRow="0" w:firstColumn="1" w:lastColumn="0" w:noHBand="0" w:noVBand="1"/>
      </w:tblPr>
      <w:tblGrid>
        <w:gridCol w:w="2613"/>
        <w:gridCol w:w="1348"/>
        <w:gridCol w:w="1348"/>
        <w:gridCol w:w="1348"/>
        <w:gridCol w:w="1348"/>
        <w:gridCol w:w="1345"/>
      </w:tblGrid>
      <w:tr w:rsidR="00544FA0" w:rsidRPr="00367670" w:rsidDel="00E30F70" w14:paraId="35B9E86F" w14:textId="32A2A530" w:rsidTr="00ED185D">
        <w:trPr>
          <w:del w:id="356" w:author="Alexander Waters" w:date="2022-06-22T15:46:00Z"/>
        </w:trPr>
        <w:tc>
          <w:tcPr>
            <w:tcW w:w="1397" w:type="pct"/>
            <w:vAlign w:val="center"/>
          </w:tcPr>
          <w:p w14:paraId="7C0C6101" w14:textId="20EB052E" w:rsidR="00544FA0" w:rsidRPr="00367670" w:rsidDel="00E30F70" w:rsidRDefault="00544FA0" w:rsidP="00372509">
            <w:pPr>
              <w:jc w:val="center"/>
              <w:rPr>
                <w:del w:id="357" w:author="Alexander Waters" w:date="2022-06-22T15:46:00Z"/>
                <w:rFonts w:ascii="Cambria" w:hAnsi="Cambria"/>
                <w:b/>
              </w:rPr>
            </w:pPr>
            <w:del w:id="358" w:author="Alexander Waters" w:date="2022-06-22T15:46:00Z">
              <w:r w:rsidRPr="00367670" w:rsidDel="00E30F70">
                <w:rPr>
                  <w:rFonts w:ascii="Cambria" w:hAnsi="Cambria"/>
                  <w:b/>
                </w:rPr>
                <w:delText>Function</w:delText>
              </w:r>
            </w:del>
          </w:p>
        </w:tc>
        <w:tc>
          <w:tcPr>
            <w:tcW w:w="721" w:type="pct"/>
            <w:vAlign w:val="center"/>
          </w:tcPr>
          <w:p w14:paraId="06758879" w14:textId="753E4B74" w:rsidR="00544FA0" w:rsidRPr="00367670" w:rsidDel="00E30F70" w:rsidRDefault="00544FA0" w:rsidP="00372509">
            <w:pPr>
              <w:jc w:val="center"/>
              <w:rPr>
                <w:del w:id="359" w:author="Alexander Waters" w:date="2022-06-22T15:46:00Z"/>
                <w:rFonts w:ascii="Cambria" w:hAnsi="Cambria"/>
                <w:b/>
              </w:rPr>
            </w:pPr>
            <w:del w:id="360" w:author="Alexander Waters" w:date="2022-06-22T15:46:00Z">
              <w:r w:rsidDel="00E30F70">
                <w:rPr>
                  <w:rFonts w:ascii="Cambria" w:hAnsi="Cambria"/>
                  <w:b/>
                </w:rPr>
                <w:delText>Name</w:delText>
              </w:r>
            </w:del>
          </w:p>
        </w:tc>
        <w:tc>
          <w:tcPr>
            <w:tcW w:w="721" w:type="pct"/>
            <w:vAlign w:val="center"/>
          </w:tcPr>
          <w:p w14:paraId="01F2655E" w14:textId="75B89894" w:rsidR="00544FA0" w:rsidRPr="00367670" w:rsidDel="00E30F70" w:rsidRDefault="00544FA0" w:rsidP="00372509">
            <w:pPr>
              <w:jc w:val="center"/>
              <w:rPr>
                <w:del w:id="361" w:author="Alexander Waters" w:date="2022-06-22T15:46:00Z"/>
                <w:rFonts w:ascii="Cambria" w:hAnsi="Cambria"/>
                <w:b/>
              </w:rPr>
            </w:pPr>
            <w:del w:id="362" w:author="Alexander Waters" w:date="2022-06-22T15:46:00Z">
              <w:r w:rsidRPr="00367670" w:rsidDel="00E30F70">
                <w:rPr>
                  <w:rFonts w:ascii="Cambria" w:hAnsi="Cambria"/>
                  <w:b/>
                </w:rPr>
                <w:delText>Author Protocol</w:delText>
              </w:r>
            </w:del>
          </w:p>
        </w:tc>
        <w:tc>
          <w:tcPr>
            <w:tcW w:w="721" w:type="pct"/>
            <w:vAlign w:val="center"/>
          </w:tcPr>
          <w:p w14:paraId="4B278052" w14:textId="4BD4C39A" w:rsidR="00544FA0" w:rsidRPr="00367670" w:rsidDel="00E30F70" w:rsidRDefault="00544FA0" w:rsidP="00372509">
            <w:pPr>
              <w:jc w:val="center"/>
              <w:rPr>
                <w:del w:id="363" w:author="Alexander Waters" w:date="2022-06-22T15:46:00Z"/>
                <w:rFonts w:ascii="Cambria" w:hAnsi="Cambria"/>
                <w:b/>
              </w:rPr>
            </w:pPr>
            <w:del w:id="364" w:author="Alexander Waters" w:date="2022-06-22T15:46:00Z">
              <w:r w:rsidRPr="00367670" w:rsidDel="00E30F70">
                <w:rPr>
                  <w:rFonts w:ascii="Cambria" w:hAnsi="Cambria"/>
                  <w:b/>
                </w:rPr>
                <w:delText>Review Protocol</w:delText>
              </w:r>
            </w:del>
          </w:p>
        </w:tc>
        <w:tc>
          <w:tcPr>
            <w:tcW w:w="721" w:type="pct"/>
            <w:vAlign w:val="center"/>
          </w:tcPr>
          <w:p w14:paraId="457293F8" w14:textId="67DA3FA5" w:rsidR="00544FA0" w:rsidRPr="00367670" w:rsidDel="00E30F70" w:rsidRDefault="00544FA0" w:rsidP="00372509">
            <w:pPr>
              <w:jc w:val="center"/>
              <w:rPr>
                <w:del w:id="365" w:author="Alexander Waters" w:date="2022-06-22T15:46:00Z"/>
                <w:rFonts w:ascii="Cambria" w:hAnsi="Cambria"/>
                <w:b/>
              </w:rPr>
            </w:pPr>
            <w:del w:id="366" w:author="Alexander Waters" w:date="2022-06-22T15:46:00Z">
              <w:r w:rsidRPr="00367670" w:rsidDel="00E30F70">
                <w:rPr>
                  <w:rFonts w:ascii="Cambria" w:hAnsi="Cambria"/>
                  <w:b/>
                </w:rPr>
                <w:delText>Execute Protocol</w:delText>
              </w:r>
            </w:del>
          </w:p>
        </w:tc>
        <w:tc>
          <w:tcPr>
            <w:tcW w:w="720" w:type="pct"/>
            <w:vAlign w:val="center"/>
          </w:tcPr>
          <w:p w14:paraId="57A37B31" w14:textId="3C19536F" w:rsidR="00544FA0" w:rsidRPr="00367670" w:rsidDel="00E30F70" w:rsidRDefault="00544FA0" w:rsidP="00372509">
            <w:pPr>
              <w:jc w:val="center"/>
              <w:rPr>
                <w:del w:id="367" w:author="Alexander Waters" w:date="2022-06-22T15:46:00Z"/>
                <w:rFonts w:ascii="Cambria" w:hAnsi="Cambria"/>
                <w:b/>
              </w:rPr>
            </w:pPr>
            <w:del w:id="368" w:author="Alexander Waters" w:date="2022-06-22T15:46:00Z">
              <w:r w:rsidRPr="00367670" w:rsidDel="00E30F70">
                <w:rPr>
                  <w:rFonts w:ascii="Cambria" w:hAnsi="Cambria"/>
                  <w:b/>
                </w:rPr>
                <w:delText>Execute Testing</w:delText>
              </w:r>
            </w:del>
          </w:p>
        </w:tc>
      </w:tr>
      <w:tr w:rsidR="00544FA0" w:rsidRPr="00367670" w:rsidDel="00E30F70" w14:paraId="57214853" w14:textId="7CE860F6" w:rsidTr="00ED185D">
        <w:trPr>
          <w:del w:id="369" w:author="Alexander Waters" w:date="2022-06-22T15:46:00Z"/>
        </w:trPr>
        <w:tc>
          <w:tcPr>
            <w:tcW w:w="1397" w:type="pct"/>
          </w:tcPr>
          <w:p w14:paraId="3816B7CD" w14:textId="2F7DB0E5" w:rsidR="00544FA0" w:rsidRPr="00367670" w:rsidDel="00E30F70" w:rsidRDefault="00544FA0" w:rsidP="007728C8">
            <w:pPr>
              <w:rPr>
                <w:del w:id="370" w:author="Alexander Waters" w:date="2022-06-22T15:46:00Z"/>
                <w:rFonts w:ascii="Cambria" w:hAnsi="Cambria"/>
              </w:rPr>
            </w:pPr>
            <w:del w:id="371" w:author="Alexander Waters" w:date="2022-06-22T15:46:00Z">
              <w:r w:rsidDel="00E30F70">
                <w:rPr>
                  <w:rFonts w:ascii="Cambria" w:hAnsi="Cambria"/>
                </w:rPr>
                <w:delText xml:space="preserve">Validation/Study </w:delText>
              </w:r>
              <w:r w:rsidRPr="00367670" w:rsidDel="00E30F70">
                <w:rPr>
                  <w:rFonts w:ascii="Cambria" w:hAnsi="Cambria"/>
                </w:rPr>
                <w:delText>Leader</w:delText>
              </w:r>
            </w:del>
          </w:p>
        </w:tc>
        <w:tc>
          <w:tcPr>
            <w:tcW w:w="721" w:type="pct"/>
          </w:tcPr>
          <w:p w14:paraId="562079B5" w14:textId="03F820F4" w:rsidR="00544FA0" w:rsidRPr="00367670" w:rsidDel="00E30F70" w:rsidRDefault="00544FA0" w:rsidP="007728C8">
            <w:pPr>
              <w:rPr>
                <w:del w:id="372" w:author="Alexander Waters" w:date="2022-06-22T15:46:00Z"/>
                <w:rFonts w:ascii="Cambria" w:hAnsi="Cambria"/>
              </w:rPr>
            </w:pPr>
          </w:p>
        </w:tc>
        <w:tc>
          <w:tcPr>
            <w:tcW w:w="721" w:type="pct"/>
          </w:tcPr>
          <w:p w14:paraId="5A960644" w14:textId="6114E95C" w:rsidR="00544FA0" w:rsidRPr="00367670" w:rsidDel="00E30F70" w:rsidRDefault="00544FA0" w:rsidP="007728C8">
            <w:pPr>
              <w:rPr>
                <w:del w:id="373" w:author="Alexander Waters" w:date="2022-06-22T15:46:00Z"/>
                <w:rFonts w:ascii="Cambria" w:hAnsi="Cambria"/>
              </w:rPr>
            </w:pPr>
          </w:p>
        </w:tc>
        <w:tc>
          <w:tcPr>
            <w:tcW w:w="721" w:type="pct"/>
          </w:tcPr>
          <w:p w14:paraId="487B53E4" w14:textId="7A495B84" w:rsidR="00544FA0" w:rsidRPr="00367670" w:rsidDel="00E30F70" w:rsidRDefault="00544FA0" w:rsidP="007728C8">
            <w:pPr>
              <w:rPr>
                <w:del w:id="374" w:author="Alexander Waters" w:date="2022-06-22T15:46:00Z"/>
                <w:rFonts w:ascii="Cambria" w:hAnsi="Cambria"/>
              </w:rPr>
            </w:pPr>
          </w:p>
        </w:tc>
        <w:tc>
          <w:tcPr>
            <w:tcW w:w="721" w:type="pct"/>
          </w:tcPr>
          <w:p w14:paraId="3E4E2EF7" w14:textId="6B48C2C6" w:rsidR="00544FA0" w:rsidRPr="00367670" w:rsidDel="00E30F70" w:rsidRDefault="00544FA0" w:rsidP="007728C8">
            <w:pPr>
              <w:rPr>
                <w:del w:id="375" w:author="Alexander Waters" w:date="2022-06-22T15:46:00Z"/>
                <w:rFonts w:ascii="Cambria" w:hAnsi="Cambria"/>
              </w:rPr>
            </w:pPr>
          </w:p>
        </w:tc>
        <w:tc>
          <w:tcPr>
            <w:tcW w:w="720" w:type="pct"/>
          </w:tcPr>
          <w:p w14:paraId="586C8B1A" w14:textId="61650E74" w:rsidR="00544FA0" w:rsidRPr="00367670" w:rsidDel="00E30F70" w:rsidRDefault="00544FA0" w:rsidP="007728C8">
            <w:pPr>
              <w:rPr>
                <w:del w:id="376" w:author="Alexander Waters" w:date="2022-06-22T15:46:00Z"/>
                <w:rFonts w:ascii="Cambria" w:hAnsi="Cambria"/>
              </w:rPr>
            </w:pPr>
          </w:p>
        </w:tc>
      </w:tr>
      <w:tr w:rsidR="00544FA0" w:rsidRPr="00367670" w:rsidDel="00E30F70" w14:paraId="512ED99B" w14:textId="2DB86623" w:rsidTr="00ED185D">
        <w:trPr>
          <w:del w:id="377" w:author="Alexander Waters" w:date="2022-06-22T15:46:00Z"/>
        </w:trPr>
        <w:tc>
          <w:tcPr>
            <w:tcW w:w="1397" w:type="pct"/>
          </w:tcPr>
          <w:p w14:paraId="4FDDBDFB" w14:textId="250AF43C" w:rsidR="00544FA0" w:rsidRPr="00367670" w:rsidDel="00E30F70" w:rsidRDefault="00544FA0" w:rsidP="007728C8">
            <w:pPr>
              <w:rPr>
                <w:del w:id="378" w:author="Alexander Waters" w:date="2022-06-22T15:46:00Z"/>
                <w:rFonts w:ascii="Cambria" w:hAnsi="Cambria"/>
              </w:rPr>
            </w:pPr>
            <w:del w:id="379" w:author="Alexander Waters" w:date="2022-06-22T15:46:00Z">
              <w:r w:rsidDel="00E30F70">
                <w:rPr>
                  <w:rFonts w:ascii="Cambria" w:hAnsi="Cambria"/>
                </w:rPr>
                <w:delText>MwER/MR/HOQ/TBD</w:delText>
              </w:r>
            </w:del>
          </w:p>
        </w:tc>
        <w:tc>
          <w:tcPr>
            <w:tcW w:w="721" w:type="pct"/>
          </w:tcPr>
          <w:p w14:paraId="5D635389" w14:textId="304855E0" w:rsidR="00544FA0" w:rsidRPr="00367670" w:rsidDel="00E30F70" w:rsidRDefault="00544FA0" w:rsidP="007728C8">
            <w:pPr>
              <w:rPr>
                <w:del w:id="380" w:author="Alexander Waters" w:date="2022-06-22T15:46:00Z"/>
                <w:rFonts w:ascii="Cambria" w:hAnsi="Cambria"/>
              </w:rPr>
            </w:pPr>
          </w:p>
        </w:tc>
        <w:tc>
          <w:tcPr>
            <w:tcW w:w="721" w:type="pct"/>
          </w:tcPr>
          <w:p w14:paraId="08CE2173" w14:textId="62132F11" w:rsidR="00544FA0" w:rsidRPr="00367670" w:rsidDel="00E30F70" w:rsidRDefault="00544FA0" w:rsidP="007728C8">
            <w:pPr>
              <w:rPr>
                <w:del w:id="381" w:author="Alexander Waters" w:date="2022-06-22T15:46:00Z"/>
                <w:rFonts w:ascii="Cambria" w:hAnsi="Cambria"/>
              </w:rPr>
            </w:pPr>
          </w:p>
        </w:tc>
        <w:tc>
          <w:tcPr>
            <w:tcW w:w="721" w:type="pct"/>
          </w:tcPr>
          <w:p w14:paraId="66E5F564" w14:textId="15017DF7" w:rsidR="00544FA0" w:rsidRPr="00367670" w:rsidDel="00E30F70" w:rsidRDefault="00544FA0" w:rsidP="007728C8">
            <w:pPr>
              <w:rPr>
                <w:del w:id="382" w:author="Alexander Waters" w:date="2022-06-22T15:46:00Z"/>
                <w:rFonts w:ascii="Cambria" w:hAnsi="Cambria"/>
              </w:rPr>
            </w:pPr>
          </w:p>
        </w:tc>
        <w:tc>
          <w:tcPr>
            <w:tcW w:w="721" w:type="pct"/>
          </w:tcPr>
          <w:p w14:paraId="1F03FB82" w14:textId="754A1796" w:rsidR="00544FA0" w:rsidRPr="00367670" w:rsidDel="00E30F70" w:rsidRDefault="00544FA0" w:rsidP="007728C8">
            <w:pPr>
              <w:rPr>
                <w:del w:id="383" w:author="Alexander Waters" w:date="2022-06-22T15:46:00Z"/>
                <w:rFonts w:ascii="Cambria" w:hAnsi="Cambria"/>
              </w:rPr>
            </w:pPr>
          </w:p>
        </w:tc>
        <w:tc>
          <w:tcPr>
            <w:tcW w:w="720" w:type="pct"/>
          </w:tcPr>
          <w:p w14:paraId="76D47F91" w14:textId="3677D1CD" w:rsidR="00544FA0" w:rsidRPr="00367670" w:rsidDel="00E30F70" w:rsidRDefault="00544FA0" w:rsidP="007728C8">
            <w:pPr>
              <w:rPr>
                <w:del w:id="384" w:author="Alexander Waters" w:date="2022-06-22T15:46:00Z"/>
                <w:rFonts w:ascii="Cambria" w:hAnsi="Cambria"/>
              </w:rPr>
            </w:pPr>
          </w:p>
        </w:tc>
      </w:tr>
      <w:tr w:rsidR="00544FA0" w:rsidRPr="00367670" w:rsidDel="00E30F70" w14:paraId="68C0403A" w14:textId="5360C521" w:rsidTr="00ED185D">
        <w:trPr>
          <w:del w:id="385" w:author="Alexander Waters" w:date="2022-06-22T15:46:00Z"/>
        </w:trPr>
        <w:tc>
          <w:tcPr>
            <w:tcW w:w="1397" w:type="pct"/>
          </w:tcPr>
          <w:p w14:paraId="0D5EF9EF" w14:textId="41F3976C" w:rsidR="00544FA0" w:rsidRPr="00367670" w:rsidDel="00E30F70" w:rsidRDefault="00544FA0" w:rsidP="007728C8">
            <w:pPr>
              <w:rPr>
                <w:del w:id="386" w:author="Alexander Waters" w:date="2022-06-22T15:46:00Z"/>
                <w:rFonts w:ascii="Cambria" w:hAnsi="Cambria"/>
              </w:rPr>
            </w:pPr>
            <w:del w:id="387" w:author="Alexander Waters" w:date="2022-06-22T15:46:00Z">
              <w:r w:rsidDel="00E30F70">
                <w:rPr>
                  <w:rFonts w:ascii="Cambria" w:hAnsi="Cambria"/>
                </w:rPr>
                <w:delText>Operations Management</w:delText>
              </w:r>
            </w:del>
          </w:p>
        </w:tc>
        <w:tc>
          <w:tcPr>
            <w:tcW w:w="721" w:type="pct"/>
          </w:tcPr>
          <w:p w14:paraId="00E78396" w14:textId="3904F409" w:rsidR="00544FA0" w:rsidRPr="00367670" w:rsidDel="00E30F70" w:rsidRDefault="00544FA0" w:rsidP="007728C8">
            <w:pPr>
              <w:rPr>
                <w:del w:id="388" w:author="Alexander Waters" w:date="2022-06-22T15:46:00Z"/>
                <w:rFonts w:ascii="Cambria" w:hAnsi="Cambria"/>
              </w:rPr>
            </w:pPr>
          </w:p>
        </w:tc>
        <w:tc>
          <w:tcPr>
            <w:tcW w:w="721" w:type="pct"/>
          </w:tcPr>
          <w:p w14:paraId="0FA70B83" w14:textId="0E12C308" w:rsidR="00544FA0" w:rsidRPr="00367670" w:rsidDel="00E30F70" w:rsidRDefault="00544FA0" w:rsidP="007728C8">
            <w:pPr>
              <w:rPr>
                <w:del w:id="389" w:author="Alexander Waters" w:date="2022-06-22T15:46:00Z"/>
                <w:rFonts w:ascii="Cambria" w:hAnsi="Cambria"/>
              </w:rPr>
            </w:pPr>
          </w:p>
        </w:tc>
        <w:tc>
          <w:tcPr>
            <w:tcW w:w="721" w:type="pct"/>
          </w:tcPr>
          <w:p w14:paraId="16715139" w14:textId="00D0C182" w:rsidR="00544FA0" w:rsidRPr="00367670" w:rsidDel="00E30F70" w:rsidRDefault="00544FA0" w:rsidP="007728C8">
            <w:pPr>
              <w:rPr>
                <w:del w:id="390" w:author="Alexander Waters" w:date="2022-06-22T15:46:00Z"/>
                <w:rFonts w:ascii="Cambria" w:hAnsi="Cambria"/>
              </w:rPr>
            </w:pPr>
          </w:p>
        </w:tc>
        <w:tc>
          <w:tcPr>
            <w:tcW w:w="721" w:type="pct"/>
          </w:tcPr>
          <w:p w14:paraId="1445A6C4" w14:textId="639C4329" w:rsidR="00544FA0" w:rsidRPr="00367670" w:rsidDel="00E30F70" w:rsidRDefault="00544FA0" w:rsidP="007728C8">
            <w:pPr>
              <w:rPr>
                <w:del w:id="391" w:author="Alexander Waters" w:date="2022-06-22T15:46:00Z"/>
                <w:rFonts w:ascii="Cambria" w:hAnsi="Cambria"/>
              </w:rPr>
            </w:pPr>
          </w:p>
        </w:tc>
        <w:tc>
          <w:tcPr>
            <w:tcW w:w="720" w:type="pct"/>
          </w:tcPr>
          <w:p w14:paraId="4F1B6360" w14:textId="7CC958CE" w:rsidR="00544FA0" w:rsidRPr="00367670" w:rsidDel="00E30F70" w:rsidRDefault="00544FA0" w:rsidP="007728C8">
            <w:pPr>
              <w:rPr>
                <w:del w:id="392" w:author="Alexander Waters" w:date="2022-06-22T15:46:00Z"/>
                <w:rFonts w:ascii="Cambria" w:hAnsi="Cambria"/>
              </w:rPr>
            </w:pPr>
          </w:p>
        </w:tc>
      </w:tr>
      <w:tr w:rsidR="00544FA0" w:rsidRPr="00367670" w:rsidDel="00E30F70" w14:paraId="0D391EEA" w14:textId="53C2BF67" w:rsidTr="00ED185D">
        <w:trPr>
          <w:del w:id="393" w:author="Alexander Waters" w:date="2022-06-22T15:46:00Z"/>
        </w:trPr>
        <w:tc>
          <w:tcPr>
            <w:tcW w:w="1397" w:type="pct"/>
          </w:tcPr>
          <w:p w14:paraId="326CCF8E" w14:textId="7A58E9DB" w:rsidR="00544FA0" w:rsidRPr="00367670" w:rsidDel="00E30F70" w:rsidRDefault="00544FA0" w:rsidP="007728C8">
            <w:pPr>
              <w:rPr>
                <w:del w:id="394" w:author="Alexander Waters" w:date="2022-06-22T15:46:00Z"/>
                <w:rFonts w:ascii="Cambria" w:hAnsi="Cambria"/>
              </w:rPr>
            </w:pPr>
            <w:del w:id="395" w:author="Alexander Waters" w:date="2022-06-22T15:46:00Z">
              <w:r w:rsidDel="00E30F70">
                <w:rPr>
                  <w:rFonts w:ascii="Cambria" w:hAnsi="Cambria"/>
                </w:rPr>
                <w:delText>Other</w:delText>
              </w:r>
            </w:del>
          </w:p>
        </w:tc>
        <w:tc>
          <w:tcPr>
            <w:tcW w:w="721" w:type="pct"/>
          </w:tcPr>
          <w:p w14:paraId="0E9CEA57" w14:textId="40105E56" w:rsidR="00544FA0" w:rsidRPr="00367670" w:rsidDel="00E30F70" w:rsidRDefault="00544FA0" w:rsidP="007728C8">
            <w:pPr>
              <w:rPr>
                <w:del w:id="396" w:author="Alexander Waters" w:date="2022-06-22T15:46:00Z"/>
                <w:rFonts w:ascii="Cambria" w:hAnsi="Cambria"/>
              </w:rPr>
            </w:pPr>
          </w:p>
        </w:tc>
        <w:tc>
          <w:tcPr>
            <w:tcW w:w="721" w:type="pct"/>
          </w:tcPr>
          <w:p w14:paraId="1363564D" w14:textId="4EFFD2BF" w:rsidR="00544FA0" w:rsidRPr="00367670" w:rsidDel="00E30F70" w:rsidRDefault="00544FA0" w:rsidP="007728C8">
            <w:pPr>
              <w:rPr>
                <w:del w:id="397" w:author="Alexander Waters" w:date="2022-06-22T15:46:00Z"/>
                <w:rFonts w:ascii="Cambria" w:hAnsi="Cambria"/>
              </w:rPr>
            </w:pPr>
          </w:p>
        </w:tc>
        <w:tc>
          <w:tcPr>
            <w:tcW w:w="721" w:type="pct"/>
          </w:tcPr>
          <w:p w14:paraId="64F28809" w14:textId="4744CA7E" w:rsidR="00544FA0" w:rsidRPr="00367670" w:rsidDel="00E30F70" w:rsidRDefault="00544FA0" w:rsidP="007728C8">
            <w:pPr>
              <w:rPr>
                <w:del w:id="398" w:author="Alexander Waters" w:date="2022-06-22T15:46:00Z"/>
                <w:rFonts w:ascii="Cambria" w:hAnsi="Cambria"/>
              </w:rPr>
            </w:pPr>
          </w:p>
        </w:tc>
        <w:tc>
          <w:tcPr>
            <w:tcW w:w="721" w:type="pct"/>
          </w:tcPr>
          <w:p w14:paraId="4759A6B9" w14:textId="35192D33" w:rsidR="00544FA0" w:rsidRPr="00367670" w:rsidDel="00E30F70" w:rsidRDefault="00544FA0" w:rsidP="007728C8">
            <w:pPr>
              <w:rPr>
                <w:del w:id="399" w:author="Alexander Waters" w:date="2022-06-22T15:46:00Z"/>
                <w:rFonts w:ascii="Cambria" w:hAnsi="Cambria"/>
              </w:rPr>
            </w:pPr>
          </w:p>
        </w:tc>
        <w:tc>
          <w:tcPr>
            <w:tcW w:w="720" w:type="pct"/>
          </w:tcPr>
          <w:p w14:paraId="555DDECC" w14:textId="21E7C6CF" w:rsidR="00544FA0" w:rsidRPr="00367670" w:rsidDel="00E30F70" w:rsidRDefault="00544FA0" w:rsidP="007728C8">
            <w:pPr>
              <w:rPr>
                <w:del w:id="400" w:author="Alexander Waters" w:date="2022-06-22T15:46:00Z"/>
                <w:rFonts w:ascii="Cambria" w:hAnsi="Cambria"/>
              </w:rPr>
            </w:pPr>
          </w:p>
        </w:tc>
      </w:tr>
      <w:tr w:rsidR="00544FA0" w:rsidRPr="00367670" w:rsidDel="00E30F70" w14:paraId="7CB28BFE" w14:textId="6D630B6A" w:rsidTr="00ED185D">
        <w:trPr>
          <w:del w:id="401" w:author="Alexander Waters" w:date="2022-06-22T15:46:00Z"/>
        </w:trPr>
        <w:tc>
          <w:tcPr>
            <w:tcW w:w="1397" w:type="pct"/>
          </w:tcPr>
          <w:p w14:paraId="6363B293" w14:textId="318EA3A0" w:rsidR="00544FA0" w:rsidRPr="00367670" w:rsidDel="00E30F70" w:rsidRDefault="00544FA0" w:rsidP="007728C8">
            <w:pPr>
              <w:rPr>
                <w:del w:id="402" w:author="Alexander Waters" w:date="2022-06-22T15:46:00Z"/>
                <w:rFonts w:ascii="Cambria" w:hAnsi="Cambria"/>
              </w:rPr>
            </w:pPr>
            <w:del w:id="403" w:author="Alexander Waters" w:date="2022-06-22T15:46:00Z">
              <w:r w:rsidDel="00E30F70">
                <w:rPr>
                  <w:rFonts w:ascii="Cambria" w:hAnsi="Cambria"/>
                </w:rPr>
                <w:delText>Other</w:delText>
              </w:r>
            </w:del>
          </w:p>
        </w:tc>
        <w:tc>
          <w:tcPr>
            <w:tcW w:w="721" w:type="pct"/>
          </w:tcPr>
          <w:p w14:paraId="2C22C92D" w14:textId="482807F7" w:rsidR="00544FA0" w:rsidRPr="00367670" w:rsidDel="00E30F70" w:rsidRDefault="00544FA0" w:rsidP="007728C8">
            <w:pPr>
              <w:rPr>
                <w:del w:id="404" w:author="Alexander Waters" w:date="2022-06-22T15:46:00Z"/>
                <w:rFonts w:ascii="Cambria" w:hAnsi="Cambria"/>
              </w:rPr>
            </w:pPr>
          </w:p>
        </w:tc>
        <w:tc>
          <w:tcPr>
            <w:tcW w:w="721" w:type="pct"/>
          </w:tcPr>
          <w:p w14:paraId="02C69AC1" w14:textId="42C67C93" w:rsidR="00544FA0" w:rsidRPr="00367670" w:rsidDel="00E30F70" w:rsidRDefault="00544FA0" w:rsidP="007728C8">
            <w:pPr>
              <w:rPr>
                <w:del w:id="405" w:author="Alexander Waters" w:date="2022-06-22T15:46:00Z"/>
                <w:rFonts w:ascii="Cambria" w:hAnsi="Cambria"/>
              </w:rPr>
            </w:pPr>
          </w:p>
        </w:tc>
        <w:tc>
          <w:tcPr>
            <w:tcW w:w="721" w:type="pct"/>
          </w:tcPr>
          <w:p w14:paraId="182BA06D" w14:textId="53A5F82E" w:rsidR="00544FA0" w:rsidRPr="00367670" w:rsidDel="00E30F70" w:rsidRDefault="00544FA0" w:rsidP="007728C8">
            <w:pPr>
              <w:rPr>
                <w:del w:id="406" w:author="Alexander Waters" w:date="2022-06-22T15:46:00Z"/>
                <w:rFonts w:ascii="Cambria" w:hAnsi="Cambria"/>
              </w:rPr>
            </w:pPr>
          </w:p>
        </w:tc>
        <w:tc>
          <w:tcPr>
            <w:tcW w:w="721" w:type="pct"/>
          </w:tcPr>
          <w:p w14:paraId="5CB645EC" w14:textId="212EE251" w:rsidR="00544FA0" w:rsidRPr="00367670" w:rsidDel="00E30F70" w:rsidRDefault="00544FA0" w:rsidP="007728C8">
            <w:pPr>
              <w:rPr>
                <w:del w:id="407" w:author="Alexander Waters" w:date="2022-06-22T15:46:00Z"/>
                <w:rFonts w:ascii="Cambria" w:hAnsi="Cambria"/>
              </w:rPr>
            </w:pPr>
          </w:p>
        </w:tc>
        <w:tc>
          <w:tcPr>
            <w:tcW w:w="720" w:type="pct"/>
          </w:tcPr>
          <w:p w14:paraId="57A554C9" w14:textId="1EACFC98" w:rsidR="00544FA0" w:rsidRPr="00367670" w:rsidDel="00E30F70" w:rsidRDefault="00544FA0" w:rsidP="007728C8">
            <w:pPr>
              <w:rPr>
                <w:del w:id="408" w:author="Alexander Waters" w:date="2022-06-22T15:46:00Z"/>
                <w:rFonts w:ascii="Cambria" w:hAnsi="Cambria"/>
              </w:rPr>
            </w:pPr>
          </w:p>
        </w:tc>
      </w:tr>
      <w:tr w:rsidR="00544FA0" w:rsidRPr="00367670" w:rsidDel="00E30F70" w14:paraId="07EC6CB7" w14:textId="613C744B" w:rsidTr="00ED185D">
        <w:trPr>
          <w:del w:id="409" w:author="Alexander Waters" w:date="2022-06-22T15:46:00Z"/>
        </w:trPr>
        <w:tc>
          <w:tcPr>
            <w:tcW w:w="1397" w:type="pct"/>
          </w:tcPr>
          <w:p w14:paraId="68B17B78" w14:textId="70A847D1" w:rsidR="00544FA0" w:rsidRPr="00367670" w:rsidDel="00E30F70" w:rsidRDefault="00544FA0" w:rsidP="007728C8">
            <w:pPr>
              <w:rPr>
                <w:del w:id="410" w:author="Alexander Waters" w:date="2022-06-22T15:46:00Z"/>
                <w:rFonts w:ascii="Cambria" w:hAnsi="Cambria"/>
              </w:rPr>
            </w:pPr>
            <w:del w:id="411" w:author="Alexander Waters" w:date="2022-06-22T15:46:00Z">
              <w:r w:rsidRPr="00367670" w:rsidDel="00E30F70">
                <w:rPr>
                  <w:rFonts w:ascii="Cambria" w:hAnsi="Cambria"/>
                </w:rPr>
                <w:delText>Other</w:delText>
              </w:r>
            </w:del>
          </w:p>
        </w:tc>
        <w:tc>
          <w:tcPr>
            <w:tcW w:w="721" w:type="pct"/>
          </w:tcPr>
          <w:p w14:paraId="22AE57B2" w14:textId="02D809BA" w:rsidR="00544FA0" w:rsidRPr="00367670" w:rsidDel="00E30F70" w:rsidRDefault="00544FA0" w:rsidP="007728C8">
            <w:pPr>
              <w:rPr>
                <w:del w:id="412" w:author="Alexander Waters" w:date="2022-06-22T15:46:00Z"/>
                <w:rFonts w:ascii="Cambria" w:hAnsi="Cambria"/>
              </w:rPr>
            </w:pPr>
          </w:p>
        </w:tc>
        <w:tc>
          <w:tcPr>
            <w:tcW w:w="721" w:type="pct"/>
          </w:tcPr>
          <w:p w14:paraId="7BDA8F85" w14:textId="34F9CE28" w:rsidR="00544FA0" w:rsidRPr="00367670" w:rsidDel="00E30F70" w:rsidRDefault="00544FA0" w:rsidP="007728C8">
            <w:pPr>
              <w:rPr>
                <w:del w:id="413" w:author="Alexander Waters" w:date="2022-06-22T15:46:00Z"/>
                <w:rFonts w:ascii="Cambria" w:hAnsi="Cambria"/>
              </w:rPr>
            </w:pPr>
          </w:p>
        </w:tc>
        <w:tc>
          <w:tcPr>
            <w:tcW w:w="721" w:type="pct"/>
          </w:tcPr>
          <w:p w14:paraId="0AC0D4DC" w14:textId="6E66A71A" w:rsidR="00544FA0" w:rsidRPr="00367670" w:rsidDel="00E30F70" w:rsidRDefault="00544FA0" w:rsidP="007728C8">
            <w:pPr>
              <w:rPr>
                <w:del w:id="414" w:author="Alexander Waters" w:date="2022-06-22T15:46:00Z"/>
                <w:rFonts w:ascii="Cambria" w:hAnsi="Cambria"/>
              </w:rPr>
            </w:pPr>
          </w:p>
        </w:tc>
        <w:tc>
          <w:tcPr>
            <w:tcW w:w="721" w:type="pct"/>
          </w:tcPr>
          <w:p w14:paraId="22B2B2FF" w14:textId="732587BA" w:rsidR="00544FA0" w:rsidRPr="00367670" w:rsidDel="00E30F70" w:rsidRDefault="00544FA0" w:rsidP="007728C8">
            <w:pPr>
              <w:rPr>
                <w:del w:id="415" w:author="Alexander Waters" w:date="2022-06-22T15:46:00Z"/>
                <w:rFonts w:ascii="Cambria" w:hAnsi="Cambria"/>
              </w:rPr>
            </w:pPr>
          </w:p>
        </w:tc>
        <w:tc>
          <w:tcPr>
            <w:tcW w:w="720" w:type="pct"/>
          </w:tcPr>
          <w:p w14:paraId="3C89A785" w14:textId="01D4F15F" w:rsidR="00544FA0" w:rsidRPr="00367670" w:rsidDel="00E30F70" w:rsidRDefault="00544FA0" w:rsidP="007728C8">
            <w:pPr>
              <w:rPr>
                <w:del w:id="416" w:author="Alexander Waters" w:date="2022-06-22T15:46:00Z"/>
                <w:rFonts w:ascii="Cambria" w:hAnsi="Cambria"/>
              </w:rPr>
            </w:pPr>
          </w:p>
        </w:tc>
      </w:tr>
    </w:tbl>
    <w:p w14:paraId="7985AF76" w14:textId="77777777" w:rsidR="00ED185D" w:rsidRPr="00ED185D" w:rsidRDefault="00ED185D">
      <w:pPr>
        <w:rPr>
          <w:ins w:id="417" w:author="Alexander Waters" w:date="2022-07-06T14:05:00Z"/>
          <w:rFonts w:ascii="Cambria" w:hAnsi="Cambria" w:cs="Arial"/>
          <w:rPrChange w:id="418" w:author="Alexander Waters" w:date="2022-07-06T14:05:00Z">
            <w:rPr>
              <w:ins w:id="419" w:author="Alexander Waters" w:date="2022-07-06T14:05:00Z"/>
            </w:rPr>
          </w:rPrChange>
        </w:rPr>
        <w:pPrChange w:id="420" w:author="Alexander Waters" w:date="2022-07-06T14:05:00Z">
          <w:pPr>
            <w:pStyle w:val="ListParagraph"/>
            <w:numPr>
              <w:numId w:val="8"/>
            </w:numPr>
            <w:ind w:hanging="720"/>
          </w:pPr>
        </w:pPrChange>
      </w:pPr>
      <w:ins w:id="421" w:author="Alexander Waters" w:date="2022-07-06T14:05:00Z">
        <w:r w:rsidRPr="00ED185D">
          <w:rPr>
            <w:rFonts w:ascii="Cambria" w:hAnsi="Cambria" w:cs="Arial"/>
            <w:rPrChange w:id="422" w:author="Alexander Waters" w:date="2022-07-06T14:05:00Z">
              <w:rPr/>
            </w:rPrChange>
          </w:rPr>
          <w:t>*Stimlabs personnel will assist during the execution of the pre-written protocol, VP-00133, in resolution of observations and deviations, access to secure areas, and support for the overall completion of the qualification effort as detailed in the protocol. Objective evidence of training of utilized personnel will be attached.</w:t>
        </w:r>
      </w:ins>
    </w:p>
    <w:p w14:paraId="18A93449" w14:textId="77777777" w:rsidR="00ED185D" w:rsidRPr="00ED185D" w:rsidRDefault="00ED185D">
      <w:pPr>
        <w:rPr>
          <w:ins w:id="423" w:author="Alexander Waters" w:date="2022-07-06T14:05:00Z"/>
          <w:rFonts w:ascii="Cambria" w:hAnsi="Cambria" w:cs="Arial"/>
          <w:rPrChange w:id="424" w:author="Alexander Waters" w:date="2022-07-06T14:05:00Z">
            <w:rPr>
              <w:ins w:id="425" w:author="Alexander Waters" w:date="2022-07-06T14:05:00Z"/>
            </w:rPr>
          </w:rPrChange>
        </w:rPr>
        <w:pPrChange w:id="426" w:author="Alexander Waters" w:date="2022-07-06T14:05:00Z">
          <w:pPr>
            <w:pStyle w:val="ListParagraph"/>
            <w:numPr>
              <w:numId w:val="8"/>
            </w:numPr>
            <w:ind w:hanging="720"/>
          </w:pPr>
        </w:pPrChange>
      </w:pPr>
      <w:ins w:id="427" w:author="Alexander Waters" w:date="2022-07-06T14:05:00Z">
        <w:r w:rsidRPr="00ED185D">
          <w:rPr>
            <w:rFonts w:ascii="Cambria" w:hAnsi="Cambria" w:cs="Arial"/>
            <w:rPrChange w:id="428" w:author="Alexander Waters" w:date="2022-07-06T14:05:00Z">
              <w:rPr/>
            </w:rPrChange>
          </w:rPr>
          <w:t>**Stimlabs personnel will execute all elements of Stimlabs’ protocols. Objective evidence of training of utilized personnel will be attached.</w:t>
        </w:r>
      </w:ins>
    </w:p>
    <w:p w14:paraId="48E3E040" w14:textId="6B3C0B2D" w:rsidR="00B17758" w:rsidDel="00ED185D" w:rsidRDefault="00B17758">
      <w:pPr>
        <w:rPr>
          <w:del w:id="429" w:author="Alexander Waters" w:date="2022-07-06T14:05:00Z"/>
          <w:rFonts w:ascii="Cambria" w:hAnsi="Cambria" w:cs="Arial"/>
        </w:rPr>
        <w:pPrChange w:id="430" w:author="Alexander Waters" w:date="2022-06-22T15:47:00Z">
          <w:pPr>
            <w:spacing w:after="0" w:line="240" w:lineRule="auto"/>
            <w:ind w:left="2160" w:hanging="936"/>
          </w:pPr>
        </w:pPrChange>
      </w:pPr>
    </w:p>
    <w:p w14:paraId="5DBB0570" w14:textId="6AA350D2" w:rsidR="00CC39B8" w:rsidRPr="00081357" w:rsidRDefault="00904F75" w:rsidP="00977D5F">
      <w:pPr>
        <w:pStyle w:val="ListParagraph"/>
        <w:numPr>
          <w:ilvl w:val="0"/>
          <w:numId w:val="8"/>
        </w:numPr>
        <w:rPr>
          <w:ins w:id="431" w:author="Alexander Waters" w:date="2022-07-06T14:06:00Z"/>
          <w:rFonts w:ascii="Cambria" w:hAnsi="Cambria" w:cs="Arial"/>
          <w:rPrChange w:id="432" w:author="Alexander Waters" w:date="2022-07-06T14:06:00Z">
            <w:rPr>
              <w:ins w:id="433" w:author="Alexander Waters" w:date="2022-07-06T14:06:00Z"/>
              <w:rFonts w:ascii="Cambria" w:hAnsi="Cambria" w:cs="Arial"/>
              <w:b/>
              <w:u w:val="single"/>
            </w:rPr>
          </w:rPrChange>
        </w:rPr>
      </w:pPr>
      <w:r w:rsidRPr="00977D5F">
        <w:rPr>
          <w:rFonts w:ascii="Cambria" w:hAnsi="Cambria" w:cs="Arial"/>
          <w:b/>
          <w:u w:val="single"/>
        </w:rPr>
        <w:t>ENVIRONMENTAL REQUIREMENTS</w:t>
      </w:r>
    </w:p>
    <w:p w14:paraId="16606D85" w14:textId="75303BC2" w:rsidR="00081357" w:rsidRPr="00081357" w:rsidRDefault="00911F63">
      <w:pPr>
        <w:pStyle w:val="ListParagraph"/>
        <w:numPr>
          <w:ilvl w:val="1"/>
          <w:numId w:val="8"/>
        </w:numPr>
        <w:rPr>
          <w:ins w:id="434" w:author="Alexander Waters" w:date="2022-06-30T15:07:00Z"/>
          <w:rFonts w:ascii="Cambria" w:hAnsi="Cambria" w:cs="Arial"/>
          <w:bCs/>
          <w:rPrChange w:id="435" w:author="Alexander Waters" w:date="2022-07-06T14:07:00Z">
            <w:rPr>
              <w:ins w:id="436" w:author="Alexander Waters" w:date="2022-06-30T15:07:00Z"/>
              <w:rFonts w:ascii="Cambria" w:hAnsi="Cambria" w:cs="Arial"/>
              <w:b/>
              <w:u w:val="single"/>
            </w:rPr>
          </w:rPrChange>
        </w:rPr>
        <w:pPrChange w:id="437" w:author="Alexander Waters" w:date="2022-07-06T14:06:00Z">
          <w:pPr>
            <w:pStyle w:val="ListParagraph"/>
            <w:numPr>
              <w:numId w:val="8"/>
            </w:numPr>
            <w:ind w:hanging="720"/>
          </w:pPr>
        </w:pPrChange>
      </w:pPr>
      <w:ins w:id="438" w:author="Alexander Waters" w:date="2022-07-06T14:23:00Z">
        <w:r>
          <w:rPr>
            <w:rFonts w:ascii="Cambria" w:hAnsi="Cambria" w:cs="Arial"/>
            <w:bCs/>
          </w:rPr>
          <w:t>N</w:t>
        </w:r>
      </w:ins>
      <w:ins w:id="439" w:author="Alexander Waters" w:date="2022-07-06T14:08:00Z">
        <w:r w:rsidR="000F1216">
          <w:rPr>
            <w:rFonts w:ascii="Cambria" w:hAnsi="Cambria" w:cs="Arial"/>
            <w:bCs/>
          </w:rPr>
          <w:t>o environmental requirements are necessary</w:t>
        </w:r>
      </w:ins>
      <w:ins w:id="440" w:author="Alexander Waters" w:date="2022-07-06T14:23:00Z">
        <w:r>
          <w:rPr>
            <w:rFonts w:ascii="Cambria" w:hAnsi="Cambria" w:cs="Arial"/>
            <w:bCs/>
          </w:rPr>
          <w:t xml:space="preserve"> to conduct OQ protocol testing.</w:t>
        </w:r>
      </w:ins>
    </w:p>
    <w:p w14:paraId="1DC6BF36" w14:textId="2992EE95" w:rsidR="00C57A15" w:rsidRPr="00B7093A" w:rsidRDefault="00C57A15" w:rsidP="00977D5F">
      <w:pPr>
        <w:pStyle w:val="ListParagraph"/>
        <w:numPr>
          <w:ilvl w:val="0"/>
          <w:numId w:val="8"/>
        </w:numPr>
        <w:rPr>
          <w:ins w:id="441" w:author="Alexander Waters" w:date="2022-06-22T15:56:00Z"/>
          <w:rFonts w:ascii="Cambria" w:hAnsi="Cambria" w:cs="Arial"/>
          <w:rPrChange w:id="442" w:author="Alexander Waters" w:date="2022-06-22T15:56:00Z">
            <w:rPr>
              <w:ins w:id="443" w:author="Alexander Waters" w:date="2022-06-22T15:56:00Z"/>
              <w:rFonts w:ascii="Cambria" w:hAnsi="Cambria" w:cs="Arial"/>
              <w:b/>
              <w:u w:val="single"/>
            </w:rPr>
          </w:rPrChange>
        </w:rPr>
      </w:pPr>
      <w:ins w:id="444" w:author="Alexander Waters" w:date="2022-06-22T15:56:00Z">
        <w:r>
          <w:rPr>
            <w:rFonts w:ascii="Cambria" w:hAnsi="Cambria" w:cs="Arial"/>
            <w:b/>
            <w:u w:val="single"/>
          </w:rPr>
          <w:t>TEST METHODS</w:t>
        </w:r>
      </w:ins>
    </w:p>
    <w:p w14:paraId="5F1EF9BF" w14:textId="35D9C218" w:rsidR="00B7093A" w:rsidRDefault="00B7093A" w:rsidP="00B7093A">
      <w:pPr>
        <w:pStyle w:val="ListParagraph"/>
        <w:numPr>
          <w:ilvl w:val="1"/>
          <w:numId w:val="8"/>
        </w:numPr>
        <w:rPr>
          <w:ins w:id="445" w:author="Alexander Waters" w:date="2022-06-22T15:57:00Z"/>
          <w:rFonts w:ascii="Cambria" w:hAnsi="Cambria" w:cs="Arial"/>
        </w:rPr>
      </w:pPr>
      <w:ins w:id="446" w:author="Alexander Waters" w:date="2022-06-22T15:56:00Z">
        <w:r w:rsidRPr="005637A2">
          <w:rPr>
            <w:rFonts w:ascii="Cambria" w:hAnsi="Cambria" w:cs="Arial"/>
          </w:rPr>
          <w:t xml:space="preserve">The IQ and OQ portions of this validation </w:t>
        </w:r>
      </w:ins>
      <w:ins w:id="447" w:author="Alexander Waters" w:date="2022-06-30T15:19:00Z">
        <w:r w:rsidR="00FC7713">
          <w:rPr>
            <w:rFonts w:ascii="Cambria" w:hAnsi="Cambria" w:cs="Arial"/>
          </w:rPr>
          <w:t>were</w:t>
        </w:r>
      </w:ins>
      <w:ins w:id="448" w:author="Alexander Waters" w:date="2022-06-22T15:56:00Z">
        <w:r w:rsidRPr="005637A2">
          <w:rPr>
            <w:rFonts w:ascii="Cambria" w:hAnsi="Cambria" w:cs="Arial"/>
          </w:rPr>
          <w:t xml:space="preserve"> pre-written by </w:t>
        </w:r>
        <w:r>
          <w:rPr>
            <w:rFonts w:ascii="Cambria" w:hAnsi="Cambria" w:cs="Arial"/>
          </w:rPr>
          <w:t xml:space="preserve">MLI </w:t>
        </w:r>
        <w:r w:rsidRPr="005637A2">
          <w:rPr>
            <w:rFonts w:ascii="Cambria" w:hAnsi="Cambria" w:cs="Arial"/>
          </w:rPr>
          <w:t>in one contiguous IOQ protocol</w:t>
        </w:r>
        <w:r>
          <w:rPr>
            <w:rFonts w:ascii="Cambria" w:hAnsi="Cambria" w:cs="Arial"/>
          </w:rPr>
          <w:t xml:space="preserve"> (</w:t>
        </w:r>
        <w:r w:rsidRPr="005637A2">
          <w:rPr>
            <w:rFonts w:ascii="Cambria" w:hAnsi="Cambria" w:cs="Arial"/>
          </w:rPr>
          <w:t xml:space="preserve">VP-00133 </w:t>
        </w:r>
        <w:r w:rsidRPr="00092CA3">
          <w:rPr>
            <w:rFonts w:ascii="Cambria" w:hAnsi="Cambria" w:cs="Arial"/>
          </w:rPr>
          <w:t>Installation and Operational Qualification Protocol for the ViewPoint Cloud Continuous Monitoring Systems</w:t>
        </w:r>
        <w:r>
          <w:rPr>
            <w:rFonts w:ascii="Cambria" w:hAnsi="Cambria" w:cs="Arial"/>
          </w:rPr>
          <w:t>)</w:t>
        </w:r>
        <w:r w:rsidRPr="005637A2">
          <w:rPr>
            <w:rFonts w:ascii="Cambria" w:hAnsi="Cambria" w:cs="Arial"/>
          </w:rPr>
          <w:t xml:space="preserve">. </w:t>
        </w:r>
        <w:r w:rsidRPr="003275DA">
          <w:rPr>
            <w:rFonts w:ascii="Cambria" w:hAnsi="Cambria" w:cs="Arial"/>
          </w:rPr>
          <w:t>To</w:t>
        </w:r>
        <w:r w:rsidRPr="005637A2">
          <w:rPr>
            <w:rFonts w:ascii="Cambria" w:hAnsi="Cambria" w:cs="Arial"/>
          </w:rPr>
          <w:t xml:space="preserve"> follow Stimlabs</w:t>
        </w:r>
      </w:ins>
      <w:ins w:id="449" w:author="Alexander Waters" w:date="2022-06-30T15:19:00Z">
        <w:r w:rsidR="00FC7713">
          <w:rPr>
            <w:rFonts w:ascii="Cambria" w:hAnsi="Cambria" w:cs="Arial"/>
          </w:rPr>
          <w:t>’</w:t>
        </w:r>
      </w:ins>
      <w:ins w:id="450" w:author="Alexander Waters" w:date="2022-06-22T15:56:00Z">
        <w:r w:rsidRPr="005637A2">
          <w:rPr>
            <w:rFonts w:ascii="Cambria" w:hAnsi="Cambria" w:cs="Arial"/>
          </w:rPr>
          <w:t xml:space="preserve"> validation procedure, </w:t>
        </w:r>
        <w:r w:rsidRPr="005637A2">
          <w:rPr>
            <w:rFonts w:ascii="Cambria" w:hAnsi="Cambria" w:cs="Arial"/>
            <w:iCs/>
          </w:rPr>
          <w:t>QSP020-001 Process and Equipment Validation,</w:t>
        </w:r>
        <w:r w:rsidRPr="005637A2">
          <w:rPr>
            <w:rFonts w:ascii="Cambria" w:hAnsi="Cambria" w:cs="Arial"/>
          </w:rPr>
          <w:t xml:space="preserve"> IQ and OQ portions of </w:t>
        </w:r>
        <w:r w:rsidRPr="005637A2">
          <w:rPr>
            <w:rFonts w:ascii="Cambria" w:hAnsi="Cambria" w:cs="Arial"/>
          </w:rPr>
          <w:lastRenderedPageBreak/>
          <w:t>the contiguous protocol will be evaluated individually for Stimlabs’ reporting purposes. Test attachments pertaining to specific phases of validation will be considered in the documentation for their respective portions and test attachments pertaining to both the IQ and OQ phases of validation will be considered in the documentation for both. Subsequently, all test attachments of the IOQ protocol will be executed sequentially and performed as written by the manufacturer</w:t>
        </w:r>
        <w:r>
          <w:rPr>
            <w:rFonts w:ascii="Cambria" w:hAnsi="Cambria" w:cs="Arial"/>
          </w:rPr>
          <w:t xml:space="preserve">. The following outlines the components of this validation that the </w:t>
        </w:r>
      </w:ins>
      <w:ins w:id="451" w:author="Alexander Waters" w:date="2022-06-22T15:57:00Z">
        <w:r>
          <w:rPr>
            <w:rFonts w:ascii="Cambria" w:hAnsi="Cambria" w:cs="Arial"/>
          </w:rPr>
          <w:t>O</w:t>
        </w:r>
      </w:ins>
      <w:ins w:id="452" w:author="Alexander Waters" w:date="2022-06-22T15:56:00Z">
        <w:r>
          <w:rPr>
            <w:rFonts w:ascii="Cambria" w:hAnsi="Cambria" w:cs="Arial"/>
          </w:rPr>
          <w:t>Q will be comprised of:</w:t>
        </w:r>
      </w:ins>
    </w:p>
    <w:p w14:paraId="04D79FED" w14:textId="4CE14FC6" w:rsidR="00B7093A" w:rsidRDefault="00194781" w:rsidP="00741855">
      <w:pPr>
        <w:pStyle w:val="ListParagraph"/>
        <w:numPr>
          <w:ilvl w:val="2"/>
          <w:numId w:val="8"/>
        </w:numPr>
        <w:rPr>
          <w:ins w:id="453" w:author="Alexander Waters" w:date="2022-06-22T16:10:00Z"/>
          <w:rFonts w:ascii="Cambria" w:hAnsi="Cambria" w:cs="Arial"/>
        </w:rPr>
      </w:pPr>
      <w:ins w:id="454" w:author="Alexander Waters" w:date="2022-06-22T15:58:00Z">
        <w:r>
          <w:rPr>
            <w:rFonts w:ascii="Cambria" w:hAnsi="Cambria" w:cs="Arial"/>
          </w:rPr>
          <w:t xml:space="preserve">Operational Qualification (OQ): </w:t>
        </w:r>
        <w:r w:rsidRPr="007C4E7C">
          <w:rPr>
            <w:rFonts w:ascii="Cambria" w:hAnsi="Cambria" w:cs="Arial"/>
          </w:rPr>
          <w:t xml:space="preserve">VP-00133 </w:t>
        </w:r>
        <w:r w:rsidRPr="00D8293E">
          <w:rPr>
            <w:rFonts w:ascii="Cambria" w:hAnsi="Cambria" w:cs="Arial"/>
          </w:rPr>
          <w:t xml:space="preserve">has been pre-written by </w:t>
        </w:r>
      </w:ins>
      <w:ins w:id="455" w:author="Alexander Waters" w:date="2022-06-22T16:08:00Z">
        <w:r w:rsidR="005C109D">
          <w:rPr>
            <w:rFonts w:ascii="Cambria" w:hAnsi="Cambria" w:cs="Arial"/>
          </w:rPr>
          <w:t xml:space="preserve">MLI </w:t>
        </w:r>
      </w:ins>
      <w:ins w:id="456" w:author="Alexander Waters" w:date="2022-06-22T15:58:00Z">
        <w:r w:rsidRPr="00D8293E">
          <w:rPr>
            <w:rFonts w:ascii="Cambria" w:hAnsi="Cambria" w:cs="Arial"/>
          </w:rPr>
          <w:t xml:space="preserve">and will be executed by </w:t>
        </w:r>
      </w:ins>
      <w:ins w:id="457" w:author="Alexander Waters" w:date="2022-06-22T16:08:00Z">
        <w:r w:rsidR="005C109D">
          <w:rPr>
            <w:rFonts w:ascii="Cambria" w:hAnsi="Cambria" w:cs="Arial"/>
          </w:rPr>
          <w:t xml:space="preserve">MLI </w:t>
        </w:r>
      </w:ins>
      <w:ins w:id="458" w:author="Alexander Waters" w:date="2022-06-22T15:58:00Z">
        <w:r w:rsidRPr="00D8293E">
          <w:rPr>
            <w:rFonts w:ascii="Cambria" w:hAnsi="Cambria" w:cs="Arial"/>
          </w:rPr>
          <w:t xml:space="preserve">with assistance from </w:t>
        </w:r>
        <w:r>
          <w:rPr>
            <w:rFonts w:ascii="Cambria" w:hAnsi="Cambria" w:cs="Arial"/>
          </w:rPr>
          <w:t>Stimlabs</w:t>
        </w:r>
        <w:r w:rsidRPr="00D8293E">
          <w:rPr>
            <w:rFonts w:ascii="Cambria" w:hAnsi="Cambria" w:cs="Arial"/>
          </w:rPr>
          <w:t xml:space="preserve"> personnel. </w:t>
        </w:r>
      </w:ins>
      <w:ins w:id="459" w:author="Alexander Waters" w:date="2022-06-30T15:20:00Z">
        <w:r w:rsidR="0014782B">
          <w:rPr>
            <w:rFonts w:ascii="Cambria" w:hAnsi="Cambria" w:cs="Arial"/>
          </w:rPr>
          <w:t>Refer to</w:t>
        </w:r>
      </w:ins>
      <w:ins w:id="460" w:author="Alexander Waters" w:date="2022-06-22T16:08:00Z">
        <w:r w:rsidR="00A20DC1">
          <w:rPr>
            <w:rFonts w:ascii="Cambria" w:hAnsi="Cambria" w:cs="Arial"/>
          </w:rPr>
          <w:t xml:space="preserve"> the </w:t>
        </w:r>
      </w:ins>
      <w:ins w:id="461" w:author="Alexander Waters" w:date="2022-06-30T15:20:00Z">
        <w:r w:rsidR="0014782B">
          <w:rPr>
            <w:rFonts w:ascii="Cambria" w:hAnsi="Cambria" w:cs="Arial"/>
          </w:rPr>
          <w:t>A</w:t>
        </w:r>
      </w:ins>
      <w:ins w:id="462" w:author="Alexander Waters" w:date="2022-06-22T16:08:00Z">
        <w:r w:rsidR="00A20DC1">
          <w:rPr>
            <w:rFonts w:ascii="Cambria" w:hAnsi="Cambria" w:cs="Arial"/>
          </w:rPr>
          <w:t>ppendi</w:t>
        </w:r>
      </w:ins>
      <w:ins w:id="463" w:author="Alexander Waters" w:date="2022-06-22T16:09:00Z">
        <w:r w:rsidR="00A20DC1">
          <w:rPr>
            <w:rFonts w:ascii="Cambria" w:hAnsi="Cambria" w:cs="Arial"/>
          </w:rPr>
          <w:t xml:space="preserve">x section </w:t>
        </w:r>
        <w:r w:rsidR="00103C2A">
          <w:rPr>
            <w:rFonts w:ascii="Cambria" w:hAnsi="Cambria" w:cs="Arial"/>
          </w:rPr>
          <w:t>for protocol/data collection sheets that pertain to this OQ. The test methods performed by MLI</w:t>
        </w:r>
        <w:r w:rsidR="00741855">
          <w:rPr>
            <w:rFonts w:ascii="Cambria" w:hAnsi="Cambria" w:cs="Arial"/>
          </w:rPr>
          <w:t xml:space="preserve"> pertinent to this OQ are listed below.</w:t>
        </w:r>
      </w:ins>
    </w:p>
    <w:p w14:paraId="5F3A4FBA" w14:textId="6266EA17" w:rsidR="00F730BE" w:rsidRDefault="00F730BE">
      <w:pPr>
        <w:pStyle w:val="ListParagraph"/>
        <w:numPr>
          <w:ilvl w:val="3"/>
          <w:numId w:val="8"/>
        </w:numPr>
        <w:rPr>
          <w:ins w:id="464" w:author="Alexander Waters" w:date="2022-06-22T16:12:00Z"/>
          <w:rFonts w:ascii="Cambria" w:hAnsi="Cambria" w:cs="Arial"/>
        </w:rPr>
        <w:pPrChange w:id="465" w:author="Alexander Waters" w:date="2022-07-06T14:11:00Z">
          <w:pPr>
            <w:pStyle w:val="ListParagraph"/>
            <w:numPr>
              <w:ilvl w:val="4"/>
              <w:numId w:val="8"/>
            </w:numPr>
            <w:ind w:left="3960" w:hanging="1080"/>
          </w:pPr>
        </w:pPrChange>
      </w:pPr>
      <w:ins w:id="466" w:author="Alexander Waters" w:date="2022-06-22T16:12:00Z">
        <w:r>
          <w:rPr>
            <w:rFonts w:ascii="Cambria" w:hAnsi="Cambria" w:cs="Arial"/>
          </w:rPr>
          <w:t>Protocol Execution Signature List</w:t>
        </w:r>
      </w:ins>
    </w:p>
    <w:p w14:paraId="5B117673" w14:textId="4ED87E02" w:rsidR="00F730BE" w:rsidRDefault="00F730BE">
      <w:pPr>
        <w:pStyle w:val="ListParagraph"/>
        <w:numPr>
          <w:ilvl w:val="3"/>
          <w:numId w:val="8"/>
        </w:numPr>
        <w:rPr>
          <w:ins w:id="467" w:author="Alexander Waters" w:date="2022-06-22T16:12:00Z"/>
          <w:rFonts w:ascii="Cambria" w:hAnsi="Cambria" w:cs="Arial"/>
        </w:rPr>
        <w:pPrChange w:id="468" w:author="Alexander Waters" w:date="2022-07-06T14:11:00Z">
          <w:pPr>
            <w:pStyle w:val="ListParagraph"/>
            <w:numPr>
              <w:ilvl w:val="4"/>
              <w:numId w:val="8"/>
            </w:numPr>
            <w:ind w:left="3960" w:hanging="1080"/>
          </w:pPr>
        </w:pPrChange>
      </w:pPr>
      <w:ins w:id="469" w:author="Alexander Waters" w:date="2022-06-22T16:12:00Z">
        <w:r>
          <w:rPr>
            <w:rFonts w:ascii="Cambria" w:hAnsi="Cambria" w:cs="Arial"/>
          </w:rPr>
          <w:t>System Security – Account Access</w:t>
        </w:r>
      </w:ins>
    </w:p>
    <w:p w14:paraId="47F9F87D" w14:textId="09DBC31A" w:rsidR="00F730BE" w:rsidRDefault="00F730BE">
      <w:pPr>
        <w:pStyle w:val="ListParagraph"/>
        <w:numPr>
          <w:ilvl w:val="3"/>
          <w:numId w:val="8"/>
        </w:numPr>
        <w:rPr>
          <w:ins w:id="470" w:author="Alexander Waters" w:date="2022-06-22T16:12:00Z"/>
          <w:rFonts w:ascii="Cambria" w:hAnsi="Cambria" w:cs="Arial"/>
        </w:rPr>
        <w:pPrChange w:id="471" w:author="Alexander Waters" w:date="2022-07-06T14:11:00Z">
          <w:pPr>
            <w:pStyle w:val="ListParagraph"/>
            <w:numPr>
              <w:ilvl w:val="4"/>
              <w:numId w:val="8"/>
            </w:numPr>
            <w:ind w:left="3960" w:hanging="1080"/>
          </w:pPr>
        </w:pPrChange>
      </w:pPr>
      <w:ins w:id="472" w:author="Alexander Waters" w:date="2022-06-22T16:12:00Z">
        <w:r>
          <w:rPr>
            <w:rFonts w:ascii="Cambria" w:hAnsi="Cambria" w:cs="Arial"/>
          </w:rPr>
          <w:t>Sensor Alarm Testing</w:t>
        </w:r>
      </w:ins>
    </w:p>
    <w:p w14:paraId="5BBE9DAA" w14:textId="600DBB6A" w:rsidR="00F730BE" w:rsidRPr="005637A2" w:rsidRDefault="00F730BE">
      <w:pPr>
        <w:pStyle w:val="ListParagraph"/>
        <w:numPr>
          <w:ilvl w:val="3"/>
          <w:numId w:val="8"/>
        </w:numPr>
        <w:rPr>
          <w:ins w:id="473" w:author="Alexander Waters" w:date="2022-06-22T16:12:00Z"/>
          <w:rFonts w:ascii="Cambria" w:hAnsi="Cambria" w:cs="Arial"/>
        </w:rPr>
        <w:pPrChange w:id="474" w:author="Alexander Waters" w:date="2022-07-06T14:11:00Z">
          <w:pPr>
            <w:pStyle w:val="ListParagraph"/>
            <w:numPr>
              <w:ilvl w:val="4"/>
              <w:numId w:val="8"/>
            </w:numPr>
            <w:ind w:left="3960" w:hanging="1080"/>
          </w:pPr>
        </w:pPrChange>
      </w:pPr>
      <w:ins w:id="475" w:author="Alexander Waters" w:date="2022-06-22T16:12:00Z">
        <w:r>
          <w:rPr>
            <w:rFonts w:ascii="Cambria" w:hAnsi="Cambria" w:cs="Arial"/>
          </w:rPr>
          <w:t>Communication Failure Testing</w:t>
        </w:r>
      </w:ins>
    </w:p>
    <w:p w14:paraId="3AB35CD3" w14:textId="3B91B65C" w:rsidR="00F730BE" w:rsidRPr="005637A2" w:rsidRDefault="00F730BE">
      <w:pPr>
        <w:pStyle w:val="ListParagraph"/>
        <w:numPr>
          <w:ilvl w:val="3"/>
          <w:numId w:val="8"/>
        </w:numPr>
        <w:rPr>
          <w:ins w:id="476" w:author="Alexander Waters" w:date="2022-06-22T16:12:00Z"/>
          <w:rFonts w:ascii="Cambria" w:hAnsi="Cambria" w:cs="Arial"/>
        </w:rPr>
        <w:pPrChange w:id="477" w:author="Alexander Waters" w:date="2022-07-06T14:11:00Z">
          <w:pPr>
            <w:pStyle w:val="ListParagraph"/>
            <w:numPr>
              <w:ilvl w:val="4"/>
              <w:numId w:val="8"/>
            </w:numPr>
            <w:ind w:left="3960" w:hanging="1080"/>
          </w:pPr>
        </w:pPrChange>
      </w:pPr>
      <w:ins w:id="478" w:author="Alexander Waters" w:date="2022-06-22T16:12:00Z">
        <w:r>
          <w:rPr>
            <w:rFonts w:ascii="Cambria" w:hAnsi="Cambria" w:cs="Arial"/>
          </w:rPr>
          <w:t>Auto Report Testing</w:t>
        </w:r>
      </w:ins>
    </w:p>
    <w:p w14:paraId="0DFCCADF" w14:textId="037F093A" w:rsidR="00F730BE" w:rsidRPr="005637A2" w:rsidRDefault="00F730BE">
      <w:pPr>
        <w:pStyle w:val="ListParagraph"/>
        <w:numPr>
          <w:ilvl w:val="3"/>
          <w:numId w:val="8"/>
        </w:numPr>
        <w:rPr>
          <w:ins w:id="479" w:author="Alexander Waters" w:date="2022-06-22T16:12:00Z"/>
          <w:rFonts w:ascii="Cambria" w:hAnsi="Cambria" w:cs="Arial"/>
        </w:rPr>
        <w:pPrChange w:id="480" w:author="Alexander Waters" w:date="2022-07-06T14:11:00Z">
          <w:pPr>
            <w:pStyle w:val="ListParagraph"/>
            <w:numPr>
              <w:ilvl w:val="4"/>
              <w:numId w:val="8"/>
            </w:numPr>
            <w:ind w:left="3960" w:hanging="1080"/>
          </w:pPr>
        </w:pPrChange>
      </w:pPr>
      <w:ins w:id="481" w:author="Alexander Waters" w:date="2022-06-22T16:12:00Z">
        <w:r>
          <w:rPr>
            <w:rFonts w:ascii="Cambria" w:hAnsi="Cambria" w:cs="Arial"/>
          </w:rPr>
          <w:t>Documentation Generation</w:t>
        </w:r>
      </w:ins>
    </w:p>
    <w:p w14:paraId="35FF73AD" w14:textId="6930782B" w:rsidR="00F730BE" w:rsidRDefault="00F730BE">
      <w:pPr>
        <w:pStyle w:val="ListParagraph"/>
        <w:numPr>
          <w:ilvl w:val="3"/>
          <w:numId w:val="8"/>
        </w:numPr>
        <w:rPr>
          <w:ins w:id="482" w:author="Alexander Waters" w:date="2022-06-22T16:12:00Z"/>
          <w:rFonts w:ascii="Cambria" w:hAnsi="Cambria" w:cs="Arial"/>
        </w:rPr>
        <w:pPrChange w:id="483" w:author="Alexander Waters" w:date="2022-07-06T14:11:00Z">
          <w:pPr>
            <w:pStyle w:val="ListParagraph"/>
            <w:numPr>
              <w:ilvl w:val="4"/>
              <w:numId w:val="8"/>
            </w:numPr>
            <w:ind w:left="3960" w:hanging="1080"/>
          </w:pPr>
        </w:pPrChange>
      </w:pPr>
      <w:ins w:id="484" w:author="Alexander Waters" w:date="2022-06-22T16:12:00Z">
        <w:r>
          <w:rPr>
            <w:rFonts w:ascii="Cambria" w:hAnsi="Cambria" w:cs="Arial"/>
          </w:rPr>
          <w:t>Additional Information</w:t>
        </w:r>
      </w:ins>
    </w:p>
    <w:p w14:paraId="24058333" w14:textId="1F06F6A2" w:rsidR="00F730BE" w:rsidRDefault="00F730BE">
      <w:pPr>
        <w:pStyle w:val="ListParagraph"/>
        <w:numPr>
          <w:ilvl w:val="3"/>
          <w:numId w:val="8"/>
        </w:numPr>
        <w:rPr>
          <w:ins w:id="485" w:author="Alexander Waters" w:date="2022-06-22T16:12:00Z"/>
          <w:rFonts w:ascii="Cambria" w:hAnsi="Cambria" w:cs="Arial"/>
        </w:rPr>
        <w:pPrChange w:id="486" w:author="Alexander Waters" w:date="2022-07-06T14:11:00Z">
          <w:pPr>
            <w:pStyle w:val="ListParagraph"/>
            <w:numPr>
              <w:ilvl w:val="4"/>
              <w:numId w:val="8"/>
            </w:numPr>
            <w:ind w:left="3960" w:hanging="1080"/>
          </w:pPr>
        </w:pPrChange>
      </w:pPr>
      <w:ins w:id="487" w:author="Alexander Waters" w:date="2022-06-22T16:12:00Z">
        <w:r>
          <w:rPr>
            <w:rFonts w:ascii="Cambria" w:hAnsi="Cambria" w:cs="Arial"/>
          </w:rPr>
          <w:t>Protocol Execution Summary and Acceptance</w:t>
        </w:r>
      </w:ins>
    </w:p>
    <w:p w14:paraId="0286FCB8" w14:textId="1878681B" w:rsidR="00F730BE" w:rsidRDefault="00F730BE">
      <w:pPr>
        <w:pStyle w:val="ListParagraph"/>
        <w:numPr>
          <w:ilvl w:val="3"/>
          <w:numId w:val="8"/>
        </w:numPr>
        <w:rPr>
          <w:ins w:id="488" w:author="Alexander Waters" w:date="2022-06-22T16:12:00Z"/>
          <w:rFonts w:ascii="Cambria" w:hAnsi="Cambria" w:cs="Arial"/>
        </w:rPr>
        <w:pPrChange w:id="489" w:author="Alexander Waters" w:date="2022-07-06T14:11:00Z">
          <w:pPr>
            <w:pStyle w:val="ListParagraph"/>
            <w:numPr>
              <w:ilvl w:val="4"/>
              <w:numId w:val="8"/>
            </w:numPr>
            <w:ind w:left="3960" w:hanging="1080"/>
          </w:pPr>
        </w:pPrChange>
      </w:pPr>
      <w:ins w:id="490" w:author="Alexander Waters" w:date="2022-06-22T16:12:00Z">
        <w:r>
          <w:rPr>
            <w:rFonts w:ascii="Cambria" w:hAnsi="Cambria" w:cs="Arial"/>
          </w:rPr>
          <w:t>Deviations and Corrective Action Form Log</w:t>
        </w:r>
      </w:ins>
    </w:p>
    <w:p w14:paraId="5D89BDF9" w14:textId="20B428CA" w:rsidR="00741855" w:rsidRDefault="00F730BE">
      <w:pPr>
        <w:pStyle w:val="ListParagraph"/>
        <w:numPr>
          <w:ilvl w:val="3"/>
          <w:numId w:val="8"/>
        </w:numPr>
        <w:rPr>
          <w:ins w:id="491" w:author="Alexander Waters" w:date="2022-07-06T14:11:00Z"/>
          <w:rFonts w:ascii="Cambria" w:hAnsi="Cambria" w:cs="Arial"/>
        </w:rPr>
        <w:pPrChange w:id="492" w:author="Alexander Waters" w:date="2022-07-06T14:11:00Z">
          <w:pPr>
            <w:pStyle w:val="ListParagraph"/>
            <w:numPr>
              <w:ilvl w:val="4"/>
              <w:numId w:val="8"/>
            </w:numPr>
            <w:ind w:left="3960" w:hanging="1080"/>
          </w:pPr>
        </w:pPrChange>
      </w:pPr>
      <w:ins w:id="493" w:author="Alexander Waters" w:date="2022-06-22T16:12:00Z">
        <w:r>
          <w:rPr>
            <w:rFonts w:ascii="Cambria" w:hAnsi="Cambria" w:cs="Arial"/>
          </w:rPr>
          <w:t>Deviation and Corrective Action Form</w:t>
        </w:r>
      </w:ins>
    </w:p>
    <w:p w14:paraId="3A8DA2F4" w14:textId="29E48CB7" w:rsidR="004C295D" w:rsidRPr="00F730BE" w:rsidRDefault="004C295D">
      <w:pPr>
        <w:pStyle w:val="ListParagraph"/>
        <w:numPr>
          <w:ilvl w:val="2"/>
          <w:numId w:val="8"/>
        </w:numPr>
        <w:rPr>
          <w:rFonts w:ascii="Cambria" w:hAnsi="Cambria" w:cs="Arial"/>
          <w:rPrChange w:id="494" w:author="Alexander Waters" w:date="2022-06-22T16:13:00Z">
            <w:rPr/>
          </w:rPrChange>
        </w:rPr>
        <w:pPrChange w:id="495" w:author="Alexander Waters" w:date="2022-07-06T14:11:00Z">
          <w:pPr>
            <w:pStyle w:val="ListParagraph"/>
            <w:numPr>
              <w:numId w:val="8"/>
            </w:numPr>
            <w:ind w:hanging="720"/>
          </w:pPr>
        </w:pPrChange>
      </w:pPr>
      <w:ins w:id="496" w:author="Alexander Waters" w:date="2022-07-06T14:11:00Z">
        <w:r>
          <w:rPr>
            <w:rFonts w:ascii="Cambria" w:hAnsi="Cambria" w:cs="Arial"/>
          </w:rPr>
          <w:t>No additional testing</w:t>
        </w:r>
        <w:r w:rsidR="00491C23">
          <w:rPr>
            <w:rFonts w:ascii="Cambria" w:hAnsi="Cambria" w:cs="Arial"/>
          </w:rPr>
          <w:t xml:space="preserve"> or data collec</w:t>
        </w:r>
      </w:ins>
      <w:ins w:id="497" w:author="Alexander Waters" w:date="2022-07-06T14:12:00Z">
        <w:r w:rsidR="00491C23">
          <w:rPr>
            <w:rFonts w:ascii="Cambria" w:hAnsi="Cambria" w:cs="Arial"/>
          </w:rPr>
          <w:t>tion will be outlined or conducted according to this OQ protocol</w:t>
        </w:r>
        <w:r w:rsidR="0006074E">
          <w:rPr>
            <w:rFonts w:ascii="Cambria" w:hAnsi="Cambria" w:cs="Arial"/>
          </w:rPr>
          <w:t xml:space="preserve"> as sufficient testing</w:t>
        </w:r>
      </w:ins>
      <w:ins w:id="498" w:author="Alexander Waters" w:date="2022-07-07T15:17:00Z">
        <w:r w:rsidR="002E49DB">
          <w:rPr>
            <w:rFonts w:ascii="Cambria" w:hAnsi="Cambria" w:cs="Arial"/>
          </w:rPr>
          <w:t xml:space="preserve"> to satisfy </w:t>
        </w:r>
        <w:r w:rsidR="00152387">
          <w:rPr>
            <w:rFonts w:ascii="Cambria" w:hAnsi="Cambria" w:cs="Arial"/>
          </w:rPr>
          <w:t>Stimlabs’ requirements</w:t>
        </w:r>
      </w:ins>
      <w:ins w:id="499" w:author="Alexander Waters" w:date="2022-07-06T14:12:00Z">
        <w:r w:rsidR="0006074E">
          <w:rPr>
            <w:rFonts w:ascii="Cambria" w:hAnsi="Cambria" w:cs="Arial"/>
          </w:rPr>
          <w:t xml:space="preserve"> will be performed </w:t>
        </w:r>
      </w:ins>
      <w:ins w:id="500" w:author="Alexander Waters" w:date="2022-07-06T14:13:00Z">
        <w:r w:rsidR="00497BA9">
          <w:rPr>
            <w:rFonts w:ascii="Cambria" w:hAnsi="Cambria" w:cs="Arial"/>
          </w:rPr>
          <w:t>during execution of the OQ portions of the IOQ outlined in VP-00133.</w:t>
        </w:r>
      </w:ins>
    </w:p>
    <w:p w14:paraId="6ACC7253" w14:textId="702AE2BF" w:rsidR="00CC39B8" w:rsidRDefault="00904F75" w:rsidP="00977D5F">
      <w:pPr>
        <w:pStyle w:val="ListParagraph"/>
        <w:numPr>
          <w:ilvl w:val="0"/>
          <w:numId w:val="8"/>
        </w:numPr>
        <w:rPr>
          <w:ins w:id="501" w:author="Alexander Waters" w:date="2022-06-30T15:25:00Z"/>
          <w:rFonts w:ascii="Cambria" w:hAnsi="Cambria" w:cs="Arial"/>
          <w:b/>
          <w:u w:val="single"/>
        </w:rPr>
      </w:pPr>
      <w:r w:rsidRPr="00977D5F">
        <w:rPr>
          <w:rFonts w:ascii="Cambria" w:hAnsi="Cambria" w:cs="Arial"/>
          <w:b/>
          <w:u w:val="single"/>
        </w:rPr>
        <w:t>PROCEDURE</w:t>
      </w:r>
    </w:p>
    <w:p w14:paraId="3849B04C" w14:textId="5E2B0FD0" w:rsidR="00C633C3" w:rsidRPr="00C633C3" w:rsidRDefault="00C633C3">
      <w:pPr>
        <w:pStyle w:val="ListParagraph"/>
        <w:numPr>
          <w:ilvl w:val="1"/>
          <w:numId w:val="8"/>
        </w:numPr>
        <w:rPr>
          <w:rFonts w:ascii="Cambria" w:hAnsi="Cambria" w:cs="Arial"/>
          <w:rPrChange w:id="502" w:author="Alexander Waters" w:date="2022-06-30T15:25:00Z">
            <w:rPr/>
          </w:rPrChange>
        </w:rPr>
        <w:pPrChange w:id="503" w:author="Alexander Waters" w:date="2022-06-30T15:25:00Z">
          <w:pPr>
            <w:pStyle w:val="ListParagraph"/>
            <w:numPr>
              <w:numId w:val="8"/>
            </w:numPr>
            <w:ind w:hanging="720"/>
          </w:pPr>
        </w:pPrChange>
      </w:pPr>
      <w:ins w:id="504" w:author="Alexander Waters" w:date="2022-06-30T15:25:00Z">
        <w:r w:rsidRPr="00242D28">
          <w:rPr>
            <w:rFonts w:ascii="Cambria" w:hAnsi="Cambria" w:cs="Arial"/>
            <w:bCs/>
          </w:rPr>
          <w:t>R</w:t>
        </w:r>
        <w:r w:rsidRPr="007B1941">
          <w:rPr>
            <w:rFonts w:ascii="Cambria" w:hAnsi="Cambria" w:cs="Arial"/>
            <w:bCs/>
          </w:rPr>
          <w:t xml:space="preserve">efer to VP-00133 </w:t>
        </w:r>
        <w:r>
          <w:rPr>
            <w:rFonts w:ascii="Cambria" w:hAnsi="Cambria" w:cs="Arial"/>
            <w:bCs/>
          </w:rPr>
          <w:t>in the Appendix</w:t>
        </w:r>
        <w:r w:rsidRPr="007B1941">
          <w:rPr>
            <w:rFonts w:ascii="Cambria" w:hAnsi="Cambria" w:cs="Arial"/>
            <w:bCs/>
          </w:rPr>
          <w:t>. The procedure for this phase of the validation is outlined in VP-00133 and will be executed by the manufacturer as written by the manufacturer</w:t>
        </w:r>
        <w:r>
          <w:rPr>
            <w:rFonts w:ascii="Cambria" w:hAnsi="Cambria" w:cs="Arial"/>
            <w:bCs/>
          </w:rPr>
          <w:t xml:space="preserve"> with assistance, as needed, from Stimlabs.</w:t>
        </w:r>
      </w:ins>
    </w:p>
    <w:p w14:paraId="40668175" w14:textId="390520C4" w:rsidR="0004595E" w:rsidRPr="00977D5F" w:rsidDel="0053124D" w:rsidRDefault="00174CAA">
      <w:pPr>
        <w:pStyle w:val="ListParagraph"/>
        <w:numPr>
          <w:ilvl w:val="2"/>
          <w:numId w:val="8"/>
        </w:numPr>
        <w:rPr>
          <w:del w:id="505" w:author="Alexander Waters" w:date="2022-06-30T15:25:00Z"/>
          <w:rFonts w:ascii="Cambria" w:hAnsi="Cambria" w:cs="Arial"/>
        </w:rPr>
        <w:pPrChange w:id="506" w:author="Alexander Waters" w:date="2022-06-30T15:22:00Z">
          <w:pPr>
            <w:pStyle w:val="ListParagraph"/>
            <w:numPr>
              <w:ilvl w:val="1"/>
              <w:numId w:val="8"/>
            </w:numPr>
            <w:ind w:left="1440" w:hanging="720"/>
          </w:pPr>
        </w:pPrChange>
      </w:pPr>
      <w:del w:id="507" w:author="Alexander Waters" w:date="2022-06-30T15:25:00Z">
        <w:r w:rsidRPr="00977D5F" w:rsidDel="0053124D">
          <w:rPr>
            <w:rFonts w:ascii="Cambria" w:hAnsi="Cambria" w:cs="Arial"/>
          </w:rPr>
          <w:delText>Manufacturing Equipment Description</w:delText>
        </w:r>
      </w:del>
    </w:p>
    <w:p w14:paraId="775963A6" w14:textId="1ADF6CD4" w:rsidR="00174CAA" w:rsidRPr="00977D5F" w:rsidDel="00AD7E60" w:rsidRDefault="00174CAA" w:rsidP="00977D5F">
      <w:pPr>
        <w:pStyle w:val="ListParagraph"/>
        <w:numPr>
          <w:ilvl w:val="2"/>
          <w:numId w:val="8"/>
        </w:numPr>
        <w:rPr>
          <w:del w:id="508" w:author="Alexander Waters" w:date="2022-06-30T15:22:00Z"/>
          <w:rFonts w:ascii="Cambria" w:hAnsi="Cambria" w:cs="Arial"/>
        </w:rPr>
      </w:pPr>
      <w:del w:id="509" w:author="Alexander Waters" w:date="2022-06-30T15:22:00Z">
        <w:r w:rsidRPr="00977D5F" w:rsidDel="00AD7E60">
          <w:rPr>
            <w:rFonts w:ascii="Cambria" w:hAnsi="Cambria" w:cs="Arial"/>
          </w:rPr>
          <w:delText>[Vendor Name]</w:delText>
        </w:r>
      </w:del>
    </w:p>
    <w:p w14:paraId="3B50D2CA" w14:textId="346A3582" w:rsidR="00174CAA" w:rsidRPr="00977D5F" w:rsidDel="00AD7E60" w:rsidRDefault="00174CAA" w:rsidP="00977D5F">
      <w:pPr>
        <w:pStyle w:val="ListParagraph"/>
        <w:numPr>
          <w:ilvl w:val="2"/>
          <w:numId w:val="8"/>
        </w:numPr>
        <w:rPr>
          <w:del w:id="510" w:author="Alexander Waters" w:date="2022-06-30T15:22:00Z"/>
          <w:rFonts w:ascii="Cambria" w:hAnsi="Cambria" w:cs="Arial"/>
        </w:rPr>
      </w:pPr>
      <w:del w:id="511" w:author="Alexander Waters" w:date="2022-06-30T15:22:00Z">
        <w:r w:rsidRPr="00977D5F" w:rsidDel="00AD7E60">
          <w:rPr>
            <w:rFonts w:ascii="Cambria" w:hAnsi="Cambria" w:cs="Arial"/>
          </w:rPr>
          <w:delText>[Serial Number]</w:delText>
        </w:r>
      </w:del>
    </w:p>
    <w:p w14:paraId="69F09A68" w14:textId="5A5BE51A" w:rsidR="00174CAA" w:rsidRPr="00977D5F" w:rsidDel="00AD7E60" w:rsidRDefault="00174CAA" w:rsidP="00977D5F">
      <w:pPr>
        <w:pStyle w:val="ListParagraph"/>
        <w:numPr>
          <w:ilvl w:val="2"/>
          <w:numId w:val="8"/>
        </w:numPr>
        <w:rPr>
          <w:del w:id="512" w:author="Alexander Waters" w:date="2022-06-30T15:22:00Z"/>
          <w:rFonts w:ascii="Cambria" w:hAnsi="Cambria" w:cs="Arial"/>
        </w:rPr>
      </w:pPr>
      <w:del w:id="513" w:author="Alexander Waters" w:date="2022-06-30T15:22:00Z">
        <w:r w:rsidRPr="00977D5F" w:rsidDel="00AD7E60">
          <w:rPr>
            <w:rFonts w:ascii="Cambria" w:hAnsi="Cambria" w:cs="Arial"/>
          </w:rPr>
          <w:delText>[Model Number]</w:delText>
        </w:r>
      </w:del>
    </w:p>
    <w:p w14:paraId="5255195D" w14:textId="13378141" w:rsidR="00174CAA" w:rsidRPr="00977D5F" w:rsidDel="00AD7E60" w:rsidRDefault="00174CAA" w:rsidP="00977D5F">
      <w:pPr>
        <w:pStyle w:val="ListParagraph"/>
        <w:numPr>
          <w:ilvl w:val="2"/>
          <w:numId w:val="8"/>
        </w:numPr>
        <w:rPr>
          <w:del w:id="514" w:author="Alexander Waters" w:date="2022-06-30T15:22:00Z"/>
          <w:rFonts w:ascii="Cambria" w:hAnsi="Cambria" w:cs="Arial"/>
        </w:rPr>
      </w:pPr>
      <w:del w:id="515" w:author="Alexander Waters" w:date="2022-06-30T15:22:00Z">
        <w:r w:rsidRPr="00977D5F" w:rsidDel="00AD7E60">
          <w:rPr>
            <w:rFonts w:ascii="Cambria" w:hAnsi="Cambria" w:cs="Arial"/>
          </w:rPr>
          <w:delText>[Location]</w:delText>
        </w:r>
      </w:del>
    </w:p>
    <w:p w14:paraId="06C9A4F9" w14:textId="0C0387BB" w:rsidR="008B00BE" w:rsidRPr="00977D5F" w:rsidDel="0053124D" w:rsidRDefault="00904F75">
      <w:pPr>
        <w:pStyle w:val="ListParagraph"/>
        <w:numPr>
          <w:ilvl w:val="2"/>
          <w:numId w:val="8"/>
        </w:numPr>
        <w:rPr>
          <w:del w:id="516" w:author="Alexander Waters" w:date="2022-06-30T15:25:00Z"/>
          <w:rFonts w:ascii="Cambria" w:hAnsi="Cambria" w:cs="Arial"/>
        </w:rPr>
        <w:pPrChange w:id="517" w:author="Alexander Waters" w:date="2022-06-30T15:22:00Z">
          <w:pPr>
            <w:pStyle w:val="ListParagraph"/>
            <w:numPr>
              <w:ilvl w:val="1"/>
              <w:numId w:val="8"/>
            </w:numPr>
            <w:ind w:left="1440" w:hanging="720"/>
          </w:pPr>
        </w:pPrChange>
      </w:pPr>
      <w:del w:id="518" w:author="Alexander Waters" w:date="2022-06-30T15:25:00Z">
        <w:r w:rsidRPr="00977D5F" w:rsidDel="0053124D">
          <w:rPr>
            <w:rFonts w:ascii="Cambria" w:hAnsi="Cambria" w:cs="Arial"/>
          </w:rPr>
          <w:delText>Raw Materials</w:delText>
        </w:r>
      </w:del>
    </w:p>
    <w:p w14:paraId="359EF2E7" w14:textId="39BD50A2" w:rsidR="00174CAA" w:rsidRPr="00977D5F" w:rsidDel="008B00BE" w:rsidRDefault="00904F75" w:rsidP="00977D5F">
      <w:pPr>
        <w:pStyle w:val="ListParagraph"/>
        <w:numPr>
          <w:ilvl w:val="2"/>
          <w:numId w:val="8"/>
        </w:numPr>
        <w:rPr>
          <w:del w:id="519" w:author="Alexander Waters" w:date="2022-06-30T15:22:00Z"/>
          <w:rFonts w:ascii="Cambria" w:hAnsi="Cambria" w:cs="Arial"/>
        </w:rPr>
      </w:pPr>
      <w:del w:id="520" w:author="Alexander Waters" w:date="2022-06-30T15:22:00Z">
        <w:r w:rsidRPr="00977D5F" w:rsidDel="008B00BE">
          <w:rPr>
            <w:rFonts w:ascii="Cambria" w:hAnsi="Cambria" w:cs="Arial"/>
          </w:rPr>
          <w:delText>Identification of Materials</w:delText>
        </w:r>
      </w:del>
    </w:p>
    <w:p w14:paraId="15A2E205" w14:textId="61F00910" w:rsidR="00174CAA" w:rsidRPr="00977D5F" w:rsidDel="008B00BE" w:rsidRDefault="00904F75" w:rsidP="00977D5F">
      <w:pPr>
        <w:pStyle w:val="ListParagraph"/>
        <w:numPr>
          <w:ilvl w:val="2"/>
          <w:numId w:val="8"/>
        </w:numPr>
        <w:rPr>
          <w:del w:id="521" w:author="Alexander Waters" w:date="2022-06-30T15:22:00Z"/>
          <w:rFonts w:ascii="Cambria" w:hAnsi="Cambria" w:cs="Arial"/>
        </w:rPr>
      </w:pPr>
      <w:del w:id="522" w:author="Alexander Waters" w:date="2022-06-30T15:22:00Z">
        <w:r w:rsidRPr="00977D5F" w:rsidDel="008B00BE">
          <w:rPr>
            <w:rFonts w:ascii="Cambria" w:hAnsi="Cambria" w:cs="Arial"/>
          </w:rPr>
          <w:delText>Ranges of Materials</w:delText>
        </w:r>
      </w:del>
    </w:p>
    <w:p w14:paraId="5B3A509C" w14:textId="471B5E53" w:rsidR="00CC39B8" w:rsidRPr="00977D5F" w:rsidDel="0053124D" w:rsidRDefault="00904F75" w:rsidP="00977D5F">
      <w:pPr>
        <w:pStyle w:val="ListParagraph"/>
        <w:numPr>
          <w:ilvl w:val="1"/>
          <w:numId w:val="8"/>
        </w:numPr>
        <w:rPr>
          <w:del w:id="523" w:author="Alexander Waters" w:date="2022-06-30T15:25:00Z"/>
          <w:rFonts w:ascii="Cambria" w:hAnsi="Cambria" w:cs="Arial"/>
        </w:rPr>
      </w:pPr>
      <w:del w:id="524" w:author="Alexander Waters" w:date="2022-06-30T15:25:00Z">
        <w:r w:rsidRPr="00977D5F" w:rsidDel="0053124D">
          <w:rPr>
            <w:rFonts w:ascii="Cambria" w:hAnsi="Cambria" w:cs="Arial"/>
          </w:rPr>
          <w:delText>Critical to Quality (CTQ) Attributes</w:delText>
        </w:r>
      </w:del>
    </w:p>
    <w:p w14:paraId="0306BC3A" w14:textId="5F9F6EFF" w:rsidR="00904F75" w:rsidRPr="00977D5F" w:rsidDel="0053124D" w:rsidRDefault="00904F75" w:rsidP="00977D5F">
      <w:pPr>
        <w:pStyle w:val="ListParagraph"/>
        <w:numPr>
          <w:ilvl w:val="2"/>
          <w:numId w:val="8"/>
        </w:numPr>
        <w:rPr>
          <w:del w:id="525" w:author="Alexander Waters" w:date="2022-06-30T15:25:00Z"/>
          <w:rFonts w:ascii="Cambria" w:hAnsi="Cambria" w:cs="Arial"/>
        </w:rPr>
      </w:pPr>
      <w:del w:id="526" w:author="Alexander Waters" w:date="2022-06-30T15:25:00Z">
        <w:r w:rsidRPr="00977D5F" w:rsidDel="0053124D">
          <w:rPr>
            <w:rFonts w:ascii="Cambria" w:hAnsi="Cambria" w:cs="Arial"/>
          </w:rPr>
          <w:delText>Variable Attributes</w:delText>
        </w:r>
      </w:del>
    </w:p>
    <w:p w14:paraId="145A3CFF" w14:textId="6BB444E3" w:rsidR="00904F75" w:rsidRPr="00977D5F" w:rsidDel="0053124D" w:rsidRDefault="00904F75" w:rsidP="00977D5F">
      <w:pPr>
        <w:pStyle w:val="ListParagraph"/>
        <w:numPr>
          <w:ilvl w:val="2"/>
          <w:numId w:val="8"/>
        </w:numPr>
        <w:rPr>
          <w:del w:id="527" w:author="Alexander Waters" w:date="2022-06-30T15:25:00Z"/>
          <w:rFonts w:ascii="Cambria" w:hAnsi="Cambria" w:cs="Arial"/>
        </w:rPr>
      </w:pPr>
      <w:del w:id="528" w:author="Alexander Waters" w:date="2022-06-30T15:25:00Z">
        <w:r w:rsidRPr="00977D5F" w:rsidDel="0053124D">
          <w:rPr>
            <w:rFonts w:ascii="Cambria" w:hAnsi="Cambria" w:cs="Arial"/>
          </w:rPr>
          <w:delText>Attribute Data (Pass/Fail)</w:delText>
        </w:r>
      </w:del>
    </w:p>
    <w:p w14:paraId="1A4F1E87" w14:textId="552C47DA" w:rsidR="00904F75" w:rsidRPr="00977D5F" w:rsidDel="0053124D" w:rsidRDefault="00904F75" w:rsidP="00977D5F">
      <w:pPr>
        <w:pStyle w:val="ListParagraph"/>
        <w:numPr>
          <w:ilvl w:val="1"/>
          <w:numId w:val="8"/>
        </w:numPr>
        <w:rPr>
          <w:del w:id="529" w:author="Alexander Waters" w:date="2022-06-30T15:25:00Z"/>
          <w:rFonts w:ascii="Cambria" w:hAnsi="Cambria" w:cs="Arial"/>
        </w:rPr>
      </w:pPr>
      <w:del w:id="530" w:author="Alexander Waters" w:date="2022-06-30T15:25:00Z">
        <w:r w:rsidRPr="00977D5F" w:rsidDel="0053124D">
          <w:rPr>
            <w:rFonts w:ascii="Cambria" w:hAnsi="Cambria" w:cs="Arial"/>
          </w:rPr>
          <w:delText>Process Variables</w:delText>
        </w:r>
      </w:del>
    </w:p>
    <w:p w14:paraId="4904B59F" w14:textId="46A3AE02" w:rsidR="00904F75" w:rsidRPr="00977D5F" w:rsidDel="0053124D" w:rsidRDefault="00904F75" w:rsidP="00977D5F">
      <w:pPr>
        <w:pStyle w:val="ListParagraph"/>
        <w:numPr>
          <w:ilvl w:val="2"/>
          <w:numId w:val="8"/>
        </w:numPr>
        <w:rPr>
          <w:del w:id="531" w:author="Alexander Waters" w:date="2022-06-30T15:25:00Z"/>
          <w:rFonts w:ascii="Cambria" w:hAnsi="Cambria" w:cs="Arial"/>
        </w:rPr>
      </w:pPr>
      <w:del w:id="532" w:author="Alexander Waters" w:date="2022-06-30T15:25:00Z">
        <w:r w:rsidRPr="00977D5F" w:rsidDel="0053124D">
          <w:rPr>
            <w:rFonts w:ascii="Cambria" w:hAnsi="Cambria" w:cs="Arial"/>
          </w:rPr>
          <w:delText>Critical Machine Settings &amp; Ranges</w:delText>
        </w:r>
      </w:del>
    </w:p>
    <w:p w14:paraId="7BE95320" w14:textId="03F1280E" w:rsidR="00904F75" w:rsidRPr="00977D5F" w:rsidDel="0053124D" w:rsidRDefault="00904F75" w:rsidP="00977D5F">
      <w:pPr>
        <w:pStyle w:val="ListParagraph"/>
        <w:numPr>
          <w:ilvl w:val="2"/>
          <w:numId w:val="8"/>
        </w:numPr>
        <w:rPr>
          <w:del w:id="533" w:author="Alexander Waters" w:date="2022-06-30T15:25:00Z"/>
          <w:rFonts w:ascii="Cambria" w:hAnsi="Cambria" w:cs="Arial"/>
        </w:rPr>
      </w:pPr>
      <w:del w:id="534" w:author="Alexander Waters" w:date="2022-06-30T15:25:00Z">
        <w:r w:rsidRPr="00977D5F" w:rsidDel="0053124D">
          <w:rPr>
            <w:rFonts w:ascii="Cambria" w:hAnsi="Cambria" w:cs="Arial"/>
          </w:rPr>
          <w:delText>Raw Material Variability</w:delText>
        </w:r>
      </w:del>
    </w:p>
    <w:p w14:paraId="6848E4C3" w14:textId="1F45CBFC" w:rsidR="00904F75" w:rsidRPr="00977D5F" w:rsidDel="0053124D" w:rsidRDefault="00904F75" w:rsidP="00977D5F">
      <w:pPr>
        <w:pStyle w:val="ListParagraph"/>
        <w:numPr>
          <w:ilvl w:val="2"/>
          <w:numId w:val="8"/>
        </w:numPr>
        <w:rPr>
          <w:del w:id="535" w:author="Alexander Waters" w:date="2022-06-30T15:25:00Z"/>
          <w:rFonts w:ascii="Cambria" w:hAnsi="Cambria" w:cs="Arial"/>
        </w:rPr>
      </w:pPr>
      <w:del w:id="536" w:author="Alexander Waters" w:date="2022-06-30T15:25:00Z">
        <w:r w:rsidRPr="00977D5F" w:rsidDel="0053124D">
          <w:rPr>
            <w:rFonts w:ascii="Cambria" w:hAnsi="Cambria" w:cs="Arial"/>
          </w:rPr>
          <w:delText>Design of Experiments/Process Variables Matrix</w:delText>
        </w:r>
      </w:del>
    </w:p>
    <w:p w14:paraId="3BEB6650" w14:textId="771C75DD" w:rsidR="00904F75" w:rsidRPr="00977D5F" w:rsidDel="0053124D" w:rsidRDefault="00904F75" w:rsidP="00977D5F">
      <w:pPr>
        <w:pStyle w:val="ListParagraph"/>
        <w:numPr>
          <w:ilvl w:val="2"/>
          <w:numId w:val="8"/>
        </w:numPr>
        <w:rPr>
          <w:del w:id="537" w:author="Alexander Waters" w:date="2022-06-30T15:25:00Z"/>
          <w:rFonts w:ascii="Cambria" w:hAnsi="Cambria" w:cs="Arial"/>
        </w:rPr>
      </w:pPr>
      <w:del w:id="538" w:author="Alexander Waters" w:date="2022-06-30T15:25:00Z">
        <w:r w:rsidRPr="00977D5F" w:rsidDel="0053124D">
          <w:rPr>
            <w:rFonts w:ascii="Cambria" w:hAnsi="Cambria" w:cs="Arial"/>
          </w:rPr>
          <w:delText>Describe each of the OQ Runs to be run</w:delText>
        </w:r>
      </w:del>
    </w:p>
    <w:p w14:paraId="5AACCF4F" w14:textId="26386E4B" w:rsidR="00904F75" w:rsidRPr="00977D5F" w:rsidDel="0053124D" w:rsidRDefault="00904F75" w:rsidP="00977D5F">
      <w:pPr>
        <w:pStyle w:val="ListParagraph"/>
        <w:numPr>
          <w:ilvl w:val="3"/>
          <w:numId w:val="8"/>
        </w:numPr>
        <w:rPr>
          <w:del w:id="539" w:author="Alexander Waters" w:date="2022-06-30T15:25:00Z"/>
          <w:rFonts w:ascii="Cambria" w:hAnsi="Cambria" w:cs="Arial"/>
        </w:rPr>
      </w:pPr>
      <w:del w:id="540" w:author="Alexander Waters" w:date="2022-06-30T15:25:00Z">
        <w:r w:rsidRPr="00977D5F" w:rsidDel="0053124D">
          <w:rPr>
            <w:rFonts w:ascii="Cambria" w:hAnsi="Cambria" w:cs="Arial"/>
          </w:rPr>
          <w:delText>Run #1</w:delText>
        </w:r>
      </w:del>
    </w:p>
    <w:p w14:paraId="6F1A7E5D" w14:textId="424087DD" w:rsidR="00904F75" w:rsidRPr="00977D5F" w:rsidDel="0053124D" w:rsidRDefault="00904F75" w:rsidP="00977D5F">
      <w:pPr>
        <w:pStyle w:val="ListParagraph"/>
        <w:numPr>
          <w:ilvl w:val="3"/>
          <w:numId w:val="8"/>
        </w:numPr>
        <w:rPr>
          <w:del w:id="541" w:author="Alexander Waters" w:date="2022-06-30T15:25:00Z"/>
          <w:rFonts w:ascii="Cambria" w:hAnsi="Cambria" w:cs="Arial"/>
        </w:rPr>
      </w:pPr>
      <w:del w:id="542" w:author="Alexander Waters" w:date="2022-06-30T15:25:00Z">
        <w:r w:rsidRPr="00977D5F" w:rsidDel="0053124D">
          <w:rPr>
            <w:rFonts w:ascii="Cambria" w:hAnsi="Cambria" w:cs="Arial"/>
          </w:rPr>
          <w:delText>Run #2</w:delText>
        </w:r>
      </w:del>
    </w:p>
    <w:p w14:paraId="74F414EB" w14:textId="307F0210" w:rsidR="00904F75" w:rsidRPr="00977D5F" w:rsidDel="0053124D" w:rsidRDefault="00904F75" w:rsidP="00977D5F">
      <w:pPr>
        <w:pStyle w:val="ListParagraph"/>
        <w:numPr>
          <w:ilvl w:val="3"/>
          <w:numId w:val="8"/>
        </w:numPr>
        <w:rPr>
          <w:del w:id="543" w:author="Alexander Waters" w:date="2022-06-30T15:25:00Z"/>
          <w:rFonts w:ascii="Cambria" w:hAnsi="Cambria" w:cs="Arial"/>
        </w:rPr>
      </w:pPr>
      <w:del w:id="544" w:author="Alexander Waters" w:date="2022-06-30T15:25:00Z">
        <w:r w:rsidRPr="00977D5F" w:rsidDel="0053124D">
          <w:rPr>
            <w:rFonts w:ascii="Cambria" w:hAnsi="Cambria" w:cs="Arial"/>
          </w:rPr>
          <w:delText>Run #3</w:delText>
        </w:r>
      </w:del>
    </w:p>
    <w:p w14:paraId="2DE4346A" w14:textId="085377D2" w:rsidR="00904F75" w:rsidRPr="00977D5F" w:rsidDel="0053124D" w:rsidRDefault="00904F75" w:rsidP="00977D5F">
      <w:pPr>
        <w:pStyle w:val="ListParagraph"/>
        <w:numPr>
          <w:ilvl w:val="1"/>
          <w:numId w:val="8"/>
        </w:numPr>
        <w:rPr>
          <w:del w:id="545" w:author="Alexander Waters" w:date="2022-06-30T15:25:00Z"/>
          <w:rFonts w:ascii="Cambria" w:hAnsi="Cambria" w:cs="Arial"/>
        </w:rPr>
      </w:pPr>
      <w:del w:id="546" w:author="Alexander Waters" w:date="2022-06-30T15:25:00Z">
        <w:r w:rsidRPr="00977D5F" w:rsidDel="0053124D">
          <w:rPr>
            <w:rFonts w:ascii="Cambria" w:hAnsi="Cambria" w:cs="Arial"/>
          </w:rPr>
          <w:delText>Test Equipment</w:delText>
        </w:r>
      </w:del>
    </w:p>
    <w:p w14:paraId="7723CA7B" w14:textId="7832336F" w:rsidR="00904F75" w:rsidRPr="00977D5F" w:rsidDel="0053124D" w:rsidRDefault="00904F75" w:rsidP="00977D5F">
      <w:pPr>
        <w:pStyle w:val="ListParagraph"/>
        <w:numPr>
          <w:ilvl w:val="1"/>
          <w:numId w:val="8"/>
        </w:numPr>
        <w:rPr>
          <w:del w:id="547" w:author="Alexander Waters" w:date="2022-06-30T15:25:00Z"/>
          <w:rFonts w:ascii="Cambria" w:hAnsi="Cambria" w:cs="Arial"/>
        </w:rPr>
      </w:pPr>
      <w:del w:id="548" w:author="Alexander Waters" w:date="2022-06-30T15:25:00Z">
        <w:r w:rsidRPr="00977D5F" w:rsidDel="0053124D">
          <w:rPr>
            <w:rFonts w:ascii="Cambria" w:hAnsi="Cambria" w:cs="Arial"/>
          </w:rPr>
          <w:delText>Test Methods</w:delText>
        </w:r>
      </w:del>
    </w:p>
    <w:p w14:paraId="617851A1" w14:textId="6964317D" w:rsidR="006D7D80" w:rsidRDefault="00904F75" w:rsidP="00977D5F">
      <w:pPr>
        <w:pStyle w:val="ListParagraph"/>
        <w:numPr>
          <w:ilvl w:val="0"/>
          <w:numId w:val="8"/>
        </w:numPr>
        <w:rPr>
          <w:ins w:id="549" w:author="Alexander Waters" w:date="2022-06-30T15:25:00Z"/>
          <w:rFonts w:ascii="Cambria" w:hAnsi="Cambria" w:cs="Arial"/>
          <w:b/>
          <w:u w:val="single"/>
        </w:rPr>
      </w:pPr>
      <w:r w:rsidRPr="00977D5F">
        <w:rPr>
          <w:rFonts w:ascii="Cambria" w:hAnsi="Cambria" w:cs="Arial"/>
          <w:b/>
          <w:u w:val="single"/>
        </w:rPr>
        <w:t>LOT SIZE &amp; SAMPLING PLAN</w:t>
      </w:r>
    </w:p>
    <w:p w14:paraId="43CB853E" w14:textId="5004E2EC" w:rsidR="00911F63" w:rsidRDefault="002D2F78">
      <w:pPr>
        <w:pStyle w:val="ListParagraph"/>
        <w:numPr>
          <w:ilvl w:val="1"/>
          <w:numId w:val="8"/>
        </w:numPr>
        <w:rPr>
          <w:ins w:id="550" w:author="Alexander Waters" w:date="2022-07-06T14:24:00Z"/>
          <w:rFonts w:ascii="Cambria" w:hAnsi="Cambria" w:cs="Arial"/>
        </w:rPr>
      </w:pPr>
      <w:ins w:id="551" w:author="Alexander Waters" w:date="2022-06-30T15:25:00Z">
        <w:r w:rsidRPr="00242D28">
          <w:rPr>
            <w:rFonts w:ascii="Cambria" w:hAnsi="Cambria" w:cs="Arial"/>
          </w:rPr>
          <w:t xml:space="preserve">All </w:t>
        </w:r>
      </w:ins>
      <w:ins w:id="552" w:author="Alexander Waters" w:date="2022-06-30T15:26:00Z">
        <w:r>
          <w:rPr>
            <w:rFonts w:ascii="Cambria" w:hAnsi="Cambria" w:cs="Arial"/>
          </w:rPr>
          <w:t>functionalities</w:t>
        </w:r>
      </w:ins>
      <w:ins w:id="553" w:author="Alexander Waters" w:date="2022-06-30T15:25:00Z">
        <w:r w:rsidRPr="00242D28">
          <w:rPr>
            <w:rFonts w:ascii="Cambria" w:hAnsi="Cambria" w:cs="Arial"/>
          </w:rPr>
          <w:t xml:space="preserve"> of the VPC CMS</w:t>
        </w:r>
        <w:r>
          <w:rPr>
            <w:rFonts w:ascii="Cambria" w:hAnsi="Cambria" w:cs="Arial"/>
          </w:rPr>
          <w:t xml:space="preserve"> </w:t>
        </w:r>
      </w:ins>
      <w:ins w:id="554" w:author="Alexander Waters" w:date="2022-06-30T15:26:00Z">
        <w:r w:rsidR="002D5449">
          <w:rPr>
            <w:rFonts w:ascii="Cambria" w:hAnsi="Cambria" w:cs="Arial"/>
          </w:rPr>
          <w:t>requi</w:t>
        </w:r>
      </w:ins>
      <w:ins w:id="555" w:author="Alexander Waters" w:date="2022-06-30T15:27:00Z">
        <w:r w:rsidR="002D5449">
          <w:rPr>
            <w:rFonts w:ascii="Cambria" w:hAnsi="Cambria" w:cs="Arial"/>
          </w:rPr>
          <w:t xml:space="preserve">red by Stimlabs </w:t>
        </w:r>
      </w:ins>
      <w:ins w:id="556" w:author="Alexander Waters" w:date="2022-06-30T15:25:00Z">
        <w:r w:rsidRPr="00242D28">
          <w:rPr>
            <w:rFonts w:ascii="Cambria" w:hAnsi="Cambria" w:cs="Arial"/>
          </w:rPr>
          <w:t xml:space="preserve">will be </w:t>
        </w:r>
      </w:ins>
      <w:ins w:id="557" w:author="Alexander Waters" w:date="2022-06-30T15:27:00Z">
        <w:r w:rsidR="002D5449">
          <w:rPr>
            <w:rFonts w:ascii="Cambria" w:hAnsi="Cambria" w:cs="Arial"/>
          </w:rPr>
          <w:t xml:space="preserve">subjected to test </w:t>
        </w:r>
      </w:ins>
      <w:ins w:id="558" w:author="Alexander Waters" w:date="2022-07-06T14:16:00Z">
        <w:r w:rsidR="004B6D17">
          <w:rPr>
            <w:rFonts w:ascii="Cambria" w:hAnsi="Cambria" w:cs="Arial"/>
          </w:rPr>
          <w:t>–</w:t>
        </w:r>
      </w:ins>
      <w:ins w:id="559" w:author="Alexander Waters" w:date="2022-06-30T15:25:00Z">
        <w:r w:rsidRPr="00242D28">
          <w:rPr>
            <w:rFonts w:ascii="Cambria" w:hAnsi="Cambria" w:cs="Arial"/>
          </w:rPr>
          <w:t xml:space="preserve"> </w:t>
        </w:r>
      </w:ins>
      <w:ins w:id="560" w:author="Alexander Waters" w:date="2022-07-06T14:16:00Z">
        <w:r w:rsidR="004B6D17">
          <w:rPr>
            <w:rFonts w:ascii="Cambria" w:hAnsi="Cambria" w:cs="Arial"/>
          </w:rPr>
          <w:t xml:space="preserve">a </w:t>
        </w:r>
      </w:ins>
      <w:ins w:id="561" w:author="Alexander Waters" w:date="2022-06-30T15:25:00Z">
        <w:r w:rsidRPr="00242D28">
          <w:rPr>
            <w:rFonts w:ascii="Cambria" w:hAnsi="Cambria" w:cs="Arial"/>
          </w:rPr>
          <w:t>sampling plan or statistical rational</w:t>
        </w:r>
        <w:r>
          <w:rPr>
            <w:rFonts w:ascii="Cambria" w:hAnsi="Cambria" w:cs="Arial"/>
          </w:rPr>
          <w:t>e</w:t>
        </w:r>
        <w:r w:rsidRPr="00242D28">
          <w:rPr>
            <w:rFonts w:ascii="Cambria" w:hAnsi="Cambria" w:cs="Arial"/>
          </w:rPr>
          <w:t xml:space="preserve"> is</w:t>
        </w:r>
      </w:ins>
      <w:ins w:id="562" w:author="Alexander Waters" w:date="2022-07-06T14:17:00Z">
        <w:r w:rsidR="004B6D17">
          <w:rPr>
            <w:rFonts w:ascii="Cambria" w:hAnsi="Cambria" w:cs="Arial"/>
          </w:rPr>
          <w:t xml:space="preserve"> not applicable</w:t>
        </w:r>
      </w:ins>
      <w:ins w:id="563" w:author="Alexander Waters" w:date="2022-06-30T15:25:00Z">
        <w:r w:rsidRPr="00242D28">
          <w:rPr>
            <w:rFonts w:ascii="Cambria" w:hAnsi="Cambria" w:cs="Arial"/>
          </w:rPr>
          <w:t>.</w:t>
        </w:r>
      </w:ins>
    </w:p>
    <w:p w14:paraId="5ADC49B7" w14:textId="34A8E578" w:rsidR="002D2F78" w:rsidRPr="00911F63" w:rsidRDefault="00911F63">
      <w:pPr>
        <w:rPr>
          <w:rFonts w:ascii="Cambria" w:hAnsi="Cambria" w:cs="Arial"/>
          <w:rPrChange w:id="564" w:author="Alexander Waters" w:date="2022-07-06T14:24:00Z">
            <w:rPr/>
          </w:rPrChange>
        </w:rPr>
        <w:pPrChange w:id="565" w:author="Alexander Waters" w:date="2022-07-06T14:24:00Z">
          <w:pPr>
            <w:pStyle w:val="ListParagraph"/>
            <w:numPr>
              <w:numId w:val="8"/>
            </w:numPr>
            <w:ind w:hanging="720"/>
          </w:pPr>
        </w:pPrChange>
      </w:pPr>
      <w:ins w:id="566" w:author="Alexander Waters" w:date="2022-07-06T14:24:00Z">
        <w:r>
          <w:rPr>
            <w:rFonts w:ascii="Cambria" w:hAnsi="Cambria" w:cs="Arial"/>
          </w:rPr>
          <w:br w:type="page"/>
        </w:r>
      </w:ins>
    </w:p>
    <w:p w14:paraId="43E5A4E4" w14:textId="517C4E1D" w:rsidR="00904F75" w:rsidRPr="00977D5F" w:rsidDel="0053124D" w:rsidRDefault="00904F75" w:rsidP="00977D5F">
      <w:pPr>
        <w:pStyle w:val="ListParagraph"/>
        <w:numPr>
          <w:ilvl w:val="1"/>
          <w:numId w:val="8"/>
        </w:numPr>
        <w:rPr>
          <w:del w:id="567" w:author="Alexander Waters" w:date="2022-06-30T15:25:00Z"/>
          <w:rFonts w:ascii="Cambria" w:hAnsi="Cambria" w:cs="Arial"/>
        </w:rPr>
      </w:pPr>
      <w:del w:id="568" w:author="Alexander Waters" w:date="2022-06-30T15:25:00Z">
        <w:r w:rsidRPr="00977D5F" w:rsidDel="0053124D">
          <w:rPr>
            <w:rFonts w:ascii="Cambria" w:hAnsi="Cambria" w:cs="Arial"/>
          </w:rPr>
          <w:lastRenderedPageBreak/>
          <w:delText>Lot Size</w:delText>
        </w:r>
      </w:del>
    </w:p>
    <w:p w14:paraId="2FADB4B3" w14:textId="727C5F72" w:rsidR="00904F75" w:rsidRPr="00977D5F" w:rsidDel="0053124D" w:rsidRDefault="00904F75" w:rsidP="00977D5F">
      <w:pPr>
        <w:pStyle w:val="ListParagraph"/>
        <w:numPr>
          <w:ilvl w:val="1"/>
          <w:numId w:val="8"/>
        </w:numPr>
        <w:rPr>
          <w:del w:id="569" w:author="Alexander Waters" w:date="2022-06-30T15:25:00Z"/>
          <w:rFonts w:ascii="Cambria" w:hAnsi="Cambria" w:cs="Arial"/>
        </w:rPr>
      </w:pPr>
      <w:del w:id="570" w:author="Alexander Waters" w:date="2022-06-30T15:25:00Z">
        <w:r w:rsidRPr="00977D5F" w:rsidDel="0053124D">
          <w:rPr>
            <w:rFonts w:ascii="Cambria" w:hAnsi="Cambria" w:cs="Arial"/>
          </w:rPr>
          <w:delText>Sampling Plan &amp; Statistical Rationale</w:delText>
        </w:r>
      </w:del>
    </w:p>
    <w:p w14:paraId="228B724A" w14:textId="19B90BA3" w:rsidR="006D7D80" w:rsidRDefault="00904F75" w:rsidP="00977D5F">
      <w:pPr>
        <w:pStyle w:val="ListParagraph"/>
        <w:numPr>
          <w:ilvl w:val="0"/>
          <w:numId w:val="8"/>
        </w:numPr>
        <w:rPr>
          <w:ins w:id="571" w:author="Alexander Waters" w:date="2022-06-30T15:27:00Z"/>
          <w:rFonts w:ascii="Cambria" w:hAnsi="Cambria" w:cs="Arial"/>
          <w:b/>
          <w:u w:val="single"/>
        </w:rPr>
      </w:pPr>
      <w:r w:rsidRPr="00977D5F">
        <w:rPr>
          <w:rFonts w:ascii="Cambria" w:hAnsi="Cambria" w:cs="Arial"/>
          <w:b/>
          <w:u w:val="single"/>
        </w:rPr>
        <w:t>ACCEPTANCE CRITERIA</w:t>
      </w:r>
    </w:p>
    <w:p w14:paraId="6B002D8D" w14:textId="722AB4E0" w:rsidR="001F706D" w:rsidRPr="00AA72AF" w:rsidRDefault="001F706D">
      <w:pPr>
        <w:pStyle w:val="ListParagraph"/>
        <w:numPr>
          <w:ilvl w:val="1"/>
          <w:numId w:val="8"/>
        </w:numPr>
        <w:rPr>
          <w:rFonts w:ascii="Cambria" w:hAnsi="Cambria" w:cs="Arial"/>
          <w:rPrChange w:id="572" w:author="Alexander Waters" w:date="2022-06-30T15:28:00Z">
            <w:rPr/>
          </w:rPrChange>
        </w:rPr>
        <w:pPrChange w:id="573" w:author="Alexander Waters" w:date="2022-06-30T15:28:00Z">
          <w:pPr>
            <w:pStyle w:val="ListParagraph"/>
            <w:numPr>
              <w:numId w:val="8"/>
            </w:numPr>
            <w:ind w:hanging="720"/>
          </w:pPr>
        </w:pPrChange>
      </w:pPr>
      <w:ins w:id="574" w:author="Alexander Waters" w:date="2022-06-30T15:27:00Z">
        <w:r w:rsidRPr="00242D28">
          <w:rPr>
            <w:rFonts w:ascii="Cambria" w:hAnsi="Cambria" w:cs="Arial"/>
            <w:bCs/>
          </w:rPr>
          <w:t>R</w:t>
        </w:r>
        <w:r w:rsidRPr="006A10A8">
          <w:rPr>
            <w:rFonts w:ascii="Cambria" w:hAnsi="Cambria" w:cs="Arial"/>
            <w:bCs/>
          </w:rPr>
          <w:t xml:space="preserve">efer to </w:t>
        </w:r>
        <w:r w:rsidRPr="00242D28">
          <w:rPr>
            <w:rFonts w:ascii="Cambria" w:hAnsi="Cambria" w:cs="Arial"/>
            <w:bCs/>
          </w:rPr>
          <w:t>VP</w:t>
        </w:r>
        <w:r w:rsidRPr="006A10A8">
          <w:rPr>
            <w:rFonts w:ascii="Cambria" w:hAnsi="Cambria" w:cs="Arial"/>
            <w:bCs/>
          </w:rPr>
          <w:t xml:space="preserve">-00133 in the </w:t>
        </w:r>
        <w:r>
          <w:rPr>
            <w:rFonts w:ascii="Cambria" w:hAnsi="Cambria" w:cs="Arial"/>
            <w:bCs/>
          </w:rPr>
          <w:t>A</w:t>
        </w:r>
        <w:r w:rsidRPr="006A10A8">
          <w:rPr>
            <w:rFonts w:ascii="Cambria" w:hAnsi="Cambria" w:cs="Arial"/>
            <w:bCs/>
          </w:rPr>
          <w:t xml:space="preserve">ppendix section. The acceptance criteria for this phase of the validation </w:t>
        </w:r>
        <w:proofErr w:type="gramStart"/>
        <w:r>
          <w:rPr>
            <w:rFonts w:ascii="Cambria" w:hAnsi="Cambria" w:cs="Arial"/>
            <w:bCs/>
          </w:rPr>
          <w:t>is</w:t>
        </w:r>
        <w:proofErr w:type="gramEnd"/>
        <w:r w:rsidRPr="006A10A8">
          <w:rPr>
            <w:rFonts w:ascii="Cambria" w:hAnsi="Cambria" w:cs="Arial"/>
            <w:bCs/>
          </w:rPr>
          <w:t xml:space="preserve"> outlined in VP-00133 and will be evaluated and documented by MLI and Stimlabs therein.</w:t>
        </w:r>
      </w:ins>
    </w:p>
    <w:p w14:paraId="50E6ADB2" w14:textId="585D98BA" w:rsidR="00904F75" w:rsidRPr="00977D5F" w:rsidDel="001F706D" w:rsidRDefault="00904F75" w:rsidP="00977D5F">
      <w:pPr>
        <w:pStyle w:val="ListParagraph"/>
        <w:numPr>
          <w:ilvl w:val="1"/>
          <w:numId w:val="8"/>
        </w:numPr>
        <w:rPr>
          <w:del w:id="575" w:author="Alexander Waters" w:date="2022-06-30T15:27:00Z"/>
          <w:rFonts w:ascii="Cambria" w:hAnsi="Cambria" w:cs="Arial"/>
        </w:rPr>
      </w:pPr>
      <w:del w:id="576" w:author="Alexander Waters" w:date="2022-06-30T15:27:00Z">
        <w:r w:rsidRPr="00977D5F" w:rsidDel="001F706D">
          <w:rPr>
            <w:rFonts w:ascii="Cambria" w:hAnsi="Cambria" w:cs="Arial"/>
          </w:rPr>
          <w:delText>Acceptance Criteria for Success (Process Capability, Test Results, etc.)</w:delText>
        </w:r>
      </w:del>
    </w:p>
    <w:p w14:paraId="2B9366B3" w14:textId="6AAB90A8" w:rsidR="00174CAA" w:rsidRDefault="00174CAA" w:rsidP="00977D5F">
      <w:pPr>
        <w:pStyle w:val="ListParagraph"/>
        <w:numPr>
          <w:ilvl w:val="0"/>
          <w:numId w:val="8"/>
        </w:numPr>
        <w:rPr>
          <w:ins w:id="577" w:author="Alexander Waters" w:date="2022-06-30T15:28:00Z"/>
          <w:rFonts w:ascii="Cambria" w:hAnsi="Cambria" w:cs="Arial"/>
          <w:b/>
          <w:u w:val="single"/>
        </w:rPr>
      </w:pPr>
      <w:r w:rsidRPr="00977D5F">
        <w:rPr>
          <w:rFonts w:ascii="Cambria" w:hAnsi="Cambria" w:cs="Arial"/>
          <w:b/>
          <w:u w:val="single"/>
        </w:rPr>
        <w:t>MATERIAL DISPOSITION</w:t>
      </w:r>
    </w:p>
    <w:p w14:paraId="52D966C1" w14:textId="3B3C2F67" w:rsidR="005D78AA" w:rsidRPr="005D78AA" w:rsidRDefault="005D78AA">
      <w:pPr>
        <w:pStyle w:val="ListParagraph"/>
        <w:numPr>
          <w:ilvl w:val="1"/>
          <w:numId w:val="8"/>
        </w:numPr>
        <w:rPr>
          <w:rFonts w:ascii="Cambria" w:hAnsi="Cambria" w:cs="Arial"/>
          <w:bCs/>
          <w:rPrChange w:id="578" w:author="Alexander Waters" w:date="2022-06-30T15:28:00Z">
            <w:rPr/>
          </w:rPrChange>
        </w:rPr>
        <w:pPrChange w:id="579" w:author="Alexander Waters" w:date="2022-06-30T15:28:00Z">
          <w:pPr>
            <w:pStyle w:val="ListParagraph"/>
            <w:numPr>
              <w:numId w:val="8"/>
            </w:numPr>
            <w:ind w:hanging="720"/>
          </w:pPr>
        </w:pPrChange>
      </w:pPr>
      <w:ins w:id="580" w:author="Alexander Waters" w:date="2022-06-30T15:28:00Z">
        <w:r w:rsidRPr="00242D28">
          <w:rPr>
            <w:rFonts w:ascii="Cambria" w:hAnsi="Cambria" w:cs="Arial"/>
            <w:bCs/>
          </w:rPr>
          <w:t>There is no material disposition associated with this validation.</w:t>
        </w:r>
      </w:ins>
    </w:p>
    <w:p w14:paraId="62583019" w14:textId="3A8FCB59" w:rsidR="00174CAA" w:rsidRPr="00977D5F" w:rsidRDefault="00174CAA" w:rsidP="00977D5F">
      <w:pPr>
        <w:pStyle w:val="ListParagraph"/>
        <w:numPr>
          <w:ilvl w:val="0"/>
          <w:numId w:val="8"/>
        </w:numPr>
        <w:rPr>
          <w:rFonts w:ascii="Cambria" w:hAnsi="Cambria" w:cs="Arial"/>
        </w:rPr>
      </w:pPr>
      <w:r w:rsidRPr="00977D5F">
        <w:rPr>
          <w:rFonts w:ascii="Cambria" w:hAnsi="Cambria" w:cs="Arial"/>
          <w:b/>
          <w:u w:val="single"/>
        </w:rPr>
        <w:t>DOCUMENTATION REQUIREMENTS</w:t>
      </w:r>
    </w:p>
    <w:p w14:paraId="485A9F4E" w14:textId="7407949F" w:rsidR="00174CAA" w:rsidRPr="00977D5F" w:rsidRDefault="00916803" w:rsidP="00977D5F">
      <w:pPr>
        <w:pStyle w:val="ListParagraph"/>
        <w:numPr>
          <w:ilvl w:val="1"/>
          <w:numId w:val="8"/>
        </w:numPr>
        <w:rPr>
          <w:rFonts w:ascii="Cambria" w:hAnsi="Cambria" w:cs="Arial"/>
        </w:rPr>
      </w:pPr>
      <w:r w:rsidRPr="00977D5F">
        <w:rPr>
          <w:rFonts w:ascii="Cambria" w:hAnsi="Cambria" w:cs="Arial"/>
        </w:rPr>
        <w:t xml:space="preserve">Results shall be summarized in an </w:t>
      </w:r>
      <w:r w:rsidR="00C70466" w:rsidRPr="00977D5F">
        <w:rPr>
          <w:rFonts w:ascii="Cambria" w:hAnsi="Cambria" w:cs="Arial"/>
        </w:rPr>
        <w:t>OQ</w:t>
      </w:r>
      <w:r w:rsidRPr="00977D5F">
        <w:rPr>
          <w:rFonts w:ascii="Cambria" w:hAnsi="Cambria" w:cs="Arial"/>
        </w:rPr>
        <w:t xml:space="preserve"> </w:t>
      </w:r>
      <w:ins w:id="581" w:author="Alexander Waters" w:date="2022-06-30T16:08:00Z">
        <w:r w:rsidR="00785B42">
          <w:rPr>
            <w:rFonts w:ascii="Cambria" w:hAnsi="Cambria" w:cs="Arial"/>
          </w:rPr>
          <w:t>r</w:t>
        </w:r>
      </w:ins>
      <w:del w:id="582" w:author="Alexander Waters" w:date="2022-06-30T16:08:00Z">
        <w:r w:rsidRPr="00977D5F" w:rsidDel="00785B42">
          <w:rPr>
            <w:rFonts w:ascii="Cambria" w:hAnsi="Cambria" w:cs="Arial"/>
          </w:rPr>
          <w:delText>R</w:delText>
        </w:r>
      </w:del>
      <w:r w:rsidRPr="00977D5F">
        <w:rPr>
          <w:rFonts w:ascii="Cambria" w:hAnsi="Cambria" w:cs="Arial"/>
        </w:rPr>
        <w:t xml:space="preserve">eport. </w:t>
      </w:r>
    </w:p>
    <w:p w14:paraId="61A8AB1A" w14:textId="3D2B29A2" w:rsidR="00916803" w:rsidRPr="00977D5F" w:rsidRDefault="00916803" w:rsidP="00977D5F">
      <w:pPr>
        <w:pStyle w:val="ListParagraph"/>
        <w:numPr>
          <w:ilvl w:val="1"/>
          <w:numId w:val="8"/>
        </w:numPr>
        <w:rPr>
          <w:rFonts w:ascii="Cambria" w:hAnsi="Cambria" w:cs="Arial"/>
        </w:rPr>
      </w:pPr>
      <w:r w:rsidRPr="00977D5F">
        <w:rPr>
          <w:rFonts w:ascii="Cambria" w:hAnsi="Cambria" w:cs="Arial"/>
        </w:rPr>
        <w:t xml:space="preserve">Various Control Plans, </w:t>
      </w:r>
      <w:del w:id="583" w:author="Alexander Waters" w:date="2022-07-07T15:19:00Z">
        <w:r w:rsidRPr="00977D5F" w:rsidDel="00AE5C0B">
          <w:rPr>
            <w:rFonts w:ascii="Cambria" w:hAnsi="Cambria" w:cs="Arial"/>
          </w:rPr>
          <w:delText xml:space="preserve">including </w:delText>
        </w:r>
      </w:del>
      <w:ins w:id="584" w:author="Alexander Waters" w:date="2022-07-07T15:19:00Z">
        <w:r w:rsidR="00AE5C0B">
          <w:rPr>
            <w:rFonts w:ascii="Cambria" w:hAnsi="Cambria" w:cs="Arial"/>
          </w:rPr>
          <w:t>such as</w:t>
        </w:r>
        <w:r w:rsidR="00AE5C0B" w:rsidRPr="00977D5F">
          <w:rPr>
            <w:rFonts w:ascii="Cambria" w:hAnsi="Cambria" w:cs="Arial"/>
          </w:rPr>
          <w:t xml:space="preserve"> </w:t>
        </w:r>
      </w:ins>
      <w:r w:rsidR="00C70466" w:rsidRPr="00977D5F">
        <w:rPr>
          <w:rFonts w:ascii="Cambria" w:hAnsi="Cambria" w:cs="Arial"/>
        </w:rPr>
        <w:t xml:space="preserve">validated process settings and </w:t>
      </w:r>
      <w:del w:id="585" w:author="Alexander Waters" w:date="2022-07-07T15:19:00Z">
        <w:r w:rsidRPr="00977D5F" w:rsidDel="00AE5C0B">
          <w:rPr>
            <w:rFonts w:ascii="Cambria" w:hAnsi="Cambria" w:cs="Arial"/>
          </w:rPr>
          <w:delText xml:space="preserve">the </w:delText>
        </w:r>
      </w:del>
      <w:r w:rsidRPr="00977D5F">
        <w:rPr>
          <w:rFonts w:ascii="Cambria" w:hAnsi="Cambria" w:cs="Arial"/>
        </w:rPr>
        <w:t>re-validation criteria shall be documented in</w:t>
      </w:r>
      <w:ins w:id="586" w:author="Alexander Waters" w:date="2022-07-06T14:16:00Z">
        <w:r w:rsidR="004B6D17">
          <w:rPr>
            <w:rFonts w:ascii="Cambria" w:hAnsi="Cambria" w:cs="Arial"/>
          </w:rPr>
          <w:t xml:space="preserve"> </w:t>
        </w:r>
      </w:ins>
      <w:del w:id="587" w:author="Alexander Waters" w:date="2022-06-30T16:08:00Z">
        <w:r w:rsidRPr="00977D5F" w:rsidDel="00785B42">
          <w:rPr>
            <w:rFonts w:ascii="Cambria" w:hAnsi="Cambria" w:cs="Arial"/>
          </w:rPr>
          <w:delText xml:space="preserve"> </w:delText>
        </w:r>
      </w:del>
      <w:ins w:id="588" w:author="Alexander Waters" w:date="2022-06-30T16:08:00Z">
        <w:r w:rsidR="00785B42">
          <w:rPr>
            <w:rFonts w:ascii="Cambria" w:hAnsi="Cambria" w:cs="Arial"/>
          </w:rPr>
          <w:t>an OQ report.</w:t>
        </w:r>
      </w:ins>
      <w:del w:id="589" w:author="Alexander Waters" w:date="2022-06-30T16:08:00Z">
        <w:r w:rsidRPr="00977D5F" w:rsidDel="00785B42">
          <w:rPr>
            <w:rFonts w:ascii="Cambria" w:hAnsi="Cambria" w:cs="Arial"/>
          </w:rPr>
          <w:delText xml:space="preserve">the </w:delText>
        </w:r>
        <w:r w:rsidRPr="00977D5F" w:rsidDel="00EB3CE1">
          <w:rPr>
            <w:rFonts w:ascii="Cambria" w:hAnsi="Cambria" w:cs="Arial"/>
          </w:rPr>
          <w:delText xml:space="preserve">final </w:delText>
        </w:r>
        <w:r w:rsidRPr="00977D5F" w:rsidDel="00785B42">
          <w:rPr>
            <w:rFonts w:ascii="Cambria" w:hAnsi="Cambria" w:cs="Arial"/>
          </w:rPr>
          <w:delText>report</w:delText>
        </w:r>
      </w:del>
      <w:del w:id="590" w:author="Alexander Waters" w:date="2022-07-07T15:19:00Z">
        <w:r w:rsidRPr="00977D5F" w:rsidDel="00AE5C0B">
          <w:rPr>
            <w:rFonts w:ascii="Cambria" w:hAnsi="Cambria" w:cs="Arial"/>
          </w:rPr>
          <w:delText>.</w:delText>
        </w:r>
      </w:del>
      <w:del w:id="591" w:author="Alexander Waters" w:date="2022-06-30T16:08:00Z">
        <w:r w:rsidRPr="00977D5F" w:rsidDel="00EB3CE1">
          <w:rPr>
            <w:rFonts w:ascii="Cambria" w:hAnsi="Cambria" w:cs="Arial"/>
          </w:rPr>
          <w:delText xml:space="preserve"> </w:delText>
        </w:r>
      </w:del>
    </w:p>
    <w:p w14:paraId="2E5833D9" w14:textId="61DD7C3D" w:rsidR="00916803" w:rsidRPr="00977D5F" w:rsidRDefault="00916803" w:rsidP="00977D5F">
      <w:pPr>
        <w:pStyle w:val="ListParagraph"/>
        <w:numPr>
          <w:ilvl w:val="1"/>
          <w:numId w:val="8"/>
        </w:numPr>
        <w:rPr>
          <w:rFonts w:ascii="Cambria" w:hAnsi="Cambria" w:cs="Arial"/>
        </w:rPr>
      </w:pPr>
      <w:r w:rsidRPr="00977D5F">
        <w:rPr>
          <w:rFonts w:ascii="Cambria" w:hAnsi="Cambria" w:cs="Arial"/>
        </w:rPr>
        <w:t>Raw data sheets shall be in</w:t>
      </w:r>
      <w:r w:rsidR="00C70466" w:rsidRPr="00977D5F">
        <w:rPr>
          <w:rFonts w:ascii="Cambria" w:hAnsi="Cambria" w:cs="Arial"/>
        </w:rPr>
        <w:t xml:space="preserve">cluded in the </w:t>
      </w:r>
      <w:ins w:id="592" w:author="Alexander Waters" w:date="2022-06-30T16:08:00Z">
        <w:r w:rsidR="00785B42">
          <w:rPr>
            <w:rFonts w:ascii="Cambria" w:hAnsi="Cambria" w:cs="Arial"/>
          </w:rPr>
          <w:t>A</w:t>
        </w:r>
      </w:ins>
      <w:del w:id="593" w:author="Alexander Waters" w:date="2022-06-30T16:08:00Z">
        <w:r w:rsidR="00C70466" w:rsidRPr="00977D5F" w:rsidDel="00785B42">
          <w:rPr>
            <w:rFonts w:ascii="Cambria" w:hAnsi="Cambria" w:cs="Arial"/>
          </w:rPr>
          <w:delText>a</w:delText>
        </w:r>
      </w:del>
      <w:r w:rsidR="00C70466" w:rsidRPr="00977D5F">
        <w:rPr>
          <w:rFonts w:ascii="Cambria" w:hAnsi="Cambria" w:cs="Arial"/>
        </w:rPr>
        <w:t>ppendix of the OQ</w:t>
      </w:r>
      <w:r w:rsidRPr="00977D5F">
        <w:rPr>
          <w:rFonts w:ascii="Cambria" w:hAnsi="Cambria" w:cs="Arial"/>
        </w:rPr>
        <w:t xml:space="preserve"> report and/or a reference to the location of the raw data shall be included </w:t>
      </w:r>
      <w:r w:rsidR="00C70466" w:rsidRPr="00977D5F">
        <w:rPr>
          <w:rFonts w:ascii="Cambria" w:hAnsi="Cambria" w:cs="Arial"/>
        </w:rPr>
        <w:t>in the OQ</w:t>
      </w:r>
      <w:r w:rsidRPr="00977D5F">
        <w:rPr>
          <w:rFonts w:ascii="Cambria" w:hAnsi="Cambria" w:cs="Arial"/>
        </w:rPr>
        <w:t xml:space="preserve"> report. </w:t>
      </w:r>
    </w:p>
    <w:p w14:paraId="33BCA36E" w14:textId="6667B20C" w:rsidR="00916803" w:rsidRPr="00977D5F" w:rsidRDefault="00916803" w:rsidP="00977D5F">
      <w:pPr>
        <w:pStyle w:val="ListParagraph"/>
        <w:numPr>
          <w:ilvl w:val="1"/>
          <w:numId w:val="8"/>
        </w:numPr>
        <w:rPr>
          <w:rFonts w:ascii="Cambria" w:hAnsi="Cambria" w:cs="Arial"/>
        </w:rPr>
      </w:pPr>
      <w:r w:rsidRPr="00977D5F">
        <w:rPr>
          <w:rFonts w:ascii="Cambria" w:hAnsi="Cambria" w:cs="Arial"/>
        </w:rPr>
        <w:t>Calibration records (if applic</w:t>
      </w:r>
      <w:r w:rsidR="00C70466" w:rsidRPr="00977D5F">
        <w:rPr>
          <w:rFonts w:ascii="Cambria" w:hAnsi="Cambria" w:cs="Arial"/>
        </w:rPr>
        <w:t>able) shall be attached to the O</w:t>
      </w:r>
      <w:r w:rsidRPr="00977D5F">
        <w:rPr>
          <w:rFonts w:ascii="Cambria" w:hAnsi="Cambria" w:cs="Arial"/>
        </w:rPr>
        <w:t>Q report (in the Appendix).</w:t>
      </w:r>
    </w:p>
    <w:p w14:paraId="114552C5" w14:textId="0B3809C3" w:rsidR="00916803" w:rsidRPr="00977D5F" w:rsidRDefault="00C70466" w:rsidP="00977D5F">
      <w:pPr>
        <w:pStyle w:val="ListParagraph"/>
        <w:numPr>
          <w:ilvl w:val="1"/>
          <w:numId w:val="8"/>
        </w:numPr>
        <w:rPr>
          <w:rFonts w:ascii="Cambria" w:hAnsi="Cambria" w:cs="Arial"/>
        </w:rPr>
      </w:pPr>
      <w:r w:rsidRPr="00977D5F">
        <w:rPr>
          <w:rFonts w:ascii="Cambria" w:hAnsi="Cambria" w:cs="Arial"/>
        </w:rPr>
        <w:t>Signed O</w:t>
      </w:r>
      <w:r w:rsidR="00916803" w:rsidRPr="00977D5F">
        <w:rPr>
          <w:rFonts w:ascii="Cambria" w:hAnsi="Cambria" w:cs="Arial"/>
        </w:rPr>
        <w:t>Q Protocol Training</w:t>
      </w:r>
      <w:r w:rsidRPr="00977D5F">
        <w:rPr>
          <w:rFonts w:ascii="Cambria" w:hAnsi="Cambria" w:cs="Arial"/>
        </w:rPr>
        <w:t xml:space="preserve"> forms will be attached to the O</w:t>
      </w:r>
      <w:r w:rsidR="00916803" w:rsidRPr="00977D5F">
        <w:rPr>
          <w:rFonts w:ascii="Cambria" w:hAnsi="Cambria" w:cs="Arial"/>
        </w:rPr>
        <w:t>Q report (in the Appendix)</w:t>
      </w:r>
      <w:ins w:id="594" w:author="Alexander Waters" w:date="2022-06-30T16:08:00Z">
        <w:r w:rsidR="00785B42">
          <w:rPr>
            <w:rFonts w:ascii="Cambria" w:hAnsi="Cambria" w:cs="Arial"/>
          </w:rPr>
          <w:t xml:space="preserve"> if applicable.</w:t>
        </w:r>
      </w:ins>
      <w:del w:id="595" w:author="Alexander Waters" w:date="2022-06-30T16:08:00Z">
        <w:r w:rsidR="00916803" w:rsidRPr="00977D5F" w:rsidDel="00785B42">
          <w:rPr>
            <w:rFonts w:ascii="Cambria" w:hAnsi="Cambria" w:cs="Arial"/>
          </w:rPr>
          <w:delText>.</w:delText>
        </w:r>
      </w:del>
    </w:p>
    <w:p w14:paraId="693F60E0" w14:textId="424D1894" w:rsidR="00367670" w:rsidRPr="00715687" w:rsidRDefault="00367670" w:rsidP="00977D5F">
      <w:pPr>
        <w:pStyle w:val="ListParagraph"/>
        <w:numPr>
          <w:ilvl w:val="0"/>
          <w:numId w:val="8"/>
        </w:numPr>
        <w:rPr>
          <w:ins w:id="596" w:author="Alexander Waters" w:date="2022-06-30T15:32:00Z"/>
          <w:rFonts w:ascii="Cambria" w:hAnsi="Cambria" w:cs="Arial"/>
          <w:rPrChange w:id="597" w:author="Alexander Waters" w:date="2022-06-30T15:32:00Z">
            <w:rPr>
              <w:ins w:id="598" w:author="Alexander Waters" w:date="2022-06-30T15:32:00Z"/>
              <w:rFonts w:ascii="Cambria" w:hAnsi="Cambria" w:cs="Arial"/>
              <w:b/>
              <w:u w:val="single"/>
            </w:rPr>
          </w:rPrChange>
        </w:rPr>
      </w:pPr>
      <w:r w:rsidRPr="00977D5F">
        <w:rPr>
          <w:rFonts w:ascii="Cambria" w:hAnsi="Cambria" w:cs="Arial"/>
          <w:b/>
          <w:u w:val="single"/>
        </w:rPr>
        <w:t>DEVIATIONS</w:t>
      </w:r>
    </w:p>
    <w:p w14:paraId="0CD97B75" w14:textId="129CAEB1" w:rsidR="00715687" w:rsidRPr="00C8477D" w:rsidRDefault="00715687" w:rsidP="00715687">
      <w:pPr>
        <w:pStyle w:val="ListParagraph"/>
        <w:numPr>
          <w:ilvl w:val="1"/>
          <w:numId w:val="8"/>
        </w:numPr>
        <w:rPr>
          <w:ins w:id="599" w:author="Alexander Waters" w:date="2022-06-30T15:32:00Z"/>
          <w:rFonts w:ascii="Cambria" w:hAnsi="Cambria" w:cs="Arial"/>
        </w:rPr>
      </w:pPr>
      <w:ins w:id="600" w:author="Alexander Waters" w:date="2022-06-30T15:32:00Z">
        <w:r w:rsidRPr="00C8477D">
          <w:rPr>
            <w:rFonts w:ascii="Cambria" w:hAnsi="Cambria" w:cs="Arial"/>
          </w:rPr>
          <w:t xml:space="preserve">Deviations to the </w:t>
        </w:r>
        <w:r w:rsidR="004B5CE5">
          <w:rPr>
            <w:rFonts w:ascii="Cambria" w:hAnsi="Cambria" w:cs="Arial"/>
          </w:rPr>
          <w:t>O</w:t>
        </w:r>
        <w:r w:rsidRPr="00C8477D">
          <w:rPr>
            <w:rFonts w:ascii="Cambria" w:hAnsi="Cambria" w:cs="Arial"/>
          </w:rPr>
          <w:t xml:space="preserve">Q </w:t>
        </w:r>
        <w:r>
          <w:rPr>
            <w:rFonts w:ascii="Cambria" w:hAnsi="Cambria" w:cs="Arial"/>
          </w:rPr>
          <w:t>will be pre-approved using FRM020-012, Protocol Deviation Form, in addition to being documented in the Deviations and Corrective Action Form Log</w:t>
        </w:r>
        <w:r w:rsidRPr="00242D28">
          <w:rPr>
            <w:rFonts w:ascii="Cambria" w:hAnsi="Cambria" w:cs="Arial"/>
          </w:rPr>
          <w:t>s and Deviation and Corrective Action Forms</w:t>
        </w:r>
        <w:r>
          <w:rPr>
            <w:rFonts w:ascii="Cambria" w:hAnsi="Cambria" w:cs="Arial"/>
          </w:rPr>
          <w:t xml:space="preserve"> of the protocol provided by the manufacturer.</w:t>
        </w:r>
      </w:ins>
    </w:p>
    <w:p w14:paraId="22B4CAEC" w14:textId="6937F5FC" w:rsidR="00715687" w:rsidRPr="004B5CE5" w:rsidRDefault="00715687">
      <w:pPr>
        <w:pStyle w:val="ListParagraph"/>
        <w:numPr>
          <w:ilvl w:val="1"/>
          <w:numId w:val="8"/>
        </w:numPr>
        <w:rPr>
          <w:rFonts w:ascii="Cambria" w:hAnsi="Cambria" w:cs="Arial"/>
          <w:rPrChange w:id="601" w:author="Alexander Waters" w:date="2022-06-30T15:32:00Z">
            <w:rPr/>
          </w:rPrChange>
        </w:rPr>
        <w:pPrChange w:id="602" w:author="Alexander Waters" w:date="2022-06-30T15:32:00Z">
          <w:pPr>
            <w:pStyle w:val="ListParagraph"/>
            <w:numPr>
              <w:numId w:val="8"/>
            </w:numPr>
            <w:ind w:hanging="720"/>
          </w:pPr>
        </w:pPrChange>
      </w:pPr>
      <w:ins w:id="603" w:author="Alexander Waters" w:date="2022-06-30T15:32:00Z">
        <w:r w:rsidRPr="00C8477D">
          <w:rPr>
            <w:rFonts w:ascii="Cambria" w:hAnsi="Cambria" w:cs="Arial"/>
          </w:rPr>
          <w:t xml:space="preserve">Copies of signed Protocol Deviation Forms will be attached to the </w:t>
        </w:r>
        <w:r w:rsidR="004B5CE5">
          <w:rPr>
            <w:rFonts w:ascii="Cambria" w:hAnsi="Cambria" w:cs="Arial"/>
          </w:rPr>
          <w:t>O</w:t>
        </w:r>
        <w:r w:rsidRPr="00C8477D">
          <w:rPr>
            <w:rFonts w:ascii="Cambria" w:hAnsi="Cambria" w:cs="Arial"/>
          </w:rPr>
          <w:t>Q report (in the Appendix).</w:t>
        </w:r>
      </w:ins>
    </w:p>
    <w:p w14:paraId="7DFA94A4" w14:textId="0E474919" w:rsidR="00367670" w:rsidRPr="00977D5F" w:rsidDel="00715687" w:rsidRDefault="00C70466" w:rsidP="00977D5F">
      <w:pPr>
        <w:pStyle w:val="ListParagraph"/>
        <w:numPr>
          <w:ilvl w:val="1"/>
          <w:numId w:val="8"/>
        </w:numPr>
        <w:rPr>
          <w:del w:id="604" w:author="Alexander Waters" w:date="2022-06-30T15:32:00Z"/>
          <w:rFonts w:ascii="Cambria" w:hAnsi="Cambria" w:cs="Arial"/>
        </w:rPr>
      </w:pPr>
      <w:del w:id="605" w:author="Alexander Waters" w:date="2022-06-30T15:32:00Z">
        <w:r w:rsidRPr="00977D5F" w:rsidDel="00715687">
          <w:rPr>
            <w:rFonts w:ascii="Cambria" w:hAnsi="Cambria" w:cs="Arial"/>
          </w:rPr>
          <w:delText>Deviations to the O</w:delText>
        </w:r>
        <w:r w:rsidR="00916803" w:rsidRPr="00977D5F" w:rsidDel="00715687">
          <w:rPr>
            <w:rFonts w:ascii="Cambria" w:hAnsi="Cambria" w:cs="Arial"/>
          </w:rPr>
          <w:delText>Q</w:delText>
        </w:r>
        <w:r w:rsidR="00367670" w:rsidRPr="00977D5F" w:rsidDel="00715687">
          <w:rPr>
            <w:rFonts w:ascii="Cambria" w:hAnsi="Cambria" w:cs="Arial"/>
          </w:rPr>
          <w:delText xml:space="preserve"> will be pre-approved using FRM020-012 Protocol Deviation Form</w:delText>
        </w:r>
        <w:r w:rsidRPr="00977D5F" w:rsidDel="00715687">
          <w:rPr>
            <w:rFonts w:ascii="Cambria" w:hAnsi="Cambria" w:cs="Arial"/>
          </w:rPr>
          <w:delText xml:space="preserve"> and explained in the O</w:delText>
        </w:r>
        <w:r w:rsidR="00916803" w:rsidRPr="00977D5F" w:rsidDel="00715687">
          <w:rPr>
            <w:rFonts w:ascii="Cambria" w:hAnsi="Cambria" w:cs="Arial"/>
          </w:rPr>
          <w:delText>Q report</w:delText>
        </w:r>
        <w:r w:rsidR="00367670" w:rsidRPr="00977D5F" w:rsidDel="00715687">
          <w:rPr>
            <w:rFonts w:ascii="Cambria" w:hAnsi="Cambria" w:cs="Arial"/>
          </w:rPr>
          <w:delText>.</w:delText>
        </w:r>
        <w:r w:rsidR="00916803" w:rsidRPr="00977D5F" w:rsidDel="00715687">
          <w:rPr>
            <w:rFonts w:ascii="Cambria" w:hAnsi="Cambria" w:cs="Arial"/>
          </w:rPr>
          <w:delText xml:space="preserve">  </w:delText>
        </w:r>
      </w:del>
    </w:p>
    <w:p w14:paraId="011EF7ED" w14:textId="285AE698" w:rsidR="00916803" w:rsidRPr="00977D5F" w:rsidDel="00715687" w:rsidRDefault="00916803" w:rsidP="00977D5F">
      <w:pPr>
        <w:pStyle w:val="ListParagraph"/>
        <w:numPr>
          <w:ilvl w:val="1"/>
          <w:numId w:val="8"/>
        </w:numPr>
        <w:rPr>
          <w:del w:id="606" w:author="Alexander Waters" w:date="2022-06-30T15:32:00Z"/>
          <w:rFonts w:ascii="Cambria" w:hAnsi="Cambria" w:cs="Arial"/>
        </w:rPr>
      </w:pPr>
      <w:del w:id="607" w:author="Alexander Waters" w:date="2022-06-30T15:32:00Z">
        <w:r w:rsidRPr="00977D5F" w:rsidDel="00715687">
          <w:rPr>
            <w:rFonts w:ascii="Cambria" w:hAnsi="Cambria" w:cs="Arial"/>
          </w:rPr>
          <w:delText>Copies of signed Protocol Deviation</w:delText>
        </w:r>
        <w:r w:rsidR="00C70466" w:rsidRPr="00977D5F" w:rsidDel="00715687">
          <w:rPr>
            <w:rFonts w:ascii="Cambria" w:hAnsi="Cambria" w:cs="Arial"/>
          </w:rPr>
          <w:delText xml:space="preserve"> Forms will be attached to the O</w:delText>
        </w:r>
        <w:r w:rsidRPr="00977D5F" w:rsidDel="00715687">
          <w:rPr>
            <w:rFonts w:ascii="Cambria" w:hAnsi="Cambria" w:cs="Arial"/>
          </w:rPr>
          <w:delText>Q report (in the Appendix).</w:delText>
        </w:r>
      </w:del>
    </w:p>
    <w:p w14:paraId="05B20EA0" w14:textId="7D8747AC" w:rsidR="00367670" w:rsidRPr="00977D5F" w:rsidRDefault="00977D5F" w:rsidP="00977D5F">
      <w:pPr>
        <w:pStyle w:val="ListParagraph"/>
        <w:numPr>
          <w:ilvl w:val="0"/>
          <w:numId w:val="8"/>
        </w:numPr>
        <w:rPr>
          <w:rFonts w:ascii="Cambria" w:hAnsi="Cambria" w:cs="Arial"/>
        </w:rPr>
      </w:pPr>
      <w:r>
        <w:rPr>
          <w:rFonts w:ascii="Cambria" w:hAnsi="Cambria" w:cs="Arial"/>
          <w:b/>
          <w:u w:val="single"/>
        </w:rPr>
        <w:t>P</w:t>
      </w:r>
      <w:r w:rsidR="00367670" w:rsidRPr="00977D5F">
        <w:rPr>
          <w:rFonts w:ascii="Cambria" w:hAnsi="Cambria" w:cs="Arial"/>
          <w:b/>
          <w:u w:val="single"/>
        </w:rPr>
        <w:t>RE-REQUISITE STEPS</w:t>
      </w:r>
    </w:p>
    <w:p w14:paraId="07143436" w14:textId="52DD8688" w:rsidR="00367670" w:rsidRPr="00977D5F" w:rsidRDefault="00916803" w:rsidP="00977D5F">
      <w:pPr>
        <w:pStyle w:val="ListParagraph"/>
        <w:numPr>
          <w:ilvl w:val="1"/>
          <w:numId w:val="8"/>
        </w:numPr>
        <w:rPr>
          <w:rFonts w:ascii="Cambria" w:hAnsi="Cambria" w:cs="Arial"/>
        </w:rPr>
      </w:pPr>
      <w:r w:rsidRPr="00977D5F">
        <w:rPr>
          <w:rFonts w:ascii="Cambria" w:hAnsi="Cambria" w:cs="Arial"/>
        </w:rPr>
        <w:t>Approved Process Validation Plan (</w:t>
      </w:r>
      <w:ins w:id="608" w:author="Alexander Waters" w:date="2022-07-07T15:20:00Z">
        <w:r w:rsidR="00BE09EB">
          <w:rPr>
            <w:rFonts w:ascii="Cambria" w:hAnsi="Cambria" w:cs="Arial"/>
          </w:rPr>
          <w:t>VAP22-</w:t>
        </w:r>
      </w:ins>
      <w:ins w:id="609" w:author="Alexander Waters" w:date="2022-07-08T15:28:00Z">
        <w:r w:rsidR="008150C6">
          <w:rPr>
            <w:rFonts w:ascii="Cambria" w:hAnsi="Cambria" w:cs="Arial"/>
          </w:rPr>
          <w:t>006</w:t>
        </w:r>
      </w:ins>
      <w:ins w:id="610" w:author="Alexander Waters" w:date="2022-07-07T15:20:00Z">
        <w:r w:rsidR="00BE09EB">
          <w:rPr>
            <w:rFonts w:ascii="Cambria" w:hAnsi="Cambria" w:cs="Arial"/>
          </w:rPr>
          <w:t>-00</w:t>
        </w:r>
      </w:ins>
      <w:del w:id="611" w:author="Alexander Waters" w:date="2022-07-07T15:20:00Z">
        <w:r w:rsidRPr="00977D5F" w:rsidDel="00BE09EB">
          <w:rPr>
            <w:rFonts w:ascii="Cambria" w:hAnsi="Cambria" w:cs="Arial"/>
          </w:rPr>
          <w:delText>PVP</w:delText>
        </w:r>
      </w:del>
      <w:r w:rsidRPr="00977D5F">
        <w:rPr>
          <w:rFonts w:ascii="Cambria" w:hAnsi="Cambria" w:cs="Arial"/>
        </w:rPr>
        <w:t>)</w:t>
      </w:r>
      <w:ins w:id="612" w:author="Alexander Waters" w:date="2022-06-30T15:33:00Z">
        <w:r w:rsidR="00B20926">
          <w:rPr>
            <w:rFonts w:ascii="Cambria" w:hAnsi="Cambria" w:cs="Arial"/>
          </w:rPr>
          <w:t>.</w:t>
        </w:r>
      </w:ins>
      <w:del w:id="613" w:author="Alexander Waters" w:date="2022-06-30T15:33:00Z">
        <w:r w:rsidR="00AF3653" w:rsidRPr="00977D5F" w:rsidDel="00B20926">
          <w:rPr>
            <w:rFonts w:ascii="Cambria" w:hAnsi="Cambria" w:cs="Arial"/>
          </w:rPr>
          <w:delText xml:space="preserve"> and </w:delText>
        </w:r>
        <w:r w:rsidR="00C70466" w:rsidRPr="00977D5F" w:rsidDel="00B20926">
          <w:rPr>
            <w:rFonts w:ascii="Cambria" w:hAnsi="Cambria" w:cs="Arial"/>
          </w:rPr>
          <w:delText>IQ Report (if required per PVP),</w:delText>
        </w:r>
        <w:r w:rsidRPr="00977D5F" w:rsidDel="00B20926">
          <w:rPr>
            <w:rFonts w:ascii="Cambria" w:hAnsi="Cambria" w:cs="Arial"/>
          </w:rPr>
          <w:delText xml:space="preserve"> or justification for omission</w:delText>
        </w:r>
        <w:r w:rsidR="00367670" w:rsidRPr="00977D5F" w:rsidDel="00B20926">
          <w:rPr>
            <w:rFonts w:ascii="Cambria" w:hAnsi="Cambria" w:cs="Arial"/>
          </w:rPr>
          <w:delText>.</w:delText>
        </w:r>
      </w:del>
    </w:p>
    <w:p w14:paraId="2CF12543" w14:textId="79A7747D" w:rsidR="00C70466" w:rsidDel="000D6241" w:rsidRDefault="002E24F4" w:rsidP="000D6241">
      <w:pPr>
        <w:pStyle w:val="ListParagraph"/>
        <w:numPr>
          <w:ilvl w:val="1"/>
          <w:numId w:val="8"/>
        </w:numPr>
        <w:rPr>
          <w:del w:id="614" w:author="Alexander Waters" w:date="2022-06-30T15:36:00Z"/>
          <w:rFonts w:ascii="Cambria" w:hAnsi="Cambria" w:cs="Arial"/>
        </w:rPr>
      </w:pPr>
      <w:ins w:id="615" w:author="Alexander Waters" w:date="2022-06-30T15:36:00Z">
        <w:r>
          <w:rPr>
            <w:rFonts w:ascii="Cambria" w:hAnsi="Cambria" w:cs="Arial"/>
          </w:rPr>
          <w:t>The IQ Protocol</w:t>
        </w:r>
      </w:ins>
      <w:ins w:id="616" w:author="Alexander Waters" w:date="2022-07-07T15:20:00Z">
        <w:r w:rsidR="00BE09EB">
          <w:rPr>
            <w:rFonts w:ascii="Cambria" w:hAnsi="Cambria" w:cs="Arial"/>
          </w:rPr>
          <w:t>, VAP22-</w:t>
        </w:r>
      </w:ins>
      <w:ins w:id="617" w:author="Alexander Waters" w:date="2022-07-08T15:28:00Z">
        <w:r w:rsidR="008150C6">
          <w:rPr>
            <w:rFonts w:ascii="Cambria" w:hAnsi="Cambria" w:cs="Arial"/>
          </w:rPr>
          <w:t>006</w:t>
        </w:r>
      </w:ins>
      <w:ins w:id="618" w:author="Alexander Waters" w:date="2022-07-07T15:20:00Z">
        <w:r w:rsidR="00BE09EB">
          <w:rPr>
            <w:rFonts w:ascii="Cambria" w:hAnsi="Cambria" w:cs="Arial"/>
          </w:rPr>
          <w:t>-01,</w:t>
        </w:r>
      </w:ins>
      <w:ins w:id="619" w:author="Alexander Waters" w:date="2022-06-30T15:36:00Z">
        <w:r>
          <w:rPr>
            <w:rFonts w:ascii="Cambria" w:hAnsi="Cambria" w:cs="Arial"/>
          </w:rPr>
          <w:t xml:space="preserve"> must be approved before </w:t>
        </w:r>
      </w:ins>
      <w:ins w:id="620" w:author="Alexander Waters" w:date="2022-06-30T15:37:00Z">
        <w:r w:rsidR="003075B2">
          <w:rPr>
            <w:rFonts w:ascii="Cambria" w:hAnsi="Cambria" w:cs="Arial"/>
          </w:rPr>
          <w:t>validation activities begin.</w:t>
        </w:r>
      </w:ins>
      <w:del w:id="621" w:author="Alexander Waters" w:date="2022-06-30T15:36:00Z">
        <w:r w:rsidR="00C70466" w:rsidRPr="00977D5F" w:rsidDel="000A6B73">
          <w:rPr>
            <w:rFonts w:ascii="Cambria" w:hAnsi="Cambria" w:cs="Arial"/>
          </w:rPr>
          <w:delText>Calibration certificates for equipment and measurement devices (ga</w:delText>
        </w:r>
        <w:r w:rsidR="00AE4F3B" w:rsidRPr="00977D5F" w:rsidDel="000A6B73">
          <w:rPr>
            <w:rFonts w:ascii="Cambria" w:hAnsi="Cambria" w:cs="Arial"/>
          </w:rPr>
          <w:delText>u</w:delText>
        </w:r>
        <w:r w:rsidR="00C70466" w:rsidRPr="00977D5F" w:rsidDel="000A6B73">
          <w:rPr>
            <w:rFonts w:ascii="Cambria" w:hAnsi="Cambria" w:cs="Arial"/>
          </w:rPr>
          <w:delText>ges)</w:delText>
        </w:r>
      </w:del>
    </w:p>
    <w:p w14:paraId="5877E6DD" w14:textId="77777777" w:rsidR="000D6241" w:rsidRDefault="000D6241" w:rsidP="00977D5F">
      <w:pPr>
        <w:pStyle w:val="ListParagraph"/>
        <w:numPr>
          <w:ilvl w:val="1"/>
          <w:numId w:val="8"/>
        </w:numPr>
        <w:rPr>
          <w:ins w:id="622" w:author="Alexander Waters" w:date="2022-06-30T15:37:00Z"/>
          <w:rFonts w:ascii="Cambria" w:hAnsi="Cambria" w:cs="Arial"/>
        </w:rPr>
      </w:pPr>
    </w:p>
    <w:p w14:paraId="07953553" w14:textId="4634FF0A" w:rsidR="000D6241" w:rsidRPr="00977D5F" w:rsidRDefault="000D6241" w:rsidP="000D6241">
      <w:pPr>
        <w:pStyle w:val="ListParagraph"/>
        <w:numPr>
          <w:ilvl w:val="1"/>
          <w:numId w:val="8"/>
        </w:numPr>
        <w:rPr>
          <w:ins w:id="623" w:author="Alexander Waters" w:date="2022-06-30T15:37:00Z"/>
          <w:rFonts w:ascii="Cambria" w:hAnsi="Cambria" w:cs="Arial"/>
        </w:rPr>
      </w:pPr>
      <w:ins w:id="624" w:author="Alexander Waters" w:date="2022-06-30T15:37:00Z">
        <w:r w:rsidRPr="00977D5F">
          <w:rPr>
            <w:rFonts w:ascii="Cambria" w:hAnsi="Cambria" w:cs="Arial"/>
          </w:rPr>
          <w:t>Th</w:t>
        </w:r>
      </w:ins>
      <w:ins w:id="625" w:author="Alexander Waters" w:date="2022-07-07T15:21:00Z">
        <w:r w:rsidR="00BE09EB">
          <w:rPr>
            <w:rFonts w:ascii="Cambria" w:hAnsi="Cambria" w:cs="Arial"/>
          </w:rPr>
          <w:t>is</w:t>
        </w:r>
      </w:ins>
      <w:ins w:id="626" w:author="Alexander Waters" w:date="2022-06-30T15:37:00Z">
        <w:r w:rsidRPr="00977D5F">
          <w:rPr>
            <w:rFonts w:ascii="Cambria" w:hAnsi="Cambria" w:cs="Arial"/>
          </w:rPr>
          <w:t xml:space="preserve"> OQ Protocol must be </w:t>
        </w:r>
        <w:r>
          <w:rPr>
            <w:rFonts w:ascii="Cambria" w:hAnsi="Cambria" w:cs="Arial"/>
          </w:rPr>
          <w:t>approved</w:t>
        </w:r>
        <w:r w:rsidRPr="00977D5F">
          <w:rPr>
            <w:rFonts w:ascii="Cambria" w:hAnsi="Cambria" w:cs="Arial"/>
          </w:rPr>
          <w:t xml:space="preserve"> before validation activities may begin.</w:t>
        </w:r>
      </w:ins>
    </w:p>
    <w:p w14:paraId="3FC85423" w14:textId="05091242" w:rsidR="003075B2" w:rsidRPr="000D6241" w:rsidRDefault="000D6241">
      <w:pPr>
        <w:pStyle w:val="ListParagraph"/>
        <w:numPr>
          <w:ilvl w:val="1"/>
          <w:numId w:val="8"/>
        </w:numPr>
        <w:rPr>
          <w:ins w:id="627" w:author="Alexander Waters" w:date="2022-06-30T15:37:00Z"/>
          <w:rFonts w:ascii="Cambria" w:hAnsi="Cambria" w:cs="Arial"/>
          <w:rPrChange w:id="628" w:author="Alexander Waters" w:date="2022-06-30T15:37:00Z">
            <w:rPr>
              <w:ins w:id="629" w:author="Alexander Waters" w:date="2022-06-30T15:37:00Z"/>
            </w:rPr>
          </w:rPrChange>
        </w:rPr>
      </w:pPr>
      <w:ins w:id="630" w:author="Alexander Waters" w:date="2022-06-30T15:37:00Z">
        <w:r>
          <w:rPr>
            <w:rFonts w:ascii="Cambria" w:hAnsi="Cambria" w:cs="Arial"/>
          </w:rPr>
          <w:t>VP</w:t>
        </w:r>
      </w:ins>
      <w:ins w:id="631" w:author="Alexander Waters" w:date="2022-06-30T15:38:00Z">
        <w:r>
          <w:rPr>
            <w:rFonts w:ascii="Cambria" w:hAnsi="Cambria" w:cs="Arial"/>
          </w:rPr>
          <w:t xml:space="preserve">-00133 </w:t>
        </w:r>
        <w:r w:rsidR="00CA4431">
          <w:rPr>
            <w:rFonts w:ascii="Cambria" w:hAnsi="Cambria" w:cs="Arial"/>
          </w:rPr>
          <w:t>must be approved before validation activities may begin</w:t>
        </w:r>
      </w:ins>
      <w:ins w:id="632" w:author="Alexander Waters" w:date="2022-06-30T15:40:00Z">
        <w:r w:rsidR="005C676C">
          <w:rPr>
            <w:rFonts w:ascii="Cambria" w:hAnsi="Cambria" w:cs="Arial"/>
          </w:rPr>
          <w:t>.</w:t>
        </w:r>
      </w:ins>
    </w:p>
    <w:p w14:paraId="4B55D1CB" w14:textId="4A17B8DD" w:rsidR="00C70466" w:rsidRPr="00977D5F" w:rsidDel="00B20926" w:rsidRDefault="00C70466" w:rsidP="00977D5F">
      <w:pPr>
        <w:pStyle w:val="ListParagraph"/>
        <w:numPr>
          <w:ilvl w:val="1"/>
          <w:numId w:val="8"/>
        </w:numPr>
        <w:rPr>
          <w:del w:id="633" w:author="Alexander Waters" w:date="2022-06-30T15:33:00Z"/>
          <w:rFonts w:ascii="Cambria" w:hAnsi="Cambria" w:cs="Arial"/>
        </w:rPr>
      </w:pPr>
      <w:del w:id="634" w:author="Alexander Waters" w:date="2022-06-30T15:33:00Z">
        <w:r w:rsidRPr="00977D5F" w:rsidDel="00B20926">
          <w:rPr>
            <w:rFonts w:ascii="Cambria" w:hAnsi="Cambria" w:cs="Arial"/>
          </w:rPr>
          <w:delText>Approval and release of raw materials</w:delText>
        </w:r>
      </w:del>
    </w:p>
    <w:p w14:paraId="4E8291C5" w14:textId="482D9E29" w:rsidR="00C70466" w:rsidRPr="00977D5F" w:rsidDel="00A179AE" w:rsidRDefault="00C70466" w:rsidP="00977D5F">
      <w:pPr>
        <w:pStyle w:val="ListParagraph"/>
        <w:numPr>
          <w:ilvl w:val="1"/>
          <w:numId w:val="8"/>
        </w:numPr>
        <w:rPr>
          <w:del w:id="635" w:author="Alexander Waters" w:date="2022-06-30T15:33:00Z"/>
          <w:rFonts w:ascii="Cambria" w:hAnsi="Cambria" w:cs="Arial"/>
        </w:rPr>
      </w:pPr>
      <w:del w:id="636" w:author="Alexander Waters" w:date="2022-06-30T15:33:00Z">
        <w:r w:rsidRPr="00977D5F" w:rsidDel="00A179AE">
          <w:rPr>
            <w:rFonts w:ascii="Cambria" w:hAnsi="Cambria" w:cs="Arial"/>
          </w:rPr>
          <w:delText>Verification of environmental requirements</w:delText>
        </w:r>
      </w:del>
    </w:p>
    <w:p w14:paraId="620BE638" w14:textId="42ED0139" w:rsidR="00C70466" w:rsidRPr="00977D5F" w:rsidRDefault="00916803" w:rsidP="00977D5F">
      <w:pPr>
        <w:pStyle w:val="ListParagraph"/>
        <w:numPr>
          <w:ilvl w:val="1"/>
          <w:numId w:val="8"/>
        </w:numPr>
        <w:rPr>
          <w:rFonts w:ascii="Cambria" w:hAnsi="Cambria" w:cs="Arial"/>
        </w:rPr>
      </w:pPr>
      <w:r w:rsidRPr="00977D5F">
        <w:rPr>
          <w:rFonts w:ascii="Cambria" w:hAnsi="Cambria" w:cs="Arial"/>
        </w:rPr>
        <w:t xml:space="preserve">Completed </w:t>
      </w:r>
      <w:ins w:id="637" w:author="Alexander Waters" w:date="2022-06-30T15:33:00Z">
        <w:r w:rsidR="00A179AE">
          <w:rPr>
            <w:rFonts w:ascii="Cambria" w:hAnsi="Cambria" w:cs="Arial"/>
          </w:rPr>
          <w:t>o</w:t>
        </w:r>
      </w:ins>
      <w:del w:id="638" w:author="Alexander Waters" w:date="2022-06-30T15:33:00Z">
        <w:r w:rsidRPr="00977D5F" w:rsidDel="00A179AE">
          <w:rPr>
            <w:rFonts w:ascii="Cambria" w:hAnsi="Cambria" w:cs="Arial"/>
          </w:rPr>
          <w:delText>O</w:delText>
        </w:r>
      </w:del>
      <w:r w:rsidRPr="00977D5F">
        <w:rPr>
          <w:rFonts w:ascii="Cambria" w:hAnsi="Cambria" w:cs="Arial"/>
        </w:rPr>
        <w:t xml:space="preserve">perator </w:t>
      </w:r>
      <w:ins w:id="639" w:author="Alexander Waters" w:date="2022-06-30T15:33:00Z">
        <w:r w:rsidR="00A179AE">
          <w:rPr>
            <w:rFonts w:ascii="Cambria" w:hAnsi="Cambria" w:cs="Arial"/>
          </w:rPr>
          <w:t>t</w:t>
        </w:r>
      </w:ins>
      <w:del w:id="640" w:author="Alexander Waters" w:date="2022-06-30T15:33:00Z">
        <w:r w:rsidRPr="00977D5F" w:rsidDel="00A179AE">
          <w:rPr>
            <w:rFonts w:ascii="Cambria" w:hAnsi="Cambria" w:cs="Arial"/>
          </w:rPr>
          <w:delText>T</w:delText>
        </w:r>
      </w:del>
      <w:r w:rsidRPr="00977D5F">
        <w:rPr>
          <w:rFonts w:ascii="Cambria" w:hAnsi="Cambria" w:cs="Arial"/>
        </w:rPr>
        <w:t>raining</w:t>
      </w:r>
      <w:r w:rsidR="00367670" w:rsidRPr="00977D5F">
        <w:rPr>
          <w:rFonts w:ascii="Cambria" w:hAnsi="Cambria" w:cs="Arial"/>
        </w:rPr>
        <w:t xml:space="preserve"> </w:t>
      </w:r>
      <w:ins w:id="641" w:author="Alexander Waters" w:date="2022-06-30T15:33:00Z">
        <w:r w:rsidR="00A179AE">
          <w:rPr>
            <w:rFonts w:ascii="Cambria" w:hAnsi="Cambria" w:cs="Arial"/>
          </w:rPr>
          <w:t>if applicable.</w:t>
        </w:r>
      </w:ins>
    </w:p>
    <w:p w14:paraId="38CD0998" w14:textId="2BBC3AE6" w:rsidR="00C70466" w:rsidRPr="00977D5F" w:rsidRDefault="006D5264" w:rsidP="00977D5F">
      <w:pPr>
        <w:pStyle w:val="ListParagraph"/>
        <w:numPr>
          <w:ilvl w:val="1"/>
          <w:numId w:val="8"/>
        </w:numPr>
        <w:rPr>
          <w:rFonts w:ascii="Cambria" w:hAnsi="Cambria" w:cs="Arial"/>
        </w:rPr>
      </w:pPr>
      <w:ins w:id="642" w:author="Alexander Waters" w:date="2022-07-07T15:21:00Z">
        <w:r>
          <w:rPr>
            <w:rFonts w:ascii="Cambria" w:hAnsi="Cambria" w:cs="Arial"/>
          </w:rPr>
          <w:t>Work Instructions must be drafted.</w:t>
        </w:r>
      </w:ins>
      <w:del w:id="643" w:author="Alexander Waters" w:date="2022-07-07T15:21:00Z">
        <w:r w:rsidR="00C70466" w:rsidRPr="00977D5F" w:rsidDel="006D5264">
          <w:rPr>
            <w:rFonts w:ascii="Cambria" w:hAnsi="Cambria" w:cs="Arial"/>
          </w:rPr>
          <w:delText>Draft work instructions</w:delText>
        </w:r>
      </w:del>
    </w:p>
    <w:p w14:paraId="0BB377E4" w14:textId="5542AC23" w:rsidR="00C70466" w:rsidRPr="00977D5F" w:rsidDel="005C676C" w:rsidRDefault="00C70466" w:rsidP="00977D5F">
      <w:pPr>
        <w:pStyle w:val="ListParagraph"/>
        <w:numPr>
          <w:ilvl w:val="1"/>
          <w:numId w:val="8"/>
        </w:numPr>
        <w:rPr>
          <w:del w:id="644" w:author="Alexander Waters" w:date="2022-06-30T15:41:00Z"/>
          <w:rFonts w:ascii="Cambria" w:hAnsi="Cambria" w:cs="Arial"/>
        </w:rPr>
      </w:pPr>
      <w:del w:id="645" w:author="Alexander Waters" w:date="2022-06-30T15:41:00Z">
        <w:r w:rsidRPr="00977D5F" w:rsidDel="005C676C">
          <w:rPr>
            <w:rFonts w:ascii="Cambria" w:hAnsi="Cambria" w:cs="Arial"/>
          </w:rPr>
          <w:delText xml:space="preserve">The OQ Protocol must be </w:delText>
        </w:r>
      </w:del>
      <w:del w:id="646" w:author="Alexander Waters" w:date="2022-06-30T15:34:00Z">
        <w:r w:rsidRPr="00977D5F" w:rsidDel="00A179AE">
          <w:rPr>
            <w:rFonts w:ascii="Cambria" w:hAnsi="Cambria" w:cs="Arial"/>
          </w:rPr>
          <w:delText>signed</w:delText>
        </w:r>
      </w:del>
      <w:del w:id="647" w:author="Alexander Waters" w:date="2022-06-30T15:41:00Z">
        <w:r w:rsidRPr="00977D5F" w:rsidDel="005C676C">
          <w:rPr>
            <w:rFonts w:ascii="Cambria" w:hAnsi="Cambria" w:cs="Arial"/>
          </w:rPr>
          <w:delText xml:space="preserve"> before validation activities may begin.</w:delText>
        </w:r>
      </w:del>
      <w:del w:id="648" w:author="Alexander Waters" w:date="2022-06-30T15:34:00Z">
        <w:r w:rsidRPr="00977D5F" w:rsidDel="00A179AE">
          <w:rPr>
            <w:rFonts w:ascii="Cambria" w:hAnsi="Cambria" w:cs="Arial"/>
          </w:rPr>
          <w:delText xml:space="preserve"> </w:delText>
        </w:r>
      </w:del>
    </w:p>
    <w:p w14:paraId="504ADC74" w14:textId="57191592" w:rsidR="00367670" w:rsidRPr="008F0E73" w:rsidDel="008F0E73" w:rsidRDefault="00367670" w:rsidP="005D78AA">
      <w:pPr>
        <w:pStyle w:val="ListParagraph"/>
        <w:numPr>
          <w:ilvl w:val="0"/>
          <w:numId w:val="8"/>
        </w:numPr>
        <w:rPr>
          <w:del w:id="649" w:author="Alexander Waters" w:date="2022-06-30T15:28:00Z"/>
          <w:rFonts w:ascii="Cambria" w:hAnsi="Cambria" w:cs="Arial"/>
          <w:rPrChange w:id="650" w:author="Alexander Waters" w:date="2022-07-01T09:18:00Z">
            <w:rPr>
              <w:del w:id="651" w:author="Alexander Waters" w:date="2022-06-30T15:28:00Z"/>
              <w:rFonts w:ascii="Cambria" w:hAnsi="Cambria" w:cs="Arial"/>
              <w:b/>
              <w:u w:val="single"/>
            </w:rPr>
          </w:rPrChange>
        </w:rPr>
      </w:pPr>
      <w:r w:rsidRPr="00977D5F">
        <w:rPr>
          <w:rFonts w:ascii="Cambria" w:hAnsi="Cambria" w:cs="Arial"/>
          <w:b/>
          <w:u w:val="single"/>
        </w:rPr>
        <w:t>APPENDIX</w:t>
      </w:r>
    </w:p>
    <w:p w14:paraId="785D7474" w14:textId="77777777" w:rsidR="008F0E73" w:rsidRPr="0083700C" w:rsidRDefault="008F0E73" w:rsidP="00977D5F">
      <w:pPr>
        <w:pStyle w:val="ListParagraph"/>
        <w:numPr>
          <w:ilvl w:val="0"/>
          <w:numId w:val="8"/>
        </w:numPr>
        <w:rPr>
          <w:ins w:id="652" w:author="Alexander Waters" w:date="2022-07-01T09:18:00Z"/>
          <w:rFonts w:ascii="Cambria" w:hAnsi="Cambria" w:cs="Arial"/>
          <w:rPrChange w:id="653" w:author="Alexander Waters" w:date="2022-06-30T16:10:00Z">
            <w:rPr>
              <w:ins w:id="654" w:author="Alexander Waters" w:date="2022-07-01T09:18:00Z"/>
              <w:rFonts w:ascii="Cambria" w:hAnsi="Cambria" w:cs="Arial"/>
              <w:b/>
              <w:u w:val="single"/>
            </w:rPr>
          </w:rPrChange>
        </w:rPr>
      </w:pPr>
    </w:p>
    <w:p w14:paraId="30CC07C8" w14:textId="77777777" w:rsidR="006552A8" w:rsidRDefault="006552A8" w:rsidP="006552A8">
      <w:pPr>
        <w:pStyle w:val="ListParagraph"/>
        <w:numPr>
          <w:ilvl w:val="1"/>
          <w:numId w:val="8"/>
        </w:numPr>
        <w:spacing w:line="256" w:lineRule="auto"/>
        <w:rPr>
          <w:ins w:id="655" w:author="Alexander Waters" w:date="2022-07-01T11:18:00Z"/>
          <w:rFonts w:ascii="Cambria" w:hAnsi="Cambria" w:cs="Arial"/>
        </w:rPr>
      </w:pPr>
      <w:ins w:id="656" w:author="Alexander Waters" w:date="2022-07-01T11:18:00Z">
        <w:r>
          <w:rPr>
            <w:rFonts w:ascii="Cambria" w:hAnsi="Cambria" w:cs="Arial"/>
          </w:rPr>
          <w:t>ViewPoint Cloud Software User Manual</w:t>
        </w:r>
      </w:ins>
    </w:p>
    <w:p w14:paraId="7B5CAF2A" w14:textId="36E7B74F" w:rsidR="006552A8" w:rsidRDefault="008150C6" w:rsidP="006552A8">
      <w:pPr>
        <w:pStyle w:val="ListParagraph"/>
        <w:numPr>
          <w:ilvl w:val="1"/>
          <w:numId w:val="8"/>
        </w:numPr>
        <w:spacing w:line="256" w:lineRule="auto"/>
        <w:rPr>
          <w:ins w:id="657" w:author="Alexander Waters" w:date="2022-07-01T11:18:00Z"/>
          <w:rFonts w:ascii="Cambria" w:hAnsi="Cambria" w:cs="Arial"/>
        </w:rPr>
      </w:pPr>
      <w:ins w:id="658" w:author="Alexander Waters" w:date="2022-07-08T15:27:00Z">
        <w:r>
          <w:rPr>
            <w:rFonts w:ascii="Cambria" w:hAnsi="Cambria" w:cs="Arial"/>
          </w:rPr>
          <w:lastRenderedPageBreak/>
          <w:t>ViewPoint Cloud v1.1.2 Compliance Certification</w:t>
        </w:r>
      </w:ins>
    </w:p>
    <w:p w14:paraId="2DB8D818" w14:textId="25C99F16" w:rsidR="006552A8" w:rsidRPr="00586CD4" w:rsidRDefault="006552A8" w:rsidP="006552A8">
      <w:pPr>
        <w:pStyle w:val="ListParagraph"/>
        <w:numPr>
          <w:ilvl w:val="1"/>
          <w:numId w:val="8"/>
        </w:numPr>
        <w:spacing w:line="256" w:lineRule="auto"/>
        <w:rPr>
          <w:ins w:id="659" w:author="Alexander Waters" w:date="2022-07-01T11:18:00Z"/>
          <w:rFonts w:ascii="Cambria" w:hAnsi="Cambria" w:cs="Arial"/>
          <w:rPrChange w:id="660" w:author="Alexander Waters" w:date="2022-07-06T14:20:00Z">
            <w:rPr>
              <w:ins w:id="661" w:author="Alexander Waters" w:date="2022-07-01T11:18:00Z"/>
              <w:rFonts w:ascii="Cambria" w:hAnsi="Cambria" w:cs="Arial"/>
              <w:highlight w:val="yellow"/>
            </w:rPr>
          </w:rPrChange>
        </w:rPr>
      </w:pPr>
      <w:ins w:id="662" w:author="Alexander Waters" w:date="2022-07-01T11:18:00Z">
        <w:r w:rsidRPr="00586CD4">
          <w:rPr>
            <w:rFonts w:ascii="Cambria" w:hAnsi="Cambria" w:cs="Arial"/>
            <w:rPrChange w:id="663" w:author="Alexander Waters" w:date="2022-07-06T14:20:00Z">
              <w:rPr>
                <w:rFonts w:ascii="Cambria" w:hAnsi="Cambria" w:cs="Arial"/>
                <w:highlight w:val="yellow"/>
              </w:rPr>
            </w:rPrChange>
          </w:rPr>
          <w:t>VP-00133</w:t>
        </w:r>
      </w:ins>
      <w:ins w:id="664" w:author="Alexander Waters" w:date="2022-07-06T14:20:00Z">
        <w:r w:rsidR="00586CD4" w:rsidRPr="00586CD4">
          <w:rPr>
            <w:rFonts w:ascii="Cambria" w:hAnsi="Cambria" w:cs="Arial"/>
            <w:rPrChange w:id="665" w:author="Alexander Waters" w:date="2022-07-06T14:20:00Z">
              <w:rPr>
                <w:rFonts w:ascii="Cambria" w:hAnsi="Cambria" w:cs="Arial"/>
                <w:highlight w:val="yellow"/>
              </w:rPr>
            </w:rPrChange>
          </w:rPr>
          <w:t xml:space="preserve"> </w:t>
        </w:r>
        <w:r w:rsidR="00586CD4" w:rsidRPr="00586CD4">
          <w:rPr>
            <w:rFonts w:ascii="Cambria" w:hAnsi="Cambria" w:cs="Arial"/>
          </w:rPr>
          <w:t>Installation and Operational Qualification Protocol for the ViewPoint Cloud Continuous Monitoring Systems</w:t>
        </w:r>
      </w:ins>
    </w:p>
    <w:p w14:paraId="2746D1AF" w14:textId="0AFD57E8" w:rsidR="006552A8" w:rsidRPr="00586CD4" w:rsidRDefault="006552A8" w:rsidP="006552A8">
      <w:pPr>
        <w:pStyle w:val="ListParagraph"/>
        <w:numPr>
          <w:ilvl w:val="1"/>
          <w:numId w:val="8"/>
        </w:numPr>
        <w:spacing w:line="256" w:lineRule="auto"/>
        <w:rPr>
          <w:ins w:id="666" w:author="Alexander Waters" w:date="2022-07-01T11:18:00Z"/>
          <w:rFonts w:ascii="Cambria" w:hAnsi="Cambria" w:cs="Arial"/>
          <w:rPrChange w:id="667" w:author="Alexander Waters" w:date="2022-07-06T14:20:00Z">
            <w:rPr>
              <w:ins w:id="668" w:author="Alexander Waters" w:date="2022-07-01T11:18:00Z"/>
              <w:rFonts w:ascii="Cambria" w:hAnsi="Cambria" w:cs="Arial"/>
              <w:highlight w:val="yellow"/>
            </w:rPr>
          </w:rPrChange>
        </w:rPr>
      </w:pPr>
      <w:ins w:id="669" w:author="Alexander Waters" w:date="2022-07-01T11:18:00Z">
        <w:r w:rsidRPr="00586CD4">
          <w:rPr>
            <w:rFonts w:ascii="Cambria" w:hAnsi="Cambria" w:cs="Arial"/>
            <w:rPrChange w:id="670" w:author="Alexander Waters" w:date="2022-07-06T14:20:00Z">
              <w:rPr>
                <w:rFonts w:ascii="Cambria" w:hAnsi="Cambria" w:cs="Arial"/>
                <w:highlight w:val="yellow"/>
              </w:rPr>
            </w:rPrChange>
          </w:rPr>
          <w:t>VP-00153</w:t>
        </w:r>
      </w:ins>
      <w:ins w:id="671" w:author="Alexander Waters" w:date="2022-07-06T14:20:00Z">
        <w:r w:rsidR="002E6D20" w:rsidRPr="00586CD4">
          <w:rPr>
            <w:rFonts w:ascii="Cambria" w:hAnsi="Cambria" w:cs="Arial"/>
            <w:rPrChange w:id="672" w:author="Alexander Waters" w:date="2022-07-06T14:20:00Z">
              <w:rPr>
                <w:rFonts w:ascii="Cambria" w:hAnsi="Cambria" w:cs="Arial"/>
                <w:highlight w:val="yellow"/>
              </w:rPr>
            </w:rPrChange>
          </w:rPr>
          <w:t xml:space="preserve"> </w:t>
        </w:r>
        <w:r w:rsidR="002E6D20" w:rsidRPr="00586CD4">
          <w:rPr>
            <w:rFonts w:ascii="Cambria" w:hAnsi="Cambria" w:cs="Arial"/>
          </w:rPr>
          <w:t>Performance Qualification Protocol for the ViewPoint Cloud Continuous Monitoring System</w:t>
        </w:r>
      </w:ins>
    </w:p>
    <w:p w14:paraId="32123C61" w14:textId="2782703D" w:rsidR="0083700C" w:rsidRDefault="006552A8">
      <w:pPr>
        <w:pStyle w:val="ListParagraph"/>
        <w:numPr>
          <w:ilvl w:val="1"/>
          <w:numId w:val="8"/>
        </w:numPr>
        <w:spacing w:line="256" w:lineRule="auto"/>
        <w:rPr>
          <w:ins w:id="673" w:author="Alexander Waters" w:date="2022-07-06T14:19:00Z"/>
          <w:rFonts w:ascii="Cambria" w:hAnsi="Cambria" w:cs="Arial"/>
        </w:rPr>
      </w:pPr>
      <w:proofErr w:type="spellStart"/>
      <w:ins w:id="674" w:author="Alexander Waters" w:date="2022-07-01T11:18:00Z">
        <w:r>
          <w:rPr>
            <w:rFonts w:ascii="Cambria" w:hAnsi="Cambria" w:cs="Arial"/>
          </w:rPr>
          <w:t>VPx</w:t>
        </w:r>
        <w:proofErr w:type="spellEnd"/>
        <w:r>
          <w:rPr>
            <w:rFonts w:ascii="Cambria" w:hAnsi="Cambria" w:cs="Arial"/>
          </w:rPr>
          <w:t xml:space="preserve"> Sensor User Manual</w:t>
        </w:r>
      </w:ins>
    </w:p>
    <w:p w14:paraId="5218ADB3" w14:textId="072E014A" w:rsidR="000214AD" w:rsidRPr="006552A8" w:rsidRDefault="000214AD">
      <w:pPr>
        <w:pStyle w:val="ListParagraph"/>
        <w:numPr>
          <w:ilvl w:val="1"/>
          <w:numId w:val="8"/>
        </w:numPr>
        <w:spacing w:line="256" w:lineRule="auto"/>
        <w:rPr>
          <w:ins w:id="675" w:author="Alexander Waters" w:date="2022-06-30T16:10:00Z"/>
          <w:rFonts w:ascii="Cambria" w:hAnsi="Cambria" w:cs="Arial"/>
          <w:rPrChange w:id="676" w:author="Alexander Waters" w:date="2022-07-01T11:18:00Z">
            <w:rPr>
              <w:ins w:id="677" w:author="Alexander Waters" w:date="2022-06-30T16:10:00Z"/>
              <w:rFonts w:ascii="Cambria" w:hAnsi="Cambria" w:cs="Arial"/>
              <w:b/>
              <w:u w:val="single"/>
            </w:rPr>
          </w:rPrChange>
        </w:rPr>
        <w:pPrChange w:id="678" w:author="Alexander Waters" w:date="2022-07-01T11:18:00Z">
          <w:pPr>
            <w:pStyle w:val="ListParagraph"/>
            <w:numPr>
              <w:numId w:val="8"/>
            </w:numPr>
            <w:ind w:hanging="720"/>
          </w:pPr>
        </w:pPrChange>
      </w:pPr>
      <w:ins w:id="679" w:author="Alexander Waters" w:date="2022-07-06T14:19:00Z">
        <w:r>
          <w:rPr>
            <w:rFonts w:ascii="Cambria" w:hAnsi="Cambria" w:cs="Arial"/>
          </w:rPr>
          <w:t>Training Forms (if applicable)</w:t>
        </w:r>
      </w:ins>
    </w:p>
    <w:p w14:paraId="003F5EF7" w14:textId="77777777" w:rsidR="008F0E73" w:rsidRPr="00242D28" w:rsidRDefault="008F0E73" w:rsidP="008F0E73">
      <w:pPr>
        <w:pStyle w:val="ListParagraph"/>
        <w:numPr>
          <w:ilvl w:val="0"/>
          <w:numId w:val="8"/>
        </w:numPr>
        <w:spacing w:line="256" w:lineRule="auto"/>
        <w:rPr>
          <w:ins w:id="680" w:author="Alexander Waters" w:date="2022-07-01T09:18:00Z"/>
          <w:rFonts w:ascii="Cambria" w:hAnsi="Cambria" w:cs="Arial"/>
          <w:b/>
          <w:bCs/>
          <w:u w:val="single"/>
        </w:rPr>
      </w:pPr>
      <w:ins w:id="681" w:author="Alexander Waters" w:date="2022-07-01T09:18:00Z">
        <w:r w:rsidRPr="00242D28">
          <w:rPr>
            <w:rFonts w:ascii="Cambria" w:hAnsi="Cambria" w:cs="Arial"/>
            <w:b/>
            <w:bCs/>
            <w:u w:val="single"/>
          </w:rPr>
          <w:t>REVISION HISTORY</w:t>
        </w:r>
      </w:ins>
    </w:p>
    <w:tbl>
      <w:tblPr>
        <w:tblStyle w:val="TableGrid"/>
        <w:tblW w:w="5000" w:type="pct"/>
        <w:tblLook w:val="04A0" w:firstRow="1" w:lastRow="0" w:firstColumn="1" w:lastColumn="0" w:noHBand="0" w:noVBand="1"/>
      </w:tblPr>
      <w:tblGrid>
        <w:gridCol w:w="1093"/>
        <w:gridCol w:w="6193"/>
        <w:gridCol w:w="2064"/>
      </w:tblGrid>
      <w:tr w:rsidR="008F0E73" w14:paraId="54AC4F08" w14:textId="77777777" w:rsidTr="00242D28">
        <w:trPr>
          <w:tblHeader/>
          <w:ins w:id="682" w:author="Alexander Waters" w:date="2022-07-01T09:18:00Z"/>
        </w:trPr>
        <w:tc>
          <w:tcPr>
            <w:tcW w:w="584" w:type="pct"/>
            <w:tcBorders>
              <w:top w:val="single" w:sz="4" w:space="0" w:color="auto"/>
              <w:left w:val="single" w:sz="4" w:space="0" w:color="auto"/>
              <w:bottom w:val="single" w:sz="4" w:space="0" w:color="auto"/>
              <w:right w:val="single" w:sz="4" w:space="0" w:color="auto"/>
            </w:tcBorders>
            <w:vAlign w:val="center"/>
            <w:hideMark/>
          </w:tcPr>
          <w:p w14:paraId="1A2AECCB" w14:textId="77777777" w:rsidR="008F0E73" w:rsidRDefault="008F0E73" w:rsidP="00242D28">
            <w:pPr>
              <w:jc w:val="center"/>
              <w:rPr>
                <w:ins w:id="683" w:author="Alexander Waters" w:date="2022-07-01T09:18:00Z"/>
                <w:rFonts w:ascii="Cambria" w:eastAsia="Times New Roman" w:hAnsi="Cambria" w:cs="Times New Roman"/>
                <w:b/>
                <w:bCs/>
              </w:rPr>
            </w:pPr>
            <w:ins w:id="684" w:author="Alexander Waters" w:date="2022-07-01T09:18:00Z">
              <w:r>
                <w:rPr>
                  <w:rFonts w:ascii="Cambria" w:eastAsia="Times New Roman" w:hAnsi="Cambria" w:cs="Times New Roman"/>
                  <w:b/>
                  <w:bCs/>
                </w:rPr>
                <w:t>Revision Number</w:t>
              </w:r>
            </w:ins>
          </w:p>
        </w:tc>
        <w:tc>
          <w:tcPr>
            <w:tcW w:w="3311" w:type="pct"/>
            <w:tcBorders>
              <w:top w:val="single" w:sz="4" w:space="0" w:color="auto"/>
              <w:left w:val="single" w:sz="4" w:space="0" w:color="auto"/>
              <w:bottom w:val="single" w:sz="4" w:space="0" w:color="auto"/>
              <w:right w:val="single" w:sz="4" w:space="0" w:color="auto"/>
            </w:tcBorders>
            <w:vAlign w:val="center"/>
            <w:hideMark/>
          </w:tcPr>
          <w:p w14:paraId="7BCAF106" w14:textId="77777777" w:rsidR="008F0E73" w:rsidRDefault="008F0E73" w:rsidP="00242D28">
            <w:pPr>
              <w:jc w:val="center"/>
              <w:rPr>
                <w:ins w:id="685" w:author="Alexander Waters" w:date="2022-07-01T09:18:00Z"/>
                <w:rFonts w:ascii="Cambria" w:eastAsia="Times New Roman" w:hAnsi="Cambria" w:cs="Times New Roman"/>
                <w:b/>
                <w:bCs/>
              </w:rPr>
            </w:pPr>
            <w:ins w:id="686" w:author="Alexander Waters" w:date="2022-07-01T09:18:00Z">
              <w:r>
                <w:rPr>
                  <w:rFonts w:ascii="Cambria" w:eastAsia="Times New Roman" w:hAnsi="Cambria" w:cs="Times New Roman"/>
                  <w:b/>
                  <w:bCs/>
                </w:rPr>
                <w:t>Description of Change</w:t>
              </w:r>
            </w:ins>
          </w:p>
        </w:tc>
        <w:tc>
          <w:tcPr>
            <w:tcW w:w="1104" w:type="pct"/>
            <w:tcBorders>
              <w:top w:val="single" w:sz="4" w:space="0" w:color="auto"/>
              <w:left w:val="single" w:sz="4" w:space="0" w:color="auto"/>
              <w:bottom w:val="single" w:sz="4" w:space="0" w:color="auto"/>
              <w:right w:val="single" w:sz="4" w:space="0" w:color="auto"/>
            </w:tcBorders>
            <w:vAlign w:val="center"/>
            <w:hideMark/>
          </w:tcPr>
          <w:p w14:paraId="338D741D" w14:textId="77777777" w:rsidR="008F0E73" w:rsidRDefault="008F0E73" w:rsidP="00242D28">
            <w:pPr>
              <w:jc w:val="center"/>
              <w:rPr>
                <w:ins w:id="687" w:author="Alexander Waters" w:date="2022-07-01T09:18:00Z"/>
                <w:rFonts w:ascii="Cambria" w:eastAsia="Times New Roman" w:hAnsi="Cambria" w:cs="Times New Roman"/>
                <w:b/>
                <w:bCs/>
              </w:rPr>
            </w:pPr>
            <w:ins w:id="688" w:author="Alexander Waters" w:date="2022-07-01T09:18:00Z">
              <w:r>
                <w:rPr>
                  <w:rFonts w:ascii="Cambria" w:eastAsia="Times New Roman" w:hAnsi="Cambria" w:cs="Times New Roman"/>
                  <w:b/>
                  <w:bCs/>
                </w:rPr>
                <w:t>Changed By</w:t>
              </w:r>
            </w:ins>
          </w:p>
        </w:tc>
      </w:tr>
      <w:tr w:rsidR="008F0E73" w14:paraId="0A37E0C9" w14:textId="77777777" w:rsidTr="00242D28">
        <w:trPr>
          <w:ins w:id="689" w:author="Alexander Waters" w:date="2022-07-01T09:18:00Z"/>
        </w:trPr>
        <w:tc>
          <w:tcPr>
            <w:tcW w:w="584" w:type="pct"/>
            <w:tcBorders>
              <w:top w:val="single" w:sz="4" w:space="0" w:color="auto"/>
              <w:left w:val="single" w:sz="4" w:space="0" w:color="auto"/>
              <w:bottom w:val="single" w:sz="4" w:space="0" w:color="auto"/>
              <w:right w:val="single" w:sz="4" w:space="0" w:color="auto"/>
            </w:tcBorders>
            <w:vAlign w:val="center"/>
            <w:hideMark/>
          </w:tcPr>
          <w:p w14:paraId="7160BF38" w14:textId="77777777" w:rsidR="008F0E73" w:rsidRDefault="008F0E73" w:rsidP="00242D28">
            <w:pPr>
              <w:spacing w:before="60" w:after="60"/>
              <w:jc w:val="center"/>
              <w:rPr>
                <w:ins w:id="690" w:author="Alexander Waters" w:date="2022-07-01T09:18:00Z"/>
                <w:rFonts w:ascii="Cambria" w:eastAsia="Times New Roman" w:hAnsi="Cambria" w:cs="Times New Roman"/>
              </w:rPr>
            </w:pPr>
            <w:ins w:id="691" w:author="Alexander Waters" w:date="2022-07-01T09:18:00Z">
              <w:r>
                <w:rPr>
                  <w:rFonts w:ascii="Cambria" w:eastAsia="Times New Roman" w:hAnsi="Cambria" w:cs="Times New Roman"/>
                </w:rPr>
                <w:t>01</w:t>
              </w:r>
            </w:ins>
          </w:p>
        </w:tc>
        <w:tc>
          <w:tcPr>
            <w:tcW w:w="3311" w:type="pct"/>
            <w:tcBorders>
              <w:top w:val="single" w:sz="4" w:space="0" w:color="auto"/>
              <w:left w:val="single" w:sz="4" w:space="0" w:color="auto"/>
              <w:bottom w:val="single" w:sz="4" w:space="0" w:color="auto"/>
              <w:right w:val="single" w:sz="4" w:space="0" w:color="auto"/>
            </w:tcBorders>
            <w:vAlign w:val="center"/>
            <w:hideMark/>
          </w:tcPr>
          <w:p w14:paraId="2794B4F7" w14:textId="77777777" w:rsidR="008F0E73" w:rsidRDefault="008F0E73" w:rsidP="00242D28">
            <w:pPr>
              <w:tabs>
                <w:tab w:val="left" w:pos="720"/>
                <w:tab w:val="center" w:pos="4680"/>
                <w:tab w:val="right" w:pos="9360"/>
              </w:tabs>
              <w:spacing w:before="60" w:after="60"/>
              <w:rPr>
                <w:ins w:id="692" w:author="Alexander Waters" w:date="2022-07-01T09:18:00Z"/>
                <w:rFonts w:ascii="Cambria" w:eastAsia="Times New Roman" w:hAnsi="Cambria" w:cs="Times New Roman"/>
              </w:rPr>
            </w:pPr>
            <w:ins w:id="693" w:author="Alexander Waters" w:date="2022-07-01T09:18:00Z">
              <w:r>
                <w:rPr>
                  <w:rFonts w:ascii="Cambria" w:eastAsia="Times New Roman" w:hAnsi="Cambria" w:cs="Times New Roman"/>
                  <w:sz w:val="20"/>
                  <w:szCs w:val="20"/>
                </w:rPr>
                <w:t>Original Issue</w:t>
              </w:r>
            </w:ins>
          </w:p>
        </w:tc>
        <w:tc>
          <w:tcPr>
            <w:tcW w:w="1104" w:type="pct"/>
            <w:tcBorders>
              <w:top w:val="single" w:sz="4" w:space="0" w:color="auto"/>
              <w:left w:val="single" w:sz="4" w:space="0" w:color="auto"/>
              <w:bottom w:val="single" w:sz="4" w:space="0" w:color="auto"/>
              <w:right w:val="single" w:sz="4" w:space="0" w:color="auto"/>
            </w:tcBorders>
            <w:vAlign w:val="center"/>
            <w:hideMark/>
          </w:tcPr>
          <w:p w14:paraId="0EEF37AF" w14:textId="77777777" w:rsidR="008F0E73" w:rsidRDefault="008F0E73" w:rsidP="00242D28">
            <w:pPr>
              <w:spacing w:before="60" w:after="60"/>
              <w:jc w:val="center"/>
              <w:rPr>
                <w:ins w:id="694" w:author="Alexander Waters" w:date="2022-07-01T09:18:00Z"/>
                <w:rFonts w:ascii="Cambria" w:eastAsia="Times New Roman" w:hAnsi="Cambria" w:cs="Times New Roman"/>
              </w:rPr>
            </w:pPr>
            <w:ins w:id="695" w:author="Alexander Waters" w:date="2022-07-01T09:18:00Z">
              <w:r>
                <w:rPr>
                  <w:rFonts w:ascii="Cambria" w:eastAsia="Times New Roman" w:hAnsi="Cambria" w:cs="Times New Roman"/>
                </w:rPr>
                <w:t>Alexander Waters</w:t>
              </w:r>
            </w:ins>
          </w:p>
        </w:tc>
      </w:tr>
    </w:tbl>
    <w:p w14:paraId="313A1BEA" w14:textId="2AE1CDBC" w:rsidR="00916803" w:rsidRPr="005D78AA" w:rsidDel="005D78AA" w:rsidRDefault="00916803">
      <w:pPr>
        <w:pStyle w:val="ListParagraph"/>
        <w:rPr>
          <w:del w:id="696" w:author="Alexander Waters" w:date="2022-06-30T15:28:00Z"/>
          <w:rFonts w:ascii="Cambria" w:hAnsi="Cambria" w:cs="Arial"/>
          <w:rPrChange w:id="697" w:author="Alexander Waters" w:date="2022-06-30T15:28:00Z">
            <w:rPr>
              <w:del w:id="698" w:author="Alexander Waters" w:date="2022-06-30T15:28:00Z"/>
            </w:rPr>
          </w:rPrChange>
        </w:rPr>
        <w:pPrChange w:id="699" w:author="Alexander Waters" w:date="2022-06-30T16:10:00Z">
          <w:pPr>
            <w:pStyle w:val="ListParagraph"/>
            <w:numPr>
              <w:ilvl w:val="1"/>
              <w:numId w:val="8"/>
            </w:numPr>
            <w:ind w:left="1440" w:hanging="720"/>
          </w:pPr>
        </w:pPrChange>
      </w:pPr>
      <w:del w:id="700" w:author="Alexander Waters" w:date="2022-06-30T15:28:00Z">
        <w:r w:rsidRPr="005D78AA" w:rsidDel="005D78AA">
          <w:rPr>
            <w:rFonts w:ascii="Cambria" w:hAnsi="Cambria" w:cs="Arial"/>
            <w:rPrChange w:id="701" w:author="Alexander Waters" w:date="2022-06-30T15:28:00Z">
              <w:rPr/>
            </w:rPrChange>
          </w:rPr>
          <w:delText>Blank training form (or use approved form)</w:delText>
        </w:r>
      </w:del>
    </w:p>
    <w:p w14:paraId="6FEECF24" w14:textId="5F4FD81D" w:rsidR="00367670" w:rsidRPr="00977D5F" w:rsidDel="005D78AA" w:rsidRDefault="00916803">
      <w:pPr>
        <w:pStyle w:val="ListParagraph"/>
        <w:rPr>
          <w:del w:id="702" w:author="Alexander Waters" w:date="2022-06-30T15:28:00Z"/>
        </w:rPr>
        <w:pPrChange w:id="703" w:author="Alexander Waters" w:date="2022-06-30T16:10:00Z">
          <w:pPr>
            <w:pStyle w:val="ListParagraph"/>
            <w:numPr>
              <w:ilvl w:val="1"/>
              <w:numId w:val="8"/>
            </w:numPr>
            <w:ind w:left="1440" w:hanging="720"/>
          </w:pPr>
        </w:pPrChange>
      </w:pPr>
      <w:del w:id="704" w:author="Alexander Waters" w:date="2022-06-30T15:28:00Z">
        <w:r w:rsidRPr="00977D5F" w:rsidDel="005D78AA">
          <w:delText>Blank data collection sheets</w:delText>
        </w:r>
      </w:del>
    </w:p>
    <w:p w14:paraId="06F11846" w14:textId="74CF80FE" w:rsidR="00E02F25" w:rsidDel="002217CC" w:rsidRDefault="00E02F25">
      <w:pPr>
        <w:pStyle w:val="ListParagraph"/>
        <w:rPr>
          <w:del w:id="705" w:author="Alexander Waters" w:date="2022-06-30T16:10:00Z"/>
          <w:b/>
          <w:u w:val="single"/>
        </w:rPr>
        <w:pPrChange w:id="706" w:author="Alexander Waters" w:date="2022-06-30T16:10:00Z">
          <w:pPr/>
        </w:pPrChange>
      </w:pPr>
    </w:p>
    <w:p w14:paraId="211849B5" w14:textId="57949545" w:rsidR="00E02F25" w:rsidDel="002217CC" w:rsidRDefault="00E02F25" w:rsidP="006D7D80">
      <w:pPr>
        <w:rPr>
          <w:del w:id="707" w:author="Alexander Waters" w:date="2022-06-30T16:10:00Z"/>
          <w:rFonts w:ascii="Cambria" w:hAnsi="Cambria" w:cs="Arial"/>
          <w:b/>
          <w:u w:val="single"/>
        </w:rPr>
      </w:pPr>
    </w:p>
    <w:p w14:paraId="5FB158C5" w14:textId="77777777" w:rsidR="006D7D80" w:rsidRPr="006D7D80" w:rsidRDefault="006D7D80" w:rsidP="006D7D80">
      <w:pPr>
        <w:rPr>
          <w:rFonts w:ascii="Cambria" w:hAnsi="Cambria" w:cs="Arial"/>
        </w:rPr>
      </w:pPr>
    </w:p>
    <w:sectPr w:rsidR="006D7D80" w:rsidRPr="006D7D8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21289" w14:textId="77777777" w:rsidR="00990F5D" w:rsidRDefault="00990F5D" w:rsidP="008D1A16">
      <w:pPr>
        <w:spacing w:after="0" w:line="240" w:lineRule="auto"/>
      </w:pPr>
      <w:r>
        <w:separator/>
      </w:r>
    </w:p>
  </w:endnote>
  <w:endnote w:type="continuationSeparator" w:id="0">
    <w:p w14:paraId="17D58A1B" w14:textId="77777777" w:rsidR="00990F5D" w:rsidRDefault="00990F5D"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39B72ABF" w:rsidR="00FF4814" w:rsidRDefault="00FF4814" w:rsidP="00FF4814">
    <w:pPr>
      <w:pStyle w:val="Footer"/>
      <w:jc w:val="center"/>
      <w:rPr>
        <w:rFonts w:ascii="Cambria" w:hAnsi="Cambria"/>
      </w:rPr>
    </w:pPr>
  </w:p>
  <w:p w14:paraId="6CCEB506" w14:textId="6871678C" w:rsidR="008447A3" w:rsidRPr="00FF4814" w:rsidRDefault="008447A3"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41AE" w14:textId="77777777" w:rsidR="00990F5D" w:rsidRDefault="00990F5D" w:rsidP="008D1A16">
      <w:pPr>
        <w:spacing w:after="0" w:line="240" w:lineRule="auto"/>
      </w:pPr>
      <w:r>
        <w:separator/>
      </w:r>
    </w:p>
  </w:footnote>
  <w:footnote w:type="continuationSeparator" w:id="0">
    <w:p w14:paraId="56939154" w14:textId="77777777" w:rsidR="00990F5D" w:rsidRDefault="00990F5D"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295986">
      <w:trPr>
        <w:trHeight w:val="720"/>
      </w:trPr>
      <w:tc>
        <w:tcPr>
          <w:tcW w:w="1008" w:type="pct"/>
          <w:tcBorders>
            <w:right w:val="nil"/>
          </w:tcBorders>
          <w:vAlign w:val="center"/>
        </w:tcPr>
        <w:p w14:paraId="7972EC2D" w14:textId="7B0C93D2" w:rsidR="00077956" w:rsidRDefault="00295986" w:rsidP="00077956">
          <w:pPr>
            <w:jc w:val="center"/>
          </w:pPr>
          <w:r>
            <w:rPr>
              <w:noProof/>
            </w:rPr>
            <w:drawing>
              <wp:inline distT="0" distB="0" distL="0" distR="0" wp14:anchorId="2C8FD2AE" wp14:editId="7A5536AA">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14A1035F" w:rsidR="00077956" w:rsidRPr="00081D2C" w:rsidRDefault="00F55031" w:rsidP="00077956">
          <w:pPr>
            <w:jc w:val="center"/>
            <w:rPr>
              <w:rFonts w:ascii="Cambria" w:hAnsi="Cambria" w:cs="Arial"/>
              <w:b/>
              <w:sz w:val="24"/>
              <w:szCs w:val="28"/>
            </w:rPr>
          </w:pPr>
          <w:r>
            <w:rPr>
              <w:rFonts w:ascii="Cambria" w:hAnsi="Cambria" w:cs="Arial"/>
              <w:b/>
              <w:sz w:val="24"/>
              <w:szCs w:val="28"/>
            </w:rPr>
            <w:t>Operational Qualification (O</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8DB74C8" w14:textId="68543B24" w:rsidR="00081D2C" w:rsidRPr="00081D2C" w:rsidRDefault="00081D2C" w:rsidP="00077956">
          <w:pPr>
            <w:jc w:val="center"/>
            <w:rPr>
              <w:rFonts w:ascii="Cambria" w:hAnsi="Cambria" w:cs="Arial"/>
              <w:b/>
              <w:sz w:val="24"/>
              <w:szCs w:val="28"/>
            </w:rPr>
          </w:pPr>
          <w:del w:id="708" w:author="Alexander Waters" w:date="2022-06-22T15:44:00Z">
            <w:r w:rsidRPr="00081D2C" w:rsidDel="00E560F5">
              <w:rPr>
                <w:rFonts w:ascii="Cambria" w:hAnsi="Cambria" w:cs="Arial"/>
                <w:b/>
                <w:sz w:val="24"/>
                <w:szCs w:val="28"/>
              </w:rPr>
              <w:delText>[Enter VAP # &amp; Title Here]</w:delText>
            </w:r>
          </w:del>
          <w:ins w:id="709" w:author="Alexander Waters" w:date="2022-06-22T15:44:00Z">
            <w:r w:rsidR="00E560F5">
              <w:rPr>
                <w:rFonts w:ascii="Cambria" w:hAnsi="Cambria" w:cs="Arial"/>
                <w:b/>
                <w:sz w:val="24"/>
                <w:szCs w:val="28"/>
              </w:rPr>
              <w:t>VAP22-</w:t>
            </w:r>
          </w:ins>
          <w:ins w:id="710" w:author="Alexander Waters" w:date="2022-07-08T15:28:00Z">
            <w:r w:rsidR="008150C6">
              <w:rPr>
                <w:rFonts w:ascii="Cambria" w:hAnsi="Cambria" w:cs="Arial"/>
                <w:b/>
                <w:sz w:val="24"/>
                <w:szCs w:val="28"/>
              </w:rPr>
              <w:t>006</w:t>
            </w:r>
          </w:ins>
          <w:ins w:id="711" w:author="Alexander Waters" w:date="2022-06-22T15:44:00Z">
            <w:r w:rsidR="00E560F5">
              <w:rPr>
                <w:rFonts w:ascii="Cambria" w:hAnsi="Cambria" w:cs="Arial"/>
                <w:b/>
                <w:sz w:val="24"/>
                <w:szCs w:val="28"/>
              </w:rPr>
              <w:t>-02 ViewPoint Cloud Continuous Monitoring System</w:t>
            </w:r>
          </w:ins>
        </w:p>
      </w:tc>
      <w:tc>
        <w:tcPr>
          <w:tcW w:w="1345" w:type="pct"/>
          <w:vAlign w:val="center"/>
        </w:tcPr>
        <w:p w14:paraId="261BEF01" w14:textId="7BEDCB79" w:rsidR="00077956" w:rsidRPr="000939E0" w:rsidRDefault="00077956"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FB623B">
            <w:rPr>
              <w:rFonts w:ascii="Cambria" w:hAnsi="Cambria" w:cs="Arial"/>
              <w:sz w:val="18"/>
              <w:szCs w:val="18"/>
            </w:rPr>
            <w:t>FRM</w:t>
          </w:r>
          <w:r w:rsidR="00802CA8">
            <w:rPr>
              <w:rFonts w:ascii="Cambria" w:hAnsi="Cambria" w:cs="Arial"/>
              <w:sz w:val="18"/>
              <w:szCs w:val="18"/>
            </w:rPr>
            <w:t>020</w:t>
          </w:r>
          <w:r w:rsidR="00F55031">
            <w:rPr>
              <w:rFonts w:ascii="Cambria" w:hAnsi="Cambria" w:cs="Arial"/>
              <w:sz w:val="18"/>
              <w:szCs w:val="18"/>
            </w:rPr>
            <w:t>-003</w:t>
          </w:r>
        </w:p>
        <w:p w14:paraId="37047C86" w14:textId="4B35DA4E" w:rsidR="00077956" w:rsidRDefault="00077956"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EF54D4">
            <w:rPr>
              <w:rFonts w:ascii="Cambria" w:hAnsi="Cambria" w:cs="Arial"/>
              <w:sz w:val="18"/>
              <w:szCs w:val="18"/>
            </w:rPr>
            <w:t>0</w:t>
          </w:r>
          <w:r w:rsidR="00697F60">
            <w:rPr>
              <w:rFonts w:ascii="Cambria" w:hAnsi="Cambria" w:cs="Arial"/>
              <w:sz w:val="18"/>
              <w:szCs w:val="18"/>
            </w:rPr>
            <w:t>4</w:t>
          </w:r>
        </w:p>
        <w:p w14:paraId="4229EFCE" w14:textId="675A95C4" w:rsidR="00077956" w:rsidRPr="00815524" w:rsidRDefault="00077956"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06C39">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06C39">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F764CE0"/>
    <w:multiLevelType w:val="multilevel"/>
    <w:tmpl w:val="1ABCEE4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1980" w:hanging="720"/>
      </w:pPr>
      <w:rPr>
        <w:rFonts w:hint="default"/>
        <w:b w:val="0"/>
        <w:bCs/>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0"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0"/>
  </w:num>
  <w:num w:numId="3">
    <w:abstractNumId w:val="2"/>
  </w:num>
  <w:num w:numId="4">
    <w:abstractNumId w:val="7"/>
  </w:num>
  <w:num w:numId="5">
    <w:abstractNumId w:val="8"/>
  </w:num>
  <w:num w:numId="6">
    <w:abstractNumId w:val="5"/>
  </w:num>
  <w:num w:numId="7">
    <w:abstractNumId w:val="6"/>
  </w:num>
  <w:num w:numId="8">
    <w:abstractNumId w:val="4"/>
  </w:num>
  <w:num w:numId="9">
    <w:abstractNumId w:val="0"/>
  </w:num>
  <w:num w:numId="10">
    <w:abstractNumId w:val="1"/>
  </w:num>
  <w:num w:numId="1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er Waters">
    <w15:presenceInfo w15:providerId="AD" w15:userId="S::Alexander.Waters@stimlabs.com::5f0faa0d-0db9-4c1e-8b44-6215030f9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04EE6"/>
    <w:rsid w:val="000125CD"/>
    <w:rsid w:val="00014EED"/>
    <w:rsid w:val="00017509"/>
    <w:rsid w:val="00020A6C"/>
    <w:rsid w:val="000214AD"/>
    <w:rsid w:val="00022916"/>
    <w:rsid w:val="00023B03"/>
    <w:rsid w:val="0002508E"/>
    <w:rsid w:val="00027AC7"/>
    <w:rsid w:val="0003261A"/>
    <w:rsid w:val="0003278D"/>
    <w:rsid w:val="00042916"/>
    <w:rsid w:val="0004595E"/>
    <w:rsid w:val="00045D89"/>
    <w:rsid w:val="00046939"/>
    <w:rsid w:val="00046D4B"/>
    <w:rsid w:val="00050B56"/>
    <w:rsid w:val="00055855"/>
    <w:rsid w:val="00056501"/>
    <w:rsid w:val="00056CBD"/>
    <w:rsid w:val="00056E36"/>
    <w:rsid w:val="00057DD1"/>
    <w:rsid w:val="0006074E"/>
    <w:rsid w:val="00060EA3"/>
    <w:rsid w:val="00065964"/>
    <w:rsid w:val="00065E1B"/>
    <w:rsid w:val="00066EA1"/>
    <w:rsid w:val="0007230B"/>
    <w:rsid w:val="00076ADC"/>
    <w:rsid w:val="00077956"/>
    <w:rsid w:val="0008105E"/>
    <w:rsid w:val="00081357"/>
    <w:rsid w:val="0008163D"/>
    <w:rsid w:val="00081D2C"/>
    <w:rsid w:val="00083960"/>
    <w:rsid w:val="00091C96"/>
    <w:rsid w:val="00092121"/>
    <w:rsid w:val="000939E0"/>
    <w:rsid w:val="00093E3D"/>
    <w:rsid w:val="00094D9B"/>
    <w:rsid w:val="0009575F"/>
    <w:rsid w:val="0009645E"/>
    <w:rsid w:val="000965A4"/>
    <w:rsid w:val="00096BD7"/>
    <w:rsid w:val="000A2A90"/>
    <w:rsid w:val="000A2FF3"/>
    <w:rsid w:val="000A6364"/>
    <w:rsid w:val="000A652D"/>
    <w:rsid w:val="000A6A3D"/>
    <w:rsid w:val="000A6B73"/>
    <w:rsid w:val="000B3300"/>
    <w:rsid w:val="000B3A2F"/>
    <w:rsid w:val="000B50B2"/>
    <w:rsid w:val="000B7E7D"/>
    <w:rsid w:val="000C1E10"/>
    <w:rsid w:val="000C6E26"/>
    <w:rsid w:val="000C71FA"/>
    <w:rsid w:val="000C7EDE"/>
    <w:rsid w:val="000D34F4"/>
    <w:rsid w:val="000D6241"/>
    <w:rsid w:val="000E0D53"/>
    <w:rsid w:val="000F1216"/>
    <w:rsid w:val="00100020"/>
    <w:rsid w:val="00103C2A"/>
    <w:rsid w:val="00115344"/>
    <w:rsid w:val="0012178E"/>
    <w:rsid w:val="00126D98"/>
    <w:rsid w:val="00127933"/>
    <w:rsid w:val="00132B03"/>
    <w:rsid w:val="00134935"/>
    <w:rsid w:val="00135645"/>
    <w:rsid w:val="0013616C"/>
    <w:rsid w:val="00144B98"/>
    <w:rsid w:val="00144C10"/>
    <w:rsid w:val="00146DE9"/>
    <w:rsid w:val="0014782B"/>
    <w:rsid w:val="001478A7"/>
    <w:rsid w:val="0015077A"/>
    <w:rsid w:val="00150C8B"/>
    <w:rsid w:val="001513B6"/>
    <w:rsid w:val="00152387"/>
    <w:rsid w:val="00154036"/>
    <w:rsid w:val="00154E0C"/>
    <w:rsid w:val="00157B17"/>
    <w:rsid w:val="001609B4"/>
    <w:rsid w:val="0016169A"/>
    <w:rsid w:val="00161B35"/>
    <w:rsid w:val="00162A4A"/>
    <w:rsid w:val="00166D0A"/>
    <w:rsid w:val="00171A18"/>
    <w:rsid w:val="0017350F"/>
    <w:rsid w:val="001746CE"/>
    <w:rsid w:val="00174CAA"/>
    <w:rsid w:val="00176A17"/>
    <w:rsid w:val="00177589"/>
    <w:rsid w:val="001779C2"/>
    <w:rsid w:val="00180001"/>
    <w:rsid w:val="001814DC"/>
    <w:rsid w:val="001824A8"/>
    <w:rsid w:val="00182E33"/>
    <w:rsid w:val="0019283F"/>
    <w:rsid w:val="00193602"/>
    <w:rsid w:val="001938B3"/>
    <w:rsid w:val="00193D8C"/>
    <w:rsid w:val="0019471B"/>
    <w:rsid w:val="00194781"/>
    <w:rsid w:val="00197A71"/>
    <w:rsid w:val="001A289B"/>
    <w:rsid w:val="001A55F4"/>
    <w:rsid w:val="001A7ACD"/>
    <w:rsid w:val="001B0891"/>
    <w:rsid w:val="001B2004"/>
    <w:rsid w:val="001B2F10"/>
    <w:rsid w:val="001C0D5E"/>
    <w:rsid w:val="001C2DE6"/>
    <w:rsid w:val="001C3C38"/>
    <w:rsid w:val="001C51CB"/>
    <w:rsid w:val="001C5F6E"/>
    <w:rsid w:val="001D28AA"/>
    <w:rsid w:val="001D3574"/>
    <w:rsid w:val="001D61F0"/>
    <w:rsid w:val="001E0584"/>
    <w:rsid w:val="001E2CCD"/>
    <w:rsid w:val="001E68F8"/>
    <w:rsid w:val="001F185B"/>
    <w:rsid w:val="001F3A51"/>
    <w:rsid w:val="001F3B6F"/>
    <w:rsid w:val="001F4795"/>
    <w:rsid w:val="001F706D"/>
    <w:rsid w:val="0021219D"/>
    <w:rsid w:val="0021255B"/>
    <w:rsid w:val="00213D01"/>
    <w:rsid w:val="002167D6"/>
    <w:rsid w:val="002217CC"/>
    <w:rsid w:val="00221B8C"/>
    <w:rsid w:val="0022617B"/>
    <w:rsid w:val="002403FD"/>
    <w:rsid w:val="00241252"/>
    <w:rsid w:val="002417C1"/>
    <w:rsid w:val="00245531"/>
    <w:rsid w:val="00247719"/>
    <w:rsid w:val="002506C9"/>
    <w:rsid w:val="00256F12"/>
    <w:rsid w:val="00260F03"/>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5986"/>
    <w:rsid w:val="00297ADD"/>
    <w:rsid w:val="00297C8E"/>
    <w:rsid w:val="002A0C64"/>
    <w:rsid w:val="002A1AC2"/>
    <w:rsid w:val="002A40AC"/>
    <w:rsid w:val="002A4FAD"/>
    <w:rsid w:val="002A6F12"/>
    <w:rsid w:val="002B0017"/>
    <w:rsid w:val="002B1A1E"/>
    <w:rsid w:val="002B5816"/>
    <w:rsid w:val="002C1B90"/>
    <w:rsid w:val="002C33CA"/>
    <w:rsid w:val="002C5662"/>
    <w:rsid w:val="002C5BEE"/>
    <w:rsid w:val="002D2F78"/>
    <w:rsid w:val="002D439E"/>
    <w:rsid w:val="002D4DE9"/>
    <w:rsid w:val="002D5449"/>
    <w:rsid w:val="002D5CF7"/>
    <w:rsid w:val="002D6B20"/>
    <w:rsid w:val="002D7590"/>
    <w:rsid w:val="002D7C42"/>
    <w:rsid w:val="002E24F4"/>
    <w:rsid w:val="002E49DB"/>
    <w:rsid w:val="002E5904"/>
    <w:rsid w:val="002E6D20"/>
    <w:rsid w:val="002F2398"/>
    <w:rsid w:val="002F279B"/>
    <w:rsid w:val="002F3E11"/>
    <w:rsid w:val="002F6ADF"/>
    <w:rsid w:val="00300141"/>
    <w:rsid w:val="00304ED0"/>
    <w:rsid w:val="003050FE"/>
    <w:rsid w:val="00305C14"/>
    <w:rsid w:val="00306C39"/>
    <w:rsid w:val="003075B2"/>
    <w:rsid w:val="00310279"/>
    <w:rsid w:val="00317CAB"/>
    <w:rsid w:val="003228A5"/>
    <w:rsid w:val="003314BA"/>
    <w:rsid w:val="003314C0"/>
    <w:rsid w:val="00331517"/>
    <w:rsid w:val="00332032"/>
    <w:rsid w:val="003332DB"/>
    <w:rsid w:val="00335933"/>
    <w:rsid w:val="003427A2"/>
    <w:rsid w:val="003458C1"/>
    <w:rsid w:val="00345B36"/>
    <w:rsid w:val="00356054"/>
    <w:rsid w:val="0035749D"/>
    <w:rsid w:val="00361B1E"/>
    <w:rsid w:val="00367670"/>
    <w:rsid w:val="0037088C"/>
    <w:rsid w:val="00371CC8"/>
    <w:rsid w:val="00372509"/>
    <w:rsid w:val="003765DF"/>
    <w:rsid w:val="0038311E"/>
    <w:rsid w:val="00385C43"/>
    <w:rsid w:val="00397E25"/>
    <w:rsid w:val="003A0593"/>
    <w:rsid w:val="003A289D"/>
    <w:rsid w:val="003A7980"/>
    <w:rsid w:val="003B429B"/>
    <w:rsid w:val="003C2342"/>
    <w:rsid w:val="003C3ADD"/>
    <w:rsid w:val="003C45F3"/>
    <w:rsid w:val="003C4FA9"/>
    <w:rsid w:val="003D08A2"/>
    <w:rsid w:val="003D7E0F"/>
    <w:rsid w:val="003E00C3"/>
    <w:rsid w:val="003E1DC5"/>
    <w:rsid w:val="003E1F9E"/>
    <w:rsid w:val="003E36CC"/>
    <w:rsid w:val="003E4A32"/>
    <w:rsid w:val="003E775A"/>
    <w:rsid w:val="003F0E6A"/>
    <w:rsid w:val="003F5BDB"/>
    <w:rsid w:val="00407727"/>
    <w:rsid w:val="00411F08"/>
    <w:rsid w:val="00416904"/>
    <w:rsid w:val="004203F1"/>
    <w:rsid w:val="004253A9"/>
    <w:rsid w:val="0042687B"/>
    <w:rsid w:val="0043200D"/>
    <w:rsid w:val="00436030"/>
    <w:rsid w:val="00442018"/>
    <w:rsid w:val="0044233F"/>
    <w:rsid w:val="004456A2"/>
    <w:rsid w:val="00446937"/>
    <w:rsid w:val="00452DCD"/>
    <w:rsid w:val="004534DE"/>
    <w:rsid w:val="00454059"/>
    <w:rsid w:val="004563BC"/>
    <w:rsid w:val="00456443"/>
    <w:rsid w:val="00462EBA"/>
    <w:rsid w:val="00467BFC"/>
    <w:rsid w:val="00471234"/>
    <w:rsid w:val="00472D3A"/>
    <w:rsid w:val="00474D57"/>
    <w:rsid w:val="00476062"/>
    <w:rsid w:val="00480749"/>
    <w:rsid w:val="00480F39"/>
    <w:rsid w:val="00482888"/>
    <w:rsid w:val="004845B2"/>
    <w:rsid w:val="00484A06"/>
    <w:rsid w:val="0048669C"/>
    <w:rsid w:val="004874BF"/>
    <w:rsid w:val="00491C23"/>
    <w:rsid w:val="00492106"/>
    <w:rsid w:val="004930B9"/>
    <w:rsid w:val="00497BA9"/>
    <w:rsid w:val="004A1431"/>
    <w:rsid w:val="004A4BF8"/>
    <w:rsid w:val="004A6FFA"/>
    <w:rsid w:val="004A7243"/>
    <w:rsid w:val="004A7F49"/>
    <w:rsid w:val="004B4D66"/>
    <w:rsid w:val="004B5CE5"/>
    <w:rsid w:val="004B6D17"/>
    <w:rsid w:val="004B78C7"/>
    <w:rsid w:val="004C14DA"/>
    <w:rsid w:val="004C1CC5"/>
    <w:rsid w:val="004C1F1F"/>
    <w:rsid w:val="004C295D"/>
    <w:rsid w:val="004D5ED9"/>
    <w:rsid w:val="004D5F0F"/>
    <w:rsid w:val="004E0820"/>
    <w:rsid w:val="004E1AB2"/>
    <w:rsid w:val="004E6964"/>
    <w:rsid w:val="004F2605"/>
    <w:rsid w:val="004F3E42"/>
    <w:rsid w:val="004F6811"/>
    <w:rsid w:val="004F77A6"/>
    <w:rsid w:val="00502719"/>
    <w:rsid w:val="005078B5"/>
    <w:rsid w:val="00507B5F"/>
    <w:rsid w:val="0051329E"/>
    <w:rsid w:val="005231E0"/>
    <w:rsid w:val="00524E2B"/>
    <w:rsid w:val="005265CE"/>
    <w:rsid w:val="0053124D"/>
    <w:rsid w:val="00532B36"/>
    <w:rsid w:val="00536097"/>
    <w:rsid w:val="00537F9E"/>
    <w:rsid w:val="005444B5"/>
    <w:rsid w:val="00544FA0"/>
    <w:rsid w:val="00545E41"/>
    <w:rsid w:val="00552AF2"/>
    <w:rsid w:val="00555DF6"/>
    <w:rsid w:val="00555E19"/>
    <w:rsid w:val="005561BE"/>
    <w:rsid w:val="005601DB"/>
    <w:rsid w:val="0056116E"/>
    <w:rsid w:val="00564BD1"/>
    <w:rsid w:val="00565FF9"/>
    <w:rsid w:val="00566131"/>
    <w:rsid w:val="00567E5F"/>
    <w:rsid w:val="005728CA"/>
    <w:rsid w:val="005742D1"/>
    <w:rsid w:val="005747A7"/>
    <w:rsid w:val="00576C5E"/>
    <w:rsid w:val="00576F3F"/>
    <w:rsid w:val="005826EE"/>
    <w:rsid w:val="005839F2"/>
    <w:rsid w:val="0058435D"/>
    <w:rsid w:val="00586B0C"/>
    <w:rsid w:val="00586CD4"/>
    <w:rsid w:val="00587E9A"/>
    <w:rsid w:val="005902D2"/>
    <w:rsid w:val="00590CAE"/>
    <w:rsid w:val="00590F9F"/>
    <w:rsid w:val="00593552"/>
    <w:rsid w:val="005948F7"/>
    <w:rsid w:val="00594AF4"/>
    <w:rsid w:val="00594BBA"/>
    <w:rsid w:val="00596F71"/>
    <w:rsid w:val="005A0DCD"/>
    <w:rsid w:val="005A3947"/>
    <w:rsid w:val="005A3BB6"/>
    <w:rsid w:val="005A5187"/>
    <w:rsid w:val="005B693B"/>
    <w:rsid w:val="005B6E90"/>
    <w:rsid w:val="005C109D"/>
    <w:rsid w:val="005C676C"/>
    <w:rsid w:val="005D09A0"/>
    <w:rsid w:val="005D6458"/>
    <w:rsid w:val="005D78AA"/>
    <w:rsid w:val="005E2B39"/>
    <w:rsid w:val="005E2BD1"/>
    <w:rsid w:val="005E3144"/>
    <w:rsid w:val="005E494E"/>
    <w:rsid w:val="005E655D"/>
    <w:rsid w:val="005E7A89"/>
    <w:rsid w:val="005E7C91"/>
    <w:rsid w:val="005F387A"/>
    <w:rsid w:val="005F6B31"/>
    <w:rsid w:val="005F6D5E"/>
    <w:rsid w:val="00601E68"/>
    <w:rsid w:val="00624860"/>
    <w:rsid w:val="00624EBD"/>
    <w:rsid w:val="006252C1"/>
    <w:rsid w:val="0063093E"/>
    <w:rsid w:val="006359DD"/>
    <w:rsid w:val="006408C5"/>
    <w:rsid w:val="00644217"/>
    <w:rsid w:val="00644368"/>
    <w:rsid w:val="00644419"/>
    <w:rsid w:val="0065277C"/>
    <w:rsid w:val="006552A8"/>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97F60"/>
    <w:rsid w:val="006A0A4D"/>
    <w:rsid w:val="006A4A85"/>
    <w:rsid w:val="006A6885"/>
    <w:rsid w:val="006B5D00"/>
    <w:rsid w:val="006B5FCF"/>
    <w:rsid w:val="006B6770"/>
    <w:rsid w:val="006C3CA2"/>
    <w:rsid w:val="006C7300"/>
    <w:rsid w:val="006D0F26"/>
    <w:rsid w:val="006D2432"/>
    <w:rsid w:val="006D5264"/>
    <w:rsid w:val="006D5F3E"/>
    <w:rsid w:val="006D6841"/>
    <w:rsid w:val="006D7D80"/>
    <w:rsid w:val="006E0268"/>
    <w:rsid w:val="006F60EF"/>
    <w:rsid w:val="006F6D8B"/>
    <w:rsid w:val="007031E8"/>
    <w:rsid w:val="00705EA1"/>
    <w:rsid w:val="00706103"/>
    <w:rsid w:val="0071049A"/>
    <w:rsid w:val="00710E5C"/>
    <w:rsid w:val="00714F52"/>
    <w:rsid w:val="00715687"/>
    <w:rsid w:val="007156A4"/>
    <w:rsid w:val="00723E2A"/>
    <w:rsid w:val="00724BF3"/>
    <w:rsid w:val="0072548D"/>
    <w:rsid w:val="00726945"/>
    <w:rsid w:val="00726C69"/>
    <w:rsid w:val="00727F53"/>
    <w:rsid w:val="0073250D"/>
    <w:rsid w:val="00732C79"/>
    <w:rsid w:val="0073363A"/>
    <w:rsid w:val="00734B90"/>
    <w:rsid w:val="00741855"/>
    <w:rsid w:val="00741D56"/>
    <w:rsid w:val="00745857"/>
    <w:rsid w:val="00747A0B"/>
    <w:rsid w:val="007502A7"/>
    <w:rsid w:val="00750E0F"/>
    <w:rsid w:val="00751B2A"/>
    <w:rsid w:val="0075457D"/>
    <w:rsid w:val="00754890"/>
    <w:rsid w:val="00756B7F"/>
    <w:rsid w:val="007611BE"/>
    <w:rsid w:val="0076135E"/>
    <w:rsid w:val="0076137B"/>
    <w:rsid w:val="0076191C"/>
    <w:rsid w:val="007637C9"/>
    <w:rsid w:val="007639ED"/>
    <w:rsid w:val="00764AC8"/>
    <w:rsid w:val="00766FA5"/>
    <w:rsid w:val="007672DD"/>
    <w:rsid w:val="00767B9E"/>
    <w:rsid w:val="00772FC4"/>
    <w:rsid w:val="00773C28"/>
    <w:rsid w:val="00774FC9"/>
    <w:rsid w:val="007772E8"/>
    <w:rsid w:val="00777FA3"/>
    <w:rsid w:val="00782172"/>
    <w:rsid w:val="00785B42"/>
    <w:rsid w:val="007915A0"/>
    <w:rsid w:val="00794CAC"/>
    <w:rsid w:val="007A0528"/>
    <w:rsid w:val="007A0C40"/>
    <w:rsid w:val="007A16F8"/>
    <w:rsid w:val="007A1D21"/>
    <w:rsid w:val="007A2202"/>
    <w:rsid w:val="007A5776"/>
    <w:rsid w:val="007A7E34"/>
    <w:rsid w:val="007B010E"/>
    <w:rsid w:val="007B2FE4"/>
    <w:rsid w:val="007B543E"/>
    <w:rsid w:val="007B7B14"/>
    <w:rsid w:val="007C5990"/>
    <w:rsid w:val="007C683E"/>
    <w:rsid w:val="007C76E4"/>
    <w:rsid w:val="007D540E"/>
    <w:rsid w:val="007E4979"/>
    <w:rsid w:val="007E5C26"/>
    <w:rsid w:val="007E5E00"/>
    <w:rsid w:val="007E74CB"/>
    <w:rsid w:val="007F1277"/>
    <w:rsid w:val="007F1F30"/>
    <w:rsid w:val="007F43CD"/>
    <w:rsid w:val="00800520"/>
    <w:rsid w:val="00801D23"/>
    <w:rsid w:val="00802CA8"/>
    <w:rsid w:val="00804383"/>
    <w:rsid w:val="00804E8B"/>
    <w:rsid w:val="00807BCA"/>
    <w:rsid w:val="00812537"/>
    <w:rsid w:val="008150C6"/>
    <w:rsid w:val="00815524"/>
    <w:rsid w:val="00816242"/>
    <w:rsid w:val="00816343"/>
    <w:rsid w:val="00822739"/>
    <w:rsid w:val="008276CB"/>
    <w:rsid w:val="008309C6"/>
    <w:rsid w:val="0083159E"/>
    <w:rsid w:val="00832796"/>
    <w:rsid w:val="0083287E"/>
    <w:rsid w:val="0083700C"/>
    <w:rsid w:val="008378CE"/>
    <w:rsid w:val="00841DEA"/>
    <w:rsid w:val="0084447C"/>
    <w:rsid w:val="008447A3"/>
    <w:rsid w:val="00845B17"/>
    <w:rsid w:val="00845E42"/>
    <w:rsid w:val="00853666"/>
    <w:rsid w:val="00856625"/>
    <w:rsid w:val="008656C1"/>
    <w:rsid w:val="00866F0D"/>
    <w:rsid w:val="0087466F"/>
    <w:rsid w:val="00880029"/>
    <w:rsid w:val="00880392"/>
    <w:rsid w:val="008832EE"/>
    <w:rsid w:val="0089019D"/>
    <w:rsid w:val="00891A0E"/>
    <w:rsid w:val="00891DB3"/>
    <w:rsid w:val="00896365"/>
    <w:rsid w:val="008B00BE"/>
    <w:rsid w:val="008B1505"/>
    <w:rsid w:val="008B430D"/>
    <w:rsid w:val="008C23E4"/>
    <w:rsid w:val="008D1A16"/>
    <w:rsid w:val="008D3A4F"/>
    <w:rsid w:val="008D72EE"/>
    <w:rsid w:val="008E4BD5"/>
    <w:rsid w:val="008E5713"/>
    <w:rsid w:val="008E6264"/>
    <w:rsid w:val="008F08AA"/>
    <w:rsid w:val="008F0E73"/>
    <w:rsid w:val="008F3701"/>
    <w:rsid w:val="008F795F"/>
    <w:rsid w:val="0090206D"/>
    <w:rsid w:val="00904F75"/>
    <w:rsid w:val="00907B28"/>
    <w:rsid w:val="00911F63"/>
    <w:rsid w:val="009137F1"/>
    <w:rsid w:val="0091489F"/>
    <w:rsid w:val="0091654D"/>
    <w:rsid w:val="00916803"/>
    <w:rsid w:val="0092116E"/>
    <w:rsid w:val="00922665"/>
    <w:rsid w:val="00922F9C"/>
    <w:rsid w:val="00923011"/>
    <w:rsid w:val="00926D9D"/>
    <w:rsid w:val="00946A8E"/>
    <w:rsid w:val="009470A2"/>
    <w:rsid w:val="00947F1D"/>
    <w:rsid w:val="0095383D"/>
    <w:rsid w:val="009543C2"/>
    <w:rsid w:val="00957969"/>
    <w:rsid w:val="0096456F"/>
    <w:rsid w:val="00964ED0"/>
    <w:rsid w:val="009720C9"/>
    <w:rsid w:val="009751B7"/>
    <w:rsid w:val="009765A5"/>
    <w:rsid w:val="009777F4"/>
    <w:rsid w:val="00977D5F"/>
    <w:rsid w:val="00980C3A"/>
    <w:rsid w:val="009811D6"/>
    <w:rsid w:val="0098129B"/>
    <w:rsid w:val="009812A4"/>
    <w:rsid w:val="00984171"/>
    <w:rsid w:val="009846E3"/>
    <w:rsid w:val="00986E6A"/>
    <w:rsid w:val="00990662"/>
    <w:rsid w:val="00990F5D"/>
    <w:rsid w:val="00991EBD"/>
    <w:rsid w:val="0099246F"/>
    <w:rsid w:val="0099376C"/>
    <w:rsid w:val="00993E6D"/>
    <w:rsid w:val="009A3045"/>
    <w:rsid w:val="009A4AEF"/>
    <w:rsid w:val="009A5318"/>
    <w:rsid w:val="009B17C5"/>
    <w:rsid w:val="009B248D"/>
    <w:rsid w:val="009B2A7A"/>
    <w:rsid w:val="009B4D3E"/>
    <w:rsid w:val="009B513E"/>
    <w:rsid w:val="009C0EE9"/>
    <w:rsid w:val="009C1429"/>
    <w:rsid w:val="009C5E53"/>
    <w:rsid w:val="009D01D0"/>
    <w:rsid w:val="009D0E0E"/>
    <w:rsid w:val="009D1136"/>
    <w:rsid w:val="009D35EA"/>
    <w:rsid w:val="009D398F"/>
    <w:rsid w:val="009E646C"/>
    <w:rsid w:val="009F07BF"/>
    <w:rsid w:val="009F46D2"/>
    <w:rsid w:val="009F5204"/>
    <w:rsid w:val="00A02D8B"/>
    <w:rsid w:val="00A14D45"/>
    <w:rsid w:val="00A158F5"/>
    <w:rsid w:val="00A179AE"/>
    <w:rsid w:val="00A17C23"/>
    <w:rsid w:val="00A20541"/>
    <w:rsid w:val="00A20DC1"/>
    <w:rsid w:val="00A212ED"/>
    <w:rsid w:val="00A22217"/>
    <w:rsid w:val="00A2251B"/>
    <w:rsid w:val="00A22C70"/>
    <w:rsid w:val="00A23D5F"/>
    <w:rsid w:val="00A26083"/>
    <w:rsid w:val="00A3051F"/>
    <w:rsid w:val="00A3160F"/>
    <w:rsid w:val="00A36E87"/>
    <w:rsid w:val="00A430A9"/>
    <w:rsid w:val="00A44A36"/>
    <w:rsid w:val="00A46280"/>
    <w:rsid w:val="00A471A3"/>
    <w:rsid w:val="00A47380"/>
    <w:rsid w:val="00A5070E"/>
    <w:rsid w:val="00A51A5E"/>
    <w:rsid w:val="00A63241"/>
    <w:rsid w:val="00A636A2"/>
    <w:rsid w:val="00A63947"/>
    <w:rsid w:val="00A670BA"/>
    <w:rsid w:val="00A71078"/>
    <w:rsid w:val="00A71AE3"/>
    <w:rsid w:val="00A753C0"/>
    <w:rsid w:val="00A754F1"/>
    <w:rsid w:val="00A77339"/>
    <w:rsid w:val="00A81781"/>
    <w:rsid w:val="00A81AFF"/>
    <w:rsid w:val="00A85AFE"/>
    <w:rsid w:val="00A85B9C"/>
    <w:rsid w:val="00A86E9F"/>
    <w:rsid w:val="00A903AE"/>
    <w:rsid w:val="00A90CF0"/>
    <w:rsid w:val="00A9127A"/>
    <w:rsid w:val="00A92A68"/>
    <w:rsid w:val="00A93394"/>
    <w:rsid w:val="00A94F98"/>
    <w:rsid w:val="00AA2D0A"/>
    <w:rsid w:val="00AA386A"/>
    <w:rsid w:val="00AA53D2"/>
    <w:rsid w:val="00AA5442"/>
    <w:rsid w:val="00AA6203"/>
    <w:rsid w:val="00AA6795"/>
    <w:rsid w:val="00AA72AF"/>
    <w:rsid w:val="00AB0960"/>
    <w:rsid w:val="00AB3AB3"/>
    <w:rsid w:val="00AB623D"/>
    <w:rsid w:val="00AB6CB0"/>
    <w:rsid w:val="00AC265A"/>
    <w:rsid w:val="00AC38DC"/>
    <w:rsid w:val="00AC3CF3"/>
    <w:rsid w:val="00AC43B4"/>
    <w:rsid w:val="00AD5A47"/>
    <w:rsid w:val="00AD7B43"/>
    <w:rsid w:val="00AD7E60"/>
    <w:rsid w:val="00AE064E"/>
    <w:rsid w:val="00AE1CB4"/>
    <w:rsid w:val="00AE4952"/>
    <w:rsid w:val="00AE4F3B"/>
    <w:rsid w:val="00AE5C0B"/>
    <w:rsid w:val="00AF1229"/>
    <w:rsid w:val="00AF17E8"/>
    <w:rsid w:val="00AF3653"/>
    <w:rsid w:val="00AF6518"/>
    <w:rsid w:val="00B02D0D"/>
    <w:rsid w:val="00B047D4"/>
    <w:rsid w:val="00B06AD8"/>
    <w:rsid w:val="00B10EA5"/>
    <w:rsid w:val="00B1173E"/>
    <w:rsid w:val="00B11D56"/>
    <w:rsid w:val="00B14CA6"/>
    <w:rsid w:val="00B16230"/>
    <w:rsid w:val="00B17758"/>
    <w:rsid w:val="00B20926"/>
    <w:rsid w:val="00B217A5"/>
    <w:rsid w:val="00B217B1"/>
    <w:rsid w:val="00B21EE4"/>
    <w:rsid w:val="00B23B67"/>
    <w:rsid w:val="00B24C56"/>
    <w:rsid w:val="00B261D2"/>
    <w:rsid w:val="00B2622E"/>
    <w:rsid w:val="00B30713"/>
    <w:rsid w:val="00B4011D"/>
    <w:rsid w:val="00B425FA"/>
    <w:rsid w:val="00B4299D"/>
    <w:rsid w:val="00B450AC"/>
    <w:rsid w:val="00B4538C"/>
    <w:rsid w:val="00B51E79"/>
    <w:rsid w:val="00B576A8"/>
    <w:rsid w:val="00B61BF7"/>
    <w:rsid w:val="00B7093A"/>
    <w:rsid w:val="00B7727D"/>
    <w:rsid w:val="00B82935"/>
    <w:rsid w:val="00B84EFC"/>
    <w:rsid w:val="00B90C0D"/>
    <w:rsid w:val="00B93FC6"/>
    <w:rsid w:val="00B94B14"/>
    <w:rsid w:val="00B95968"/>
    <w:rsid w:val="00B96232"/>
    <w:rsid w:val="00BA16C7"/>
    <w:rsid w:val="00BA1E9F"/>
    <w:rsid w:val="00BA25A0"/>
    <w:rsid w:val="00BA7230"/>
    <w:rsid w:val="00BA770E"/>
    <w:rsid w:val="00BB295A"/>
    <w:rsid w:val="00BB2DA4"/>
    <w:rsid w:val="00BB634E"/>
    <w:rsid w:val="00BB7190"/>
    <w:rsid w:val="00BC41D4"/>
    <w:rsid w:val="00BC5152"/>
    <w:rsid w:val="00BD0918"/>
    <w:rsid w:val="00BD3CF9"/>
    <w:rsid w:val="00BD5B12"/>
    <w:rsid w:val="00BD7340"/>
    <w:rsid w:val="00BE09EB"/>
    <w:rsid w:val="00BE3886"/>
    <w:rsid w:val="00BE40C0"/>
    <w:rsid w:val="00C07721"/>
    <w:rsid w:val="00C10C78"/>
    <w:rsid w:val="00C1147B"/>
    <w:rsid w:val="00C1614A"/>
    <w:rsid w:val="00C16D65"/>
    <w:rsid w:val="00C17356"/>
    <w:rsid w:val="00C21AF6"/>
    <w:rsid w:val="00C32F64"/>
    <w:rsid w:val="00C4207A"/>
    <w:rsid w:val="00C44BF2"/>
    <w:rsid w:val="00C45B53"/>
    <w:rsid w:val="00C508E1"/>
    <w:rsid w:val="00C52C30"/>
    <w:rsid w:val="00C53C92"/>
    <w:rsid w:val="00C53E58"/>
    <w:rsid w:val="00C57A15"/>
    <w:rsid w:val="00C622F8"/>
    <w:rsid w:val="00C62920"/>
    <w:rsid w:val="00C633A6"/>
    <w:rsid w:val="00C633C3"/>
    <w:rsid w:val="00C64AD2"/>
    <w:rsid w:val="00C70466"/>
    <w:rsid w:val="00C71213"/>
    <w:rsid w:val="00C76DB1"/>
    <w:rsid w:val="00C77EC2"/>
    <w:rsid w:val="00C830D7"/>
    <w:rsid w:val="00C84F11"/>
    <w:rsid w:val="00C91256"/>
    <w:rsid w:val="00C92F8A"/>
    <w:rsid w:val="00C96546"/>
    <w:rsid w:val="00CA2385"/>
    <w:rsid w:val="00CA2E50"/>
    <w:rsid w:val="00CA4431"/>
    <w:rsid w:val="00CA49D0"/>
    <w:rsid w:val="00CA686C"/>
    <w:rsid w:val="00CB2AFF"/>
    <w:rsid w:val="00CB3591"/>
    <w:rsid w:val="00CB397E"/>
    <w:rsid w:val="00CB3FBB"/>
    <w:rsid w:val="00CB7F92"/>
    <w:rsid w:val="00CC2B19"/>
    <w:rsid w:val="00CC39B8"/>
    <w:rsid w:val="00CC65E2"/>
    <w:rsid w:val="00CC748F"/>
    <w:rsid w:val="00CD0C23"/>
    <w:rsid w:val="00CD3672"/>
    <w:rsid w:val="00CD4E11"/>
    <w:rsid w:val="00CD55D5"/>
    <w:rsid w:val="00CD7A87"/>
    <w:rsid w:val="00CE09AF"/>
    <w:rsid w:val="00CE30DE"/>
    <w:rsid w:val="00CE3815"/>
    <w:rsid w:val="00CE5F6D"/>
    <w:rsid w:val="00CF0749"/>
    <w:rsid w:val="00CF0EB1"/>
    <w:rsid w:val="00CF2435"/>
    <w:rsid w:val="00CF5833"/>
    <w:rsid w:val="00CF60E1"/>
    <w:rsid w:val="00CF7F2A"/>
    <w:rsid w:val="00D01341"/>
    <w:rsid w:val="00D022C4"/>
    <w:rsid w:val="00D04097"/>
    <w:rsid w:val="00D07344"/>
    <w:rsid w:val="00D07E75"/>
    <w:rsid w:val="00D10313"/>
    <w:rsid w:val="00D10D24"/>
    <w:rsid w:val="00D121B2"/>
    <w:rsid w:val="00D13698"/>
    <w:rsid w:val="00D14F9E"/>
    <w:rsid w:val="00D16C2D"/>
    <w:rsid w:val="00D21EA1"/>
    <w:rsid w:val="00D232D9"/>
    <w:rsid w:val="00D33883"/>
    <w:rsid w:val="00D35FEF"/>
    <w:rsid w:val="00D36DAB"/>
    <w:rsid w:val="00D46D27"/>
    <w:rsid w:val="00D47820"/>
    <w:rsid w:val="00D53529"/>
    <w:rsid w:val="00D539E1"/>
    <w:rsid w:val="00D56CF4"/>
    <w:rsid w:val="00D56DA8"/>
    <w:rsid w:val="00D62267"/>
    <w:rsid w:val="00D675B1"/>
    <w:rsid w:val="00D72F67"/>
    <w:rsid w:val="00D73B8A"/>
    <w:rsid w:val="00D75A2F"/>
    <w:rsid w:val="00D77DDD"/>
    <w:rsid w:val="00D809DF"/>
    <w:rsid w:val="00D86440"/>
    <w:rsid w:val="00D90D17"/>
    <w:rsid w:val="00DA56E9"/>
    <w:rsid w:val="00DA73EA"/>
    <w:rsid w:val="00DA7508"/>
    <w:rsid w:val="00DB2BFE"/>
    <w:rsid w:val="00DD0976"/>
    <w:rsid w:val="00DD3754"/>
    <w:rsid w:val="00DD48EC"/>
    <w:rsid w:val="00DD667D"/>
    <w:rsid w:val="00DE1A0A"/>
    <w:rsid w:val="00DE2989"/>
    <w:rsid w:val="00DE5051"/>
    <w:rsid w:val="00DF0776"/>
    <w:rsid w:val="00DF7E8A"/>
    <w:rsid w:val="00E02F25"/>
    <w:rsid w:val="00E03F1B"/>
    <w:rsid w:val="00E071F9"/>
    <w:rsid w:val="00E07787"/>
    <w:rsid w:val="00E10DA7"/>
    <w:rsid w:val="00E1382E"/>
    <w:rsid w:val="00E13A9D"/>
    <w:rsid w:val="00E1639E"/>
    <w:rsid w:val="00E16576"/>
    <w:rsid w:val="00E16E70"/>
    <w:rsid w:val="00E20370"/>
    <w:rsid w:val="00E204E1"/>
    <w:rsid w:val="00E20888"/>
    <w:rsid w:val="00E24151"/>
    <w:rsid w:val="00E24155"/>
    <w:rsid w:val="00E27A01"/>
    <w:rsid w:val="00E30F70"/>
    <w:rsid w:val="00E31706"/>
    <w:rsid w:val="00E34421"/>
    <w:rsid w:val="00E40497"/>
    <w:rsid w:val="00E448F8"/>
    <w:rsid w:val="00E453F7"/>
    <w:rsid w:val="00E45859"/>
    <w:rsid w:val="00E52066"/>
    <w:rsid w:val="00E537F9"/>
    <w:rsid w:val="00E538AB"/>
    <w:rsid w:val="00E538F6"/>
    <w:rsid w:val="00E560F5"/>
    <w:rsid w:val="00E61CEB"/>
    <w:rsid w:val="00E67120"/>
    <w:rsid w:val="00E67FF2"/>
    <w:rsid w:val="00E71A17"/>
    <w:rsid w:val="00E7633A"/>
    <w:rsid w:val="00E76930"/>
    <w:rsid w:val="00E82323"/>
    <w:rsid w:val="00E852BA"/>
    <w:rsid w:val="00E85407"/>
    <w:rsid w:val="00E90BF0"/>
    <w:rsid w:val="00E968B5"/>
    <w:rsid w:val="00E97353"/>
    <w:rsid w:val="00EA0084"/>
    <w:rsid w:val="00EA1821"/>
    <w:rsid w:val="00EA3764"/>
    <w:rsid w:val="00EA3859"/>
    <w:rsid w:val="00EB3CE1"/>
    <w:rsid w:val="00EB6561"/>
    <w:rsid w:val="00EB6EF7"/>
    <w:rsid w:val="00EB7482"/>
    <w:rsid w:val="00EB79D6"/>
    <w:rsid w:val="00EC0CF5"/>
    <w:rsid w:val="00EC14AA"/>
    <w:rsid w:val="00EC2C36"/>
    <w:rsid w:val="00ED185D"/>
    <w:rsid w:val="00EE03BE"/>
    <w:rsid w:val="00EE0D7A"/>
    <w:rsid w:val="00EE1102"/>
    <w:rsid w:val="00EE1D87"/>
    <w:rsid w:val="00EE7A80"/>
    <w:rsid w:val="00EF32D6"/>
    <w:rsid w:val="00EF40B0"/>
    <w:rsid w:val="00EF54D4"/>
    <w:rsid w:val="00EF7DC3"/>
    <w:rsid w:val="00EF7F51"/>
    <w:rsid w:val="00F00A87"/>
    <w:rsid w:val="00F00EEA"/>
    <w:rsid w:val="00F0181D"/>
    <w:rsid w:val="00F040C5"/>
    <w:rsid w:val="00F04374"/>
    <w:rsid w:val="00F07FA7"/>
    <w:rsid w:val="00F130D8"/>
    <w:rsid w:val="00F16AE2"/>
    <w:rsid w:val="00F177BE"/>
    <w:rsid w:val="00F21AA7"/>
    <w:rsid w:val="00F268FF"/>
    <w:rsid w:val="00F34620"/>
    <w:rsid w:val="00F405BB"/>
    <w:rsid w:val="00F4129C"/>
    <w:rsid w:val="00F431BD"/>
    <w:rsid w:val="00F50134"/>
    <w:rsid w:val="00F55031"/>
    <w:rsid w:val="00F57580"/>
    <w:rsid w:val="00F65654"/>
    <w:rsid w:val="00F66BFE"/>
    <w:rsid w:val="00F67D29"/>
    <w:rsid w:val="00F730BE"/>
    <w:rsid w:val="00F817AE"/>
    <w:rsid w:val="00F82087"/>
    <w:rsid w:val="00F82EA5"/>
    <w:rsid w:val="00F83E68"/>
    <w:rsid w:val="00F90848"/>
    <w:rsid w:val="00F977D5"/>
    <w:rsid w:val="00FA69E3"/>
    <w:rsid w:val="00FB03BF"/>
    <w:rsid w:val="00FB2370"/>
    <w:rsid w:val="00FB2757"/>
    <w:rsid w:val="00FB2F53"/>
    <w:rsid w:val="00FB5BFE"/>
    <w:rsid w:val="00FB5DD6"/>
    <w:rsid w:val="00FB623B"/>
    <w:rsid w:val="00FC5EAC"/>
    <w:rsid w:val="00FC7713"/>
    <w:rsid w:val="00FD0AC5"/>
    <w:rsid w:val="00FD48C0"/>
    <w:rsid w:val="00FD4F13"/>
    <w:rsid w:val="00FD53F7"/>
    <w:rsid w:val="00FE109C"/>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1">
    <w:name w:val="Table Grid11"/>
    <w:basedOn w:val="TableNormal"/>
    <w:next w:val="TableGrid"/>
    <w:uiPriority w:val="39"/>
    <w:rsid w:val="003C3ADD"/>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356054"/>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Pages>8</Pages>
  <Words>2538</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136</cp:revision>
  <cp:lastPrinted>2016-04-14T19:56:00Z</cp:lastPrinted>
  <dcterms:created xsi:type="dcterms:W3CDTF">2022-06-03T15:06:00Z</dcterms:created>
  <dcterms:modified xsi:type="dcterms:W3CDTF">2022-07-08T19:36:00Z</dcterms:modified>
</cp:coreProperties>
</file>